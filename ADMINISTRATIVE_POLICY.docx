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1DB" w:rsidRPr="00547B8C" w:rsidRDefault="004521DB">
      <w:pPr>
        <w:rPr>
          <w:rFonts w:ascii="Times New Roman" w:hAnsi="Times New Roman" w:cs="Times New Roman"/>
        </w:rPr>
      </w:pPr>
    </w:p>
    <w:p w:rsidR="00880FF0" w:rsidRPr="00547B8C" w:rsidRDefault="00880FF0">
      <w:pPr>
        <w:rPr>
          <w:rFonts w:ascii="Times New Roman" w:hAnsi="Times New Roman" w:cs="Times New Roman"/>
        </w:rPr>
      </w:pPr>
    </w:p>
    <w:p w:rsidR="005B67CC" w:rsidRPr="00547B8C" w:rsidRDefault="005B67CC" w:rsidP="0022405E">
      <w:pPr>
        <w:pStyle w:val="NormalWeb"/>
      </w:pPr>
      <w:r w:rsidRPr="00547B8C">
        <w:t>ADMINISTRATIVE POLICY</w:t>
      </w:r>
    </w:p>
    <w:p w:rsidR="00A96277" w:rsidRPr="00547B8C" w:rsidRDefault="00A96277" w:rsidP="0022405E">
      <w:pPr>
        <w:pStyle w:val="NormalWeb"/>
        <w:rPr>
          <w:b/>
        </w:rPr>
      </w:pPr>
      <w:r w:rsidRPr="00547B8C">
        <w:rPr>
          <w:b/>
        </w:rPr>
        <w:t>CHAPTER ONE</w:t>
      </w:r>
    </w:p>
    <w:p w:rsidR="00A96277" w:rsidRPr="00547B8C" w:rsidRDefault="00A96277" w:rsidP="0022405E">
      <w:pPr>
        <w:pStyle w:val="NormalWeb"/>
        <w:rPr>
          <w:b/>
        </w:rPr>
      </w:pPr>
      <w:r w:rsidRPr="00547B8C">
        <w:rPr>
          <w:b/>
        </w:rPr>
        <w:t xml:space="preserve">POLICY FRAMEWORK </w:t>
      </w:r>
    </w:p>
    <w:p w:rsidR="00544D8C" w:rsidRPr="00547B8C" w:rsidRDefault="00A96277" w:rsidP="0022405E">
      <w:pPr>
        <w:pStyle w:val="NormalWeb"/>
        <w:rPr>
          <w:b/>
          <w:sz w:val="28"/>
        </w:rPr>
      </w:pPr>
      <w:r w:rsidRPr="00547B8C">
        <w:rPr>
          <w:b/>
          <w:sz w:val="28"/>
        </w:rPr>
        <w:t xml:space="preserve">Introduction </w:t>
      </w:r>
    </w:p>
    <w:p w:rsidR="00544D8C" w:rsidRPr="00547B8C" w:rsidRDefault="00544D8C" w:rsidP="00544D8C">
      <w:pPr>
        <w:pStyle w:val="NormalWeb"/>
      </w:pPr>
      <w:r w:rsidRPr="00547B8C">
        <w:rPr>
          <w:b/>
          <w:bCs/>
        </w:rPr>
        <w:t>Administrative policy</w:t>
      </w:r>
      <w:r w:rsidRPr="00547B8C">
        <w:t xml:space="preserve"> refers to a set of </w:t>
      </w:r>
      <w:r w:rsidRPr="00547B8C">
        <w:rPr>
          <w:rStyle w:val="Strong"/>
        </w:rPr>
        <w:t>rules, principles, and guidelines</w:t>
      </w:r>
      <w:r w:rsidRPr="00547B8C">
        <w:t xml:space="preserve"> established by Ruralnet ICT academy to direct and regulate its </w:t>
      </w:r>
      <w:r w:rsidRPr="00547B8C">
        <w:rPr>
          <w:rStyle w:val="Strong"/>
        </w:rPr>
        <w:t>internal operations, management, and decision-making processes</w:t>
      </w:r>
      <w:r w:rsidRPr="00547B8C">
        <w:t xml:space="preserve">. It is the </w:t>
      </w:r>
      <w:r w:rsidRPr="00547B8C">
        <w:rPr>
          <w:rStyle w:val="Strong"/>
        </w:rPr>
        <w:t>framework that guides how things should be done</w:t>
      </w:r>
      <w:r w:rsidRPr="00547B8C">
        <w:t xml:space="preserve"> at ruralnet to ensure order, efficiency, and accountability during daily operations by both management, staff  and students/clients.</w:t>
      </w:r>
    </w:p>
    <w:p w:rsidR="00664E7C" w:rsidRPr="00547B8C" w:rsidRDefault="00664E7C" w:rsidP="00544D8C">
      <w:pPr>
        <w:pStyle w:val="NormalWeb"/>
      </w:pPr>
      <w:r w:rsidRPr="00547B8C">
        <w:t>By using this manual, Ruralnet ICT Academy whill be able to successfully;</w:t>
      </w:r>
    </w:p>
    <w:p w:rsidR="00664E7C" w:rsidRPr="00547B8C" w:rsidRDefault="00664E7C" w:rsidP="00664E7C">
      <w:pPr>
        <w:pStyle w:val="NormalWeb"/>
      </w:pPr>
      <w:r w:rsidRPr="00547B8C">
        <w:t>Manage its resources (human, financial, physical, and technological)</w:t>
      </w:r>
    </w:p>
    <w:p w:rsidR="00664E7C" w:rsidRPr="00547B8C" w:rsidRDefault="00664E7C" w:rsidP="00664E7C">
      <w:pPr>
        <w:pStyle w:val="NormalWeb"/>
        <w:numPr>
          <w:ilvl w:val="0"/>
          <w:numId w:val="1"/>
        </w:numPr>
      </w:pPr>
      <w:r w:rsidRPr="00547B8C">
        <w:t>Deliver its services</w:t>
      </w:r>
    </w:p>
    <w:p w:rsidR="00664E7C" w:rsidRPr="00547B8C" w:rsidRDefault="00664E7C" w:rsidP="00664E7C">
      <w:pPr>
        <w:pStyle w:val="NormalWeb"/>
        <w:numPr>
          <w:ilvl w:val="0"/>
          <w:numId w:val="1"/>
        </w:numPr>
      </w:pPr>
      <w:r w:rsidRPr="00547B8C">
        <w:t>Maintain discipline and performance</w:t>
      </w:r>
    </w:p>
    <w:p w:rsidR="00664E7C" w:rsidRPr="00547B8C" w:rsidRDefault="00664E7C" w:rsidP="00664E7C">
      <w:pPr>
        <w:pStyle w:val="NormalWeb"/>
        <w:numPr>
          <w:ilvl w:val="0"/>
          <w:numId w:val="1"/>
        </w:numPr>
      </w:pPr>
      <w:r w:rsidRPr="00547B8C">
        <w:t>Ensure compliance with laws and institutional standards</w:t>
      </w:r>
    </w:p>
    <w:p w:rsidR="00544D8C" w:rsidRPr="00547B8C" w:rsidRDefault="00664E7C">
      <w:pPr>
        <w:rPr>
          <w:rFonts w:ascii="Times New Roman" w:hAnsi="Times New Roman" w:cs="Times New Roman"/>
          <w:b/>
          <w:u w:val="single"/>
        </w:rPr>
      </w:pPr>
      <w:r w:rsidRPr="00547B8C">
        <w:rPr>
          <w:rFonts w:ascii="Times New Roman" w:hAnsi="Times New Roman" w:cs="Times New Roman"/>
          <w:b/>
          <w:u w:val="single"/>
        </w:rPr>
        <w:t xml:space="preserve">Our policy scope </w:t>
      </w:r>
    </w:p>
    <w:p w:rsidR="00664E7C" w:rsidRPr="00547B8C" w:rsidRDefault="00664E7C">
      <w:pPr>
        <w:rPr>
          <w:rFonts w:ascii="Times New Roman" w:hAnsi="Times New Roman" w:cs="Times New Roman"/>
          <w:i/>
        </w:rPr>
      </w:pPr>
      <w:r w:rsidRPr="00547B8C">
        <w:rPr>
          <w:rFonts w:ascii="Times New Roman" w:hAnsi="Times New Roman" w:cs="Times New Roman"/>
          <w:i/>
        </w:rPr>
        <w:t>The table below gives our manual scope summary</w:t>
      </w:r>
    </w:p>
    <w:tbl>
      <w:tblPr>
        <w:tblStyle w:val="GridTable4-Accent6"/>
        <w:tblW w:w="0" w:type="auto"/>
        <w:tblLook w:val="04A0" w:firstRow="1" w:lastRow="0" w:firstColumn="1" w:lastColumn="0" w:noHBand="0" w:noVBand="1"/>
      </w:tblPr>
      <w:tblGrid>
        <w:gridCol w:w="3023"/>
        <w:gridCol w:w="3762"/>
      </w:tblGrid>
      <w:tr w:rsidR="00544D8C" w:rsidRPr="00547B8C" w:rsidTr="00544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jc w:val="cente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Component</w:t>
            </w:r>
          </w:p>
        </w:tc>
        <w:tc>
          <w:tcPr>
            <w:tcW w:w="0" w:type="auto"/>
            <w:hideMark/>
          </w:tcPr>
          <w:p w:rsidR="00544D8C" w:rsidRPr="00547B8C" w:rsidRDefault="00544D8C" w:rsidP="00544D8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Focus Area</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Policy Framework</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Purpose, vision, scope</w:t>
            </w:r>
          </w:p>
        </w:tc>
      </w:tr>
      <w:tr w:rsidR="00544D8C" w:rsidRPr="00547B8C" w:rsidTr="00544D8C">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Governance</w:t>
            </w:r>
          </w:p>
        </w:tc>
        <w:tc>
          <w:tcPr>
            <w:tcW w:w="0" w:type="auto"/>
            <w:hideMark/>
          </w:tcPr>
          <w:p w:rsidR="00544D8C" w:rsidRPr="00547B8C" w:rsidRDefault="00544D8C" w:rsidP="00544D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Management structure</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Human Resource</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Staffing, conduct, development</w:t>
            </w:r>
          </w:p>
        </w:tc>
      </w:tr>
      <w:tr w:rsidR="00544D8C" w:rsidRPr="00547B8C" w:rsidTr="00544D8C">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Academic Administration</w:t>
            </w:r>
          </w:p>
        </w:tc>
        <w:tc>
          <w:tcPr>
            <w:tcW w:w="0" w:type="auto"/>
            <w:hideMark/>
          </w:tcPr>
          <w:p w:rsidR="00544D8C" w:rsidRPr="00547B8C" w:rsidRDefault="00544D8C" w:rsidP="00544D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Teaching, exams, curriculum</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Student Affairs</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Admission, welfare, discipline</w:t>
            </w:r>
          </w:p>
        </w:tc>
      </w:tr>
      <w:tr w:rsidR="00544D8C" w:rsidRPr="00547B8C" w:rsidTr="00544D8C">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ICT Infrastructure</w:t>
            </w:r>
          </w:p>
        </w:tc>
        <w:tc>
          <w:tcPr>
            <w:tcW w:w="0" w:type="auto"/>
            <w:hideMark/>
          </w:tcPr>
          <w:p w:rsidR="00544D8C" w:rsidRPr="00547B8C" w:rsidRDefault="00544D8C" w:rsidP="00544D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Systems, labs, security</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Finance &amp; Procurement</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Budgeting, purchases, accountability</w:t>
            </w:r>
          </w:p>
        </w:tc>
      </w:tr>
      <w:tr w:rsidR="00544D8C" w:rsidRPr="00547B8C" w:rsidTr="00544D8C">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Quality Assurance</w:t>
            </w:r>
          </w:p>
        </w:tc>
        <w:tc>
          <w:tcPr>
            <w:tcW w:w="0" w:type="auto"/>
            <w:hideMark/>
          </w:tcPr>
          <w:p w:rsidR="00544D8C" w:rsidRPr="00547B8C" w:rsidRDefault="00544D8C" w:rsidP="00544D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Evaluation, accreditation</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Health &amp; Safety</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Safety and environmental policies</w:t>
            </w:r>
          </w:p>
        </w:tc>
      </w:tr>
      <w:tr w:rsidR="00544D8C" w:rsidRPr="00547B8C" w:rsidTr="00544D8C">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Communication</w:t>
            </w:r>
          </w:p>
        </w:tc>
        <w:tc>
          <w:tcPr>
            <w:tcW w:w="0" w:type="auto"/>
            <w:hideMark/>
          </w:tcPr>
          <w:p w:rsidR="00544D8C" w:rsidRPr="00547B8C" w:rsidRDefault="00544D8C" w:rsidP="00544D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PR, feedback, information sharing</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Library &amp; Learning</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Academic resource management</w:t>
            </w:r>
          </w:p>
        </w:tc>
      </w:tr>
      <w:tr w:rsidR="00544D8C" w:rsidRPr="00547B8C" w:rsidTr="00544D8C">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Research &amp; Industry Links</w:t>
            </w:r>
          </w:p>
        </w:tc>
        <w:tc>
          <w:tcPr>
            <w:tcW w:w="0" w:type="auto"/>
            <w:hideMark/>
          </w:tcPr>
          <w:p w:rsidR="00544D8C" w:rsidRPr="00547B8C" w:rsidRDefault="00544D8C" w:rsidP="00544D8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Innovation and collaboration</w:t>
            </w:r>
          </w:p>
        </w:tc>
      </w:tr>
      <w:tr w:rsidR="00544D8C" w:rsidRPr="00547B8C" w:rsidTr="00544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44D8C" w:rsidRPr="00547B8C" w:rsidRDefault="00544D8C" w:rsidP="00544D8C">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Monitoring &amp; Review</w:t>
            </w:r>
          </w:p>
        </w:tc>
        <w:tc>
          <w:tcPr>
            <w:tcW w:w="0" w:type="auto"/>
            <w:hideMark/>
          </w:tcPr>
          <w:p w:rsidR="00544D8C" w:rsidRPr="00547B8C" w:rsidRDefault="00544D8C" w:rsidP="00544D8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Evaluation and improvement</w:t>
            </w:r>
          </w:p>
        </w:tc>
      </w:tr>
    </w:tbl>
    <w:p w:rsidR="00544D8C" w:rsidRPr="00547B8C" w:rsidRDefault="00544D8C">
      <w:pPr>
        <w:rPr>
          <w:rFonts w:ascii="Times New Roman" w:hAnsi="Times New Roman" w:cs="Times New Roman"/>
        </w:rPr>
      </w:pPr>
    </w:p>
    <w:p w:rsidR="005B67CC" w:rsidRPr="00547B8C" w:rsidRDefault="005B67CC">
      <w:pPr>
        <w:rPr>
          <w:rFonts w:ascii="Times New Roman" w:hAnsi="Times New Roman" w:cs="Times New Roman"/>
        </w:rPr>
      </w:pPr>
      <w:r w:rsidRPr="00547B8C">
        <w:rPr>
          <w:rFonts w:ascii="Times New Roman" w:hAnsi="Times New Roman" w:cs="Times New Roman"/>
        </w:rPr>
        <w:t>Name and Aim</w:t>
      </w:r>
    </w:p>
    <w:p w:rsidR="005B67CC" w:rsidRPr="00547B8C" w:rsidRDefault="005B67CC">
      <w:pPr>
        <w:rPr>
          <w:rFonts w:ascii="Times New Roman" w:hAnsi="Times New Roman" w:cs="Times New Roman"/>
        </w:rPr>
      </w:pPr>
      <w:r w:rsidRPr="00547B8C">
        <w:rPr>
          <w:rFonts w:ascii="Times New Roman" w:hAnsi="Times New Roman" w:cs="Times New Roman"/>
        </w:rPr>
        <w:lastRenderedPageBreak/>
        <w:t>Ruralnet ICT</w:t>
      </w:r>
      <w:r w:rsidRPr="00547B8C">
        <w:rPr>
          <w:rFonts w:ascii="Times New Roman" w:hAnsi="Times New Roman" w:cs="Times New Roman"/>
          <w:spacing w:val="-2"/>
        </w:rPr>
        <w:t xml:space="preserve"> </w:t>
      </w:r>
      <w:r w:rsidRPr="00547B8C">
        <w:rPr>
          <w:rFonts w:ascii="Times New Roman" w:hAnsi="Times New Roman" w:cs="Times New Roman"/>
        </w:rPr>
        <w:t>Academy</w:t>
      </w:r>
      <w:r w:rsidRPr="00547B8C">
        <w:rPr>
          <w:rFonts w:ascii="Times New Roman" w:hAnsi="Times New Roman" w:cs="Times New Roman"/>
          <w:spacing w:val="-8"/>
        </w:rPr>
        <w:t xml:space="preserve"> </w:t>
      </w:r>
      <w:r w:rsidRPr="00547B8C">
        <w:rPr>
          <w:rFonts w:ascii="Times New Roman" w:hAnsi="Times New Roman" w:cs="Times New Roman"/>
        </w:rPr>
        <w:t>(RICT)</w:t>
      </w:r>
      <w:r w:rsidRPr="00547B8C">
        <w:rPr>
          <w:rFonts w:ascii="Times New Roman" w:hAnsi="Times New Roman" w:cs="Times New Roman"/>
          <w:spacing w:val="-3"/>
        </w:rPr>
        <w:t xml:space="preserve"> </w:t>
      </w:r>
      <w:r w:rsidRPr="00547B8C">
        <w:rPr>
          <w:rFonts w:ascii="Times New Roman" w:hAnsi="Times New Roman" w:cs="Times New Roman"/>
        </w:rPr>
        <w:t>is</w:t>
      </w:r>
      <w:r w:rsidRPr="00547B8C">
        <w:rPr>
          <w:rFonts w:ascii="Times New Roman" w:hAnsi="Times New Roman" w:cs="Times New Roman"/>
          <w:spacing w:val="-6"/>
        </w:rPr>
        <w:t xml:space="preserve"> </w:t>
      </w:r>
      <w:r w:rsidRPr="00547B8C">
        <w:rPr>
          <w:rFonts w:ascii="Times New Roman" w:hAnsi="Times New Roman" w:cs="Times New Roman"/>
        </w:rPr>
        <w:t>an institution aimed</w:t>
      </w:r>
      <w:r w:rsidRPr="00547B8C">
        <w:rPr>
          <w:rFonts w:ascii="Times New Roman" w:hAnsi="Times New Roman" w:cs="Times New Roman"/>
          <w:spacing w:val="-4"/>
        </w:rPr>
        <w:t xml:space="preserve"> </w:t>
      </w:r>
      <w:r w:rsidRPr="00547B8C">
        <w:rPr>
          <w:rFonts w:ascii="Times New Roman" w:hAnsi="Times New Roman" w:cs="Times New Roman"/>
        </w:rPr>
        <w:t>at providing</w:t>
      </w:r>
      <w:r w:rsidRPr="00547B8C">
        <w:rPr>
          <w:rFonts w:ascii="Times New Roman" w:hAnsi="Times New Roman" w:cs="Times New Roman"/>
          <w:spacing w:val="-4"/>
        </w:rPr>
        <w:t xml:space="preserve"> </w:t>
      </w:r>
      <w:r w:rsidRPr="00547B8C">
        <w:rPr>
          <w:rFonts w:ascii="Times New Roman" w:hAnsi="Times New Roman" w:cs="Times New Roman"/>
        </w:rPr>
        <w:t>ICT</w:t>
      </w:r>
      <w:r w:rsidRPr="00547B8C">
        <w:rPr>
          <w:rFonts w:ascii="Times New Roman" w:hAnsi="Times New Roman" w:cs="Times New Roman"/>
          <w:spacing w:val="-2"/>
        </w:rPr>
        <w:t xml:space="preserve"> </w:t>
      </w:r>
      <w:r w:rsidRPr="00547B8C">
        <w:rPr>
          <w:rFonts w:ascii="Times New Roman" w:hAnsi="Times New Roman" w:cs="Times New Roman"/>
        </w:rPr>
        <w:t>education</w:t>
      </w:r>
      <w:r w:rsidRPr="00547B8C">
        <w:rPr>
          <w:rFonts w:ascii="Times New Roman" w:hAnsi="Times New Roman" w:cs="Times New Roman"/>
          <w:spacing w:val="-8"/>
        </w:rPr>
        <w:t xml:space="preserve"> </w:t>
      </w:r>
      <w:r w:rsidRPr="00547B8C">
        <w:rPr>
          <w:rFonts w:ascii="Times New Roman" w:hAnsi="Times New Roman" w:cs="Times New Roman"/>
        </w:rPr>
        <w:t>to</w:t>
      </w:r>
      <w:r w:rsidRPr="00547B8C">
        <w:rPr>
          <w:rFonts w:ascii="Times New Roman" w:hAnsi="Times New Roman" w:cs="Times New Roman"/>
          <w:spacing w:val="-8"/>
        </w:rPr>
        <w:t xml:space="preserve"> </w:t>
      </w:r>
      <w:r w:rsidRPr="00547B8C">
        <w:rPr>
          <w:rFonts w:ascii="Times New Roman" w:hAnsi="Times New Roman" w:cs="Times New Roman"/>
        </w:rPr>
        <w:t>the rural population located in Siaya County in a town called Ugunja along Busia-Kisumu highway</w:t>
      </w:r>
      <w:r w:rsidR="00544D8C" w:rsidRPr="00547B8C">
        <w:rPr>
          <w:rFonts w:ascii="Times New Roman" w:hAnsi="Times New Roman" w:cs="Times New Roman"/>
        </w:rPr>
        <w:t>, as well distant people through online training</w:t>
      </w:r>
      <w:r w:rsidRPr="00547B8C">
        <w:rPr>
          <w:rFonts w:ascii="Times New Roman" w:hAnsi="Times New Roman" w:cs="Times New Roman"/>
        </w:rPr>
        <w:t>. The Academy aims to bridge the digital divide between rural and urban areas by offering high-quality</w:t>
      </w:r>
      <w:r w:rsidRPr="00547B8C">
        <w:rPr>
          <w:rFonts w:ascii="Times New Roman" w:hAnsi="Times New Roman" w:cs="Times New Roman"/>
          <w:spacing w:val="-8"/>
        </w:rPr>
        <w:t xml:space="preserve"> </w:t>
      </w:r>
      <w:r w:rsidRPr="00547B8C">
        <w:rPr>
          <w:rFonts w:ascii="Times New Roman" w:hAnsi="Times New Roman" w:cs="Times New Roman"/>
        </w:rPr>
        <w:t>training to the rural</w:t>
      </w:r>
      <w:r w:rsidRPr="00547B8C">
        <w:rPr>
          <w:rFonts w:ascii="Times New Roman" w:hAnsi="Times New Roman" w:cs="Times New Roman"/>
          <w:spacing w:val="-7"/>
        </w:rPr>
        <w:t xml:space="preserve"> </w:t>
      </w:r>
      <w:r w:rsidRPr="00547B8C">
        <w:rPr>
          <w:rFonts w:ascii="Times New Roman" w:hAnsi="Times New Roman" w:cs="Times New Roman"/>
        </w:rPr>
        <w:t>population. The Academy</w:t>
      </w:r>
      <w:r w:rsidRPr="00547B8C">
        <w:rPr>
          <w:rFonts w:ascii="Times New Roman" w:hAnsi="Times New Roman" w:cs="Times New Roman"/>
          <w:spacing w:val="-7"/>
        </w:rPr>
        <w:t xml:space="preserve"> </w:t>
      </w:r>
      <w:r w:rsidRPr="00547B8C">
        <w:rPr>
          <w:rFonts w:ascii="Times New Roman" w:hAnsi="Times New Roman" w:cs="Times New Roman"/>
        </w:rPr>
        <w:t>offers a range of</w:t>
      </w:r>
      <w:r w:rsidRPr="00547B8C">
        <w:rPr>
          <w:rFonts w:ascii="Times New Roman" w:hAnsi="Times New Roman" w:cs="Times New Roman"/>
          <w:spacing w:val="-6"/>
        </w:rPr>
        <w:t xml:space="preserve"> </w:t>
      </w:r>
      <w:r w:rsidRPr="00547B8C">
        <w:rPr>
          <w:rFonts w:ascii="Times New Roman" w:hAnsi="Times New Roman" w:cs="Times New Roman"/>
        </w:rPr>
        <w:t>courses, including computer basi</w:t>
      </w:r>
      <w:r w:rsidR="00544D8C" w:rsidRPr="00547B8C">
        <w:rPr>
          <w:rFonts w:ascii="Times New Roman" w:hAnsi="Times New Roman" w:cs="Times New Roman"/>
        </w:rPr>
        <w:t xml:space="preserve">cs, web design, programming, digital marketing, data analysis and KASNEB courses. </w:t>
      </w:r>
    </w:p>
    <w:p w:rsidR="00880FF0" w:rsidRPr="00547B8C" w:rsidRDefault="00880FF0">
      <w:pPr>
        <w:rPr>
          <w:rFonts w:ascii="Times New Roman" w:hAnsi="Times New Roman" w:cs="Times New Roman"/>
        </w:rPr>
      </w:pPr>
    </w:p>
    <w:p w:rsidR="00C81597" w:rsidRPr="00547B8C" w:rsidRDefault="00C81597" w:rsidP="000473DB">
      <w:pPr>
        <w:pStyle w:val="Heading2"/>
        <w:ind w:left="0" w:firstLine="0"/>
      </w:pPr>
      <w:bookmarkStart w:id="0" w:name="_Toc178005931"/>
      <w:r w:rsidRPr="00547B8C">
        <w:t xml:space="preserve">Vision </w:t>
      </w:r>
      <w:del w:id="1" w:author="MUKOLWE" w:date="2024-09-13T01:54:00Z">
        <w:r w:rsidRPr="00547B8C" w:rsidDel="00943816">
          <w:delText xml:space="preserve">and Vision </w:delText>
        </w:r>
      </w:del>
      <w:r w:rsidRPr="00547B8C">
        <w:t>Statement</w:t>
      </w:r>
      <w:bookmarkEnd w:id="0"/>
    </w:p>
    <w:p w:rsidR="00C81597" w:rsidRPr="00547B8C" w:rsidDel="00AE0274" w:rsidRDefault="00C81597" w:rsidP="000473DB">
      <w:pPr>
        <w:pStyle w:val="Heading2"/>
        <w:rPr>
          <w:del w:id="2" w:author="Windows User" w:date="2024-09-17T17:18:00Z"/>
          <w:moveTo w:id="3" w:author="MUKOLWE" w:date="2024-09-13T01:55:00Z"/>
        </w:rPr>
      </w:pPr>
      <w:moveToRangeStart w:id="4" w:author="MUKOLWE" w:date="2024-09-13T01:55:00Z" w:name="move177084928"/>
      <w:moveTo w:id="5" w:author="MUKOLWE" w:date="2024-09-13T01:55:00Z">
        <w:del w:id="6" w:author="Windows User" w:date="2024-09-17T17:18:00Z">
          <w:r w:rsidRPr="00547B8C" w:rsidDel="00AE0274">
            <w:delText>Vision</w:delText>
          </w:r>
        </w:del>
      </w:moveTo>
    </w:p>
    <w:p w:rsidR="00C81597" w:rsidRPr="00547B8C" w:rsidRDefault="00C81597">
      <w:pPr>
        <w:pStyle w:val="BodyText"/>
        <w:spacing w:line="276" w:lineRule="auto"/>
        <w:ind w:right="4"/>
        <w:jc w:val="both"/>
        <w:rPr>
          <w:moveTo w:id="7" w:author="MUKOLWE" w:date="2024-09-13T01:55:00Z"/>
          <w:b/>
        </w:rPr>
        <w:pPrChange w:id="8" w:author="MUKOLWE" w:date="2024-09-13T01:59:00Z">
          <w:pPr>
            <w:pStyle w:val="BodyText"/>
            <w:spacing w:line="276" w:lineRule="auto"/>
            <w:ind w:right="242"/>
            <w:jc w:val="both"/>
          </w:pPr>
        </w:pPrChange>
      </w:pPr>
      <w:ins w:id="9" w:author="MUKOLWE" w:date="2024-09-13T01:56:00Z">
        <w:r w:rsidRPr="00547B8C">
          <w:rPr>
            <w:b/>
          </w:rPr>
          <w:t>Rural</w:t>
        </w:r>
      </w:ins>
      <w:ins w:id="10" w:author="Windows User" w:date="2024-09-17T12:43:00Z">
        <w:r w:rsidRPr="00547B8C">
          <w:rPr>
            <w:b/>
          </w:rPr>
          <w:t>N</w:t>
        </w:r>
      </w:ins>
      <w:ins w:id="11" w:author="MUKOLWE" w:date="2024-09-13T01:56:00Z">
        <w:del w:id="12" w:author="Windows User" w:date="2024-09-17T12:43:00Z">
          <w:r w:rsidRPr="00547B8C" w:rsidDel="00F8142D">
            <w:rPr>
              <w:b/>
            </w:rPr>
            <w:delText>n</w:delText>
          </w:r>
        </w:del>
        <w:r w:rsidRPr="00547B8C">
          <w:rPr>
            <w:b/>
          </w:rPr>
          <w:t>et</w:t>
        </w:r>
        <w:r w:rsidRPr="00547B8C">
          <w:rPr>
            <w:b/>
            <w:spacing w:val="39"/>
          </w:rPr>
          <w:t xml:space="preserve"> </w:t>
        </w:r>
        <w:r w:rsidRPr="00547B8C">
          <w:rPr>
            <w:b/>
          </w:rPr>
          <w:t>ICT</w:t>
        </w:r>
        <w:r w:rsidRPr="00547B8C">
          <w:rPr>
            <w:b/>
            <w:spacing w:val="31"/>
          </w:rPr>
          <w:t xml:space="preserve"> </w:t>
        </w:r>
        <w:r w:rsidRPr="00547B8C">
          <w:rPr>
            <w:b/>
          </w:rPr>
          <w:t>Academy’s</w:t>
        </w:r>
        <w:r w:rsidRPr="00547B8C">
          <w:rPr>
            <w:b/>
            <w:spacing w:val="32"/>
          </w:rPr>
          <w:t xml:space="preserve"> (</w:t>
        </w:r>
      </w:ins>
      <w:moveTo w:id="13" w:author="MUKOLWE" w:date="2024-09-13T01:55:00Z">
        <w:r w:rsidRPr="00547B8C">
          <w:rPr>
            <w:b/>
          </w:rPr>
          <w:t>RICT</w:t>
        </w:r>
      </w:moveTo>
      <w:ins w:id="14" w:author="MUKOLWE" w:date="2024-09-13T01:56:00Z">
        <w:r w:rsidRPr="00547B8C">
          <w:rPr>
            <w:b/>
          </w:rPr>
          <w:t>)</w:t>
        </w:r>
      </w:ins>
      <w:moveTo w:id="15" w:author="MUKOLWE" w:date="2024-09-13T01:55:00Z">
        <w:del w:id="16" w:author="MUKOLWE" w:date="2024-09-13T01:57:00Z">
          <w:r w:rsidRPr="00547B8C" w:rsidDel="00943816">
            <w:rPr>
              <w:b/>
            </w:rPr>
            <w:delText>’s</w:delText>
          </w:r>
        </w:del>
        <w:r w:rsidRPr="00547B8C">
          <w:rPr>
            <w:b/>
          </w:rPr>
          <w:t xml:space="preserve"> vision is bridging the digital gab between the rural and urban areas.</w:t>
        </w:r>
      </w:moveTo>
    </w:p>
    <w:moveToRangeEnd w:id="4"/>
    <w:p w:rsidR="00C81597" w:rsidRPr="00547B8C" w:rsidRDefault="00C81597">
      <w:pPr>
        <w:pStyle w:val="BodyText"/>
        <w:tabs>
          <w:tab w:val="left" w:pos="180"/>
        </w:tabs>
        <w:spacing w:line="276" w:lineRule="auto"/>
        <w:jc w:val="both"/>
        <w:rPr>
          <w:ins w:id="17" w:author="MUKOLWE" w:date="2024-09-13T01:55:00Z"/>
          <w:b/>
        </w:rPr>
        <w:pPrChange w:id="18" w:author="MUKOLWE" w:date="2024-09-13T01:56:00Z">
          <w:pPr>
            <w:pStyle w:val="BodyText"/>
            <w:numPr>
              <w:ilvl w:val="1"/>
              <w:numId w:val="23"/>
            </w:numPr>
            <w:tabs>
              <w:tab w:val="left" w:pos="180"/>
              <w:tab w:val="num" w:pos="360"/>
              <w:tab w:val="num" w:pos="1440"/>
            </w:tabs>
            <w:spacing w:line="276" w:lineRule="auto"/>
            <w:ind w:left="1440" w:hanging="720"/>
            <w:jc w:val="both"/>
          </w:pPr>
        </w:pPrChange>
      </w:pPr>
    </w:p>
    <w:p w:rsidR="00C81597" w:rsidRPr="00547B8C" w:rsidRDefault="00C81597">
      <w:pPr>
        <w:pStyle w:val="Heading2"/>
        <w:pPrChange w:id="19" w:author="Windows User" w:date="2024-09-17T14:57:00Z">
          <w:pPr>
            <w:pStyle w:val="BodyText"/>
            <w:numPr>
              <w:ilvl w:val="1"/>
              <w:numId w:val="23"/>
            </w:numPr>
            <w:tabs>
              <w:tab w:val="left" w:pos="180"/>
              <w:tab w:val="num" w:pos="360"/>
              <w:tab w:val="num" w:pos="1440"/>
            </w:tabs>
            <w:spacing w:line="276" w:lineRule="auto"/>
            <w:ind w:left="1440" w:hanging="720"/>
            <w:jc w:val="both"/>
          </w:pPr>
        </w:pPrChange>
      </w:pPr>
      <w:bookmarkStart w:id="20" w:name="_Toc178005932"/>
      <w:r w:rsidRPr="00547B8C">
        <w:t>Mission</w:t>
      </w:r>
      <w:ins w:id="21" w:author="Windows User" w:date="2024-09-17T17:17:00Z">
        <w:r w:rsidRPr="00547B8C">
          <w:t xml:space="preserve"> statement</w:t>
        </w:r>
        <w:bookmarkEnd w:id="20"/>
        <w:r w:rsidRPr="00547B8C">
          <w:t xml:space="preserve"> </w:t>
        </w:r>
      </w:ins>
    </w:p>
    <w:p w:rsidR="00C81597" w:rsidRPr="00547B8C" w:rsidRDefault="00C81597" w:rsidP="00C81597">
      <w:pPr>
        <w:pStyle w:val="BodyText"/>
        <w:spacing w:line="276" w:lineRule="auto"/>
        <w:jc w:val="both"/>
      </w:pPr>
      <w:del w:id="22" w:author="MUKOLWE" w:date="2024-09-13T01:56:00Z">
        <w:r w:rsidRPr="00547B8C" w:rsidDel="00943816">
          <w:delText>Ruralnet</w:delText>
        </w:r>
        <w:r w:rsidRPr="00547B8C" w:rsidDel="00943816">
          <w:rPr>
            <w:spacing w:val="39"/>
          </w:rPr>
          <w:delText xml:space="preserve"> </w:delText>
        </w:r>
        <w:r w:rsidRPr="00547B8C" w:rsidDel="00943816">
          <w:delText>ICT</w:delText>
        </w:r>
        <w:r w:rsidRPr="00547B8C" w:rsidDel="00943816">
          <w:rPr>
            <w:spacing w:val="31"/>
          </w:rPr>
          <w:delText xml:space="preserve"> </w:delText>
        </w:r>
        <w:r w:rsidRPr="00547B8C" w:rsidDel="00943816">
          <w:delText>Academy’s</w:delText>
        </w:r>
      </w:del>
      <w:r w:rsidRPr="00547B8C">
        <w:rPr>
          <w:spacing w:val="32"/>
        </w:rPr>
        <w:t xml:space="preserve"> </w:t>
      </w:r>
      <w:del w:id="23" w:author="MUKOLWE" w:date="2024-09-13T01:57:00Z">
        <w:r w:rsidRPr="00547B8C" w:rsidDel="00943816">
          <w:delText>(</w:delText>
        </w:r>
      </w:del>
      <w:r w:rsidR="009F5926" w:rsidRPr="00547B8C">
        <w:t xml:space="preserve">Our </w:t>
      </w:r>
      <w:r w:rsidRPr="00547B8C">
        <w:t>mission</w:t>
      </w:r>
      <w:r w:rsidRPr="00547B8C">
        <w:rPr>
          <w:spacing w:val="34"/>
        </w:rPr>
        <w:t xml:space="preserve"> </w:t>
      </w:r>
      <w:r w:rsidRPr="00547B8C">
        <w:t>is</w:t>
      </w:r>
      <w:r w:rsidRPr="00547B8C">
        <w:rPr>
          <w:spacing w:val="32"/>
        </w:rPr>
        <w:t xml:space="preserve"> </w:t>
      </w:r>
      <w:r w:rsidRPr="00547B8C">
        <w:t>to</w:t>
      </w:r>
      <w:r w:rsidRPr="00547B8C">
        <w:rPr>
          <w:spacing w:val="35"/>
        </w:rPr>
        <w:t xml:space="preserve"> </w:t>
      </w:r>
      <w:r w:rsidRPr="00547B8C">
        <w:t>understand</w:t>
      </w:r>
      <w:r w:rsidRPr="00547B8C">
        <w:rPr>
          <w:spacing w:val="34"/>
        </w:rPr>
        <w:t xml:space="preserve"> </w:t>
      </w:r>
      <w:r w:rsidRPr="00547B8C">
        <w:t>what</w:t>
      </w:r>
      <w:r w:rsidRPr="00547B8C">
        <w:rPr>
          <w:spacing w:val="34"/>
        </w:rPr>
        <w:t xml:space="preserve"> </w:t>
      </w:r>
      <w:r w:rsidRPr="00547B8C">
        <w:t>our</w:t>
      </w:r>
      <w:r w:rsidRPr="00547B8C">
        <w:rPr>
          <w:spacing w:val="31"/>
        </w:rPr>
        <w:t xml:space="preserve"> </w:t>
      </w:r>
      <w:r w:rsidRPr="00547B8C">
        <w:t>students</w:t>
      </w:r>
      <w:r w:rsidRPr="00547B8C">
        <w:rPr>
          <w:spacing w:val="27"/>
        </w:rPr>
        <w:t xml:space="preserve"> </w:t>
      </w:r>
      <w:r w:rsidRPr="00547B8C">
        <w:t>and</w:t>
      </w:r>
      <w:r w:rsidRPr="00547B8C">
        <w:rPr>
          <w:spacing w:val="34"/>
        </w:rPr>
        <w:t xml:space="preserve"> </w:t>
      </w:r>
      <w:r w:rsidRPr="00547B8C">
        <w:t>businesses</w:t>
      </w:r>
      <w:r w:rsidRPr="00547B8C">
        <w:rPr>
          <w:spacing w:val="32"/>
        </w:rPr>
        <w:t xml:space="preserve"> </w:t>
      </w:r>
      <w:r w:rsidRPr="00547B8C">
        <w:t>hope</w:t>
      </w:r>
      <w:r w:rsidRPr="00547B8C">
        <w:rPr>
          <w:spacing w:val="28"/>
        </w:rPr>
        <w:t xml:space="preserve"> </w:t>
      </w:r>
      <w:r w:rsidRPr="00547B8C">
        <w:t>to achieve and dedicate our computer training and development to the fulfillment of those goals.</w:t>
      </w:r>
    </w:p>
    <w:p w:rsidR="00C81597" w:rsidRPr="00547B8C" w:rsidRDefault="00C81597" w:rsidP="009F5926">
      <w:pPr>
        <w:pStyle w:val="BodyText"/>
        <w:spacing w:line="276" w:lineRule="auto"/>
        <w:jc w:val="both"/>
      </w:pPr>
      <w:r w:rsidRPr="00547B8C">
        <w:t>The</w:t>
      </w:r>
      <w:r w:rsidRPr="00547B8C">
        <w:rPr>
          <w:spacing w:val="-8"/>
        </w:rPr>
        <w:t xml:space="preserve"> </w:t>
      </w:r>
      <w:r w:rsidRPr="00547B8C">
        <w:t>computer</w:t>
      </w:r>
      <w:r w:rsidRPr="00547B8C">
        <w:rPr>
          <w:spacing w:val="-10"/>
        </w:rPr>
        <w:t xml:space="preserve"> </w:t>
      </w:r>
      <w:r w:rsidRPr="00547B8C">
        <w:t>training</w:t>
      </w:r>
      <w:r w:rsidRPr="00547B8C">
        <w:rPr>
          <w:spacing w:val="-7"/>
        </w:rPr>
        <w:t xml:space="preserve"> </w:t>
      </w:r>
      <w:del w:id="24" w:author="MUKOLWE" w:date="2024-09-13T01:54:00Z">
        <w:r w:rsidRPr="00547B8C" w:rsidDel="00943816">
          <w:rPr>
            <w:spacing w:val="-8"/>
          </w:rPr>
          <w:delText xml:space="preserve"> </w:delText>
        </w:r>
      </w:del>
      <w:r w:rsidRPr="00547B8C">
        <w:t>provided</w:t>
      </w:r>
      <w:r w:rsidRPr="00547B8C">
        <w:rPr>
          <w:spacing w:val="-3"/>
        </w:rPr>
        <w:t xml:space="preserve"> </w:t>
      </w:r>
      <w:r w:rsidRPr="00547B8C">
        <w:t>is</w:t>
      </w:r>
      <w:r w:rsidRPr="00547B8C">
        <w:rPr>
          <w:spacing w:val="-9"/>
        </w:rPr>
        <w:t xml:space="preserve"> </w:t>
      </w:r>
      <w:r w:rsidRPr="00547B8C">
        <w:t>contributing</w:t>
      </w:r>
      <w:r w:rsidRPr="00547B8C">
        <w:rPr>
          <w:spacing w:val="-7"/>
        </w:rPr>
        <w:t xml:space="preserve"> </w:t>
      </w:r>
      <w:r w:rsidRPr="00547B8C">
        <w:t>visibly</w:t>
      </w:r>
      <w:r w:rsidRPr="00547B8C">
        <w:rPr>
          <w:spacing w:val="80"/>
        </w:rPr>
        <w:t xml:space="preserve"> </w:t>
      </w:r>
      <w:r w:rsidRPr="00547B8C">
        <w:t>and</w:t>
      </w:r>
      <w:r w:rsidRPr="00547B8C">
        <w:rPr>
          <w:spacing w:val="-7"/>
        </w:rPr>
        <w:t xml:space="preserve"> </w:t>
      </w:r>
      <w:r w:rsidRPr="00547B8C">
        <w:t>substantially</w:t>
      </w:r>
      <w:r w:rsidRPr="00547B8C">
        <w:rPr>
          <w:spacing w:val="-15"/>
        </w:rPr>
        <w:t xml:space="preserve"> </w:t>
      </w:r>
      <w:r w:rsidRPr="00547B8C">
        <w:t>to</w:t>
      </w:r>
      <w:r w:rsidRPr="00547B8C">
        <w:rPr>
          <w:spacing w:val="-12"/>
        </w:rPr>
        <w:t xml:space="preserve"> </w:t>
      </w:r>
      <w:r w:rsidRPr="00547B8C">
        <w:t>the</w:t>
      </w:r>
      <w:r w:rsidRPr="00547B8C">
        <w:rPr>
          <w:spacing w:val="-8"/>
        </w:rPr>
        <w:t xml:space="preserve"> </w:t>
      </w:r>
      <w:r w:rsidRPr="00547B8C">
        <w:t>fulfillment</w:t>
      </w:r>
      <w:r w:rsidRPr="00547B8C">
        <w:rPr>
          <w:spacing w:val="-7"/>
        </w:rPr>
        <w:t xml:space="preserve"> </w:t>
      </w:r>
      <w:r w:rsidRPr="00547B8C">
        <w:t>of</w:t>
      </w:r>
      <w:r w:rsidRPr="00547B8C">
        <w:rPr>
          <w:spacing w:val="-14"/>
        </w:rPr>
        <w:t xml:space="preserve"> </w:t>
      </w:r>
      <w:r w:rsidRPr="00547B8C">
        <w:t>our</w:t>
      </w:r>
      <w:r w:rsidRPr="00547B8C">
        <w:rPr>
          <w:spacing w:val="-10"/>
        </w:rPr>
        <w:t xml:space="preserve"> </w:t>
      </w:r>
      <w:r w:rsidRPr="00547B8C">
        <w:t>area business's strategies.</w:t>
      </w:r>
    </w:p>
    <w:p w:rsidR="00C81597" w:rsidRPr="00547B8C" w:rsidRDefault="00C81597" w:rsidP="00C81597">
      <w:pPr>
        <w:pStyle w:val="BodyText"/>
        <w:spacing w:line="276" w:lineRule="auto"/>
        <w:ind w:right="242"/>
        <w:jc w:val="both"/>
      </w:pPr>
      <w:r w:rsidRPr="00547B8C">
        <w:t>The Academy provide</w:t>
      </w:r>
      <w:r w:rsidR="009F5926" w:rsidRPr="00547B8C">
        <w:t>s</w:t>
      </w:r>
      <w:r w:rsidRPr="00547B8C">
        <w:t xml:space="preserve"> a rewarding work environment and fair compensation to our employees; ultimately provide excellent value to our customers and a fair return to our owners.</w:t>
      </w:r>
    </w:p>
    <w:p w:rsidR="00C81597" w:rsidRPr="00547B8C" w:rsidDel="00943816" w:rsidRDefault="00C81597" w:rsidP="00C81597">
      <w:pPr>
        <w:pStyle w:val="BodyText"/>
        <w:spacing w:line="276" w:lineRule="auto"/>
        <w:ind w:right="242"/>
        <w:jc w:val="both"/>
        <w:rPr>
          <w:moveFrom w:id="25" w:author="MUKOLWE" w:date="2024-09-13T01:55:00Z"/>
        </w:rPr>
      </w:pPr>
      <w:moveFromRangeStart w:id="26" w:author="MUKOLWE" w:date="2024-09-13T01:55:00Z" w:name="move177084928"/>
      <w:moveFrom w:id="27" w:author="MUKOLWE" w:date="2024-09-13T01:55:00Z">
        <w:r w:rsidRPr="00547B8C" w:rsidDel="00943816">
          <w:t>ision is bridging the digital gab between the rural and urban areas.</w:t>
        </w:r>
      </w:moveFrom>
    </w:p>
    <w:moveFromRangeEnd w:id="26"/>
    <w:p w:rsidR="00C81597" w:rsidRPr="00547B8C" w:rsidRDefault="00C81597" w:rsidP="00C81597">
      <w:pPr>
        <w:pStyle w:val="BodyText"/>
        <w:spacing w:line="276" w:lineRule="auto"/>
        <w:ind w:right="242"/>
        <w:jc w:val="both"/>
      </w:pPr>
    </w:p>
    <w:p w:rsidR="00C81597" w:rsidRPr="00547B8C" w:rsidRDefault="00C81597">
      <w:pPr>
        <w:pStyle w:val="Heading2"/>
        <w:pPrChange w:id="28" w:author="Windows User" w:date="2024-09-17T14:57:00Z">
          <w:pPr>
            <w:pStyle w:val="Heading2"/>
            <w:numPr>
              <w:ilvl w:val="2"/>
              <w:numId w:val="9"/>
            </w:numPr>
            <w:tabs>
              <w:tab w:val="left" w:pos="567"/>
            </w:tabs>
            <w:spacing w:line="276" w:lineRule="auto"/>
            <w:ind w:left="2160" w:hanging="360"/>
            <w:jc w:val="both"/>
          </w:pPr>
        </w:pPrChange>
      </w:pPr>
      <w:bookmarkStart w:id="29" w:name="_Toc178005933"/>
      <w:r w:rsidRPr="00547B8C">
        <w:t>Objectives</w:t>
      </w:r>
      <w:bookmarkEnd w:id="29"/>
    </w:p>
    <w:p w:rsidR="00C81597" w:rsidRPr="00547B8C" w:rsidRDefault="00C81597" w:rsidP="009F5926">
      <w:pPr>
        <w:pStyle w:val="BodyText"/>
        <w:spacing w:line="276" w:lineRule="auto"/>
        <w:ind w:right="-20"/>
      </w:pPr>
      <w:r w:rsidRPr="00547B8C">
        <w:t>The</w:t>
      </w:r>
      <w:r w:rsidRPr="00547B8C">
        <w:rPr>
          <w:spacing w:val="-4"/>
        </w:rPr>
        <w:t xml:space="preserve"> </w:t>
      </w:r>
      <w:r w:rsidRPr="00547B8C">
        <w:t>Ruralnet</w:t>
      </w:r>
      <w:r w:rsidRPr="00547B8C">
        <w:rPr>
          <w:spacing w:val="-1"/>
        </w:rPr>
        <w:t xml:space="preserve"> </w:t>
      </w:r>
      <w:r w:rsidRPr="00547B8C">
        <w:t>ICT</w:t>
      </w:r>
      <w:r w:rsidRPr="00547B8C">
        <w:rPr>
          <w:spacing w:val="-6"/>
        </w:rPr>
        <w:t xml:space="preserve"> </w:t>
      </w:r>
      <w:r w:rsidR="009F5926" w:rsidRPr="00547B8C">
        <w:t xml:space="preserve">Academy </w:t>
      </w:r>
      <w:r w:rsidRPr="00547B8C">
        <w:t>knows</w:t>
      </w:r>
      <w:r w:rsidRPr="00547B8C">
        <w:rPr>
          <w:spacing w:val="-6"/>
        </w:rPr>
        <w:t xml:space="preserve"> </w:t>
      </w:r>
      <w:r w:rsidRPr="00547B8C">
        <w:t>firsthand</w:t>
      </w:r>
      <w:r w:rsidRPr="00547B8C">
        <w:rPr>
          <w:spacing w:val="-3"/>
        </w:rPr>
        <w:t xml:space="preserve"> </w:t>
      </w:r>
      <w:r w:rsidRPr="00547B8C">
        <w:t>that computer</w:t>
      </w:r>
      <w:r w:rsidRPr="00547B8C">
        <w:rPr>
          <w:spacing w:val="-6"/>
        </w:rPr>
        <w:t xml:space="preserve"> </w:t>
      </w:r>
      <w:r w:rsidRPr="00547B8C">
        <w:t>training</w:t>
      </w:r>
      <w:r w:rsidRPr="00547B8C">
        <w:rPr>
          <w:spacing w:val="-3"/>
        </w:rPr>
        <w:t xml:space="preserve"> </w:t>
      </w:r>
      <w:r w:rsidRPr="00547B8C">
        <w:t>has</w:t>
      </w:r>
      <w:r w:rsidRPr="00547B8C">
        <w:rPr>
          <w:spacing w:val="-5"/>
        </w:rPr>
        <w:t xml:space="preserve"> </w:t>
      </w:r>
      <w:r w:rsidRPr="00547B8C">
        <w:t>to meet all</w:t>
      </w:r>
      <w:r w:rsidRPr="00547B8C">
        <w:rPr>
          <w:spacing w:val="-11"/>
        </w:rPr>
        <w:t xml:space="preserve"> </w:t>
      </w:r>
      <w:r w:rsidRPr="00547B8C">
        <w:t>of its customers' needs in order to have a tangible lasting impact. When you measure across multiple customer</w:t>
      </w:r>
      <w:r w:rsidRPr="00547B8C">
        <w:rPr>
          <w:spacing w:val="-2"/>
        </w:rPr>
        <w:t xml:space="preserve"> </w:t>
      </w:r>
      <w:r w:rsidRPr="00547B8C">
        <w:t>segments—each</w:t>
      </w:r>
      <w:r w:rsidRPr="00547B8C">
        <w:rPr>
          <w:spacing w:val="-7"/>
        </w:rPr>
        <w:t xml:space="preserve"> </w:t>
      </w:r>
      <w:r w:rsidRPr="00547B8C">
        <w:t>of</w:t>
      </w:r>
      <w:r w:rsidRPr="00547B8C">
        <w:rPr>
          <w:spacing w:val="-10"/>
        </w:rPr>
        <w:t xml:space="preserve"> </w:t>
      </w:r>
      <w:r w:rsidRPr="00547B8C">
        <w:t>which</w:t>
      </w:r>
      <w:r w:rsidRPr="00547B8C">
        <w:rPr>
          <w:spacing w:val="-3"/>
        </w:rPr>
        <w:t xml:space="preserve"> </w:t>
      </w:r>
      <w:r w:rsidRPr="00547B8C">
        <w:t>has</w:t>
      </w:r>
      <w:r w:rsidRPr="00547B8C">
        <w:rPr>
          <w:spacing w:val="-1"/>
        </w:rPr>
        <w:t xml:space="preserve"> </w:t>
      </w:r>
      <w:r w:rsidRPr="00547B8C">
        <w:t>its</w:t>
      </w:r>
      <w:r w:rsidRPr="00547B8C">
        <w:rPr>
          <w:spacing w:val="-5"/>
        </w:rPr>
        <w:t xml:space="preserve"> </w:t>
      </w:r>
      <w:r w:rsidRPr="00547B8C">
        <w:t>own</w:t>
      </w:r>
      <w:r w:rsidRPr="00547B8C">
        <w:rPr>
          <w:spacing w:val="-8"/>
        </w:rPr>
        <w:t xml:space="preserve"> </w:t>
      </w:r>
      <w:r w:rsidRPr="00547B8C">
        <w:t>priorities—you</w:t>
      </w:r>
      <w:r w:rsidRPr="00547B8C">
        <w:rPr>
          <w:spacing w:val="-3"/>
        </w:rPr>
        <w:t xml:space="preserve"> </w:t>
      </w:r>
      <w:r w:rsidRPr="00547B8C">
        <w:t>see how</w:t>
      </w:r>
      <w:r w:rsidRPr="00547B8C">
        <w:rPr>
          <w:spacing w:val="-4"/>
        </w:rPr>
        <w:t xml:space="preserve"> </w:t>
      </w:r>
      <w:r w:rsidRPr="00547B8C">
        <w:t>much</w:t>
      </w:r>
      <w:r w:rsidRPr="00547B8C">
        <w:rPr>
          <w:spacing w:val="-3"/>
        </w:rPr>
        <w:t xml:space="preserve"> </w:t>
      </w:r>
      <w:r w:rsidRPr="00547B8C">
        <w:t>more</w:t>
      </w:r>
      <w:r w:rsidRPr="00547B8C">
        <w:rPr>
          <w:spacing w:val="-4"/>
        </w:rPr>
        <w:t xml:space="preserve"> </w:t>
      </w:r>
      <w:r w:rsidRPr="00547B8C">
        <w:t>training must do to consistently and simultaneously satisfy participants, managers, and executives. Training then can move to cl</w:t>
      </w:r>
      <w:r w:rsidR="00593DA1" w:rsidRPr="00547B8C">
        <w:t xml:space="preserve">ose those gaps and deliver more </w:t>
      </w:r>
      <w:r w:rsidRPr="00547B8C">
        <w:t>real value</w:t>
      </w:r>
      <w:r w:rsidR="009F5926" w:rsidRPr="00547B8C">
        <w:t>s</w:t>
      </w:r>
      <w:r w:rsidRPr="00547B8C">
        <w:t>. Closing those gaps between employer skill needs, employee and learner skills developme</w:t>
      </w:r>
      <w:r w:rsidR="009F5926" w:rsidRPr="00547B8C">
        <w:t>nt is the main objective of our institution</w:t>
      </w:r>
      <w:r w:rsidRPr="00547B8C">
        <w:t>.</w:t>
      </w:r>
    </w:p>
    <w:p w:rsidR="00544D8C" w:rsidRPr="00547B8C" w:rsidRDefault="00544D8C">
      <w:pPr>
        <w:rPr>
          <w:rFonts w:ascii="Times New Roman" w:hAnsi="Times New Roman" w:cs="Times New Roman"/>
        </w:rPr>
      </w:pPr>
    </w:p>
    <w:p w:rsidR="00582D47" w:rsidRPr="00547B8C" w:rsidRDefault="00582D47">
      <w:pPr>
        <w:rPr>
          <w:rFonts w:ascii="Times New Roman" w:hAnsi="Times New Roman" w:cs="Times New Roman"/>
          <w:b/>
          <w:sz w:val="28"/>
        </w:rPr>
      </w:pPr>
      <w:r w:rsidRPr="00547B8C">
        <w:rPr>
          <w:rFonts w:ascii="Times New Roman" w:hAnsi="Times New Roman" w:cs="Times New Roman"/>
          <w:b/>
          <w:sz w:val="28"/>
        </w:rPr>
        <w:t xml:space="preserve">Policy objectives </w:t>
      </w:r>
    </w:p>
    <w:p w:rsidR="00582D47" w:rsidRPr="00547B8C" w:rsidRDefault="00582D47" w:rsidP="00582D47">
      <w:pPr>
        <w:pStyle w:val="NormalWeb"/>
        <w:rPr>
          <w:b/>
        </w:rPr>
      </w:pPr>
      <w:r w:rsidRPr="00547B8C">
        <w:rPr>
          <w:b/>
        </w:rPr>
        <w:t>Guidance</w:t>
      </w:r>
    </w:p>
    <w:p w:rsidR="00582D47" w:rsidRPr="00547B8C" w:rsidRDefault="00582D47" w:rsidP="00582D47">
      <w:pPr>
        <w:pStyle w:val="NormalWeb"/>
      </w:pPr>
      <w:r w:rsidRPr="00547B8C">
        <w:t xml:space="preserve">Administrative policy provides clear direction to both </w:t>
      </w:r>
      <w:r w:rsidRPr="00547B8C">
        <w:rPr>
          <w:rStyle w:val="Strong"/>
        </w:rPr>
        <w:t>administrators and staff</w:t>
      </w:r>
      <w:r w:rsidRPr="00547B8C">
        <w:t xml:space="preserve"> on how to pe</w:t>
      </w:r>
      <w:r w:rsidR="00587C42" w:rsidRPr="00547B8C">
        <w:t>rform their duties effectively. T</w:t>
      </w:r>
      <w:r w:rsidRPr="00547B8C">
        <w:t>his includes guidelines on teaching procedures, managing computer labs, handling student data, and maintaining professional conduct.</w:t>
      </w:r>
      <w:r w:rsidRPr="00547B8C">
        <w:br/>
      </w:r>
    </w:p>
    <w:p w:rsidR="00582D47" w:rsidRPr="00547B8C" w:rsidRDefault="00582D47" w:rsidP="00582D47">
      <w:pPr>
        <w:pStyle w:val="NormalWeb"/>
        <w:rPr>
          <w:b/>
        </w:rPr>
      </w:pPr>
      <w:r w:rsidRPr="00547B8C">
        <w:rPr>
          <w:b/>
        </w:rPr>
        <w:t>Uniformity</w:t>
      </w:r>
    </w:p>
    <w:p w:rsidR="00582D47" w:rsidRPr="00547B8C" w:rsidRDefault="00582D47" w:rsidP="00582D47">
      <w:pPr>
        <w:pStyle w:val="NormalWeb"/>
      </w:pPr>
      <w:r w:rsidRPr="00547B8C">
        <w:t xml:space="preserve">It ensures </w:t>
      </w:r>
      <w:r w:rsidRPr="00547B8C">
        <w:rPr>
          <w:rStyle w:val="Strong"/>
        </w:rPr>
        <w:t>consistency in operations and decision-making</w:t>
      </w:r>
      <w:r w:rsidRPr="00547B8C">
        <w:t xml:space="preserve"> across the entire institution.</w:t>
      </w:r>
      <w:r w:rsidRPr="00547B8C">
        <w:br/>
      </w:r>
      <w:r w:rsidR="00587C42" w:rsidRPr="00547B8C">
        <w:t>U</w:t>
      </w:r>
      <w:r w:rsidRPr="00547B8C">
        <w:t>niformity means that all departments — such as networking, programming, and database management — follow the same administrative rules for attendance, grading, communication, and use of ICT resources.</w:t>
      </w:r>
      <w:r w:rsidRPr="00547B8C">
        <w:br/>
      </w:r>
    </w:p>
    <w:p w:rsidR="00582D47" w:rsidRPr="00547B8C" w:rsidRDefault="00582D47" w:rsidP="00582D47">
      <w:pPr>
        <w:pStyle w:val="NormalWeb"/>
        <w:rPr>
          <w:b/>
        </w:rPr>
      </w:pPr>
      <w:r w:rsidRPr="00547B8C">
        <w:rPr>
          <w:b/>
        </w:rPr>
        <w:lastRenderedPageBreak/>
        <w:t xml:space="preserve">Accountability </w:t>
      </w:r>
    </w:p>
    <w:p w:rsidR="00582D47" w:rsidRPr="00547B8C" w:rsidRDefault="00582D47" w:rsidP="00582D47">
      <w:pPr>
        <w:pStyle w:val="NormalWeb"/>
      </w:pPr>
      <w:r w:rsidRPr="00547B8C">
        <w:t xml:space="preserve">Administrative policies make individuals and departments </w:t>
      </w:r>
      <w:r w:rsidRPr="00547B8C">
        <w:rPr>
          <w:rStyle w:val="Strong"/>
        </w:rPr>
        <w:t>answerable for their actions and performance</w:t>
      </w:r>
      <w:r w:rsidR="00587C42" w:rsidRPr="00547B8C">
        <w:t>. T</w:t>
      </w:r>
      <w:r w:rsidRPr="00547B8C">
        <w:t xml:space="preserve">his ensures that </w:t>
      </w:r>
      <w:r w:rsidR="00587C42" w:rsidRPr="00547B8C">
        <w:t>Instructors</w:t>
      </w:r>
      <w:r w:rsidRPr="00547B8C">
        <w:t xml:space="preserve">, </w:t>
      </w:r>
      <w:r w:rsidR="00587C42" w:rsidRPr="00547B8C">
        <w:t>Accountants</w:t>
      </w:r>
      <w:r w:rsidRPr="00547B8C">
        <w:t xml:space="preserve">, and administrators perform their duties responsibly — such as maintaining </w:t>
      </w:r>
      <w:r w:rsidR="00587C42" w:rsidRPr="00547B8C">
        <w:t>ICT resources</w:t>
      </w:r>
      <w:r w:rsidRPr="00547B8C">
        <w:t>, marking assignments on time, and using college funds properly.</w:t>
      </w:r>
      <w:r w:rsidRPr="00547B8C">
        <w:br/>
      </w:r>
    </w:p>
    <w:p w:rsidR="00582D47" w:rsidRPr="00547B8C" w:rsidRDefault="00582D47" w:rsidP="00582D47">
      <w:pPr>
        <w:pStyle w:val="NormalWeb"/>
        <w:rPr>
          <w:b/>
        </w:rPr>
      </w:pPr>
      <w:r w:rsidRPr="00547B8C">
        <w:rPr>
          <w:b/>
        </w:rPr>
        <w:t xml:space="preserve">Control </w:t>
      </w:r>
    </w:p>
    <w:p w:rsidR="00582D47" w:rsidRPr="00547B8C" w:rsidRDefault="00582D47" w:rsidP="00582D47">
      <w:pPr>
        <w:pStyle w:val="NormalWeb"/>
      </w:pPr>
      <w:r w:rsidRPr="00547B8C">
        <w:t xml:space="preserve">Policies help </w:t>
      </w:r>
      <w:r w:rsidRPr="00547B8C">
        <w:rPr>
          <w:rStyle w:val="Strong"/>
        </w:rPr>
        <w:t>maintain discipline and order</w:t>
      </w:r>
      <w:r w:rsidRPr="00547B8C">
        <w:t xml:space="preserve"> by setting clear rules and b</w:t>
      </w:r>
      <w:r w:rsidR="00587C42" w:rsidRPr="00547B8C">
        <w:t>oundaries. T</w:t>
      </w:r>
      <w:r w:rsidRPr="00547B8C">
        <w:t>his involves regulating the use of computers, internet access, and software licenses, as well as enforcing codes of conduct for both staff and students.</w:t>
      </w:r>
      <w:r w:rsidRPr="00547B8C">
        <w:br/>
      </w:r>
    </w:p>
    <w:p w:rsidR="00582D47" w:rsidRPr="00547B8C" w:rsidRDefault="00582D47" w:rsidP="00582D47">
      <w:pPr>
        <w:pStyle w:val="NormalWeb"/>
        <w:rPr>
          <w:b/>
        </w:rPr>
      </w:pPr>
      <w:r w:rsidRPr="00547B8C">
        <w:rPr>
          <w:b/>
        </w:rPr>
        <w:t xml:space="preserve">Efficiency </w:t>
      </w:r>
    </w:p>
    <w:p w:rsidR="008D3230" w:rsidRPr="00547B8C" w:rsidRDefault="00582D47" w:rsidP="00582D47">
      <w:pPr>
        <w:pStyle w:val="NormalWeb"/>
      </w:pPr>
      <w:r w:rsidRPr="00547B8C">
        <w:t xml:space="preserve">Administrative policies aim to </w:t>
      </w:r>
      <w:r w:rsidRPr="00547B8C">
        <w:rPr>
          <w:rStyle w:val="Strong"/>
        </w:rPr>
        <w:t>simplify processes and improve productivity</w:t>
      </w:r>
      <w:r w:rsidR="00587C42" w:rsidRPr="00547B8C">
        <w:t>.</w:t>
      </w:r>
      <w:r w:rsidR="00587C42" w:rsidRPr="00547B8C">
        <w:br/>
        <w:t>E</w:t>
      </w:r>
      <w:r w:rsidRPr="00547B8C">
        <w:t>fficiency can mean smoother operations — like automated student registration, digital record keeping, or organized scheduling of labs and classes.</w:t>
      </w:r>
      <w:r w:rsidRPr="00547B8C">
        <w:br/>
      </w:r>
    </w:p>
    <w:p w:rsidR="008D3230" w:rsidRPr="00547B8C" w:rsidRDefault="008D3230" w:rsidP="00582D47">
      <w:pPr>
        <w:pStyle w:val="NormalWeb"/>
        <w:rPr>
          <w:b/>
          <w:sz w:val="28"/>
        </w:rPr>
      </w:pPr>
      <w:r w:rsidRPr="00547B8C">
        <w:rPr>
          <w:b/>
          <w:sz w:val="28"/>
        </w:rPr>
        <w:t xml:space="preserve">Legal and regulatory framework </w:t>
      </w:r>
    </w:p>
    <w:p w:rsidR="008D3230" w:rsidRPr="00547B8C" w:rsidRDefault="008D3230" w:rsidP="00582D47">
      <w:pPr>
        <w:pStyle w:val="NormalWeb"/>
        <w:rPr>
          <w:b/>
          <w:sz w:val="28"/>
        </w:rPr>
      </w:pPr>
      <w:r w:rsidRPr="00547B8C">
        <w:rPr>
          <w:b/>
          <w:sz w:val="28"/>
        </w:rPr>
        <w:t>The Computer Society of Kenya</w:t>
      </w:r>
    </w:p>
    <w:p w:rsidR="008D3230" w:rsidRPr="00547B8C" w:rsidRDefault="008D3230" w:rsidP="00582D47">
      <w:pPr>
        <w:pStyle w:val="NormalWeb"/>
      </w:pPr>
      <w:r w:rsidRPr="00547B8C">
        <w:t xml:space="preserve">Ruralnet ICT registered with Computer Society of Kenya (CSK) in 2017 and was granted full accreditation for offering ICT Courses, ranging from basic courses to advanced ones. </w:t>
      </w:r>
    </w:p>
    <w:p w:rsidR="008D3230" w:rsidRPr="00547B8C" w:rsidRDefault="008D3230" w:rsidP="00FD15C2">
      <w:pPr>
        <w:pStyle w:val="NormalWeb"/>
      </w:pPr>
      <w:r w:rsidRPr="00547B8C">
        <w:t>C</w:t>
      </w:r>
      <w:r w:rsidR="008870A5" w:rsidRPr="00547B8C">
        <w:t xml:space="preserve">SK certificate/membership </w:t>
      </w:r>
      <w:r w:rsidRPr="00547B8C">
        <w:t>number is</w:t>
      </w:r>
      <w:r w:rsidR="00FD15C2" w:rsidRPr="00547B8C">
        <w:t xml:space="preserve"> 007569 </w:t>
      </w:r>
    </w:p>
    <w:p w:rsidR="008870A5" w:rsidRPr="00547B8C" w:rsidRDefault="008870A5" w:rsidP="008870A5">
      <w:pPr>
        <w:pStyle w:val="NormalWeb"/>
      </w:pPr>
    </w:p>
    <w:p w:rsidR="008870A5" w:rsidRPr="00547B8C" w:rsidRDefault="008870A5" w:rsidP="008870A5">
      <w:pPr>
        <w:pStyle w:val="NormalWeb"/>
        <w:rPr>
          <w:b/>
          <w:sz w:val="28"/>
        </w:rPr>
      </w:pPr>
      <w:r w:rsidRPr="00547B8C">
        <w:rPr>
          <w:b/>
          <w:sz w:val="28"/>
        </w:rPr>
        <w:t xml:space="preserve">Cisco Networking Academy </w:t>
      </w:r>
    </w:p>
    <w:p w:rsidR="00FD15C2" w:rsidRPr="00547B8C" w:rsidRDefault="008870A5" w:rsidP="008870A5">
      <w:pPr>
        <w:pStyle w:val="NormalWeb"/>
      </w:pPr>
      <w:r w:rsidRPr="00547B8C">
        <w:t>Certified Cisco Networking Academy ID: 48943725</w:t>
      </w:r>
    </w:p>
    <w:p w:rsidR="008D3230" w:rsidRPr="00547B8C" w:rsidRDefault="008D3230" w:rsidP="00582D47">
      <w:pPr>
        <w:pStyle w:val="NormalWeb"/>
        <w:rPr>
          <w:b/>
          <w:sz w:val="28"/>
        </w:rPr>
      </w:pPr>
      <w:r w:rsidRPr="00547B8C">
        <w:rPr>
          <w:b/>
          <w:sz w:val="28"/>
        </w:rPr>
        <w:t>Kenya Accountants and Secretaries National Examinations Board</w:t>
      </w:r>
      <w:r w:rsidR="008870A5" w:rsidRPr="00547B8C">
        <w:rPr>
          <w:b/>
          <w:sz w:val="28"/>
        </w:rPr>
        <w:t xml:space="preserve"> (KASNEB)</w:t>
      </w:r>
    </w:p>
    <w:p w:rsidR="008870A5" w:rsidRPr="00547B8C" w:rsidRDefault="008870A5" w:rsidP="00582D47">
      <w:pPr>
        <w:pStyle w:val="NormalWeb"/>
      </w:pPr>
      <w:r w:rsidRPr="00547B8C">
        <w:t>On 2</w:t>
      </w:r>
      <w:r w:rsidRPr="00547B8C">
        <w:rPr>
          <w:vertAlign w:val="superscript"/>
        </w:rPr>
        <w:t>nd</w:t>
      </w:r>
      <w:r w:rsidRPr="00547B8C">
        <w:t xml:space="preserve"> October 2025, KASNEB board sent an investigative team to conduct assessment and institutional evaluation. The exercise took place and the collected information were presented to the KASNEB board for approval. </w:t>
      </w:r>
    </w:p>
    <w:p w:rsidR="008870A5" w:rsidRPr="00547B8C" w:rsidRDefault="008870A5" w:rsidP="00582D47">
      <w:pPr>
        <w:pStyle w:val="NormalWeb"/>
      </w:pPr>
      <w:r w:rsidRPr="00547B8C">
        <w:t xml:space="preserve">Ruralnet ICT Academy is currently waiting for approval and interim accreditation by the KASNEB board. </w:t>
      </w:r>
    </w:p>
    <w:p w:rsidR="008D3230" w:rsidRPr="00547B8C" w:rsidRDefault="008D3230" w:rsidP="00582D47">
      <w:pPr>
        <w:pStyle w:val="NormalWeb"/>
        <w:rPr>
          <w:b/>
          <w:sz w:val="28"/>
        </w:rPr>
      </w:pPr>
      <w:r w:rsidRPr="00547B8C">
        <w:rPr>
          <w:b/>
          <w:sz w:val="28"/>
        </w:rPr>
        <w:lastRenderedPageBreak/>
        <w:t>Technical and Vocational Education and Training Authority</w:t>
      </w:r>
    </w:p>
    <w:p w:rsidR="008870A5" w:rsidRPr="00547B8C" w:rsidRDefault="008870A5" w:rsidP="00582D47">
      <w:pPr>
        <w:pStyle w:val="NormalWeb"/>
      </w:pPr>
      <w:r w:rsidRPr="00547B8C">
        <w:t xml:space="preserve">Ruralnet ICT Academy is preparing to host TVETA official for college evaluation and assessment anytime once the required documentations are ready. </w:t>
      </w:r>
    </w:p>
    <w:p w:rsidR="0022405E" w:rsidRPr="00547B8C" w:rsidRDefault="0022405E" w:rsidP="00582D47">
      <w:pPr>
        <w:pStyle w:val="NormalWeb"/>
        <w:rPr>
          <w:b/>
          <w:sz w:val="28"/>
        </w:rPr>
      </w:pPr>
      <w:r w:rsidRPr="00547B8C">
        <w:rPr>
          <w:b/>
          <w:sz w:val="28"/>
        </w:rPr>
        <w:t xml:space="preserve">Scope and applicability </w:t>
      </w:r>
    </w:p>
    <w:p w:rsidR="0022405E" w:rsidRPr="00547B8C" w:rsidRDefault="0022405E" w:rsidP="00582D47">
      <w:pPr>
        <w:pStyle w:val="NormalWeb"/>
      </w:pPr>
      <w:r w:rsidRPr="00547B8C">
        <w:t xml:space="preserve">This policy manual is and shall always be applicable by any person attached temporarily and permanently at Ruralnet ICT Academy. </w:t>
      </w:r>
    </w:p>
    <w:p w:rsidR="0022405E" w:rsidRPr="00547B8C" w:rsidRDefault="0022405E" w:rsidP="00582D47">
      <w:pPr>
        <w:pStyle w:val="NormalWeb"/>
      </w:pPr>
      <w:r w:rsidRPr="00547B8C">
        <w:t xml:space="preserve">The policy contains instructions and procedures of activities academically and professionally for both students/clients and employee/staff.  </w:t>
      </w: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F73FED" w:rsidRPr="00547B8C" w:rsidRDefault="00F73FED" w:rsidP="00582D47">
      <w:pPr>
        <w:pStyle w:val="NormalWeb"/>
      </w:pPr>
    </w:p>
    <w:p w:rsidR="00346EDF" w:rsidRPr="00547B8C" w:rsidRDefault="00346EDF" w:rsidP="00582D47">
      <w:pPr>
        <w:pStyle w:val="NormalWeb"/>
        <w:rPr>
          <w:b/>
        </w:rPr>
      </w:pPr>
      <w:r w:rsidRPr="00547B8C">
        <w:rPr>
          <w:b/>
        </w:rPr>
        <w:lastRenderedPageBreak/>
        <w:t>CHAPTER TWO</w:t>
      </w:r>
    </w:p>
    <w:p w:rsidR="0022405E" w:rsidRPr="00547B8C" w:rsidRDefault="00346EDF" w:rsidP="00582D47">
      <w:pPr>
        <w:pStyle w:val="NormalWeb"/>
        <w:rPr>
          <w:b/>
        </w:rPr>
      </w:pPr>
      <w:r w:rsidRPr="00547B8C">
        <w:rPr>
          <w:b/>
        </w:rPr>
        <w:t xml:space="preserve">GOVERNANCE AND INSTITUTIONAL STRUCTURE </w:t>
      </w:r>
    </w:p>
    <w:p w:rsidR="00437CED" w:rsidRPr="00547B8C" w:rsidRDefault="00437CED" w:rsidP="00437CED">
      <w:pPr>
        <w:pStyle w:val="Heading2"/>
        <w:spacing w:line="276" w:lineRule="auto"/>
        <w:ind w:left="0" w:firstLine="0"/>
        <w:jc w:val="both"/>
      </w:pPr>
      <w:r w:rsidRPr="00547B8C">
        <w:t>Governance</w:t>
      </w:r>
    </w:p>
    <w:p w:rsidR="00437CED" w:rsidRPr="00547B8C" w:rsidRDefault="00437CED">
      <w:pPr>
        <w:pStyle w:val="BodyText"/>
        <w:spacing w:line="276" w:lineRule="auto"/>
        <w:ind w:right="4"/>
        <w:jc w:val="both"/>
        <w:pPrChange w:id="30" w:author="MUKOLWE" w:date="2024-08-17T10:58:00Z">
          <w:pPr>
            <w:pStyle w:val="BodyText"/>
            <w:spacing w:line="276" w:lineRule="auto"/>
            <w:ind w:right="871"/>
            <w:jc w:val="both"/>
          </w:pPr>
        </w:pPrChange>
      </w:pPr>
      <w:r w:rsidRPr="00547B8C">
        <w:t>RuralNet ICT Academy is organized into a hierarchy with top, middle and operational management</w:t>
      </w:r>
      <w:r w:rsidRPr="00547B8C">
        <w:rPr>
          <w:spacing w:val="-15"/>
        </w:rPr>
        <w:t xml:space="preserve"> </w:t>
      </w:r>
      <w:r w:rsidRPr="00547B8C">
        <w:t>levels.</w:t>
      </w:r>
      <w:r w:rsidRPr="00547B8C">
        <w:rPr>
          <w:spacing w:val="-15"/>
        </w:rPr>
        <w:t xml:space="preserve"> </w:t>
      </w:r>
      <w:r w:rsidRPr="00547B8C">
        <w:t>The</w:t>
      </w:r>
      <w:r w:rsidRPr="00547B8C">
        <w:rPr>
          <w:spacing w:val="-15"/>
        </w:rPr>
        <w:t xml:space="preserve"> </w:t>
      </w:r>
      <w:r w:rsidRPr="00547B8C">
        <w:t>company</w:t>
      </w:r>
      <w:r w:rsidRPr="00547B8C">
        <w:rPr>
          <w:spacing w:val="-15"/>
        </w:rPr>
        <w:t xml:space="preserve"> </w:t>
      </w:r>
      <w:r w:rsidRPr="00547B8C">
        <w:t>has</w:t>
      </w:r>
      <w:r w:rsidRPr="00547B8C">
        <w:rPr>
          <w:spacing w:val="-15"/>
        </w:rPr>
        <w:t xml:space="preserve"> </w:t>
      </w:r>
      <w:r w:rsidRPr="00547B8C">
        <w:t>various</w:t>
      </w:r>
      <w:r w:rsidRPr="00547B8C">
        <w:rPr>
          <w:spacing w:val="-15"/>
        </w:rPr>
        <w:t xml:space="preserve"> </w:t>
      </w:r>
      <w:r w:rsidRPr="00547B8C">
        <w:t>departments</w:t>
      </w:r>
      <w:r w:rsidRPr="00547B8C">
        <w:rPr>
          <w:spacing w:val="-15"/>
        </w:rPr>
        <w:t xml:space="preserve"> </w:t>
      </w:r>
      <w:r w:rsidRPr="00547B8C">
        <w:t>which</w:t>
      </w:r>
      <w:r w:rsidRPr="00547B8C">
        <w:rPr>
          <w:spacing w:val="-15"/>
        </w:rPr>
        <w:t xml:space="preserve"> </w:t>
      </w:r>
      <w:r w:rsidRPr="00547B8C">
        <w:t>assist</w:t>
      </w:r>
      <w:r w:rsidRPr="00547B8C">
        <w:rPr>
          <w:spacing w:val="-15"/>
        </w:rPr>
        <w:t xml:space="preserve"> </w:t>
      </w:r>
      <w:r w:rsidRPr="00547B8C">
        <w:t>in</w:t>
      </w:r>
      <w:r w:rsidRPr="00547B8C">
        <w:rPr>
          <w:spacing w:val="-15"/>
        </w:rPr>
        <w:t xml:space="preserve"> </w:t>
      </w:r>
      <w:r w:rsidRPr="00547B8C">
        <w:t>the</w:t>
      </w:r>
      <w:r w:rsidRPr="00547B8C">
        <w:rPr>
          <w:spacing w:val="-15"/>
        </w:rPr>
        <w:t xml:space="preserve"> </w:t>
      </w:r>
      <w:r w:rsidRPr="00547B8C">
        <w:t>delivery</w:t>
      </w:r>
      <w:r w:rsidRPr="00547B8C">
        <w:rPr>
          <w:spacing w:val="-15"/>
        </w:rPr>
        <w:t xml:space="preserve"> </w:t>
      </w:r>
      <w:r w:rsidRPr="00547B8C">
        <w:t>of</w:t>
      </w:r>
      <w:r w:rsidRPr="00547B8C">
        <w:rPr>
          <w:spacing w:val="-15"/>
        </w:rPr>
        <w:t xml:space="preserve"> </w:t>
      </w:r>
      <w:r w:rsidRPr="00547B8C">
        <w:t>quality services to the clients.</w:t>
      </w:r>
    </w:p>
    <w:p w:rsidR="00437CED" w:rsidRPr="00547B8C" w:rsidRDefault="00437CED" w:rsidP="00437CED">
      <w:pPr>
        <w:pStyle w:val="BodyText"/>
        <w:spacing w:line="276" w:lineRule="auto"/>
        <w:jc w:val="both"/>
      </w:pPr>
    </w:p>
    <w:p w:rsidR="00437CED" w:rsidRPr="00547B8C" w:rsidRDefault="00437CED">
      <w:pPr>
        <w:pStyle w:val="Heading2"/>
        <w:tabs>
          <w:tab w:val="left" w:pos="450"/>
        </w:tabs>
        <w:spacing w:line="276" w:lineRule="auto"/>
        <w:ind w:left="0" w:firstLine="0"/>
        <w:jc w:val="both"/>
        <w:pPrChange w:id="31" w:author="Windows User" w:date="2024-09-17T17:46:00Z">
          <w:pPr>
            <w:pStyle w:val="Heading2"/>
            <w:numPr>
              <w:ilvl w:val="1"/>
              <w:numId w:val="15"/>
            </w:numPr>
            <w:tabs>
              <w:tab w:val="left" w:pos="450"/>
            </w:tabs>
            <w:spacing w:line="276" w:lineRule="auto"/>
            <w:ind w:left="0" w:firstLine="0"/>
            <w:jc w:val="both"/>
          </w:pPr>
        </w:pPrChange>
      </w:pPr>
      <w:bookmarkStart w:id="32" w:name="_TOC_250002"/>
      <w:bookmarkStart w:id="33" w:name="_Toc178005943"/>
      <w:ins w:id="34" w:author="Windows User" w:date="2024-09-17T17:46:00Z">
        <w:r w:rsidRPr="00547B8C">
          <w:t xml:space="preserve">2.3.1 </w:t>
        </w:r>
      </w:ins>
      <w:r w:rsidRPr="00547B8C">
        <w:t>Top</w:t>
      </w:r>
      <w:r w:rsidRPr="00547B8C">
        <w:rPr>
          <w:spacing w:val="-4"/>
        </w:rPr>
        <w:t xml:space="preserve"> </w:t>
      </w:r>
      <w:bookmarkEnd w:id="32"/>
      <w:r w:rsidRPr="00547B8C">
        <w:rPr>
          <w:spacing w:val="-2"/>
        </w:rPr>
        <w:t>Management</w:t>
      </w:r>
      <w:bookmarkEnd w:id="33"/>
    </w:p>
    <w:p w:rsidR="00437CED" w:rsidRPr="00547B8C" w:rsidRDefault="00437CED">
      <w:pPr>
        <w:pStyle w:val="BodyText"/>
        <w:tabs>
          <w:tab w:val="left" w:pos="450"/>
        </w:tabs>
        <w:ind w:right="872"/>
        <w:rPr>
          <w:spacing w:val="-2"/>
        </w:rPr>
        <w:pPrChange w:id="35" w:author="MUKOLWE" w:date="2024-08-17T11:00:00Z">
          <w:pPr>
            <w:numPr>
              <w:numId w:val="14"/>
            </w:numPr>
            <w:tabs>
              <w:tab w:val="left" w:pos="810"/>
            </w:tabs>
            <w:spacing w:line="276" w:lineRule="auto"/>
            <w:ind w:left="720" w:hanging="360"/>
            <w:jc w:val="both"/>
          </w:pPr>
        </w:pPrChange>
      </w:pPr>
      <w:r w:rsidRPr="00547B8C">
        <w:t>This level</w:t>
      </w:r>
      <w:r w:rsidRPr="00547B8C">
        <w:rPr>
          <w:spacing w:val="-10"/>
        </w:rPr>
        <w:t xml:space="preserve"> </w:t>
      </w:r>
      <w:r w:rsidRPr="00547B8C">
        <w:t>of</w:t>
      </w:r>
      <w:r w:rsidRPr="00547B8C">
        <w:rPr>
          <w:spacing w:val="-5"/>
        </w:rPr>
        <w:t xml:space="preserve"> </w:t>
      </w:r>
      <w:r w:rsidRPr="00547B8C">
        <w:t>management consists</w:t>
      </w:r>
      <w:r w:rsidRPr="00547B8C">
        <w:rPr>
          <w:spacing w:val="-5"/>
        </w:rPr>
        <w:t xml:space="preserve"> </w:t>
      </w:r>
      <w:r w:rsidRPr="00547B8C">
        <w:t>of</w:t>
      </w:r>
      <w:r w:rsidRPr="00547B8C">
        <w:rPr>
          <w:spacing w:val="-9"/>
        </w:rPr>
        <w:t xml:space="preserve"> </w:t>
      </w:r>
      <w:r w:rsidRPr="00547B8C">
        <w:t>an</w:t>
      </w:r>
      <w:r w:rsidRPr="00547B8C">
        <w:rPr>
          <w:spacing w:val="-7"/>
        </w:rPr>
        <w:t xml:space="preserve"> </w:t>
      </w:r>
      <w:r w:rsidRPr="00547B8C">
        <w:t>organization’s</w:t>
      </w:r>
      <w:r w:rsidRPr="00547B8C">
        <w:rPr>
          <w:spacing w:val="-5"/>
        </w:rPr>
        <w:t xml:space="preserve"> </w:t>
      </w:r>
      <w:r w:rsidRPr="00547B8C">
        <w:t>chief</w:t>
      </w:r>
      <w:r w:rsidRPr="00547B8C">
        <w:rPr>
          <w:spacing w:val="-9"/>
        </w:rPr>
        <w:t xml:space="preserve"> </w:t>
      </w:r>
      <w:r w:rsidRPr="00547B8C">
        <w:t>executive</w:t>
      </w:r>
      <w:r w:rsidRPr="00547B8C">
        <w:rPr>
          <w:spacing w:val="-3"/>
        </w:rPr>
        <w:t xml:space="preserve"> </w:t>
      </w:r>
      <w:r w:rsidRPr="00547B8C">
        <w:t>or</w:t>
      </w:r>
      <w:r w:rsidRPr="00547B8C">
        <w:rPr>
          <w:spacing w:val="-5"/>
        </w:rPr>
        <w:t xml:space="preserve"> </w:t>
      </w:r>
      <w:r w:rsidRPr="00547B8C">
        <w:t>managing</w:t>
      </w:r>
      <w:r w:rsidRPr="00547B8C">
        <w:rPr>
          <w:spacing w:val="-2"/>
        </w:rPr>
        <w:t xml:space="preserve"> </w:t>
      </w:r>
      <w:r w:rsidRPr="00547B8C">
        <w:t>director.</w:t>
      </w:r>
      <w:r w:rsidRPr="00547B8C">
        <w:rPr>
          <w:spacing w:val="-5"/>
        </w:rPr>
        <w:t xml:space="preserve"> </w:t>
      </w:r>
      <w:r w:rsidRPr="00547B8C">
        <w:t>It is</w:t>
      </w:r>
      <w:r w:rsidRPr="00547B8C">
        <w:rPr>
          <w:spacing w:val="-15"/>
        </w:rPr>
        <w:t xml:space="preserve"> </w:t>
      </w:r>
      <w:r w:rsidRPr="00547B8C">
        <w:t>the</w:t>
      </w:r>
      <w:r w:rsidRPr="00547B8C">
        <w:rPr>
          <w:spacing w:val="-15"/>
        </w:rPr>
        <w:t xml:space="preserve"> </w:t>
      </w:r>
      <w:r w:rsidRPr="00547B8C">
        <w:t>ultimate</w:t>
      </w:r>
      <w:r w:rsidRPr="00547B8C">
        <w:rPr>
          <w:spacing w:val="-15"/>
        </w:rPr>
        <w:t xml:space="preserve"> </w:t>
      </w:r>
      <w:r w:rsidRPr="00547B8C">
        <w:t>source</w:t>
      </w:r>
      <w:r w:rsidRPr="00547B8C">
        <w:rPr>
          <w:spacing w:val="-15"/>
        </w:rPr>
        <w:t xml:space="preserve"> </w:t>
      </w:r>
      <w:r w:rsidRPr="00547B8C">
        <w:t>of</w:t>
      </w:r>
      <w:r w:rsidRPr="00547B8C">
        <w:rPr>
          <w:spacing w:val="-15"/>
        </w:rPr>
        <w:t xml:space="preserve"> </w:t>
      </w:r>
      <w:r w:rsidRPr="00547B8C">
        <w:t>power</w:t>
      </w:r>
      <w:r w:rsidRPr="00547B8C">
        <w:rPr>
          <w:spacing w:val="-15"/>
        </w:rPr>
        <w:t xml:space="preserve"> </w:t>
      </w:r>
      <w:r w:rsidRPr="00547B8C">
        <w:t>and</w:t>
      </w:r>
      <w:r w:rsidRPr="00547B8C">
        <w:rPr>
          <w:spacing w:val="-15"/>
        </w:rPr>
        <w:t xml:space="preserve"> </w:t>
      </w:r>
      <w:r w:rsidRPr="00547B8C">
        <w:t>authority,</w:t>
      </w:r>
      <w:r w:rsidRPr="00547B8C">
        <w:rPr>
          <w:spacing w:val="-15"/>
        </w:rPr>
        <w:t xml:space="preserve"> </w:t>
      </w:r>
      <w:r w:rsidRPr="00547B8C">
        <w:t>since</w:t>
      </w:r>
      <w:r w:rsidRPr="00547B8C">
        <w:rPr>
          <w:spacing w:val="-15"/>
        </w:rPr>
        <w:t xml:space="preserve"> </w:t>
      </w:r>
      <w:r w:rsidRPr="00547B8C">
        <w:t>it</w:t>
      </w:r>
      <w:r w:rsidRPr="00547B8C">
        <w:rPr>
          <w:spacing w:val="-15"/>
        </w:rPr>
        <w:t xml:space="preserve"> </w:t>
      </w:r>
      <w:r w:rsidRPr="00547B8C">
        <w:t>oversees</w:t>
      </w:r>
      <w:r w:rsidRPr="00547B8C">
        <w:rPr>
          <w:spacing w:val="-15"/>
        </w:rPr>
        <w:t xml:space="preserve"> </w:t>
      </w:r>
      <w:r w:rsidRPr="00547B8C">
        <w:t>the</w:t>
      </w:r>
      <w:r w:rsidRPr="00547B8C">
        <w:rPr>
          <w:spacing w:val="-15"/>
        </w:rPr>
        <w:t xml:space="preserve"> </w:t>
      </w:r>
      <w:r w:rsidRPr="00547B8C">
        <w:t>goals,</w:t>
      </w:r>
      <w:r w:rsidRPr="00547B8C">
        <w:rPr>
          <w:spacing w:val="-15"/>
        </w:rPr>
        <w:t xml:space="preserve"> </w:t>
      </w:r>
      <w:r w:rsidRPr="00547B8C">
        <w:t>policies,</w:t>
      </w:r>
      <w:r w:rsidRPr="00547B8C">
        <w:rPr>
          <w:spacing w:val="-15"/>
        </w:rPr>
        <w:t xml:space="preserve"> </w:t>
      </w:r>
      <w:r w:rsidRPr="00547B8C">
        <w:t>and</w:t>
      </w:r>
      <w:r w:rsidRPr="00547B8C">
        <w:rPr>
          <w:spacing w:val="-15"/>
        </w:rPr>
        <w:t xml:space="preserve"> </w:t>
      </w:r>
      <w:r w:rsidRPr="00547B8C">
        <w:t>procedures of</w:t>
      </w:r>
      <w:r w:rsidRPr="00547B8C">
        <w:rPr>
          <w:spacing w:val="-3"/>
        </w:rPr>
        <w:t xml:space="preserve"> </w:t>
      </w:r>
      <w:r w:rsidRPr="00547B8C">
        <w:t xml:space="preserve">the company. Some roles and responsibilities of the top management can be summarized as </w:t>
      </w:r>
      <w:r w:rsidRPr="00547B8C">
        <w:rPr>
          <w:spacing w:val="-2"/>
        </w:rPr>
        <w:t>follows:</w:t>
      </w:r>
    </w:p>
    <w:p w:rsidR="00437CED" w:rsidRPr="00547B8C" w:rsidRDefault="00437CED">
      <w:pPr>
        <w:pStyle w:val="BodyText"/>
        <w:tabs>
          <w:tab w:val="left" w:pos="450"/>
        </w:tabs>
        <w:ind w:right="872"/>
        <w:rPr>
          <w:spacing w:val="-2"/>
        </w:rPr>
        <w:pPrChange w:id="36" w:author="MUKOLWE" w:date="2024-08-17T11:01:00Z">
          <w:pPr>
            <w:numPr>
              <w:numId w:val="14"/>
            </w:numPr>
            <w:tabs>
              <w:tab w:val="left" w:pos="-90"/>
              <w:tab w:val="left" w:pos="630"/>
            </w:tabs>
            <w:spacing w:line="276" w:lineRule="auto"/>
            <w:ind w:left="720" w:right="874" w:hanging="360"/>
            <w:jc w:val="both"/>
          </w:pPr>
        </w:pPrChange>
      </w:pPr>
      <w:r w:rsidRPr="00547B8C">
        <w:t xml:space="preserve"> Laying</w:t>
      </w:r>
      <w:r w:rsidRPr="00547B8C">
        <w:rPr>
          <w:spacing w:val="-3"/>
        </w:rPr>
        <w:t xml:space="preserve"> </w:t>
      </w:r>
      <w:r w:rsidRPr="00547B8C">
        <w:t>down</w:t>
      </w:r>
      <w:r w:rsidRPr="00547B8C">
        <w:rPr>
          <w:spacing w:val="-7"/>
        </w:rPr>
        <w:t xml:space="preserve"> </w:t>
      </w:r>
      <w:r w:rsidRPr="00547B8C">
        <w:t>the</w:t>
      </w:r>
      <w:r w:rsidRPr="00547B8C">
        <w:rPr>
          <w:spacing w:val="-7"/>
        </w:rPr>
        <w:t xml:space="preserve"> </w:t>
      </w:r>
      <w:r w:rsidRPr="00547B8C">
        <w:t>objectives</w:t>
      </w:r>
      <w:r w:rsidRPr="00547B8C">
        <w:rPr>
          <w:spacing w:val="-3"/>
        </w:rPr>
        <w:t xml:space="preserve"> </w:t>
      </w:r>
      <w:r w:rsidRPr="00547B8C">
        <w:t>and</w:t>
      </w:r>
      <w:r w:rsidRPr="00547B8C">
        <w:rPr>
          <w:spacing w:val="-1"/>
        </w:rPr>
        <w:t xml:space="preserve"> </w:t>
      </w:r>
      <w:r w:rsidRPr="00547B8C">
        <w:t>broad</w:t>
      </w:r>
      <w:r w:rsidRPr="00547B8C">
        <w:rPr>
          <w:spacing w:val="4"/>
        </w:rPr>
        <w:t xml:space="preserve"> </w:t>
      </w:r>
      <w:r w:rsidRPr="00547B8C">
        <w:t>policies</w:t>
      </w:r>
      <w:r w:rsidRPr="00547B8C">
        <w:rPr>
          <w:spacing w:val="-3"/>
        </w:rPr>
        <w:t xml:space="preserve"> </w:t>
      </w:r>
      <w:r w:rsidRPr="00547B8C">
        <w:t>of</w:t>
      </w:r>
      <w:r w:rsidRPr="00547B8C">
        <w:rPr>
          <w:spacing w:val="-8"/>
        </w:rPr>
        <w:t xml:space="preserve"> </w:t>
      </w:r>
      <w:r w:rsidRPr="00547B8C">
        <w:t>the</w:t>
      </w:r>
      <w:r w:rsidRPr="00547B8C">
        <w:rPr>
          <w:spacing w:val="2"/>
        </w:rPr>
        <w:t xml:space="preserve"> </w:t>
      </w:r>
      <w:r w:rsidRPr="00547B8C">
        <w:t>business</w:t>
      </w:r>
      <w:r w:rsidRPr="00547B8C">
        <w:rPr>
          <w:spacing w:val="-2"/>
        </w:rPr>
        <w:t xml:space="preserve"> enterprise.</w:t>
      </w:r>
    </w:p>
    <w:p w:rsidR="00437CED" w:rsidRPr="00547B8C" w:rsidRDefault="00437CED">
      <w:pPr>
        <w:pStyle w:val="BodyText"/>
        <w:tabs>
          <w:tab w:val="left" w:pos="450"/>
        </w:tabs>
        <w:ind w:right="872"/>
        <w:pPrChange w:id="37" w:author="MUKOLWE" w:date="2024-08-17T11:02:00Z">
          <w:pPr>
            <w:numPr>
              <w:numId w:val="14"/>
            </w:numPr>
            <w:tabs>
              <w:tab w:val="left" w:pos="-90"/>
              <w:tab w:val="left" w:pos="630"/>
            </w:tabs>
            <w:spacing w:line="276" w:lineRule="auto"/>
            <w:ind w:left="720" w:hanging="360"/>
            <w:jc w:val="both"/>
          </w:pPr>
        </w:pPrChange>
      </w:pPr>
      <w:r w:rsidRPr="00547B8C">
        <w:t xml:space="preserve"> Issuing</w:t>
      </w:r>
      <w:r w:rsidRPr="00547B8C">
        <w:rPr>
          <w:spacing w:val="40"/>
        </w:rPr>
        <w:t xml:space="preserve"> </w:t>
      </w:r>
      <w:r w:rsidRPr="00547B8C">
        <w:t>necessary</w:t>
      </w:r>
      <w:r w:rsidRPr="00547B8C">
        <w:rPr>
          <w:spacing w:val="40"/>
        </w:rPr>
        <w:t xml:space="preserve"> </w:t>
      </w:r>
      <w:r w:rsidRPr="00547B8C">
        <w:t>instructions</w:t>
      </w:r>
      <w:r w:rsidRPr="00547B8C">
        <w:rPr>
          <w:spacing w:val="40"/>
        </w:rPr>
        <w:t xml:space="preserve"> </w:t>
      </w:r>
      <w:r w:rsidRPr="00547B8C">
        <w:t>for</w:t>
      </w:r>
      <w:r w:rsidRPr="00547B8C">
        <w:rPr>
          <w:spacing w:val="40"/>
        </w:rPr>
        <w:t xml:space="preserve"> </w:t>
      </w:r>
      <w:r w:rsidRPr="00547B8C">
        <w:t>the</w:t>
      </w:r>
      <w:r w:rsidRPr="00547B8C">
        <w:rPr>
          <w:spacing w:val="40"/>
        </w:rPr>
        <w:t xml:space="preserve"> </w:t>
      </w:r>
      <w:r w:rsidRPr="00547B8C">
        <w:t>preparation</w:t>
      </w:r>
      <w:r w:rsidRPr="00547B8C">
        <w:rPr>
          <w:spacing w:val="40"/>
        </w:rPr>
        <w:t xml:space="preserve"> </w:t>
      </w:r>
      <w:r w:rsidRPr="00547B8C">
        <w:t>of</w:t>
      </w:r>
      <w:r w:rsidRPr="00547B8C">
        <w:rPr>
          <w:spacing w:val="40"/>
        </w:rPr>
        <w:t xml:space="preserve"> </w:t>
      </w:r>
      <w:r w:rsidRPr="00547B8C">
        <w:t>department-specific</w:t>
      </w:r>
      <w:r w:rsidRPr="00547B8C">
        <w:rPr>
          <w:spacing w:val="40"/>
        </w:rPr>
        <w:t xml:space="preserve"> </w:t>
      </w:r>
      <w:r w:rsidRPr="00547B8C">
        <w:t xml:space="preserve">programs, schedules, </w:t>
      </w:r>
      <w:ins w:id="38" w:author="MUKOLWE" w:date="2024-08-17T11:01:00Z">
        <w:r w:rsidRPr="00547B8C">
          <w:t xml:space="preserve">and </w:t>
        </w:r>
      </w:ins>
      <w:r w:rsidRPr="00547B8C">
        <w:t xml:space="preserve">procedures, </w:t>
      </w:r>
      <w:ins w:id="39" w:author="MUKOLWE" w:date="2024-08-17T11:01:00Z">
        <w:r w:rsidRPr="00547B8C">
          <w:t>among others</w:t>
        </w:r>
      </w:ins>
      <w:del w:id="40" w:author="MUKOLWE" w:date="2024-08-17T11:01:00Z">
        <w:r w:rsidRPr="00547B8C" w:rsidDel="003F6E92">
          <w:delText>etc</w:delText>
        </w:r>
      </w:del>
      <w:r w:rsidRPr="00547B8C">
        <w:t>.</w:t>
      </w:r>
    </w:p>
    <w:p w:rsidR="00437CED" w:rsidRPr="00547B8C" w:rsidRDefault="00437CED" w:rsidP="007D0D5C">
      <w:pPr>
        <w:numPr>
          <w:ilvl w:val="0"/>
          <w:numId w:val="14"/>
        </w:numPr>
        <w:tabs>
          <w:tab w:val="left" w:pos="-90"/>
          <w:tab w:val="left" w:pos="450"/>
          <w:tab w:val="left" w:pos="630"/>
        </w:tabs>
        <w:spacing w:line="276" w:lineRule="auto"/>
        <w:ind w:right="872"/>
        <w:jc w:val="both"/>
        <w:rPr>
          <w:rFonts w:ascii="Times New Roman" w:hAnsi="Times New Roman" w:cs="Times New Roman"/>
          <w:sz w:val="24"/>
        </w:rPr>
      </w:pPr>
      <w:r w:rsidRPr="00547B8C">
        <w:rPr>
          <w:rFonts w:ascii="Times New Roman" w:hAnsi="Times New Roman" w:cs="Times New Roman"/>
          <w:sz w:val="24"/>
        </w:rPr>
        <w:t xml:space="preserve"> Preparing</w:t>
      </w:r>
      <w:r w:rsidRPr="00547B8C">
        <w:rPr>
          <w:rFonts w:ascii="Times New Roman" w:hAnsi="Times New Roman" w:cs="Times New Roman"/>
          <w:spacing w:val="-3"/>
          <w:sz w:val="24"/>
        </w:rPr>
        <w:t xml:space="preserve"> </w:t>
      </w:r>
      <w:r w:rsidRPr="00547B8C">
        <w:rPr>
          <w:rFonts w:ascii="Times New Roman" w:hAnsi="Times New Roman" w:cs="Times New Roman"/>
          <w:sz w:val="24"/>
        </w:rPr>
        <w:t>strategic</w:t>
      </w:r>
      <w:r w:rsidRPr="00547B8C">
        <w:rPr>
          <w:rFonts w:ascii="Times New Roman" w:hAnsi="Times New Roman" w:cs="Times New Roman"/>
          <w:spacing w:val="-3"/>
          <w:sz w:val="24"/>
        </w:rPr>
        <w:t xml:space="preserve"> </w:t>
      </w:r>
      <w:r w:rsidRPr="00547B8C">
        <w:rPr>
          <w:rFonts w:ascii="Times New Roman" w:hAnsi="Times New Roman" w:cs="Times New Roman"/>
          <w:sz w:val="24"/>
        </w:rPr>
        <w:t>plans</w:t>
      </w:r>
      <w:r w:rsidRPr="00547B8C">
        <w:rPr>
          <w:rFonts w:ascii="Times New Roman" w:hAnsi="Times New Roman" w:cs="Times New Roman"/>
          <w:spacing w:val="-3"/>
          <w:sz w:val="24"/>
        </w:rPr>
        <w:t xml:space="preserve"> </w:t>
      </w:r>
      <w:r w:rsidRPr="00547B8C">
        <w:rPr>
          <w:rFonts w:ascii="Times New Roman" w:hAnsi="Times New Roman" w:cs="Times New Roman"/>
          <w:sz w:val="24"/>
        </w:rPr>
        <w:t>and</w:t>
      </w:r>
      <w:r w:rsidRPr="00547B8C">
        <w:rPr>
          <w:rFonts w:ascii="Times New Roman" w:hAnsi="Times New Roman" w:cs="Times New Roman"/>
          <w:spacing w:val="-2"/>
          <w:sz w:val="24"/>
        </w:rPr>
        <w:t xml:space="preserve"> </w:t>
      </w:r>
      <w:r w:rsidRPr="00547B8C">
        <w:rPr>
          <w:rFonts w:ascii="Times New Roman" w:hAnsi="Times New Roman" w:cs="Times New Roman"/>
          <w:sz w:val="24"/>
        </w:rPr>
        <w:t>policies</w:t>
      </w:r>
      <w:r w:rsidRPr="00547B8C">
        <w:rPr>
          <w:rFonts w:ascii="Times New Roman" w:hAnsi="Times New Roman" w:cs="Times New Roman"/>
          <w:spacing w:val="-1"/>
          <w:sz w:val="24"/>
        </w:rPr>
        <w:t xml:space="preserve"> </w:t>
      </w:r>
      <w:r w:rsidRPr="00547B8C">
        <w:rPr>
          <w:rFonts w:ascii="Times New Roman" w:hAnsi="Times New Roman" w:cs="Times New Roman"/>
          <w:sz w:val="24"/>
        </w:rPr>
        <w:t>for</w:t>
      </w:r>
      <w:r w:rsidRPr="00547B8C">
        <w:rPr>
          <w:rFonts w:ascii="Times New Roman" w:hAnsi="Times New Roman" w:cs="Times New Roman"/>
          <w:spacing w:val="-5"/>
          <w:sz w:val="24"/>
        </w:rPr>
        <w:t xml:space="preserve"> </w:t>
      </w:r>
      <w:r w:rsidRPr="00547B8C">
        <w:rPr>
          <w:rFonts w:ascii="Times New Roman" w:hAnsi="Times New Roman" w:cs="Times New Roman"/>
          <w:sz w:val="24"/>
        </w:rPr>
        <w:t>the</w:t>
      </w:r>
      <w:r w:rsidRPr="00547B8C">
        <w:rPr>
          <w:rFonts w:ascii="Times New Roman" w:hAnsi="Times New Roman" w:cs="Times New Roman"/>
          <w:spacing w:val="-2"/>
          <w:sz w:val="24"/>
        </w:rPr>
        <w:t xml:space="preserve"> organization.</w:t>
      </w:r>
    </w:p>
    <w:p w:rsidR="00437CED" w:rsidRPr="00547B8C" w:rsidRDefault="00437CED">
      <w:pPr>
        <w:tabs>
          <w:tab w:val="left" w:pos="-90"/>
          <w:tab w:val="left" w:pos="450"/>
        </w:tabs>
        <w:ind w:right="872"/>
        <w:rPr>
          <w:rFonts w:ascii="Times New Roman" w:hAnsi="Times New Roman" w:cs="Times New Roman"/>
          <w:sz w:val="24"/>
        </w:rPr>
        <w:pPrChange w:id="41" w:author="MUKOLWE" w:date="2024-08-17T11:03:00Z">
          <w:pPr>
            <w:numPr>
              <w:numId w:val="14"/>
            </w:numPr>
            <w:tabs>
              <w:tab w:val="left" w:pos="630"/>
              <w:tab w:val="left" w:pos="1418"/>
            </w:tabs>
            <w:spacing w:line="276" w:lineRule="auto"/>
            <w:ind w:left="720" w:right="875" w:firstLine="709"/>
            <w:jc w:val="both"/>
          </w:pPr>
        </w:pPrChange>
      </w:pPr>
      <w:r w:rsidRPr="00547B8C">
        <w:rPr>
          <w:rFonts w:ascii="Times New Roman" w:hAnsi="Times New Roman" w:cs="Times New Roman"/>
          <w:sz w:val="24"/>
        </w:rPr>
        <w:t xml:space="preserve"> Appointing</w:t>
      </w:r>
      <w:r w:rsidRPr="00547B8C">
        <w:rPr>
          <w:rFonts w:ascii="Times New Roman" w:hAnsi="Times New Roman" w:cs="Times New Roman"/>
          <w:spacing w:val="-4"/>
          <w:sz w:val="24"/>
        </w:rPr>
        <w:t xml:space="preserve"> </w:t>
      </w:r>
      <w:r w:rsidRPr="00547B8C">
        <w:rPr>
          <w:rFonts w:ascii="Times New Roman" w:hAnsi="Times New Roman" w:cs="Times New Roman"/>
          <w:sz w:val="24"/>
        </w:rPr>
        <w:t>the</w:t>
      </w:r>
      <w:r w:rsidRPr="00547B8C">
        <w:rPr>
          <w:rFonts w:ascii="Times New Roman" w:hAnsi="Times New Roman" w:cs="Times New Roman"/>
          <w:spacing w:val="62"/>
          <w:w w:val="150"/>
          <w:sz w:val="24"/>
        </w:rPr>
        <w:t xml:space="preserve"> </w:t>
      </w:r>
      <w:r w:rsidRPr="00547B8C">
        <w:rPr>
          <w:rFonts w:ascii="Times New Roman" w:hAnsi="Times New Roman" w:cs="Times New Roman"/>
          <w:sz w:val="24"/>
        </w:rPr>
        <w:t>employees for</w:t>
      </w:r>
      <w:r w:rsidRPr="00547B8C">
        <w:rPr>
          <w:rFonts w:ascii="Times New Roman" w:hAnsi="Times New Roman" w:cs="Times New Roman"/>
          <w:spacing w:val="-1"/>
          <w:sz w:val="24"/>
        </w:rPr>
        <w:t xml:space="preserve"> </w:t>
      </w:r>
      <w:r w:rsidRPr="00547B8C">
        <w:rPr>
          <w:rFonts w:ascii="Times New Roman" w:hAnsi="Times New Roman" w:cs="Times New Roman"/>
          <w:sz w:val="24"/>
        </w:rPr>
        <w:t>middle-level</w:t>
      </w:r>
      <w:r w:rsidRPr="00547B8C">
        <w:rPr>
          <w:rFonts w:ascii="Times New Roman" w:hAnsi="Times New Roman" w:cs="Times New Roman"/>
          <w:spacing w:val="-6"/>
          <w:sz w:val="24"/>
        </w:rPr>
        <w:t xml:space="preserve"> </w:t>
      </w:r>
      <w:r w:rsidRPr="00547B8C">
        <w:rPr>
          <w:rFonts w:ascii="Times New Roman" w:hAnsi="Times New Roman" w:cs="Times New Roman"/>
          <w:sz w:val="24"/>
        </w:rPr>
        <w:t xml:space="preserve">management, i.e. </w:t>
      </w:r>
      <w:ins w:id="42" w:author="MUKOLWE" w:date="2024-09-13T02:10:00Z">
        <w:r w:rsidRPr="00547B8C">
          <w:rPr>
            <w:rFonts w:ascii="Times New Roman" w:hAnsi="Times New Roman" w:cs="Times New Roman"/>
            <w:sz w:val="24"/>
          </w:rPr>
          <w:t>D</w:t>
        </w:r>
      </w:ins>
      <w:del w:id="43" w:author="MUKOLWE" w:date="2024-09-13T02:10:00Z">
        <w:r w:rsidRPr="00547B8C" w:rsidDel="004E7BD1">
          <w:rPr>
            <w:rFonts w:ascii="Times New Roman" w:hAnsi="Times New Roman" w:cs="Times New Roman"/>
            <w:sz w:val="24"/>
          </w:rPr>
          <w:delText>d</w:delText>
        </w:r>
      </w:del>
      <w:r w:rsidRPr="00547B8C">
        <w:rPr>
          <w:rFonts w:ascii="Times New Roman" w:hAnsi="Times New Roman" w:cs="Times New Roman"/>
          <w:sz w:val="24"/>
        </w:rPr>
        <w:t>epartmental</w:t>
      </w:r>
      <w:r w:rsidRPr="00547B8C">
        <w:rPr>
          <w:rFonts w:ascii="Times New Roman" w:hAnsi="Times New Roman" w:cs="Times New Roman"/>
          <w:spacing w:val="-6"/>
          <w:sz w:val="24"/>
        </w:rPr>
        <w:t xml:space="preserve"> </w:t>
      </w:r>
      <w:r w:rsidRPr="00547B8C">
        <w:rPr>
          <w:rFonts w:ascii="Times New Roman" w:hAnsi="Times New Roman" w:cs="Times New Roman"/>
          <w:spacing w:val="-2"/>
          <w:sz w:val="24"/>
        </w:rPr>
        <w:t>managers.</w:t>
      </w:r>
    </w:p>
    <w:p w:rsidR="00437CED" w:rsidRPr="00547B8C" w:rsidRDefault="00437CED" w:rsidP="00437CED">
      <w:pPr>
        <w:tabs>
          <w:tab w:val="left" w:pos="-90"/>
          <w:tab w:val="left" w:pos="450"/>
        </w:tabs>
        <w:ind w:right="872"/>
        <w:rPr>
          <w:rFonts w:ascii="Times New Roman" w:hAnsi="Times New Roman" w:cs="Times New Roman"/>
          <w:sz w:val="24"/>
        </w:rPr>
      </w:pPr>
      <w:r w:rsidRPr="00547B8C">
        <w:rPr>
          <w:rFonts w:ascii="Times New Roman" w:hAnsi="Times New Roman" w:cs="Times New Roman"/>
          <w:sz w:val="24"/>
        </w:rPr>
        <w:t xml:space="preserve"> Establishing</w:t>
      </w:r>
      <w:r w:rsidRPr="00547B8C">
        <w:rPr>
          <w:rFonts w:ascii="Times New Roman" w:hAnsi="Times New Roman" w:cs="Times New Roman"/>
          <w:spacing w:val="-15"/>
          <w:sz w:val="24"/>
        </w:rPr>
        <w:t xml:space="preserve"> </w:t>
      </w:r>
      <w:r w:rsidRPr="00547B8C">
        <w:rPr>
          <w:rFonts w:ascii="Times New Roman" w:hAnsi="Times New Roman" w:cs="Times New Roman"/>
          <w:sz w:val="24"/>
        </w:rPr>
        <w:t>controls</w:t>
      </w:r>
      <w:r w:rsidRPr="00547B8C">
        <w:rPr>
          <w:rFonts w:ascii="Times New Roman" w:hAnsi="Times New Roman" w:cs="Times New Roman"/>
          <w:spacing w:val="-15"/>
          <w:sz w:val="24"/>
        </w:rPr>
        <w:t xml:space="preserve"> </w:t>
      </w:r>
      <w:r w:rsidRPr="00547B8C">
        <w:rPr>
          <w:rFonts w:ascii="Times New Roman" w:hAnsi="Times New Roman" w:cs="Times New Roman"/>
          <w:sz w:val="24"/>
        </w:rPr>
        <w:t>of</w:t>
      </w:r>
      <w:r w:rsidRPr="00547B8C">
        <w:rPr>
          <w:rFonts w:ascii="Times New Roman" w:hAnsi="Times New Roman" w:cs="Times New Roman"/>
          <w:spacing w:val="-16"/>
          <w:sz w:val="24"/>
        </w:rPr>
        <w:t xml:space="preserve"> </w:t>
      </w:r>
      <w:r w:rsidRPr="00547B8C">
        <w:rPr>
          <w:rFonts w:ascii="Times New Roman" w:hAnsi="Times New Roman" w:cs="Times New Roman"/>
          <w:sz w:val="24"/>
        </w:rPr>
        <w:t>all</w:t>
      </w:r>
      <w:r w:rsidRPr="00547B8C">
        <w:rPr>
          <w:rFonts w:ascii="Times New Roman" w:hAnsi="Times New Roman" w:cs="Times New Roman"/>
          <w:spacing w:val="-17"/>
          <w:sz w:val="24"/>
        </w:rPr>
        <w:t xml:space="preserve"> </w:t>
      </w:r>
      <w:r w:rsidRPr="00547B8C">
        <w:rPr>
          <w:rFonts w:ascii="Times New Roman" w:hAnsi="Times New Roman" w:cs="Times New Roman"/>
          <w:sz w:val="24"/>
        </w:rPr>
        <w:t>organizational</w:t>
      </w:r>
      <w:r w:rsidRPr="00547B8C">
        <w:rPr>
          <w:rFonts w:ascii="Times New Roman" w:hAnsi="Times New Roman" w:cs="Times New Roman"/>
          <w:spacing w:val="-15"/>
          <w:sz w:val="24"/>
        </w:rPr>
        <w:t xml:space="preserve"> </w:t>
      </w:r>
      <w:r w:rsidRPr="00547B8C">
        <w:rPr>
          <w:rFonts w:ascii="Times New Roman" w:hAnsi="Times New Roman" w:cs="Times New Roman"/>
          <w:sz w:val="24"/>
        </w:rPr>
        <w:t>departments.</w:t>
      </w:r>
      <w:r w:rsidRPr="00547B8C">
        <w:rPr>
          <w:rFonts w:ascii="Times New Roman" w:hAnsi="Times New Roman" w:cs="Times New Roman"/>
          <w:spacing w:val="-15"/>
          <w:sz w:val="24"/>
        </w:rPr>
        <w:t xml:space="preserve"> </w:t>
      </w:r>
      <w:r w:rsidRPr="00547B8C">
        <w:rPr>
          <w:rFonts w:ascii="Times New Roman" w:hAnsi="Times New Roman" w:cs="Times New Roman"/>
          <w:sz w:val="24"/>
        </w:rPr>
        <w:t>Strategic</w:t>
      </w:r>
      <w:r w:rsidRPr="00547B8C">
        <w:rPr>
          <w:rFonts w:ascii="Times New Roman" w:hAnsi="Times New Roman" w:cs="Times New Roman"/>
          <w:spacing w:val="-15"/>
          <w:sz w:val="24"/>
        </w:rPr>
        <w:t xml:space="preserve"> </w:t>
      </w:r>
      <w:r w:rsidRPr="00547B8C">
        <w:rPr>
          <w:rFonts w:ascii="Times New Roman" w:hAnsi="Times New Roman" w:cs="Times New Roman"/>
          <w:sz w:val="24"/>
        </w:rPr>
        <w:t>planning</w:t>
      </w:r>
      <w:r w:rsidRPr="00547B8C">
        <w:rPr>
          <w:rFonts w:ascii="Times New Roman" w:hAnsi="Times New Roman" w:cs="Times New Roman"/>
          <w:spacing w:val="-15"/>
          <w:sz w:val="24"/>
        </w:rPr>
        <w:t xml:space="preserve"> </w:t>
      </w:r>
      <w:r w:rsidRPr="00547B8C">
        <w:rPr>
          <w:rFonts w:ascii="Times New Roman" w:hAnsi="Times New Roman" w:cs="Times New Roman"/>
          <w:sz w:val="24"/>
        </w:rPr>
        <w:t>and</w:t>
      </w:r>
      <w:r w:rsidRPr="00547B8C">
        <w:rPr>
          <w:rFonts w:ascii="Times New Roman" w:hAnsi="Times New Roman" w:cs="Times New Roman"/>
          <w:spacing w:val="-15"/>
          <w:sz w:val="24"/>
        </w:rPr>
        <w:t xml:space="preserve"> </w:t>
      </w:r>
      <w:r w:rsidRPr="00547B8C">
        <w:rPr>
          <w:rFonts w:ascii="Times New Roman" w:hAnsi="Times New Roman" w:cs="Times New Roman"/>
          <w:sz w:val="24"/>
        </w:rPr>
        <w:t>execution of the overall business success.</w:t>
      </w:r>
    </w:p>
    <w:p w:rsidR="00437CED" w:rsidRPr="00547B8C" w:rsidRDefault="00437CED" w:rsidP="00437CED">
      <w:pPr>
        <w:pStyle w:val="BodyText"/>
        <w:spacing w:line="276" w:lineRule="auto"/>
        <w:jc w:val="both"/>
      </w:pPr>
    </w:p>
    <w:p w:rsidR="00437CED" w:rsidRPr="00547B8C" w:rsidRDefault="00437CED">
      <w:pPr>
        <w:pStyle w:val="Heading2"/>
        <w:tabs>
          <w:tab w:val="left" w:pos="529"/>
        </w:tabs>
        <w:spacing w:line="276" w:lineRule="auto"/>
        <w:jc w:val="both"/>
        <w:pPrChange w:id="44" w:author="Windows User" w:date="2024-09-17T17:46:00Z">
          <w:pPr>
            <w:pStyle w:val="Heading2"/>
            <w:numPr>
              <w:ilvl w:val="1"/>
              <w:numId w:val="15"/>
            </w:numPr>
            <w:tabs>
              <w:tab w:val="left" w:pos="529"/>
            </w:tabs>
            <w:spacing w:line="276" w:lineRule="auto"/>
            <w:ind w:left="529" w:hanging="359"/>
            <w:jc w:val="both"/>
          </w:pPr>
        </w:pPrChange>
      </w:pPr>
      <w:bookmarkStart w:id="45" w:name="_Toc178005944"/>
      <w:ins w:id="46" w:author="Windows User" w:date="2024-09-17T17:46:00Z">
        <w:r w:rsidRPr="00547B8C">
          <w:t xml:space="preserve">2.3.2 </w:t>
        </w:r>
      </w:ins>
      <w:r w:rsidRPr="00547B8C">
        <w:t>Middle</w:t>
      </w:r>
      <w:r w:rsidRPr="00547B8C">
        <w:rPr>
          <w:spacing w:val="-1"/>
        </w:rPr>
        <w:t xml:space="preserve"> </w:t>
      </w:r>
      <w:r w:rsidRPr="00547B8C">
        <w:t>Level</w:t>
      </w:r>
      <w:r w:rsidRPr="00547B8C">
        <w:rPr>
          <w:spacing w:val="-5"/>
        </w:rPr>
        <w:t xml:space="preserve"> </w:t>
      </w:r>
      <w:r w:rsidRPr="00547B8C">
        <w:t>of</w:t>
      </w:r>
      <w:r w:rsidRPr="00547B8C">
        <w:rPr>
          <w:spacing w:val="-2"/>
        </w:rPr>
        <w:t xml:space="preserve"> Management</w:t>
      </w:r>
      <w:bookmarkEnd w:id="45"/>
    </w:p>
    <w:p w:rsidR="00437CED" w:rsidRPr="00547B8C" w:rsidRDefault="00437CED">
      <w:pPr>
        <w:pStyle w:val="BodyText"/>
        <w:spacing w:line="276" w:lineRule="auto"/>
        <w:jc w:val="both"/>
        <w:rPr>
          <w:ins w:id="47" w:author="MUKOLWE" w:date="2024-08-17T11:04:00Z"/>
        </w:rPr>
        <w:pPrChange w:id="48" w:author="MUKOLWE" w:date="2024-08-17T11:03:00Z">
          <w:pPr>
            <w:pStyle w:val="BodyText"/>
            <w:spacing w:line="276" w:lineRule="auto"/>
            <w:ind w:hanging="180"/>
            <w:jc w:val="both"/>
          </w:pPr>
        </w:pPrChange>
      </w:pPr>
      <w:r w:rsidRPr="00547B8C">
        <w:t xml:space="preserve">The Departmental managers form this middle management level. These people are directly accountable to top management for the functioning of their respective departments, devoting more time to organizational and directional functions. Some of their roles are; </w:t>
      </w:r>
    </w:p>
    <w:p w:rsidR="00437CED" w:rsidRPr="00547B8C" w:rsidDel="00653245" w:rsidRDefault="00437CED">
      <w:pPr>
        <w:pStyle w:val="BodyText"/>
        <w:numPr>
          <w:ilvl w:val="0"/>
          <w:numId w:val="3"/>
        </w:numPr>
        <w:tabs>
          <w:tab w:val="left" w:pos="1125"/>
        </w:tabs>
        <w:spacing w:line="276" w:lineRule="auto"/>
        <w:ind w:left="720" w:hanging="11"/>
        <w:jc w:val="both"/>
        <w:rPr>
          <w:del w:id="49" w:author="Windows User" w:date="2024-09-17T17:42:00Z"/>
        </w:rPr>
        <w:pPrChange w:id="50" w:author="Windows User" w:date="2024-09-17T17:42:00Z">
          <w:pPr>
            <w:pStyle w:val="BodyText"/>
            <w:numPr>
              <w:numId w:val="24"/>
            </w:numPr>
            <w:tabs>
              <w:tab w:val="num" w:pos="360"/>
              <w:tab w:val="num" w:pos="720"/>
            </w:tabs>
            <w:spacing w:line="276" w:lineRule="auto"/>
            <w:ind w:left="1276" w:hanging="567"/>
            <w:jc w:val="both"/>
          </w:pPr>
        </w:pPrChange>
      </w:pPr>
      <w:del w:id="51" w:author="Windows User" w:date="2024-09-17T17:43:00Z">
        <w:r w:rsidRPr="00547B8C" w:rsidDel="00653245">
          <w:delText>E</w:delText>
        </w:r>
      </w:del>
      <w:del w:id="52" w:author="Windows User" w:date="2024-09-17T17:42:00Z">
        <w:r w:rsidRPr="00547B8C" w:rsidDel="00653245">
          <w:delText>xecuting</w:delText>
        </w:r>
        <w:r w:rsidRPr="00547B8C" w:rsidDel="00653245">
          <w:rPr>
            <w:spacing w:val="15"/>
          </w:rPr>
          <w:delText xml:space="preserve"> </w:delText>
        </w:r>
        <w:r w:rsidRPr="00547B8C" w:rsidDel="00653245">
          <w:delText>the</w:delText>
        </w:r>
        <w:r w:rsidRPr="00547B8C" w:rsidDel="00653245">
          <w:rPr>
            <w:spacing w:val="17"/>
          </w:rPr>
          <w:delText xml:space="preserve"> </w:delText>
        </w:r>
        <w:r w:rsidRPr="00547B8C" w:rsidDel="00653245">
          <w:delText>plans</w:delText>
        </w:r>
        <w:r w:rsidRPr="00547B8C" w:rsidDel="00653245">
          <w:rPr>
            <w:spacing w:val="16"/>
          </w:rPr>
          <w:delText xml:space="preserve"> </w:delText>
        </w:r>
        <w:r w:rsidRPr="00547B8C" w:rsidDel="00653245">
          <w:delText>of</w:delText>
        </w:r>
        <w:r w:rsidRPr="00547B8C" w:rsidDel="00653245">
          <w:rPr>
            <w:spacing w:val="10"/>
          </w:rPr>
          <w:delText xml:space="preserve"> </w:delText>
        </w:r>
        <w:r w:rsidRPr="00547B8C" w:rsidDel="00653245">
          <w:delText>the</w:delText>
        </w:r>
        <w:r w:rsidRPr="00547B8C" w:rsidDel="00653245">
          <w:rPr>
            <w:spacing w:val="12"/>
          </w:rPr>
          <w:delText xml:space="preserve"> </w:delText>
        </w:r>
        <w:r w:rsidRPr="00547B8C" w:rsidDel="00653245">
          <w:delText>organization</w:delText>
        </w:r>
        <w:r w:rsidRPr="00547B8C" w:rsidDel="00653245">
          <w:rPr>
            <w:spacing w:val="18"/>
          </w:rPr>
          <w:delText xml:space="preserve"> </w:delText>
        </w:r>
        <w:r w:rsidRPr="00547B8C" w:rsidDel="00653245">
          <w:delText>in</w:delText>
        </w:r>
        <w:r w:rsidRPr="00547B8C" w:rsidDel="00653245">
          <w:rPr>
            <w:spacing w:val="13"/>
          </w:rPr>
          <w:delText xml:space="preserve"> </w:delText>
        </w:r>
        <w:r w:rsidRPr="00547B8C" w:rsidDel="00653245">
          <w:delText>accordance</w:delText>
        </w:r>
        <w:r w:rsidRPr="00547B8C" w:rsidDel="00653245">
          <w:rPr>
            <w:spacing w:val="17"/>
          </w:rPr>
          <w:delText xml:space="preserve"> </w:delText>
        </w:r>
        <w:r w:rsidRPr="00547B8C" w:rsidDel="00653245">
          <w:delText>with</w:delText>
        </w:r>
        <w:r w:rsidRPr="00547B8C" w:rsidDel="00653245">
          <w:rPr>
            <w:spacing w:val="21"/>
          </w:rPr>
          <w:delText xml:space="preserve"> </w:delText>
        </w:r>
        <w:r w:rsidRPr="00547B8C" w:rsidDel="00653245">
          <w:delText>the</w:delText>
        </w:r>
        <w:r w:rsidRPr="00547B8C" w:rsidDel="00653245">
          <w:rPr>
            <w:spacing w:val="17"/>
          </w:rPr>
          <w:delText xml:space="preserve"> </w:delText>
        </w:r>
        <w:r w:rsidRPr="00547B8C" w:rsidDel="00653245">
          <w:delText>policies</w:delText>
        </w:r>
        <w:r w:rsidRPr="00547B8C" w:rsidDel="00653245">
          <w:rPr>
            <w:spacing w:val="16"/>
          </w:rPr>
          <w:delText xml:space="preserve"> </w:delText>
        </w:r>
        <w:r w:rsidRPr="00547B8C" w:rsidDel="00653245">
          <w:delText>and</w:delText>
        </w:r>
        <w:r w:rsidRPr="00547B8C" w:rsidDel="00653245">
          <w:rPr>
            <w:spacing w:val="18"/>
          </w:rPr>
          <w:delText xml:space="preserve"> </w:delText>
        </w:r>
        <w:r w:rsidRPr="00547B8C" w:rsidDel="00653245">
          <w:rPr>
            <w:spacing w:val="-2"/>
          </w:rPr>
          <w:delText xml:space="preserve">directives </w:delText>
        </w:r>
        <w:r w:rsidRPr="00547B8C" w:rsidDel="00653245">
          <w:delText>laid</w:delText>
        </w:r>
        <w:r w:rsidRPr="00547B8C" w:rsidDel="00653245">
          <w:rPr>
            <w:spacing w:val="-1"/>
          </w:rPr>
          <w:delText xml:space="preserve"> </w:delText>
        </w:r>
        <w:r w:rsidRPr="00547B8C" w:rsidDel="00653245">
          <w:delText>out</w:delText>
        </w:r>
        <w:r w:rsidRPr="00547B8C" w:rsidDel="00653245">
          <w:rPr>
            <w:spacing w:val="4"/>
          </w:rPr>
          <w:delText xml:space="preserve"> </w:delText>
        </w:r>
        <w:r w:rsidRPr="00547B8C" w:rsidDel="00653245">
          <w:delText>by</w:delText>
        </w:r>
        <w:r w:rsidRPr="00547B8C" w:rsidDel="00653245">
          <w:rPr>
            <w:spacing w:val="-10"/>
          </w:rPr>
          <w:delText xml:space="preserve"> </w:delText>
        </w:r>
        <w:r w:rsidRPr="00547B8C" w:rsidDel="00653245">
          <w:delText>the</w:delText>
        </w:r>
        <w:r w:rsidRPr="00547B8C" w:rsidDel="00653245">
          <w:rPr>
            <w:spacing w:val="-1"/>
          </w:rPr>
          <w:delText xml:space="preserve"> </w:delText>
        </w:r>
        <w:r w:rsidRPr="00547B8C" w:rsidDel="00653245">
          <w:delText>top</w:delText>
        </w:r>
        <w:r w:rsidRPr="00547B8C" w:rsidDel="00653245">
          <w:rPr>
            <w:spacing w:val="-6"/>
          </w:rPr>
          <w:delText xml:space="preserve"> </w:delText>
        </w:r>
        <w:r w:rsidRPr="00547B8C" w:rsidDel="00653245">
          <w:delText>management</w:delText>
        </w:r>
        <w:r w:rsidRPr="00547B8C" w:rsidDel="00653245">
          <w:rPr>
            <w:spacing w:val="5"/>
          </w:rPr>
          <w:delText xml:space="preserve"> </w:delText>
        </w:r>
        <w:r w:rsidRPr="00547B8C" w:rsidDel="00653245">
          <w:rPr>
            <w:spacing w:val="-2"/>
          </w:rPr>
          <w:delText>level.</w:delText>
        </w:r>
      </w:del>
    </w:p>
    <w:p w:rsidR="00437CED" w:rsidRPr="00547B8C" w:rsidRDefault="00437CED">
      <w:pPr>
        <w:pStyle w:val="BodyText"/>
        <w:numPr>
          <w:ilvl w:val="0"/>
          <w:numId w:val="5"/>
        </w:numPr>
        <w:tabs>
          <w:tab w:val="left" w:pos="1125"/>
        </w:tabs>
        <w:spacing w:line="276" w:lineRule="auto"/>
        <w:ind w:left="720" w:hanging="11"/>
        <w:jc w:val="both"/>
        <w:rPr>
          <w:ins w:id="53" w:author="Windows User" w:date="2024-09-17T17:42:00Z"/>
        </w:rPr>
        <w:pPrChange w:id="54" w:author="Windows User" w:date="2024-09-17T17:42:00Z">
          <w:pPr>
            <w:pStyle w:val="ListParagraph"/>
            <w:numPr>
              <w:numId w:val="17"/>
            </w:numPr>
            <w:tabs>
              <w:tab w:val="left" w:pos="1125"/>
            </w:tabs>
            <w:spacing w:line="276" w:lineRule="auto"/>
            <w:ind w:left="720" w:hanging="11"/>
            <w:jc w:val="both"/>
          </w:pPr>
        </w:pPrChange>
      </w:pPr>
      <w:ins w:id="55" w:author="Windows User" w:date="2024-09-17T17:42:00Z">
        <w:r w:rsidRPr="00547B8C">
          <w:t xml:space="preserve">Executing </w:t>
        </w:r>
      </w:ins>
      <w:ins w:id="56" w:author="Windows User" w:date="2024-09-17T17:43:00Z">
        <w:r w:rsidRPr="00547B8C">
          <w:t>the</w:t>
        </w:r>
        <w:r w:rsidRPr="00547B8C">
          <w:rPr>
            <w:spacing w:val="17"/>
          </w:rPr>
          <w:t xml:space="preserve"> </w:t>
        </w:r>
        <w:r w:rsidRPr="00547B8C">
          <w:t>plans</w:t>
        </w:r>
        <w:r w:rsidRPr="00547B8C">
          <w:rPr>
            <w:spacing w:val="16"/>
          </w:rPr>
          <w:t xml:space="preserve"> </w:t>
        </w:r>
        <w:r w:rsidRPr="00547B8C">
          <w:t>of</w:t>
        </w:r>
        <w:r w:rsidRPr="00547B8C">
          <w:rPr>
            <w:spacing w:val="10"/>
          </w:rPr>
          <w:t xml:space="preserve"> </w:t>
        </w:r>
        <w:r w:rsidRPr="00547B8C">
          <w:t>the</w:t>
        </w:r>
        <w:r w:rsidRPr="00547B8C">
          <w:rPr>
            <w:spacing w:val="12"/>
          </w:rPr>
          <w:t xml:space="preserve"> </w:t>
        </w:r>
        <w:r w:rsidRPr="00547B8C">
          <w:t>organization</w:t>
        </w:r>
        <w:r w:rsidRPr="00547B8C">
          <w:rPr>
            <w:spacing w:val="18"/>
          </w:rPr>
          <w:t xml:space="preserve"> </w:t>
        </w:r>
        <w:r w:rsidRPr="00547B8C">
          <w:t>in</w:t>
        </w:r>
        <w:r w:rsidRPr="00547B8C">
          <w:rPr>
            <w:spacing w:val="13"/>
          </w:rPr>
          <w:t xml:space="preserve"> </w:t>
        </w:r>
        <w:r w:rsidRPr="00547B8C">
          <w:t>accordance</w:t>
        </w:r>
        <w:r w:rsidRPr="00547B8C">
          <w:rPr>
            <w:spacing w:val="17"/>
          </w:rPr>
          <w:t xml:space="preserve"> </w:t>
        </w:r>
        <w:r w:rsidRPr="00547B8C">
          <w:t>with</w:t>
        </w:r>
        <w:r w:rsidRPr="00547B8C">
          <w:rPr>
            <w:spacing w:val="21"/>
          </w:rPr>
          <w:t xml:space="preserve"> </w:t>
        </w:r>
        <w:r w:rsidRPr="00547B8C">
          <w:t>the</w:t>
        </w:r>
        <w:r w:rsidRPr="00547B8C">
          <w:rPr>
            <w:spacing w:val="17"/>
          </w:rPr>
          <w:t xml:space="preserve"> </w:t>
        </w:r>
        <w:r w:rsidRPr="00547B8C">
          <w:t>policies</w:t>
        </w:r>
        <w:r w:rsidRPr="00547B8C">
          <w:rPr>
            <w:spacing w:val="16"/>
          </w:rPr>
          <w:t xml:space="preserve"> </w:t>
        </w:r>
        <w:r w:rsidRPr="00547B8C">
          <w:t>and</w:t>
        </w:r>
        <w:r w:rsidRPr="00547B8C">
          <w:rPr>
            <w:spacing w:val="18"/>
          </w:rPr>
          <w:t xml:space="preserve"> </w:t>
        </w:r>
        <w:r w:rsidRPr="00547B8C">
          <w:rPr>
            <w:spacing w:val="-2"/>
          </w:rPr>
          <w:t xml:space="preserve">directives </w:t>
        </w:r>
        <w:r w:rsidRPr="00547B8C">
          <w:t>laid</w:t>
        </w:r>
        <w:r w:rsidRPr="00547B8C">
          <w:rPr>
            <w:spacing w:val="-1"/>
          </w:rPr>
          <w:t xml:space="preserve"> </w:t>
        </w:r>
        <w:r w:rsidRPr="00547B8C">
          <w:t>out</w:t>
        </w:r>
        <w:r w:rsidRPr="00547B8C">
          <w:rPr>
            <w:spacing w:val="4"/>
          </w:rPr>
          <w:t xml:space="preserve"> </w:t>
        </w:r>
        <w:r w:rsidRPr="00547B8C">
          <w:t>by</w:t>
        </w:r>
        <w:r w:rsidRPr="00547B8C">
          <w:rPr>
            <w:spacing w:val="-10"/>
          </w:rPr>
          <w:t xml:space="preserve"> </w:t>
        </w:r>
        <w:r w:rsidRPr="00547B8C">
          <w:t>the</w:t>
        </w:r>
        <w:r w:rsidRPr="00547B8C">
          <w:rPr>
            <w:spacing w:val="-1"/>
          </w:rPr>
          <w:t xml:space="preserve"> </w:t>
        </w:r>
        <w:r w:rsidRPr="00547B8C">
          <w:t>top</w:t>
        </w:r>
        <w:r w:rsidRPr="00547B8C">
          <w:rPr>
            <w:spacing w:val="-6"/>
          </w:rPr>
          <w:t xml:space="preserve"> </w:t>
        </w:r>
        <w:r w:rsidRPr="00547B8C">
          <w:t>management</w:t>
        </w:r>
        <w:r w:rsidRPr="00547B8C">
          <w:rPr>
            <w:spacing w:val="5"/>
          </w:rPr>
          <w:t xml:space="preserve"> </w:t>
        </w:r>
        <w:r w:rsidRPr="00547B8C">
          <w:rPr>
            <w:spacing w:val="-2"/>
          </w:rPr>
          <w:t>level</w:t>
        </w:r>
      </w:ins>
    </w:p>
    <w:p w:rsidR="00437CED" w:rsidRPr="00547B8C" w:rsidRDefault="00437CED" w:rsidP="00437CED">
      <w:pPr>
        <w:pStyle w:val="ListParagraph"/>
        <w:numPr>
          <w:ilvl w:val="0"/>
          <w:numId w:val="5"/>
        </w:numPr>
        <w:tabs>
          <w:tab w:val="left" w:pos="1125"/>
        </w:tabs>
        <w:spacing w:line="276" w:lineRule="auto"/>
        <w:ind w:left="720" w:hanging="11"/>
        <w:jc w:val="both"/>
        <w:rPr>
          <w:sz w:val="24"/>
        </w:rPr>
      </w:pPr>
      <w:r w:rsidRPr="00547B8C">
        <w:rPr>
          <w:sz w:val="24"/>
        </w:rPr>
        <w:t>Forming</w:t>
      </w:r>
      <w:r w:rsidRPr="00547B8C">
        <w:rPr>
          <w:spacing w:val="-2"/>
          <w:sz w:val="24"/>
        </w:rPr>
        <w:t xml:space="preserve"> </w:t>
      </w:r>
      <w:r w:rsidRPr="00547B8C">
        <w:rPr>
          <w:sz w:val="24"/>
        </w:rPr>
        <w:t>plans</w:t>
      </w:r>
      <w:r w:rsidRPr="00547B8C">
        <w:rPr>
          <w:spacing w:val="3"/>
          <w:sz w:val="24"/>
        </w:rPr>
        <w:t xml:space="preserve"> </w:t>
      </w:r>
      <w:r w:rsidRPr="00547B8C">
        <w:rPr>
          <w:sz w:val="24"/>
        </w:rPr>
        <w:t>for</w:t>
      </w:r>
      <w:r w:rsidRPr="00547B8C">
        <w:rPr>
          <w:spacing w:val="-3"/>
          <w:sz w:val="24"/>
        </w:rPr>
        <w:t xml:space="preserve"> </w:t>
      </w:r>
      <w:r w:rsidRPr="00547B8C">
        <w:rPr>
          <w:sz w:val="24"/>
        </w:rPr>
        <w:t>the sub-units</w:t>
      </w:r>
      <w:r w:rsidRPr="00547B8C">
        <w:rPr>
          <w:spacing w:val="-2"/>
          <w:sz w:val="24"/>
        </w:rPr>
        <w:t xml:space="preserve"> </w:t>
      </w:r>
      <w:r w:rsidRPr="00547B8C">
        <w:rPr>
          <w:sz w:val="24"/>
        </w:rPr>
        <w:t>of</w:t>
      </w:r>
      <w:r w:rsidRPr="00547B8C">
        <w:rPr>
          <w:spacing w:val="-7"/>
          <w:sz w:val="24"/>
        </w:rPr>
        <w:t xml:space="preserve"> </w:t>
      </w:r>
      <w:r w:rsidRPr="00547B8C">
        <w:rPr>
          <w:sz w:val="24"/>
        </w:rPr>
        <w:t>the</w:t>
      </w:r>
      <w:r w:rsidRPr="00547B8C">
        <w:rPr>
          <w:spacing w:val="-1"/>
          <w:sz w:val="24"/>
        </w:rPr>
        <w:t xml:space="preserve"> </w:t>
      </w:r>
      <w:r w:rsidRPr="00547B8C">
        <w:rPr>
          <w:sz w:val="24"/>
        </w:rPr>
        <w:t>organization</w:t>
      </w:r>
      <w:r w:rsidRPr="00547B8C">
        <w:rPr>
          <w:spacing w:val="-9"/>
          <w:sz w:val="24"/>
        </w:rPr>
        <w:t xml:space="preserve"> </w:t>
      </w:r>
      <w:r w:rsidRPr="00547B8C">
        <w:rPr>
          <w:sz w:val="24"/>
        </w:rPr>
        <w:t>that</w:t>
      </w:r>
      <w:r w:rsidRPr="00547B8C">
        <w:rPr>
          <w:spacing w:val="1"/>
          <w:sz w:val="24"/>
        </w:rPr>
        <w:t xml:space="preserve"> </w:t>
      </w:r>
      <w:r w:rsidRPr="00547B8C">
        <w:rPr>
          <w:sz w:val="24"/>
        </w:rPr>
        <w:t>they</w:t>
      </w:r>
      <w:r w:rsidRPr="00547B8C">
        <w:rPr>
          <w:spacing w:val="-9"/>
          <w:sz w:val="24"/>
        </w:rPr>
        <w:t xml:space="preserve"> </w:t>
      </w:r>
      <w:r w:rsidRPr="00547B8C">
        <w:rPr>
          <w:spacing w:val="-2"/>
          <w:sz w:val="24"/>
        </w:rPr>
        <w:t>supervise</w:t>
      </w:r>
    </w:p>
    <w:p w:rsidR="00437CED" w:rsidRPr="00547B8C" w:rsidRDefault="00437CED" w:rsidP="00437CED">
      <w:pPr>
        <w:pStyle w:val="ListParagraph"/>
        <w:numPr>
          <w:ilvl w:val="0"/>
          <w:numId w:val="5"/>
        </w:numPr>
        <w:tabs>
          <w:tab w:val="left" w:pos="1125"/>
        </w:tabs>
        <w:spacing w:line="276" w:lineRule="auto"/>
        <w:ind w:left="720" w:hanging="11"/>
        <w:jc w:val="both"/>
        <w:rPr>
          <w:sz w:val="24"/>
        </w:rPr>
      </w:pPr>
      <w:r w:rsidRPr="00547B8C">
        <w:rPr>
          <w:sz w:val="24"/>
        </w:rPr>
        <w:t>Participating</w:t>
      </w:r>
      <w:r w:rsidRPr="00547B8C">
        <w:rPr>
          <w:spacing w:val="-1"/>
          <w:sz w:val="24"/>
        </w:rPr>
        <w:t xml:space="preserve"> </w:t>
      </w:r>
      <w:r w:rsidRPr="00547B8C">
        <w:rPr>
          <w:sz w:val="24"/>
        </w:rPr>
        <w:t>in</w:t>
      </w:r>
      <w:r w:rsidRPr="00547B8C">
        <w:rPr>
          <w:spacing w:val="-7"/>
          <w:sz w:val="24"/>
        </w:rPr>
        <w:t xml:space="preserve"> </w:t>
      </w:r>
      <w:r w:rsidRPr="00547B8C">
        <w:rPr>
          <w:sz w:val="24"/>
        </w:rPr>
        <w:t>the</w:t>
      </w:r>
      <w:r w:rsidRPr="00547B8C">
        <w:rPr>
          <w:spacing w:val="2"/>
          <w:sz w:val="24"/>
        </w:rPr>
        <w:t xml:space="preserve"> </w:t>
      </w:r>
      <w:r w:rsidRPr="00547B8C">
        <w:rPr>
          <w:sz w:val="24"/>
        </w:rPr>
        <w:t>hiring</w:t>
      </w:r>
      <w:r w:rsidRPr="00547B8C">
        <w:rPr>
          <w:spacing w:val="-2"/>
          <w:sz w:val="24"/>
        </w:rPr>
        <w:t xml:space="preserve"> </w:t>
      </w:r>
      <w:r w:rsidRPr="00547B8C">
        <w:rPr>
          <w:sz w:val="24"/>
        </w:rPr>
        <w:t>and</w:t>
      </w:r>
      <w:r w:rsidRPr="00547B8C">
        <w:rPr>
          <w:spacing w:val="-2"/>
          <w:sz w:val="24"/>
        </w:rPr>
        <w:t xml:space="preserve"> </w:t>
      </w:r>
      <w:r w:rsidRPr="00547B8C">
        <w:rPr>
          <w:sz w:val="24"/>
        </w:rPr>
        <w:t>training</w:t>
      </w:r>
      <w:r w:rsidRPr="00547B8C">
        <w:rPr>
          <w:spacing w:val="-2"/>
          <w:sz w:val="24"/>
        </w:rPr>
        <w:t xml:space="preserve"> </w:t>
      </w:r>
      <w:r w:rsidRPr="00547B8C">
        <w:rPr>
          <w:sz w:val="24"/>
        </w:rPr>
        <w:t>processes</w:t>
      </w:r>
      <w:r w:rsidRPr="00547B8C">
        <w:rPr>
          <w:spacing w:val="-4"/>
          <w:sz w:val="24"/>
        </w:rPr>
        <w:t xml:space="preserve"> </w:t>
      </w:r>
      <w:r w:rsidRPr="00547B8C">
        <w:rPr>
          <w:sz w:val="24"/>
        </w:rPr>
        <w:t>of</w:t>
      </w:r>
      <w:r w:rsidRPr="00547B8C">
        <w:rPr>
          <w:spacing w:val="-5"/>
          <w:sz w:val="24"/>
        </w:rPr>
        <w:t xml:space="preserve"> </w:t>
      </w:r>
      <w:r w:rsidRPr="00547B8C">
        <w:rPr>
          <w:sz w:val="24"/>
        </w:rPr>
        <w:t>lower-level</w:t>
      </w:r>
      <w:r w:rsidRPr="00547B8C">
        <w:rPr>
          <w:spacing w:val="-2"/>
          <w:sz w:val="24"/>
        </w:rPr>
        <w:t xml:space="preserve"> management.</w:t>
      </w:r>
    </w:p>
    <w:p w:rsidR="00437CED" w:rsidRPr="00547B8C" w:rsidRDefault="00437CED" w:rsidP="00437CED">
      <w:pPr>
        <w:pStyle w:val="ListParagraph"/>
        <w:numPr>
          <w:ilvl w:val="0"/>
          <w:numId w:val="5"/>
        </w:numPr>
        <w:tabs>
          <w:tab w:val="left" w:pos="8062"/>
        </w:tabs>
        <w:spacing w:line="276" w:lineRule="auto"/>
        <w:ind w:right="1298" w:hanging="416"/>
        <w:jc w:val="both"/>
        <w:rPr>
          <w:sz w:val="24"/>
        </w:rPr>
      </w:pPr>
      <w:r w:rsidRPr="00547B8C">
        <w:rPr>
          <w:sz w:val="24"/>
        </w:rPr>
        <w:t>Interpreting and explaining the policies from</w:t>
      </w:r>
      <w:r w:rsidRPr="00547B8C">
        <w:rPr>
          <w:spacing w:val="-3"/>
          <w:sz w:val="24"/>
        </w:rPr>
        <w:t xml:space="preserve"> </w:t>
      </w:r>
      <w:r w:rsidRPr="00547B8C">
        <w:rPr>
          <w:sz w:val="24"/>
        </w:rPr>
        <w:t xml:space="preserve">top-level management to lower-level </w:t>
      </w:r>
      <w:r w:rsidRPr="00547B8C">
        <w:rPr>
          <w:spacing w:val="-2"/>
          <w:sz w:val="24"/>
        </w:rPr>
        <w:t>management.</w:t>
      </w:r>
    </w:p>
    <w:p w:rsidR="00437CED" w:rsidRPr="00547B8C" w:rsidRDefault="00437CED" w:rsidP="00437CED">
      <w:pPr>
        <w:pStyle w:val="ListParagraph"/>
        <w:numPr>
          <w:ilvl w:val="0"/>
          <w:numId w:val="5"/>
        </w:numPr>
        <w:tabs>
          <w:tab w:val="left" w:pos="1134"/>
        </w:tabs>
        <w:spacing w:line="276" w:lineRule="auto"/>
        <w:ind w:left="1134" w:hanging="425"/>
        <w:jc w:val="both"/>
        <w:rPr>
          <w:sz w:val="24"/>
        </w:rPr>
      </w:pPr>
      <w:r w:rsidRPr="00547B8C">
        <w:rPr>
          <w:sz w:val="24"/>
        </w:rPr>
        <w:t>Sending</w:t>
      </w:r>
      <w:r w:rsidRPr="00547B8C">
        <w:rPr>
          <w:spacing w:val="-4"/>
          <w:sz w:val="24"/>
        </w:rPr>
        <w:t xml:space="preserve"> </w:t>
      </w:r>
      <w:r w:rsidRPr="00547B8C">
        <w:rPr>
          <w:sz w:val="24"/>
        </w:rPr>
        <w:t>reports</w:t>
      </w:r>
      <w:r w:rsidRPr="00547B8C">
        <w:rPr>
          <w:spacing w:val="-4"/>
          <w:sz w:val="24"/>
        </w:rPr>
        <w:t xml:space="preserve"> </w:t>
      </w:r>
      <w:r w:rsidRPr="00547B8C">
        <w:rPr>
          <w:sz w:val="24"/>
        </w:rPr>
        <w:t>and</w:t>
      </w:r>
      <w:r w:rsidRPr="00547B8C">
        <w:rPr>
          <w:spacing w:val="-1"/>
          <w:sz w:val="24"/>
        </w:rPr>
        <w:t xml:space="preserve"> </w:t>
      </w:r>
      <w:r w:rsidRPr="00547B8C">
        <w:rPr>
          <w:sz w:val="24"/>
        </w:rPr>
        <w:t>data</w:t>
      </w:r>
      <w:r w:rsidRPr="00547B8C">
        <w:rPr>
          <w:spacing w:val="-8"/>
          <w:sz w:val="24"/>
        </w:rPr>
        <w:t xml:space="preserve"> </w:t>
      </w:r>
      <w:r w:rsidRPr="00547B8C">
        <w:rPr>
          <w:sz w:val="24"/>
        </w:rPr>
        <w:t>to</w:t>
      </w:r>
      <w:r w:rsidRPr="00547B8C">
        <w:rPr>
          <w:spacing w:val="-1"/>
          <w:sz w:val="24"/>
        </w:rPr>
        <w:t xml:space="preserve"> </w:t>
      </w:r>
      <w:r w:rsidRPr="00547B8C">
        <w:rPr>
          <w:sz w:val="24"/>
        </w:rPr>
        <w:t>top</w:t>
      </w:r>
      <w:r w:rsidRPr="00547B8C">
        <w:rPr>
          <w:spacing w:val="-2"/>
          <w:sz w:val="24"/>
        </w:rPr>
        <w:t xml:space="preserve"> </w:t>
      </w:r>
      <w:r w:rsidRPr="00547B8C">
        <w:rPr>
          <w:sz w:val="24"/>
        </w:rPr>
        <w:t>management</w:t>
      </w:r>
      <w:r w:rsidRPr="00547B8C">
        <w:rPr>
          <w:spacing w:val="8"/>
          <w:sz w:val="24"/>
        </w:rPr>
        <w:t xml:space="preserve"> </w:t>
      </w:r>
      <w:r w:rsidRPr="00547B8C">
        <w:rPr>
          <w:sz w:val="24"/>
        </w:rPr>
        <w:t>in</w:t>
      </w:r>
      <w:r w:rsidRPr="00547B8C">
        <w:rPr>
          <w:spacing w:val="-7"/>
          <w:sz w:val="24"/>
        </w:rPr>
        <w:t xml:space="preserve"> </w:t>
      </w:r>
      <w:r w:rsidRPr="00547B8C">
        <w:rPr>
          <w:sz w:val="24"/>
        </w:rPr>
        <w:t>a</w:t>
      </w:r>
      <w:r w:rsidRPr="00547B8C">
        <w:rPr>
          <w:spacing w:val="-2"/>
          <w:sz w:val="24"/>
        </w:rPr>
        <w:t xml:space="preserve"> </w:t>
      </w:r>
      <w:r w:rsidRPr="00547B8C">
        <w:rPr>
          <w:sz w:val="24"/>
        </w:rPr>
        <w:t>timely</w:t>
      </w:r>
      <w:r w:rsidRPr="00547B8C">
        <w:rPr>
          <w:spacing w:val="-7"/>
          <w:sz w:val="24"/>
        </w:rPr>
        <w:t xml:space="preserve"> </w:t>
      </w:r>
      <w:r w:rsidRPr="00547B8C">
        <w:rPr>
          <w:sz w:val="24"/>
        </w:rPr>
        <w:t>and</w:t>
      </w:r>
      <w:r w:rsidRPr="00547B8C">
        <w:rPr>
          <w:spacing w:val="-2"/>
          <w:sz w:val="24"/>
        </w:rPr>
        <w:t xml:space="preserve"> </w:t>
      </w:r>
      <w:r w:rsidRPr="00547B8C">
        <w:rPr>
          <w:sz w:val="24"/>
        </w:rPr>
        <w:t>efficient</w:t>
      </w:r>
      <w:r w:rsidRPr="00547B8C">
        <w:rPr>
          <w:spacing w:val="4"/>
          <w:sz w:val="24"/>
        </w:rPr>
        <w:t xml:space="preserve"> </w:t>
      </w:r>
      <w:r w:rsidRPr="00547B8C">
        <w:rPr>
          <w:spacing w:val="-2"/>
          <w:sz w:val="24"/>
        </w:rPr>
        <w:t>manner.</w:t>
      </w:r>
    </w:p>
    <w:p w:rsidR="00437CED" w:rsidRPr="00547B8C" w:rsidRDefault="00437CED" w:rsidP="00437CED">
      <w:pPr>
        <w:pStyle w:val="BodyText"/>
        <w:spacing w:line="276" w:lineRule="auto"/>
        <w:jc w:val="both"/>
      </w:pPr>
    </w:p>
    <w:p w:rsidR="00437CED" w:rsidRPr="00547B8C" w:rsidRDefault="00437CED">
      <w:pPr>
        <w:pStyle w:val="Heading2"/>
        <w:tabs>
          <w:tab w:val="left" w:pos="0"/>
        </w:tabs>
        <w:spacing w:line="276" w:lineRule="auto"/>
        <w:ind w:left="0" w:firstLine="0"/>
        <w:jc w:val="both"/>
        <w:pPrChange w:id="57" w:author="Windows User" w:date="2024-09-17T17:46:00Z">
          <w:pPr>
            <w:pStyle w:val="Heading2"/>
            <w:numPr>
              <w:ilvl w:val="1"/>
              <w:numId w:val="15"/>
            </w:numPr>
            <w:tabs>
              <w:tab w:val="left" w:pos="0"/>
            </w:tabs>
            <w:spacing w:line="276" w:lineRule="auto"/>
            <w:ind w:left="0" w:firstLine="0"/>
            <w:jc w:val="both"/>
          </w:pPr>
        </w:pPrChange>
      </w:pPr>
      <w:bookmarkStart w:id="58" w:name="_Toc178005945"/>
      <w:ins w:id="59" w:author="Windows User" w:date="2024-09-17T17:46:00Z">
        <w:r w:rsidRPr="00547B8C">
          <w:t xml:space="preserve">2.3.3 </w:t>
        </w:r>
      </w:ins>
      <w:r w:rsidRPr="00547B8C">
        <w:t>Operational</w:t>
      </w:r>
      <w:r w:rsidRPr="00547B8C">
        <w:rPr>
          <w:spacing w:val="-5"/>
        </w:rPr>
        <w:t xml:space="preserve"> </w:t>
      </w:r>
      <w:r w:rsidRPr="00547B8C">
        <w:t>Level</w:t>
      </w:r>
      <w:r w:rsidRPr="00547B8C">
        <w:rPr>
          <w:spacing w:val="-4"/>
        </w:rPr>
        <w:t xml:space="preserve"> </w:t>
      </w:r>
      <w:r w:rsidRPr="00547B8C">
        <w:t>of</w:t>
      </w:r>
      <w:r w:rsidRPr="00547B8C">
        <w:rPr>
          <w:spacing w:val="-2"/>
        </w:rPr>
        <w:t xml:space="preserve"> Management</w:t>
      </w:r>
      <w:bookmarkEnd w:id="58"/>
    </w:p>
    <w:p w:rsidR="00437CED" w:rsidRPr="00547B8C" w:rsidRDefault="00437CED">
      <w:pPr>
        <w:pStyle w:val="BodyText"/>
        <w:spacing w:line="276" w:lineRule="auto"/>
        <w:ind w:right="124"/>
        <w:jc w:val="both"/>
        <w:pPrChange w:id="60" w:author="MUKOLWE" w:date="2024-07-26T10:40:00Z">
          <w:pPr>
            <w:pStyle w:val="BodyText"/>
            <w:spacing w:line="276" w:lineRule="auto"/>
            <w:ind w:left="170" w:right="124"/>
            <w:jc w:val="both"/>
          </w:pPr>
        </w:pPrChange>
      </w:pPr>
      <w:r w:rsidRPr="00547B8C">
        <w:t>This</w:t>
      </w:r>
      <w:r w:rsidRPr="00547B8C">
        <w:rPr>
          <w:spacing w:val="-15"/>
        </w:rPr>
        <w:t xml:space="preserve"> </w:t>
      </w:r>
      <w:r w:rsidRPr="00547B8C">
        <w:t>level</w:t>
      </w:r>
      <w:r w:rsidRPr="00547B8C">
        <w:rPr>
          <w:spacing w:val="-15"/>
        </w:rPr>
        <w:t xml:space="preserve"> </w:t>
      </w:r>
      <w:r w:rsidRPr="00547B8C">
        <w:t>consists</w:t>
      </w:r>
      <w:r w:rsidRPr="00547B8C">
        <w:rPr>
          <w:spacing w:val="-15"/>
        </w:rPr>
        <w:t xml:space="preserve"> </w:t>
      </w:r>
      <w:r w:rsidRPr="00547B8C">
        <w:t>of</w:t>
      </w:r>
      <w:r w:rsidRPr="00547B8C">
        <w:rPr>
          <w:spacing w:val="-15"/>
        </w:rPr>
        <w:t xml:space="preserve"> </w:t>
      </w:r>
      <w:r w:rsidRPr="00547B8C">
        <w:t>operational</w:t>
      </w:r>
      <w:r w:rsidRPr="00547B8C">
        <w:rPr>
          <w:spacing w:val="-15"/>
        </w:rPr>
        <w:t xml:space="preserve"> </w:t>
      </w:r>
      <w:r w:rsidRPr="00547B8C">
        <w:t>employees</w:t>
      </w:r>
      <w:r w:rsidRPr="00547B8C">
        <w:rPr>
          <w:spacing w:val="-15"/>
        </w:rPr>
        <w:t xml:space="preserve"> </w:t>
      </w:r>
      <w:r w:rsidRPr="00547B8C">
        <w:t>whose</w:t>
      </w:r>
      <w:r w:rsidRPr="00547B8C">
        <w:rPr>
          <w:spacing w:val="-15"/>
        </w:rPr>
        <w:t xml:space="preserve"> </w:t>
      </w:r>
      <w:r w:rsidRPr="00547B8C">
        <w:t>job</w:t>
      </w:r>
      <w:r w:rsidRPr="00547B8C">
        <w:rPr>
          <w:spacing w:val="-15"/>
        </w:rPr>
        <w:t xml:space="preserve"> </w:t>
      </w:r>
      <w:r w:rsidRPr="00547B8C">
        <w:t>is</w:t>
      </w:r>
      <w:r w:rsidRPr="00547B8C">
        <w:rPr>
          <w:spacing w:val="-15"/>
        </w:rPr>
        <w:t xml:space="preserve"> </w:t>
      </w:r>
      <w:r w:rsidRPr="00547B8C">
        <w:t>to</w:t>
      </w:r>
      <w:r w:rsidRPr="00547B8C">
        <w:rPr>
          <w:spacing w:val="-15"/>
        </w:rPr>
        <w:t xml:space="preserve"> </w:t>
      </w:r>
      <w:r w:rsidRPr="00547B8C">
        <w:t>complete</w:t>
      </w:r>
      <w:r w:rsidRPr="00547B8C">
        <w:rPr>
          <w:spacing w:val="-15"/>
        </w:rPr>
        <w:t xml:space="preserve"> </w:t>
      </w:r>
      <w:r w:rsidRPr="00547B8C">
        <w:t>tasks</w:t>
      </w:r>
      <w:r w:rsidRPr="00547B8C">
        <w:rPr>
          <w:spacing w:val="-15"/>
        </w:rPr>
        <w:t xml:space="preserve"> </w:t>
      </w:r>
      <w:r w:rsidRPr="00547B8C">
        <w:t>assigned</w:t>
      </w:r>
      <w:r w:rsidRPr="00547B8C">
        <w:rPr>
          <w:spacing w:val="-15"/>
        </w:rPr>
        <w:t xml:space="preserve"> </w:t>
      </w:r>
      <w:r w:rsidRPr="00547B8C">
        <w:t>by</w:t>
      </w:r>
      <w:r w:rsidRPr="00547B8C">
        <w:rPr>
          <w:spacing w:val="-15"/>
        </w:rPr>
        <w:t xml:space="preserve"> </w:t>
      </w:r>
      <w:r w:rsidRPr="00547B8C">
        <w:t>the</w:t>
      </w:r>
      <w:r w:rsidRPr="00547B8C">
        <w:rPr>
          <w:spacing w:val="-15"/>
        </w:rPr>
        <w:t xml:space="preserve"> </w:t>
      </w:r>
      <w:r w:rsidRPr="00547B8C">
        <w:t>manager.</w:t>
      </w:r>
      <w:r w:rsidRPr="00547B8C">
        <w:rPr>
          <w:spacing w:val="26"/>
        </w:rPr>
        <w:t xml:space="preserve"> </w:t>
      </w:r>
      <w:r w:rsidRPr="00547B8C">
        <w:t>They include ICT instructors, Technicians and marketing personnel.</w:t>
      </w:r>
    </w:p>
    <w:p w:rsidR="00F3306C" w:rsidRPr="00547B8C" w:rsidRDefault="00F3306C" w:rsidP="00F3306C">
      <w:pPr>
        <w:pStyle w:val="BodyText"/>
        <w:spacing w:line="276" w:lineRule="auto"/>
        <w:ind w:right="124"/>
        <w:jc w:val="both"/>
      </w:pPr>
    </w:p>
    <w:p w:rsidR="00F3306C" w:rsidRPr="00547B8C" w:rsidRDefault="00F3306C" w:rsidP="00F3306C">
      <w:pPr>
        <w:pStyle w:val="BodyText"/>
        <w:spacing w:line="276" w:lineRule="auto"/>
        <w:ind w:right="124"/>
        <w:jc w:val="both"/>
      </w:pPr>
    </w:p>
    <w:p w:rsidR="00F3306C" w:rsidRPr="00547B8C" w:rsidRDefault="00F3306C" w:rsidP="00F3306C">
      <w:pPr>
        <w:pStyle w:val="Heading2"/>
        <w:tabs>
          <w:tab w:val="left" w:pos="0"/>
        </w:tabs>
        <w:spacing w:line="276" w:lineRule="auto"/>
        <w:ind w:left="0" w:firstLine="0"/>
        <w:jc w:val="both"/>
        <w:rPr>
          <w:b w:val="0"/>
          <w:bCs w:val="0"/>
        </w:rPr>
      </w:pPr>
    </w:p>
    <w:p w:rsidR="00437CED" w:rsidRPr="00547B8C" w:rsidRDefault="00437CED" w:rsidP="00F3306C">
      <w:pPr>
        <w:pStyle w:val="Heading2"/>
        <w:tabs>
          <w:tab w:val="left" w:pos="0"/>
        </w:tabs>
        <w:spacing w:line="276" w:lineRule="auto"/>
        <w:ind w:left="0" w:firstLine="0"/>
        <w:jc w:val="both"/>
      </w:pPr>
      <w:r w:rsidRPr="00547B8C">
        <w:t xml:space="preserve">Organizational structure </w:t>
      </w:r>
    </w:p>
    <w:p w:rsidR="00437CED" w:rsidRPr="00547B8C" w:rsidRDefault="00D10520" w:rsidP="00A277A4">
      <w:pPr>
        <w:pStyle w:val="NormalWeb"/>
        <w:ind w:left="720"/>
      </w:pPr>
      <w:r w:rsidRPr="00547B8C">
        <w:rPr>
          <w:noProof/>
        </w:rPr>
        <mc:AlternateContent>
          <mc:Choice Requires="wps">
            <w:drawing>
              <wp:anchor distT="0" distB="0" distL="114300" distR="114300" simplePos="0" relativeHeight="251670528" behindDoc="0" locked="0" layoutInCell="1" allowOverlap="1" wp14:anchorId="323CE087" wp14:editId="647E7016">
                <wp:simplePos x="0" y="0"/>
                <wp:positionH relativeFrom="column">
                  <wp:posOffset>4263390</wp:posOffset>
                </wp:positionH>
                <wp:positionV relativeFrom="paragraph">
                  <wp:posOffset>3327400</wp:posOffset>
                </wp:positionV>
                <wp:extent cx="466725" cy="28575"/>
                <wp:effectExtent l="0" t="0" r="28575" b="28575"/>
                <wp:wrapNone/>
                <wp:docPr id="8" name="Straight Connector 8"/>
                <wp:cNvGraphicFramePr/>
                <a:graphic xmlns:a="http://schemas.openxmlformats.org/drawingml/2006/main">
                  <a:graphicData uri="http://schemas.microsoft.com/office/word/2010/wordprocessingShape">
                    <wps:wsp>
                      <wps:cNvCnPr/>
                      <wps:spPr>
                        <a:xfrm flipV="1">
                          <a:off x="0" y="0"/>
                          <a:ext cx="466725" cy="285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4F33C" id="Straight Connector 8"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pt,262pt" to="372.45pt,2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" strokecolor="#70ad47 [3209]" strokeweight="1pt">
                <v:stroke joinstyle="miter"/>
              </v:line>
            </w:pict>
          </mc:Fallback>
        </mc:AlternateContent>
      </w:r>
      <w:r w:rsidRPr="00547B8C">
        <w:rPr>
          <w:noProof/>
        </w:rPr>
        <mc:AlternateContent>
          <mc:Choice Requires="wps">
            <w:drawing>
              <wp:anchor distT="0" distB="0" distL="114300" distR="114300" simplePos="0" relativeHeight="251666432" behindDoc="0" locked="0" layoutInCell="1" allowOverlap="1" wp14:anchorId="594D4C7D" wp14:editId="057C3B38">
                <wp:simplePos x="0" y="0"/>
                <wp:positionH relativeFrom="column">
                  <wp:posOffset>4705350</wp:posOffset>
                </wp:positionH>
                <wp:positionV relativeFrom="paragraph">
                  <wp:posOffset>3185160</wp:posOffset>
                </wp:positionV>
                <wp:extent cx="1767840" cy="335915"/>
                <wp:effectExtent l="342900" t="57150" r="41910" b="330835"/>
                <wp:wrapNone/>
                <wp:docPr id="6" name="Rounded Rectangle 6"/>
                <wp:cNvGraphicFramePr/>
                <a:graphic xmlns:a="http://schemas.openxmlformats.org/drawingml/2006/main">
                  <a:graphicData uri="http://schemas.microsoft.com/office/word/2010/wordprocessingShape">
                    <wps:wsp>
                      <wps:cNvSpPr/>
                      <wps:spPr>
                        <a:xfrm>
                          <a:off x="0" y="0"/>
                          <a:ext cx="1767840" cy="335915"/>
                        </a:xfrm>
                        <a:prstGeom prst="roundRect">
                          <a:avLst>
                            <a:gd name="adj" fmla="val 18845"/>
                          </a:avLst>
                        </a:prstGeom>
                        <a:solidFill>
                          <a:schemeClr val="accent6"/>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0473DB" w:rsidRDefault="000473DB" w:rsidP="00A277A4">
                            <w:pPr>
                              <w:jc w:val="center"/>
                            </w:pPr>
                            <w:r>
                              <w:rPr>
                                <w:sz w:val="30"/>
                                <w:szCs w:val="30"/>
                              </w:rPr>
                              <w:t>ICT Instructor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4D4C7D" id="Rounded Rectangle 6" o:spid="_x0000_s1026" style="position:absolute;left:0;text-align:left;margin-left:370.5pt;margin-top:250.8pt;width:139.2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3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" fillcolor="#70ad47 [3209]" stroked="f" strokeweight="1pt">
                <v:stroke joinstyle="miter"/>
                <v:shadow on="t" color="black" opacity="18350f" offset="-5.40094mm,4.37361mm"/>
                <v:textbox>
                  <w:txbxContent>
                    <w:p w:rsidR="000473DB" w:rsidRDefault="000473DB" w:rsidP="00A277A4">
                      <w:pPr>
                        <w:jc w:val="center"/>
                      </w:pPr>
                      <w:r>
                        <w:rPr>
                          <w:sz w:val="30"/>
                          <w:szCs w:val="30"/>
                        </w:rPr>
                        <w:t>ICT Instructor</w:t>
                      </w:r>
                    </w:p>
                  </w:txbxContent>
                </v:textbox>
              </v:roundrect>
            </w:pict>
          </mc:Fallback>
        </mc:AlternateContent>
      </w:r>
      <w:r w:rsidR="00C664BE" w:rsidRPr="00547B8C">
        <w:rPr>
          <w:noProof/>
        </w:rPr>
        <mc:AlternateContent>
          <mc:Choice Requires="wps">
            <w:drawing>
              <wp:anchor distT="0" distB="0" distL="114300" distR="114300" simplePos="0" relativeHeight="251664384" behindDoc="0" locked="0" layoutInCell="1" allowOverlap="1" wp14:anchorId="1E65CAA6" wp14:editId="421C0990">
                <wp:simplePos x="0" y="0"/>
                <wp:positionH relativeFrom="column">
                  <wp:posOffset>1285876</wp:posOffset>
                </wp:positionH>
                <wp:positionV relativeFrom="paragraph">
                  <wp:posOffset>2280285</wp:posOffset>
                </wp:positionV>
                <wp:extent cx="0" cy="44767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0" cy="44767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76B05"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179.55pt" to="101.25pt,2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" strokecolor="#70ad47 [3209]" strokeweight="1pt">
                <v:stroke joinstyle="miter"/>
              </v:line>
            </w:pict>
          </mc:Fallback>
        </mc:AlternateContent>
      </w:r>
      <w:r w:rsidR="00C664BE" w:rsidRPr="00547B8C">
        <w:rPr>
          <w:noProof/>
        </w:rPr>
        <mc:AlternateContent>
          <mc:Choice Requires="wps">
            <w:drawing>
              <wp:anchor distT="0" distB="0" distL="114300" distR="114300" simplePos="0" relativeHeight="251660288" behindDoc="0" locked="0" layoutInCell="1" allowOverlap="1" wp14:anchorId="48A7A930" wp14:editId="6312620A">
                <wp:simplePos x="0" y="0"/>
                <wp:positionH relativeFrom="column">
                  <wp:posOffset>1933575</wp:posOffset>
                </wp:positionH>
                <wp:positionV relativeFrom="paragraph">
                  <wp:posOffset>1823085</wp:posOffset>
                </wp:positionV>
                <wp:extent cx="514350" cy="93345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514350" cy="933450"/>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48344"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143.55pt" to="192.75pt,2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" strokecolor="#70ad47 [3209]" strokeweight="1pt">
                <v:stroke joinstyle="miter"/>
              </v:line>
            </w:pict>
          </mc:Fallback>
        </mc:AlternateContent>
      </w:r>
      <w:r w:rsidR="00C664BE" w:rsidRPr="00547B8C">
        <w:rPr>
          <w:noProof/>
        </w:rPr>
        <mc:AlternateContent>
          <mc:Choice Requires="wps">
            <w:drawing>
              <wp:anchor distT="0" distB="0" distL="114300" distR="114300" simplePos="0" relativeHeight="251659264" behindDoc="0" locked="0" layoutInCell="1" allowOverlap="1" wp14:anchorId="5347FE09" wp14:editId="0BE98866">
                <wp:simplePos x="0" y="0"/>
                <wp:positionH relativeFrom="column">
                  <wp:posOffset>2366645</wp:posOffset>
                </wp:positionH>
                <wp:positionV relativeFrom="paragraph">
                  <wp:posOffset>2133600</wp:posOffset>
                </wp:positionV>
                <wp:extent cx="1901190" cy="335915"/>
                <wp:effectExtent l="342900" t="57150" r="41910" b="330835"/>
                <wp:wrapNone/>
                <wp:docPr id="2" name="Rounded Rectangle 2"/>
                <wp:cNvGraphicFramePr/>
                <a:graphic xmlns:a="http://schemas.openxmlformats.org/drawingml/2006/main">
                  <a:graphicData uri="http://schemas.microsoft.com/office/word/2010/wordprocessingShape">
                    <wps:wsp>
                      <wps:cNvSpPr/>
                      <wps:spPr>
                        <a:xfrm>
                          <a:off x="0" y="0"/>
                          <a:ext cx="1901190" cy="335915"/>
                        </a:xfrm>
                        <a:prstGeom prst="roundRect">
                          <a:avLst>
                            <a:gd name="adj" fmla="val 18845"/>
                          </a:avLst>
                        </a:prstGeom>
                        <a:solidFill>
                          <a:schemeClr val="accent6"/>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0473DB" w:rsidRDefault="000473DB" w:rsidP="00A277A4">
                            <w:pPr>
                              <w:jc w:val="center"/>
                            </w:pPr>
                            <w:r w:rsidRPr="00A277A4">
                              <w:rPr>
                                <w:sz w:val="30"/>
                                <w:szCs w:val="30"/>
                              </w:rPr>
                              <w:t>Auditor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47FE09" id="Rounded Rectangle 2" o:spid="_x0000_s1027" style="position:absolute;left:0;text-align:left;margin-left:186.35pt;margin-top:168pt;width:149.7pt;height:2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3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" fillcolor="#70ad47 [3209]" stroked="f" strokeweight="1pt">
                <v:stroke joinstyle="miter"/>
                <v:shadow on="t" color="black" opacity="18350f" offset="-5.40094mm,4.37361mm"/>
                <v:textbox>
                  <w:txbxContent>
                    <w:p w:rsidR="000473DB" w:rsidRDefault="000473DB" w:rsidP="00A277A4">
                      <w:pPr>
                        <w:jc w:val="center"/>
                      </w:pPr>
                      <w:r w:rsidRPr="00A277A4">
                        <w:rPr>
                          <w:sz w:val="30"/>
                          <w:szCs w:val="30"/>
                        </w:rPr>
                        <w:t>Auditor</w:t>
                      </w:r>
                    </w:p>
                  </w:txbxContent>
                </v:textbox>
              </v:roundrect>
            </w:pict>
          </mc:Fallback>
        </mc:AlternateContent>
      </w:r>
      <w:r w:rsidR="00C664BE" w:rsidRPr="00547B8C">
        <w:rPr>
          <w:noProof/>
        </w:rPr>
        <mc:AlternateContent>
          <mc:Choice Requires="wps">
            <w:drawing>
              <wp:anchor distT="0" distB="0" distL="114300" distR="114300" simplePos="0" relativeHeight="251662336" behindDoc="0" locked="0" layoutInCell="1" allowOverlap="1" wp14:anchorId="19225E77" wp14:editId="568EB18D">
                <wp:simplePos x="0" y="0"/>
                <wp:positionH relativeFrom="column">
                  <wp:posOffset>1924050</wp:posOffset>
                </wp:positionH>
                <wp:positionV relativeFrom="paragraph">
                  <wp:posOffset>2365375</wp:posOffset>
                </wp:positionV>
                <wp:extent cx="371475" cy="4286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371475" cy="428625"/>
                        </a:xfrm>
                        <a:prstGeom prst="line">
                          <a:avLst/>
                        </a:prstGeom>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B75F8"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86.25pt" to="180.75pt,2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" strokecolor="#70ad47 [3209]" strokeweight="1pt">
                <v:stroke joinstyle="miter"/>
              </v:line>
            </w:pict>
          </mc:Fallback>
        </mc:AlternateContent>
      </w:r>
      <w:r w:rsidR="00C664BE" w:rsidRPr="00547B8C">
        <w:rPr>
          <w:noProof/>
        </w:rPr>
        <mc:AlternateContent>
          <mc:Choice Requires="wps">
            <w:drawing>
              <wp:anchor distT="0" distB="0" distL="114300" distR="114300" simplePos="0" relativeHeight="251668480" behindDoc="0" locked="0" layoutInCell="1" allowOverlap="1" wp14:anchorId="3B3E6283" wp14:editId="635611D5">
                <wp:simplePos x="0" y="0"/>
                <wp:positionH relativeFrom="column">
                  <wp:posOffset>2371725</wp:posOffset>
                </wp:positionH>
                <wp:positionV relativeFrom="paragraph">
                  <wp:posOffset>2604135</wp:posOffset>
                </wp:positionV>
                <wp:extent cx="1901190" cy="409575"/>
                <wp:effectExtent l="342900" t="57150" r="41910" b="333375"/>
                <wp:wrapNone/>
                <wp:docPr id="7" name="Rounded Rectangle 7"/>
                <wp:cNvGraphicFramePr/>
                <a:graphic xmlns:a="http://schemas.openxmlformats.org/drawingml/2006/main">
                  <a:graphicData uri="http://schemas.microsoft.com/office/word/2010/wordprocessingShape">
                    <wps:wsp>
                      <wps:cNvSpPr/>
                      <wps:spPr>
                        <a:xfrm>
                          <a:off x="0" y="0"/>
                          <a:ext cx="1901190" cy="409575"/>
                        </a:xfrm>
                        <a:prstGeom prst="roundRect">
                          <a:avLst>
                            <a:gd name="adj" fmla="val 18845"/>
                          </a:avLst>
                        </a:prstGeom>
                        <a:solidFill>
                          <a:schemeClr val="accent6"/>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txbx>
                        <w:txbxContent>
                          <w:p w:rsidR="000473DB" w:rsidRDefault="000473DB" w:rsidP="00C664BE">
                            <w:r>
                              <w:rPr>
                                <w:sz w:val="30"/>
                                <w:szCs w:val="30"/>
                              </w:rPr>
                              <w:t>H.O.D Accounting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E6283" id="Rounded Rectangle 7" o:spid="_x0000_s1028" style="position:absolute;left:0;text-align:left;margin-left:186.75pt;margin-top:205.05pt;width:149.7pt;height:3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23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" fillcolor="#70ad47 [3209]" stroked="f" strokeweight="1pt">
                <v:stroke joinstyle="miter"/>
                <v:shadow on="t" color="black" opacity="18350f" offset="-5.40094mm,4.37361mm"/>
                <v:textbox>
                  <w:txbxContent>
                    <w:p w:rsidR="000473DB" w:rsidRDefault="000473DB" w:rsidP="00C664BE">
                      <w:r>
                        <w:rPr>
                          <w:sz w:val="30"/>
                          <w:szCs w:val="30"/>
                        </w:rPr>
                        <w:t>H.O.D Accounting</w:t>
                      </w:r>
                    </w:p>
                  </w:txbxContent>
                </v:textbox>
              </v:roundrect>
            </w:pict>
          </mc:Fallback>
        </mc:AlternateContent>
      </w:r>
      <w:r w:rsidR="00437CED" w:rsidRPr="00547B8C">
        <w:rPr>
          <w:noProof/>
        </w:rPr>
        <w:drawing>
          <wp:inline distT="0" distB="0" distL="0" distR="0" wp14:anchorId="466D0305" wp14:editId="5F19B4A0">
            <wp:extent cx="5981700" cy="3695700"/>
            <wp:effectExtent l="57150" t="38100" r="57150" b="381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437CED" w:rsidRPr="00547B8C" w:rsidRDefault="00437CED" w:rsidP="00582D47">
      <w:pPr>
        <w:pStyle w:val="NormalWeb"/>
      </w:pPr>
    </w:p>
    <w:p w:rsidR="00D10520" w:rsidRPr="00547B8C" w:rsidRDefault="00D10520" w:rsidP="00582D47">
      <w:pPr>
        <w:pStyle w:val="NormalWeb"/>
      </w:pPr>
    </w:p>
    <w:p w:rsidR="00D10520" w:rsidRPr="00547B8C" w:rsidRDefault="00D10520" w:rsidP="00582D47">
      <w:pPr>
        <w:pStyle w:val="NormalWeb"/>
      </w:pPr>
      <w:r w:rsidRPr="00547B8C">
        <w:rPr>
          <w:noProof/>
        </w:rPr>
        <w:lastRenderedPageBreak/>
        <w:drawing>
          <wp:inline distT="0" distB="0" distL="0" distR="0">
            <wp:extent cx="5486400" cy="3200400"/>
            <wp:effectExtent l="0" t="0" r="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9C7661" w:rsidRPr="00547B8C" w:rsidRDefault="009C7661" w:rsidP="00582D47">
      <w:pPr>
        <w:pStyle w:val="NormalWeb"/>
      </w:pPr>
    </w:p>
    <w:p w:rsidR="009C7661" w:rsidRPr="00547B8C" w:rsidRDefault="009C7661">
      <w:pPr>
        <w:pStyle w:val="Heading2"/>
        <w:tabs>
          <w:tab w:val="left" w:pos="643"/>
        </w:tabs>
        <w:spacing w:line="276" w:lineRule="auto"/>
        <w:jc w:val="both"/>
        <w:pPrChange w:id="61" w:author="Windows User" w:date="2024-09-17T17:38:00Z">
          <w:pPr>
            <w:pStyle w:val="Heading2"/>
            <w:numPr>
              <w:ilvl w:val="2"/>
              <w:numId w:val="15"/>
            </w:numPr>
            <w:tabs>
              <w:tab w:val="left" w:pos="643"/>
            </w:tabs>
            <w:spacing w:line="276" w:lineRule="auto"/>
            <w:ind w:left="643" w:hanging="643"/>
            <w:jc w:val="both"/>
          </w:pPr>
        </w:pPrChange>
      </w:pPr>
      <w:bookmarkStart w:id="62" w:name="_Toc178005955"/>
      <w:ins w:id="63" w:author="Windows User" w:date="2024-09-17T17:38:00Z">
        <w:r w:rsidRPr="00547B8C">
          <w:rPr>
            <w:spacing w:val="-2"/>
          </w:rPr>
          <w:t>2</w:t>
        </w:r>
      </w:ins>
      <w:ins w:id="64" w:author="Windows User" w:date="2024-09-17T18:04:00Z">
        <w:r w:rsidRPr="00547B8C">
          <w:rPr>
            <w:spacing w:val="-2"/>
          </w:rPr>
          <w:t>.6</w:t>
        </w:r>
      </w:ins>
      <w:ins w:id="65" w:author="Windows User" w:date="2024-09-17T17:38:00Z">
        <w:r w:rsidRPr="00547B8C">
          <w:rPr>
            <w:spacing w:val="-2"/>
          </w:rPr>
          <w:t xml:space="preserve"> </w:t>
        </w:r>
      </w:ins>
      <w:bookmarkEnd w:id="62"/>
      <w:r w:rsidRPr="00547B8C">
        <w:rPr>
          <w:spacing w:val="-2"/>
        </w:rPr>
        <w:t>Duties and responsibilities</w:t>
      </w:r>
    </w:p>
    <w:p w:rsidR="009C7661" w:rsidRPr="00547B8C" w:rsidRDefault="009C7661" w:rsidP="009C7661">
      <w:pPr>
        <w:pStyle w:val="ListParagraph"/>
        <w:numPr>
          <w:ilvl w:val="0"/>
          <w:numId w:val="6"/>
        </w:numPr>
        <w:tabs>
          <w:tab w:val="left" w:pos="567"/>
        </w:tabs>
        <w:spacing w:line="276" w:lineRule="auto"/>
        <w:ind w:left="567" w:hanging="425"/>
        <w:jc w:val="both"/>
        <w:rPr>
          <w:b/>
          <w:sz w:val="24"/>
        </w:rPr>
      </w:pPr>
      <w:bookmarkStart w:id="66" w:name="1._Board_Member"/>
      <w:bookmarkEnd w:id="66"/>
      <w:r w:rsidRPr="00547B8C">
        <w:rPr>
          <w:b/>
          <w:sz w:val="24"/>
        </w:rPr>
        <w:t>Board</w:t>
      </w:r>
      <w:r w:rsidRPr="00547B8C">
        <w:rPr>
          <w:b/>
          <w:spacing w:val="-2"/>
          <w:sz w:val="24"/>
        </w:rPr>
        <w:t xml:space="preserve"> Member</w:t>
      </w:r>
    </w:p>
    <w:p w:rsidR="009C7661" w:rsidRPr="00547B8C" w:rsidRDefault="009C7661" w:rsidP="009C7661">
      <w:pPr>
        <w:pStyle w:val="BodyText"/>
        <w:spacing w:line="276" w:lineRule="auto"/>
        <w:jc w:val="both"/>
        <w:rPr>
          <w:b/>
        </w:rPr>
      </w:pPr>
    </w:p>
    <w:p w:rsidR="009C7661" w:rsidRPr="00547B8C" w:rsidRDefault="009C7661" w:rsidP="009C7661">
      <w:pPr>
        <w:pStyle w:val="Heading2"/>
        <w:spacing w:line="276" w:lineRule="auto"/>
        <w:jc w:val="both"/>
      </w:pPr>
      <w:bookmarkStart w:id="67" w:name="_Toc178005956"/>
      <w:r w:rsidRPr="00547B8C">
        <w:t>Duties/Responsibilities:</w:t>
      </w:r>
      <w:bookmarkEnd w:id="67"/>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Ensuring</w:t>
      </w:r>
      <w:r w:rsidRPr="00547B8C">
        <w:rPr>
          <w:spacing w:val="2"/>
          <w:sz w:val="24"/>
        </w:rPr>
        <w:t xml:space="preserve"> </w:t>
      </w:r>
      <w:r w:rsidRPr="00547B8C">
        <w:rPr>
          <w:sz w:val="24"/>
        </w:rPr>
        <w:t>all</w:t>
      </w:r>
      <w:r w:rsidRPr="00547B8C">
        <w:rPr>
          <w:spacing w:val="-4"/>
          <w:sz w:val="24"/>
        </w:rPr>
        <w:t xml:space="preserve"> </w:t>
      </w:r>
      <w:r w:rsidRPr="00547B8C">
        <w:rPr>
          <w:sz w:val="24"/>
        </w:rPr>
        <w:t>assets</w:t>
      </w:r>
      <w:r w:rsidRPr="00547B8C">
        <w:rPr>
          <w:spacing w:val="-1"/>
          <w:sz w:val="24"/>
        </w:rPr>
        <w:t xml:space="preserve"> </w:t>
      </w:r>
      <w:r w:rsidRPr="00547B8C">
        <w:rPr>
          <w:sz w:val="24"/>
        </w:rPr>
        <w:t>are used</w:t>
      </w:r>
      <w:r w:rsidRPr="00547B8C">
        <w:rPr>
          <w:spacing w:val="2"/>
          <w:sz w:val="24"/>
        </w:rPr>
        <w:t xml:space="preserve"> </w:t>
      </w:r>
      <w:r w:rsidRPr="00547B8C">
        <w:rPr>
          <w:spacing w:val="-2"/>
          <w:sz w:val="24"/>
        </w:rPr>
        <w:t>prudently.</w:t>
      </w:r>
    </w:p>
    <w:p w:rsidR="009C7661" w:rsidRPr="00547B8C" w:rsidRDefault="009C7661" w:rsidP="009C7661">
      <w:pPr>
        <w:pStyle w:val="ListParagraph"/>
        <w:numPr>
          <w:ilvl w:val="1"/>
          <w:numId w:val="6"/>
        </w:numPr>
        <w:spacing w:line="276" w:lineRule="auto"/>
        <w:ind w:left="567" w:hanging="567"/>
        <w:jc w:val="both"/>
        <w:rPr>
          <w:spacing w:val="-2"/>
          <w:sz w:val="24"/>
        </w:rPr>
      </w:pPr>
      <w:r w:rsidRPr="00547B8C">
        <w:rPr>
          <w:sz w:val="24"/>
        </w:rPr>
        <w:t>Ensuring</w:t>
      </w:r>
      <w:r w:rsidRPr="00547B8C">
        <w:rPr>
          <w:spacing w:val="40"/>
          <w:sz w:val="24"/>
        </w:rPr>
        <w:t xml:space="preserve"> </w:t>
      </w:r>
      <w:r w:rsidRPr="00547B8C">
        <w:rPr>
          <w:sz w:val="24"/>
        </w:rPr>
        <w:t>all</w:t>
      </w:r>
      <w:r w:rsidRPr="00547B8C">
        <w:rPr>
          <w:spacing w:val="40"/>
          <w:sz w:val="24"/>
        </w:rPr>
        <w:t xml:space="preserve"> </w:t>
      </w:r>
      <w:r w:rsidRPr="00547B8C">
        <w:rPr>
          <w:sz w:val="24"/>
        </w:rPr>
        <w:t>decisions</w:t>
      </w:r>
      <w:r w:rsidRPr="00547B8C">
        <w:rPr>
          <w:spacing w:val="40"/>
          <w:sz w:val="24"/>
        </w:rPr>
        <w:t xml:space="preserve"> </w:t>
      </w:r>
      <w:r w:rsidRPr="00547B8C">
        <w:rPr>
          <w:sz w:val="24"/>
        </w:rPr>
        <w:t>are</w:t>
      </w:r>
      <w:r w:rsidRPr="00547B8C">
        <w:rPr>
          <w:spacing w:val="40"/>
          <w:sz w:val="24"/>
        </w:rPr>
        <w:t xml:space="preserve"> </w:t>
      </w:r>
      <w:r w:rsidRPr="00547B8C">
        <w:rPr>
          <w:sz w:val="24"/>
        </w:rPr>
        <w:t>made</w:t>
      </w:r>
      <w:r w:rsidRPr="00547B8C">
        <w:rPr>
          <w:spacing w:val="40"/>
          <w:sz w:val="24"/>
        </w:rPr>
        <w:t xml:space="preserve"> </w:t>
      </w:r>
      <w:r w:rsidRPr="00547B8C">
        <w:rPr>
          <w:sz w:val="24"/>
        </w:rPr>
        <w:t>in</w:t>
      </w:r>
      <w:r w:rsidRPr="00547B8C">
        <w:rPr>
          <w:spacing w:val="40"/>
          <w:sz w:val="24"/>
        </w:rPr>
        <w:t xml:space="preserve"> </w:t>
      </w:r>
      <w:r w:rsidRPr="00547B8C">
        <w:rPr>
          <w:sz w:val="24"/>
        </w:rPr>
        <w:t>the</w:t>
      </w:r>
      <w:r w:rsidRPr="00547B8C">
        <w:rPr>
          <w:spacing w:val="40"/>
          <w:sz w:val="24"/>
        </w:rPr>
        <w:t xml:space="preserve"> </w:t>
      </w:r>
      <w:r w:rsidRPr="00547B8C">
        <w:rPr>
          <w:sz w:val="24"/>
        </w:rPr>
        <w:t>best</w:t>
      </w:r>
      <w:r w:rsidRPr="00547B8C">
        <w:rPr>
          <w:spacing w:val="40"/>
          <w:sz w:val="24"/>
        </w:rPr>
        <w:t xml:space="preserve"> </w:t>
      </w:r>
      <w:r w:rsidRPr="00547B8C">
        <w:rPr>
          <w:sz w:val="24"/>
        </w:rPr>
        <w:t>interests</w:t>
      </w:r>
      <w:r w:rsidRPr="00547B8C">
        <w:rPr>
          <w:spacing w:val="40"/>
          <w:sz w:val="24"/>
        </w:rPr>
        <w:t xml:space="preserve"> </w:t>
      </w:r>
      <w:r w:rsidRPr="00547B8C">
        <w:rPr>
          <w:sz w:val="24"/>
        </w:rPr>
        <w:t>of</w:t>
      </w:r>
      <w:r w:rsidRPr="00547B8C">
        <w:rPr>
          <w:spacing w:val="40"/>
          <w:sz w:val="24"/>
        </w:rPr>
        <w:t xml:space="preserve"> </w:t>
      </w:r>
      <w:r w:rsidRPr="00547B8C">
        <w:rPr>
          <w:sz w:val="24"/>
        </w:rPr>
        <w:t>the organization and help it move closer to its mission.</w:t>
      </w:r>
    </w:p>
    <w:p w:rsidR="009C7661" w:rsidRPr="00547B8C" w:rsidRDefault="009C7661" w:rsidP="009C7661">
      <w:pPr>
        <w:pStyle w:val="ListParagraph"/>
        <w:numPr>
          <w:ilvl w:val="1"/>
          <w:numId w:val="6"/>
        </w:numPr>
        <w:tabs>
          <w:tab w:val="left" w:pos="567"/>
        </w:tabs>
        <w:spacing w:line="276" w:lineRule="auto"/>
        <w:ind w:left="567" w:right="120" w:hanging="567"/>
        <w:jc w:val="both"/>
        <w:rPr>
          <w:sz w:val="24"/>
        </w:rPr>
      </w:pPr>
      <w:r w:rsidRPr="00547B8C">
        <w:rPr>
          <w:sz w:val="24"/>
        </w:rPr>
        <w:t>Ensuring</w:t>
      </w:r>
      <w:r w:rsidRPr="00547B8C">
        <w:rPr>
          <w:spacing w:val="73"/>
          <w:sz w:val="24"/>
        </w:rPr>
        <w:t xml:space="preserve"> </w:t>
      </w:r>
      <w:r w:rsidRPr="00547B8C">
        <w:rPr>
          <w:sz w:val="24"/>
        </w:rPr>
        <w:t>the</w:t>
      </w:r>
      <w:r w:rsidRPr="00547B8C">
        <w:rPr>
          <w:spacing w:val="73"/>
          <w:sz w:val="24"/>
        </w:rPr>
        <w:t xml:space="preserve"> </w:t>
      </w:r>
      <w:r w:rsidRPr="00547B8C">
        <w:rPr>
          <w:sz w:val="24"/>
        </w:rPr>
        <w:t>organization</w:t>
      </w:r>
      <w:r w:rsidRPr="00547B8C">
        <w:rPr>
          <w:spacing w:val="73"/>
          <w:sz w:val="24"/>
        </w:rPr>
        <w:t xml:space="preserve"> </w:t>
      </w:r>
      <w:r w:rsidRPr="00547B8C">
        <w:rPr>
          <w:sz w:val="24"/>
        </w:rPr>
        <w:t>abides</w:t>
      </w:r>
      <w:r w:rsidRPr="00547B8C">
        <w:rPr>
          <w:spacing w:val="71"/>
          <w:sz w:val="24"/>
        </w:rPr>
        <w:t xml:space="preserve"> </w:t>
      </w:r>
      <w:r w:rsidRPr="00547B8C">
        <w:rPr>
          <w:sz w:val="24"/>
        </w:rPr>
        <w:t>by</w:t>
      </w:r>
      <w:r w:rsidRPr="00547B8C">
        <w:rPr>
          <w:spacing w:val="40"/>
          <w:sz w:val="24"/>
        </w:rPr>
        <w:t xml:space="preserve"> </w:t>
      </w:r>
      <w:r w:rsidRPr="00547B8C">
        <w:rPr>
          <w:sz w:val="24"/>
        </w:rPr>
        <w:t>all</w:t>
      </w:r>
      <w:r w:rsidRPr="00547B8C">
        <w:rPr>
          <w:spacing w:val="70"/>
          <w:sz w:val="24"/>
        </w:rPr>
        <w:t xml:space="preserve"> </w:t>
      </w:r>
      <w:r w:rsidRPr="00547B8C">
        <w:rPr>
          <w:sz w:val="24"/>
        </w:rPr>
        <w:t>laws</w:t>
      </w:r>
      <w:r w:rsidRPr="00547B8C">
        <w:rPr>
          <w:spacing w:val="71"/>
          <w:sz w:val="24"/>
        </w:rPr>
        <w:t xml:space="preserve"> </w:t>
      </w:r>
      <w:r w:rsidRPr="00547B8C">
        <w:rPr>
          <w:sz w:val="24"/>
        </w:rPr>
        <w:t>and regulations, as well as its own By-laws.</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Strategic</w:t>
      </w:r>
      <w:r w:rsidRPr="00547B8C">
        <w:rPr>
          <w:spacing w:val="-5"/>
          <w:sz w:val="24"/>
        </w:rPr>
        <w:t xml:space="preserve"> </w:t>
      </w:r>
      <w:r w:rsidRPr="00547B8C">
        <w:rPr>
          <w:sz w:val="24"/>
        </w:rPr>
        <w:t>governance</w:t>
      </w:r>
      <w:r w:rsidRPr="00547B8C">
        <w:rPr>
          <w:spacing w:val="-5"/>
          <w:sz w:val="24"/>
        </w:rPr>
        <w:t xml:space="preserve"> </w:t>
      </w:r>
      <w:r w:rsidRPr="00547B8C">
        <w:rPr>
          <w:sz w:val="24"/>
        </w:rPr>
        <w:t>and</w:t>
      </w:r>
      <w:r w:rsidRPr="00547B8C">
        <w:rPr>
          <w:spacing w:val="-3"/>
          <w:sz w:val="24"/>
        </w:rPr>
        <w:t xml:space="preserve"> </w:t>
      </w:r>
      <w:r w:rsidRPr="00547B8C">
        <w:rPr>
          <w:spacing w:val="-2"/>
          <w:sz w:val="24"/>
        </w:rPr>
        <w:t>oversight.</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Serving</w:t>
      </w:r>
      <w:r w:rsidRPr="00547B8C">
        <w:rPr>
          <w:spacing w:val="-3"/>
          <w:sz w:val="24"/>
        </w:rPr>
        <w:t xml:space="preserve"> </w:t>
      </w:r>
      <w:r w:rsidRPr="00547B8C">
        <w:rPr>
          <w:sz w:val="24"/>
        </w:rPr>
        <w:t>the</w:t>
      </w:r>
      <w:r w:rsidRPr="00547B8C">
        <w:rPr>
          <w:spacing w:val="-2"/>
          <w:sz w:val="24"/>
        </w:rPr>
        <w:t xml:space="preserve"> </w:t>
      </w:r>
      <w:r w:rsidRPr="00547B8C">
        <w:rPr>
          <w:sz w:val="24"/>
        </w:rPr>
        <w:t>organization’s</w:t>
      </w:r>
      <w:r w:rsidRPr="00547B8C">
        <w:rPr>
          <w:spacing w:val="-5"/>
          <w:sz w:val="24"/>
        </w:rPr>
        <w:t xml:space="preserve"> </w:t>
      </w:r>
      <w:r w:rsidRPr="00547B8C">
        <w:rPr>
          <w:spacing w:val="-2"/>
          <w:sz w:val="24"/>
        </w:rPr>
        <w:t>stakeholders.</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Managing</w:t>
      </w:r>
      <w:r w:rsidRPr="00547B8C">
        <w:rPr>
          <w:spacing w:val="-5"/>
          <w:sz w:val="24"/>
        </w:rPr>
        <w:t xml:space="preserve"> </w:t>
      </w:r>
      <w:r w:rsidRPr="00547B8C">
        <w:rPr>
          <w:spacing w:val="-2"/>
          <w:sz w:val="24"/>
        </w:rPr>
        <w:t>budgets.</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Setting</w:t>
      </w:r>
      <w:r w:rsidRPr="00547B8C">
        <w:rPr>
          <w:spacing w:val="-4"/>
          <w:sz w:val="24"/>
        </w:rPr>
        <w:t xml:space="preserve"> </w:t>
      </w:r>
      <w:r w:rsidRPr="00547B8C">
        <w:rPr>
          <w:spacing w:val="-2"/>
          <w:sz w:val="24"/>
        </w:rPr>
        <w:t>policies.</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Overseeing</w:t>
      </w:r>
      <w:r w:rsidRPr="00547B8C">
        <w:rPr>
          <w:spacing w:val="-5"/>
          <w:sz w:val="24"/>
        </w:rPr>
        <w:t xml:space="preserve"> </w:t>
      </w:r>
      <w:r w:rsidRPr="00547B8C">
        <w:rPr>
          <w:spacing w:val="-2"/>
          <w:sz w:val="24"/>
        </w:rPr>
        <w:t>personnel.</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Setting</w:t>
      </w:r>
      <w:r w:rsidRPr="00547B8C">
        <w:rPr>
          <w:spacing w:val="-4"/>
          <w:sz w:val="24"/>
        </w:rPr>
        <w:t xml:space="preserve"> </w:t>
      </w:r>
      <w:r w:rsidRPr="00547B8C">
        <w:rPr>
          <w:spacing w:val="-2"/>
          <w:sz w:val="24"/>
        </w:rPr>
        <w:t>goals.</w:t>
      </w:r>
    </w:p>
    <w:p w:rsidR="009C7661" w:rsidRPr="00547B8C" w:rsidRDefault="009C7661" w:rsidP="009C7661">
      <w:pPr>
        <w:pStyle w:val="ListParagraph"/>
        <w:numPr>
          <w:ilvl w:val="1"/>
          <w:numId w:val="6"/>
        </w:numPr>
        <w:tabs>
          <w:tab w:val="left" w:pos="567"/>
        </w:tabs>
        <w:spacing w:line="276" w:lineRule="auto"/>
        <w:ind w:left="0" w:firstLine="0"/>
        <w:jc w:val="both"/>
        <w:rPr>
          <w:sz w:val="24"/>
        </w:rPr>
      </w:pPr>
      <w:r w:rsidRPr="00547B8C">
        <w:rPr>
          <w:sz w:val="24"/>
        </w:rPr>
        <w:t>Measuring</w:t>
      </w:r>
      <w:r w:rsidRPr="00547B8C">
        <w:rPr>
          <w:spacing w:val="-2"/>
          <w:sz w:val="24"/>
        </w:rPr>
        <w:t xml:space="preserve"> </w:t>
      </w:r>
      <w:r w:rsidRPr="00547B8C">
        <w:rPr>
          <w:sz w:val="24"/>
        </w:rPr>
        <w:t>goals</w:t>
      </w:r>
      <w:r w:rsidRPr="00547B8C">
        <w:rPr>
          <w:spacing w:val="-4"/>
          <w:sz w:val="24"/>
        </w:rPr>
        <w:t xml:space="preserve"> </w:t>
      </w:r>
      <w:r w:rsidRPr="00547B8C">
        <w:rPr>
          <w:sz w:val="24"/>
        </w:rPr>
        <w:t>and</w:t>
      </w:r>
      <w:r w:rsidRPr="00547B8C">
        <w:rPr>
          <w:spacing w:val="-1"/>
          <w:sz w:val="24"/>
        </w:rPr>
        <w:t xml:space="preserve"> </w:t>
      </w:r>
      <w:r w:rsidRPr="00547B8C">
        <w:rPr>
          <w:spacing w:val="-2"/>
          <w:sz w:val="24"/>
        </w:rPr>
        <w:t>achievements.</w:t>
      </w:r>
    </w:p>
    <w:p w:rsidR="009C7661" w:rsidRPr="00547B8C" w:rsidRDefault="009C7661">
      <w:pPr>
        <w:tabs>
          <w:tab w:val="left" w:pos="567"/>
        </w:tabs>
        <w:spacing w:line="276" w:lineRule="auto"/>
        <w:jc w:val="both"/>
        <w:rPr>
          <w:ins w:id="68" w:author="Windows User" w:date="2024-09-17T14:19:00Z"/>
          <w:rFonts w:ascii="Times New Roman" w:hAnsi="Times New Roman" w:cs="Times New Roman"/>
          <w:rPrChange w:id="69" w:author="Windows User" w:date="2024-09-17T14:19:00Z">
            <w:rPr>
              <w:ins w:id="70" w:author="Windows User" w:date="2024-09-17T14:19:00Z"/>
              <w:spacing w:val="-2"/>
            </w:rPr>
          </w:rPrChange>
        </w:rPr>
        <w:pPrChange w:id="71" w:author="Windows User" w:date="2024-09-17T14:20:00Z">
          <w:pPr>
            <w:pStyle w:val="Heading2"/>
            <w:numPr>
              <w:numId w:val="25"/>
            </w:numPr>
            <w:tabs>
              <w:tab w:val="num" w:pos="360"/>
              <w:tab w:val="num" w:pos="720"/>
            </w:tabs>
            <w:spacing w:line="276" w:lineRule="auto"/>
            <w:ind w:left="567" w:hanging="567"/>
            <w:jc w:val="both"/>
          </w:pPr>
        </w:pPrChange>
      </w:pPr>
      <w:bookmarkStart w:id="72" w:name="2._Director"/>
      <w:bookmarkEnd w:id="72"/>
    </w:p>
    <w:p w:rsidR="008522D3" w:rsidRPr="00547B8C" w:rsidRDefault="00940052" w:rsidP="00940052">
      <w:pPr>
        <w:pStyle w:val="ListParagraph"/>
        <w:numPr>
          <w:ilvl w:val="0"/>
          <w:numId w:val="6"/>
        </w:numPr>
        <w:tabs>
          <w:tab w:val="left" w:pos="567"/>
        </w:tabs>
        <w:spacing w:line="276" w:lineRule="auto"/>
        <w:ind w:left="567" w:hanging="425"/>
        <w:jc w:val="both"/>
        <w:rPr>
          <w:b/>
          <w:sz w:val="28"/>
        </w:rPr>
      </w:pPr>
      <w:bookmarkStart w:id="73" w:name="_Toc178005958"/>
      <w:r w:rsidRPr="00547B8C">
        <w:rPr>
          <w:b/>
          <w:sz w:val="28"/>
        </w:rPr>
        <w:t>Director/</w:t>
      </w:r>
      <w:ins w:id="74" w:author="Windows User" w:date="2024-09-17T14:20:00Z">
        <w:r w:rsidR="009C7661" w:rsidRPr="00547B8C">
          <w:rPr>
            <w:b/>
            <w:sz w:val="28"/>
          </w:rPr>
          <w:t>Academy Manager</w:t>
        </w:r>
      </w:ins>
      <w:bookmarkStart w:id="75" w:name="_Toc178005959"/>
      <w:bookmarkEnd w:id="73"/>
      <w:bookmarkEnd w:id="75"/>
      <w:del w:id="76" w:author="Windows User" w:date="2024-09-17T14:21:00Z">
        <w:r w:rsidR="008522D3" w:rsidRPr="00547B8C" w:rsidDel="00354B51">
          <w:rPr>
            <w:b/>
            <w:sz w:val="28"/>
          </w:rPr>
          <w:delText>Conducts performance evaluations that are timely and constructive</w:delText>
        </w:r>
      </w:del>
      <w:r w:rsidR="008522D3" w:rsidRPr="00547B8C">
        <w:rPr>
          <w:b/>
          <w:sz w:val="28"/>
        </w:rPr>
        <w:t xml:space="preserve"> </w:t>
      </w:r>
    </w:p>
    <w:p w:rsidR="008522D3" w:rsidRPr="00547B8C" w:rsidRDefault="008522D3" w:rsidP="008522D3">
      <w:pPr>
        <w:pStyle w:val="ListParagraph"/>
        <w:numPr>
          <w:ilvl w:val="0"/>
          <w:numId w:val="15"/>
        </w:numPr>
      </w:pPr>
      <w:r w:rsidRPr="00547B8C">
        <w:t>Reviews existing training programs; suggests enhancements and modifications to improve engagement, learning, and retention and/or to meet the changing needs of clientele, the organization, or the industry</w:t>
      </w:r>
    </w:p>
    <w:p w:rsidR="008522D3" w:rsidRPr="00547B8C" w:rsidRDefault="008522D3" w:rsidP="008522D3">
      <w:pPr>
        <w:pStyle w:val="ListParagraph"/>
        <w:numPr>
          <w:ilvl w:val="0"/>
          <w:numId w:val="15"/>
        </w:numPr>
      </w:pPr>
      <w:r w:rsidRPr="00547B8C">
        <w:t xml:space="preserve">Ensures that training materials and programs are current, accurate, and effective. Maintains </w:t>
      </w:r>
      <w:r w:rsidRPr="00547B8C">
        <w:lastRenderedPageBreak/>
        <w:t>knowledge of new methods and techniques for training, and training requirements applicable to the organization and/or industry</w:t>
      </w:r>
    </w:p>
    <w:p w:rsidR="008522D3" w:rsidRPr="00547B8C" w:rsidRDefault="009C7661" w:rsidP="008522D3">
      <w:pPr>
        <w:pStyle w:val="ListParagraph"/>
        <w:numPr>
          <w:ilvl w:val="0"/>
          <w:numId w:val="15"/>
        </w:numPr>
      </w:pPr>
      <w:r w:rsidRPr="00547B8C">
        <w:t>Identifies problems and opportunities such as operational changes or industry developments that training could improve.</w:t>
      </w:r>
    </w:p>
    <w:p w:rsidR="008522D3" w:rsidRPr="00547B8C" w:rsidRDefault="009C7661" w:rsidP="008522D3">
      <w:pPr>
        <w:pStyle w:val="ListParagraph"/>
        <w:numPr>
          <w:ilvl w:val="0"/>
          <w:numId w:val="15"/>
        </w:numPr>
      </w:pPr>
      <w:r w:rsidRPr="00547B8C">
        <w:t>Conducts or facilitates required and recommended training sessions.</w:t>
      </w:r>
    </w:p>
    <w:p w:rsidR="009C7661" w:rsidRPr="00547B8C" w:rsidRDefault="009C7661" w:rsidP="008522D3">
      <w:pPr>
        <w:pStyle w:val="ListParagraph"/>
        <w:numPr>
          <w:ilvl w:val="0"/>
          <w:numId w:val="15"/>
        </w:numPr>
      </w:pPr>
      <w:r w:rsidRPr="00547B8C">
        <w:t>Collaborates with vendors and third-party training providers to arrange employee registration for and participation in outside training programs.</w:t>
      </w:r>
    </w:p>
    <w:p w:rsidR="009C7661" w:rsidRPr="00547B8C" w:rsidRDefault="009C7661" w:rsidP="008522D3">
      <w:pPr>
        <w:pStyle w:val="ListParagraph"/>
        <w:numPr>
          <w:ilvl w:val="0"/>
          <w:numId w:val="15"/>
        </w:numPr>
      </w:pPr>
      <w:r w:rsidRPr="00547B8C">
        <w:t>Ensures that training milestones and goals are met while adhering to approved training budget.</w:t>
      </w:r>
    </w:p>
    <w:p w:rsidR="009C7661" w:rsidRPr="00547B8C" w:rsidRDefault="009C7661" w:rsidP="008522D3">
      <w:pPr>
        <w:pStyle w:val="ListParagraph"/>
        <w:numPr>
          <w:ilvl w:val="0"/>
          <w:numId w:val="15"/>
        </w:numPr>
      </w:pPr>
      <w:r w:rsidRPr="00547B8C">
        <w:t>Prepares and implements training budget.</w:t>
      </w:r>
    </w:p>
    <w:p w:rsidR="009C7661" w:rsidRPr="00547B8C" w:rsidRDefault="009C7661" w:rsidP="008522D3">
      <w:pPr>
        <w:pStyle w:val="ListParagraph"/>
        <w:numPr>
          <w:ilvl w:val="0"/>
          <w:numId w:val="15"/>
        </w:numPr>
      </w:pPr>
      <w:r w:rsidRPr="00547B8C">
        <w:t>Performs other related duties as assigned.</w:t>
      </w:r>
    </w:p>
    <w:p w:rsidR="009C7661" w:rsidRPr="00547B8C" w:rsidRDefault="009C7661" w:rsidP="009C7661">
      <w:pPr>
        <w:pStyle w:val="BodyText"/>
        <w:spacing w:line="276" w:lineRule="auto"/>
        <w:jc w:val="both"/>
      </w:pPr>
    </w:p>
    <w:p w:rsidR="009C7661" w:rsidRPr="00547B8C" w:rsidRDefault="009C7661">
      <w:pPr>
        <w:pStyle w:val="ListParagraph"/>
        <w:numPr>
          <w:ilvl w:val="0"/>
          <w:numId w:val="6"/>
        </w:numPr>
        <w:tabs>
          <w:tab w:val="left" w:pos="567"/>
        </w:tabs>
        <w:spacing w:line="276" w:lineRule="auto"/>
        <w:ind w:left="567" w:hanging="425"/>
        <w:jc w:val="both"/>
        <w:pPrChange w:id="77" w:author="MUKOLWE" w:date="2024-09-05T04:24:00Z">
          <w:pPr>
            <w:pStyle w:val="Heading2"/>
            <w:numPr>
              <w:numId w:val="25"/>
            </w:numPr>
            <w:tabs>
              <w:tab w:val="num" w:pos="360"/>
              <w:tab w:val="num" w:pos="720"/>
              <w:tab w:val="left" w:pos="760"/>
            </w:tabs>
            <w:spacing w:line="276" w:lineRule="auto"/>
            <w:ind w:left="0" w:hanging="90"/>
            <w:jc w:val="both"/>
          </w:pPr>
        </w:pPrChange>
      </w:pPr>
      <w:bookmarkStart w:id="78" w:name="3._ICT_instructors"/>
      <w:bookmarkStart w:id="79" w:name="_Toc178005960"/>
      <w:bookmarkEnd w:id="78"/>
      <w:r w:rsidRPr="00547B8C">
        <w:rPr>
          <w:b/>
        </w:rPr>
        <w:t>ICT</w:t>
      </w:r>
      <w:r w:rsidRPr="00547B8C">
        <w:rPr>
          <w:b/>
          <w:spacing w:val="-3"/>
        </w:rPr>
        <w:t xml:space="preserve"> </w:t>
      </w:r>
      <w:r w:rsidRPr="00547B8C">
        <w:rPr>
          <w:b/>
          <w:sz w:val="24"/>
        </w:rPr>
        <w:t>instructors</w:t>
      </w:r>
      <w:bookmarkEnd w:id="79"/>
      <w:r w:rsidR="007D0D5C" w:rsidRPr="00547B8C">
        <w:rPr>
          <w:b/>
          <w:sz w:val="24"/>
        </w:rPr>
        <w:t>/IT consultant/ICT technician</w:t>
      </w:r>
    </w:p>
    <w:p w:rsidR="00F04939" w:rsidRPr="00547B8C" w:rsidRDefault="00F04939" w:rsidP="00F04939">
      <w:pPr>
        <w:pStyle w:val="Heading2"/>
        <w:numPr>
          <w:ilvl w:val="0"/>
          <w:numId w:val="1"/>
        </w:numPr>
        <w:tabs>
          <w:tab w:val="left" w:pos="760"/>
        </w:tabs>
        <w:spacing w:line="276" w:lineRule="auto"/>
        <w:jc w:val="both"/>
        <w:rPr>
          <w:b w:val="0"/>
        </w:rPr>
      </w:pPr>
      <w:r w:rsidRPr="00547B8C">
        <w:rPr>
          <w:b w:val="0"/>
        </w:rPr>
        <w:t xml:space="preserve">Design, facilitate and teach the computer instruction component </w:t>
      </w:r>
    </w:p>
    <w:p w:rsidR="00F04939" w:rsidRPr="00547B8C" w:rsidRDefault="00F04939" w:rsidP="00F04939">
      <w:pPr>
        <w:pStyle w:val="Heading2"/>
        <w:numPr>
          <w:ilvl w:val="0"/>
          <w:numId w:val="1"/>
        </w:numPr>
        <w:tabs>
          <w:tab w:val="left" w:pos="760"/>
        </w:tabs>
        <w:spacing w:line="276" w:lineRule="auto"/>
        <w:jc w:val="both"/>
        <w:rPr>
          <w:b w:val="0"/>
        </w:rPr>
      </w:pPr>
      <w:r w:rsidRPr="00547B8C">
        <w:rPr>
          <w:b w:val="0"/>
        </w:rPr>
        <w:t xml:space="preserve">Assess, supervise, and motivate students </w:t>
      </w:r>
    </w:p>
    <w:p w:rsidR="00F04939" w:rsidRPr="00547B8C" w:rsidRDefault="00F04939" w:rsidP="00F04939">
      <w:pPr>
        <w:pStyle w:val="Heading2"/>
        <w:numPr>
          <w:ilvl w:val="0"/>
          <w:numId w:val="1"/>
        </w:numPr>
        <w:tabs>
          <w:tab w:val="left" w:pos="760"/>
        </w:tabs>
        <w:spacing w:line="276" w:lineRule="auto"/>
        <w:jc w:val="both"/>
        <w:rPr>
          <w:b w:val="0"/>
        </w:rPr>
      </w:pPr>
      <w:r w:rsidRPr="00547B8C">
        <w:rPr>
          <w:b w:val="0"/>
        </w:rPr>
        <w:t>Evaluating student work and progress</w:t>
      </w:r>
    </w:p>
    <w:p w:rsidR="00F04939" w:rsidRPr="00547B8C" w:rsidRDefault="00F04939" w:rsidP="00F04939">
      <w:pPr>
        <w:pStyle w:val="Heading2"/>
        <w:numPr>
          <w:ilvl w:val="0"/>
          <w:numId w:val="1"/>
        </w:numPr>
        <w:tabs>
          <w:tab w:val="left" w:pos="760"/>
        </w:tabs>
        <w:spacing w:line="276" w:lineRule="auto"/>
        <w:jc w:val="both"/>
        <w:rPr>
          <w:b w:val="0"/>
        </w:rPr>
      </w:pPr>
      <w:r w:rsidRPr="00547B8C">
        <w:rPr>
          <w:b w:val="0"/>
        </w:rPr>
        <w:t>Prepare and execute lesson plans</w:t>
      </w:r>
    </w:p>
    <w:p w:rsidR="00F04939" w:rsidRPr="00547B8C" w:rsidRDefault="00F04939" w:rsidP="00F04939">
      <w:pPr>
        <w:pStyle w:val="Heading2"/>
        <w:numPr>
          <w:ilvl w:val="0"/>
          <w:numId w:val="1"/>
        </w:numPr>
        <w:tabs>
          <w:tab w:val="left" w:pos="760"/>
        </w:tabs>
        <w:spacing w:line="276" w:lineRule="auto"/>
        <w:jc w:val="both"/>
        <w:rPr>
          <w:b w:val="0"/>
        </w:rPr>
      </w:pPr>
      <w:r w:rsidRPr="00547B8C">
        <w:rPr>
          <w:b w:val="0"/>
        </w:rPr>
        <w:t>Develop course syllabus</w:t>
      </w:r>
    </w:p>
    <w:p w:rsidR="007D0D5C" w:rsidRPr="00547B8C" w:rsidRDefault="00F04939" w:rsidP="007D0D5C">
      <w:pPr>
        <w:pStyle w:val="Heading2"/>
        <w:numPr>
          <w:ilvl w:val="0"/>
          <w:numId w:val="1"/>
        </w:numPr>
        <w:tabs>
          <w:tab w:val="left" w:pos="760"/>
        </w:tabs>
        <w:spacing w:line="276" w:lineRule="auto"/>
        <w:jc w:val="both"/>
        <w:rPr>
          <w:b w:val="0"/>
        </w:rPr>
      </w:pPr>
      <w:r w:rsidRPr="00547B8C">
        <w:rPr>
          <w:b w:val="0"/>
        </w:rPr>
        <w:t>Assigning tasks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Install, configure, and maintain computer hardware, software, and peripheral devices.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bCs w:val="0"/>
        </w:rPr>
        <w:t xml:space="preserve">Set up and manage local and wide area networks (LAN/WAN) </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Monitor and troubleshoot hardware, software, and network issues.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Perform regular system updates, backups, and data recovery operations.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Configure and secure routers, switches, firewalls, and Wi-Fi access points.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Provide technical support and user assistance for ICT systems.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Manage and administer servers, email systems, and user accounts.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Implement cybersecurity measures to protect data and systems.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Conduct ICT audits and recommend system improvements.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Develop and enforce ICT policies, standards, and procedures.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Maintain records of ICT assets, licenses, and configurations.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Manage institutional websites, online portals, and databases.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Offer advice on ICT solutions, procurement, and system upgrades.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Conduct staff or client training on ICT tools and best practices.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Participate in ICT project planning, budgeting, and implementation.</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Research and recommend emerging technologies to improve efficiency.</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Ensure compliance with data protection and ICT security regulations.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Maintain and service ICT infrastructure (servers, UPS, cabling, etc.).</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Liaise with vendors and service providers for ICT-related contracts.</w:t>
      </w:r>
    </w:p>
    <w:p w:rsidR="007D0D5C" w:rsidRPr="00547B8C" w:rsidRDefault="007D0D5C" w:rsidP="007D0D5C">
      <w:pPr>
        <w:pStyle w:val="Heading2"/>
        <w:numPr>
          <w:ilvl w:val="0"/>
          <w:numId w:val="1"/>
        </w:numPr>
        <w:tabs>
          <w:tab w:val="left" w:pos="760"/>
        </w:tabs>
        <w:spacing w:line="276" w:lineRule="auto"/>
        <w:jc w:val="both"/>
        <w:rPr>
          <w:b w:val="0"/>
        </w:rPr>
      </w:pPr>
      <w:r w:rsidRPr="00547B8C">
        <w:rPr>
          <w:b w:val="0"/>
        </w:rPr>
        <w:t>Prepare periodic ICT performance reports and documentation</w:t>
      </w:r>
    </w:p>
    <w:p w:rsidR="007D0D5C" w:rsidRPr="00547B8C" w:rsidRDefault="007D0D5C" w:rsidP="007D0D5C">
      <w:pPr>
        <w:pStyle w:val="Heading2"/>
        <w:tabs>
          <w:tab w:val="left" w:pos="760"/>
        </w:tabs>
        <w:spacing w:line="276" w:lineRule="auto"/>
        <w:jc w:val="both"/>
        <w:rPr>
          <w:b w:val="0"/>
        </w:rPr>
      </w:pPr>
    </w:p>
    <w:p w:rsidR="007D0D5C" w:rsidRPr="00547B8C" w:rsidRDefault="007D0D5C" w:rsidP="007D0D5C">
      <w:pPr>
        <w:pStyle w:val="Heading2"/>
      </w:pPr>
      <w:r w:rsidRPr="00547B8C">
        <w:rPr>
          <w:rStyle w:val="Strong"/>
          <w:b/>
          <w:bCs/>
        </w:rPr>
        <w:t>Core Competencies</w:t>
      </w:r>
    </w:p>
    <w:p w:rsidR="007D0D5C" w:rsidRPr="00547B8C" w:rsidRDefault="007D0D5C" w:rsidP="007D0D5C">
      <w:pPr>
        <w:pStyle w:val="NormalWeb"/>
        <w:numPr>
          <w:ilvl w:val="0"/>
          <w:numId w:val="29"/>
        </w:numPr>
      </w:pPr>
      <w:r w:rsidRPr="00547B8C">
        <w:t xml:space="preserve">Creative and innovative. </w:t>
      </w:r>
    </w:p>
    <w:p w:rsidR="007D0D5C" w:rsidRPr="00547B8C" w:rsidRDefault="007D0D5C" w:rsidP="007D0D5C">
      <w:pPr>
        <w:pStyle w:val="NormalWeb"/>
        <w:numPr>
          <w:ilvl w:val="0"/>
          <w:numId w:val="29"/>
        </w:numPr>
      </w:pPr>
      <w:r w:rsidRPr="00547B8C">
        <w:t>Strong problem-solving and analytical skills.</w:t>
      </w:r>
    </w:p>
    <w:p w:rsidR="007D0D5C" w:rsidRPr="00547B8C" w:rsidRDefault="007D0D5C" w:rsidP="007D0D5C">
      <w:pPr>
        <w:pStyle w:val="NormalWeb"/>
        <w:numPr>
          <w:ilvl w:val="0"/>
          <w:numId w:val="29"/>
        </w:numPr>
      </w:pPr>
      <w:r w:rsidRPr="00547B8C">
        <w:lastRenderedPageBreak/>
        <w:t>Excellent communication and teamwork.</w:t>
      </w:r>
    </w:p>
    <w:p w:rsidR="007D0D5C" w:rsidRPr="00547B8C" w:rsidRDefault="007D0D5C" w:rsidP="007D0D5C">
      <w:pPr>
        <w:pStyle w:val="NormalWeb"/>
        <w:numPr>
          <w:ilvl w:val="0"/>
          <w:numId w:val="29"/>
        </w:numPr>
      </w:pPr>
      <w:r w:rsidRPr="00547B8C">
        <w:t>Attention to detail and documentation accuracy.</w:t>
      </w:r>
    </w:p>
    <w:p w:rsidR="007D0D5C" w:rsidRPr="00547B8C" w:rsidRDefault="007D0D5C" w:rsidP="007D0D5C">
      <w:pPr>
        <w:pStyle w:val="NormalWeb"/>
        <w:numPr>
          <w:ilvl w:val="0"/>
          <w:numId w:val="29"/>
        </w:numPr>
      </w:pPr>
      <w:r w:rsidRPr="00547B8C">
        <w:t>High integrity, professionalism, and confidentiality.</w:t>
      </w:r>
    </w:p>
    <w:p w:rsidR="007D0D5C" w:rsidRPr="00547B8C" w:rsidRDefault="007D0D5C" w:rsidP="007D0D5C">
      <w:pPr>
        <w:pStyle w:val="Heading2"/>
        <w:tabs>
          <w:tab w:val="left" w:pos="760"/>
        </w:tabs>
        <w:spacing w:line="276" w:lineRule="auto"/>
        <w:ind w:left="0" w:firstLine="0"/>
        <w:jc w:val="both"/>
        <w:rPr>
          <w:b w:val="0"/>
        </w:rPr>
      </w:pPr>
      <w:r w:rsidRPr="00547B8C">
        <w:rPr>
          <w:b w:val="0"/>
        </w:rPr>
        <w:t xml:space="preserve">Professional qualifications </w:t>
      </w:r>
    </w:p>
    <w:p w:rsidR="007D0D5C" w:rsidRPr="00547B8C" w:rsidRDefault="007D0D5C" w:rsidP="007D0D5C">
      <w:pPr>
        <w:pStyle w:val="Heading2"/>
        <w:numPr>
          <w:ilvl w:val="0"/>
          <w:numId w:val="30"/>
        </w:numPr>
        <w:tabs>
          <w:tab w:val="left" w:pos="760"/>
        </w:tabs>
        <w:spacing w:line="276" w:lineRule="auto"/>
        <w:jc w:val="both"/>
        <w:rPr>
          <w:b w:val="0"/>
        </w:rPr>
      </w:pPr>
      <w:r w:rsidRPr="00547B8C">
        <w:rPr>
          <w:b w:val="0"/>
        </w:rPr>
        <w:t xml:space="preserve">Degree/Diploma/Certificate holder in ICT/Computer science/ICT </w:t>
      </w:r>
      <w:r w:rsidR="00F12389" w:rsidRPr="00547B8C">
        <w:rPr>
          <w:b w:val="0"/>
        </w:rPr>
        <w:t>technician, software engineering</w:t>
      </w:r>
    </w:p>
    <w:p w:rsidR="00F12389" w:rsidRPr="00547B8C" w:rsidRDefault="00F12389" w:rsidP="007D0D5C">
      <w:pPr>
        <w:pStyle w:val="Heading2"/>
        <w:numPr>
          <w:ilvl w:val="0"/>
          <w:numId w:val="30"/>
        </w:numPr>
        <w:tabs>
          <w:tab w:val="left" w:pos="760"/>
        </w:tabs>
        <w:spacing w:line="276" w:lineRule="auto"/>
        <w:jc w:val="both"/>
        <w:rPr>
          <w:b w:val="0"/>
        </w:rPr>
      </w:pPr>
      <w:r w:rsidRPr="00547B8C">
        <w:rPr>
          <w:b w:val="0"/>
        </w:rPr>
        <w:t>Academic credentials from recognized institution and official exam bodies such as KASNEB, KNEC, CDACC, CSK</w:t>
      </w:r>
    </w:p>
    <w:p w:rsidR="00B20592" w:rsidRPr="00547B8C" w:rsidRDefault="00B20592" w:rsidP="00B20592">
      <w:pPr>
        <w:pStyle w:val="Heading2"/>
        <w:tabs>
          <w:tab w:val="left" w:pos="760"/>
        </w:tabs>
        <w:spacing w:line="276" w:lineRule="auto"/>
        <w:jc w:val="both"/>
        <w:rPr>
          <w:b w:val="0"/>
        </w:rPr>
      </w:pPr>
    </w:p>
    <w:p w:rsidR="00B20592" w:rsidRPr="00547B8C" w:rsidRDefault="00B20592" w:rsidP="00B20592">
      <w:pPr>
        <w:pStyle w:val="Heading2"/>
        <w:tabs>
          <w:tab w:val="left" w:pos="760"/>
        </w:tabs>
        <w:spacing w:line="276" w:lineRule="auto"/>
        <w:jc w:val="both"/>
        <w:rPr>
          <w:b w:val="0"/>
        </w:rPr>
      </w:pPr>
    </w:p>
    <w:p w:rsidR="009C7661" w:rsidRPr="00547B8C" w:rsidRDefault="009C7661" w:rsidP="009C7661">
      <w:pPr>
        <w:pStyle w:val="BodyText"/>
        <w:spacing w:line="276" w:lineRule="auto"/>
        <w:jc w:val="both"/>
      </w:pPr>
    </w:p>
    <w:p w:rsidR="009C7661" w:rsidRPr="00547B8C" w:rsidRDefault="009C7661" w:rsidP="009C7661">
      <w:pPr>
        <w:pStyle w:val="Heading2"/>
        <w:numPr>
          <w:ilvl w:val="0"/>
          <w:numId w:val="6"/>
        </w:numPr>
        <w:spacing w:line="276" w:lineRule="auto"/>
        <w:ind w:left="0" w:firstLine="0"/>
        <w:jc w:val="both"/>
      </w:pPr>
      <w:bookmarkStart w:id="80" w:name="4._Administrator"/>
      <w:bookmarkStart w:id="81" w:name="_Toc178005961"/>
      <w:bookmarkEnd w:id="80"/>
      <w:r w:rsidRPr="00547B8C">
        <w:rPr>
          <w:spacing w:val="-2"/>
        </w:rPr>
        <w:t>Administrator</w:t>
      </w:r>
      <w:bookmarkEnd w:id="81"/>
      <w:r w:rsidR="00F04939" w:rsidRPr="00547B8C">
        <w:rPr>
          <w:spacing w:val="-2"/>
        </w:rPr>
        <w:t>/HR</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Manage</w:t>
      </w:r>
      <w:r w:rsidRPr="00547B8C">
        <w:rPr>
          <w:spacing w:val="1"/>
          <w:sz w:val="24"/>
        </w:rPr>
        <w:t xml:space="preserve"> </w:t>
      </w:r>
      <w:r w:rsidRPr="00547B8C">
        <w:rPr>
          <w:sz w:val="24"/>
        </w:rPr>
        <w:t>budgets, logistics</w:t>
      </w:r>
      <w:r w:rsidRPr="00547B8C">
        <w:rPr>
          <w:spacing w:val="-4"/>
          <w:sz w:val="24"/>
        </w:rPr>
        <w:t xml:space="preserve"> </w:t>
      </w:r>
      <w:r w:rsidRPr="00547B8C">
        <w:rPr>
          <w:sz w:val="24"/>
        </w:rPr>
        <w:t>and</w:t>
      </w:r>
      <w:r w:rsidRPr="00547B8C">
        <w:rPr>
          <w:spacing w:val="-2"/>
          <w:sz w:val="24"/>
        </w:rPr>
        <w:t xml:space="preserve"> </w:t>
      </w:r>
      <w:r w:rsidRPr="00547B8C">
        <w:rPr>
          <w:sz w:val="24"/>
        </w:rPr>
        <w:t>events</w:t>
      </w:r>
      <w:r w:rsidRPr="00547B8C">
        <w:rPr>
          <w:spacing w:val="-4"/>
          <w:sz w:val="24"/>
        </w:rPr>
        <w:t xml:space="preserve"> </w:t>
      </w:r>
      <w:r w:rsidRPr="00547B8C">
        <w:rPr>
          <w:sz w:val="24"/>
        </w:rPr>
        <w:t>or</w:t>
      </w:r>
      <w:r w:rsidRPr="00547B8C">
        <w:rPr>
          <w:spacing w:val="-4"/>
          <w:sz w:val="24"/>
        </w:rPr>
        <w:t xml:space="preserve"> </w:t>
      </w:r>
      <w:r w:rsidRPr="00547B8C">
        <w:rPr>
          <w:spacing w:val="-2"/>
          <w:sz w:val="24"/>
        </w:rPr>
        <w:t>meetings</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Handle</w:t>
      </w:r>
      <w:r w:rsidRPr="00547B8C">
        <w:rPr>
          <w:spacing w:val="-5"/>
          <w:sz w:val="24"/>
        </w:rPr>
        <w:t xml:space="preserve"> </w:t>
      </w:r>
      <w:r w:rsidRPr="00547B8C">
        <w:rPr>
          <w:sz w:val="24"/>
        </w:rPr>
        <w:t>scheduling,</w:t>
      </w:r>
      <w:r w:rsidRPr="00547B8C">
        <w:rPr>
          <w:spacing w:val="-1"/>
          <w:sz w:val="24"/>
        </w:rPr>
        <w:t xml:space="preserve"> </w:t>
      </w:r>
      <w:r w:rsidRPr="00547B8C">
        <w:rPr>
          <w:sz w:val="24"/>
        </w:rPr>
        <w:t>record-keeping</w:t>
      </w:r>
      <w:r w:rsidRPr="00547B8C">
        <w:rPr>
          <w:spacing w:val="-3"/>
          <w:sz w:val="24"/>
        </w:rPr>
        <w:t xml:space="preserve"> </w:t>
      </w:r>
      <w:r w:rsidRPr="00547B8C">
        <w:rPr>
          <w:sz w:val="24"/>
        </w:rPr>
        <w:t>and</w:t>
      </w:r>
      <w:r w:rsidRPr="00547B8C">
        <w:rPr>
          <w:spacing w:val="-3"/>
          <w:sz w:val="24"/>
        </w:rPr>
        <w:t xml:space="preserve"> </w:t>
      </w:r>
      <w:r w:rsidRPr="00547B8C">
        <w:rPr>
          <w:spacing w:val="-2"/>
          <w:sz w:val="24"/>
        </w:rPr>
        <w:t>reporting</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Ensure</w:t>
      </w:r>
      <w:r w:rsidRPr="00547B8C">
        <w:rPr>
          <w:spacing w:val="-5"/>
          <w:sz w:val="24"/>
        </w:rPr>
        <w:t xml:space="preserve"> </w:t>
      </w:r>
      <w:r w:rsidRPr="00547B8C">
        <w:rPr>
          <w:sz w:val="24"/>
        </w:rPr>
        <w:t>the</w:t>
      </w:r>
      <w:r w:rsidRPr="00547B8C">
        <w:rPr>
          <w:spacing w:val="-3"/>
          <w:sz w:val="24"/>
        </w:rPr>
        <w:t xml:space="preserve"> </w:t>
      </w:r>
      <w:r w:rsidRPr="00547B8C">
        <w:rPr>
          <w:sz w:val="24"/>
        </w:rPr>
        <w:t>school</w:t>
      </w:r>
      <w:r w:rsidRPr="00547B8C">
        <w:rPr>
          <w:spacing w:val="-11"/>
          <w:sz w:val="24"/>
        </w:rPr>
        <w:t xml:space="preserve"> </w:t>
      </w:r>
      <w:r w:rsidRPr="00547B8C">
        <w:rPr>
          <w:sz w:val="24"/>
        </w:rPr>
        <w:t>complies</w:t>
      </w:r>
      <w:r w:rsidRPr="00547B8C">
        <w:rPr>
          <w:spacing w:val="-3"/>
          <w:sz w:val="24"/>
        </w:rPr>
        <w:t xml:space="preserve"> </w:t>
      </w:r>
      <w:r w:rsidRPr="00547B8C">
        <w:rPr>
          <w:sz w:val="24"/>
        </w:rPr>
        <w:t>with</w:t>
      </w:r>
      <w:r w:rsidRPr="00547B8C">
        <w:rPr>
          <w:spacing w:val="-7"/>
          <w:sz w:val="24"/>
        </w:rPr>
        <w:t xml:space="preserve"> </w:t>
      </w:r>
      <w:r w:rsidRPr="00547B8C">
        <w:rPr>
          <w:sz w:val="24"/>
        </w:rPr>
        <w:t>relevant</w:t>
      </w:r>
      <w:r w:rsidRPr="00547B8C">
        <w:rPr>
          <w:spacing w:val="7"/>
          <w:sz w:val="24"/>
        </w:rPr>
        <w:t xml:space="preserve"> </w:t>
      </w:r>
      <w:r w:rsidRPr="00547B8C">
        <w:rPr>
          <w:sz w:val="24"/>
        </w:rPr>
        <w:t>laws</w:t>
      </w:r>
      <w:r w:rsidRPr="00547B8C">
        <w:rPr>
          <w:spacing w:val="-4"/>
          <w:sz w:val="24"/>
        </w:rPr>
        <w:t xml:space="preserve"> </w:t>
      </w:r>
      <w:r w:rsidRPr="00547B8C">
        <w:rPr>
          <w:sz w:val="24"/>
        </w:rPr>
        <w:t>and</w:t>
      </w:r>
      <w:r w:rsidRPr="00547B8C">
        <w:rPr>
          <w:spacing w:val="2"/>
          <w:sz w:val="24"/>
        </w:rPr>
        <w:t xml:space="preserve"> </w:t>
      </w:r>
      <w:r w:rsidRPr="00547B8C">
        <w:rPr>
          <w:spacing w:val="-2"/>
          <w:sz w:val="24"/>
        </w:rPr>
        <w:t>regulations</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Develop</w:t>
      </w:r>
      <w:r w:rsidRPr="00547B8C">
        <w:rPr>
          <w:spacing w:val="-2"/>
          <w:sz w:val="24"/>
        </w:rPr>
        <w:t xml:space="preserve"> </w:t>
      </w:r>
      <w:r w:rsidRPr="00547B8C">
        <w:rPr>
          <w:sz w:val="24"/>
        </w:rPr>
        <w:t>and</w:t>
      </w:r>
      <w:r w:rsidRPr="00547B8C">
        <w:rPr>
          <w:spacing w:val="-1"/>
          <w:sz w:val="24"/>
        </w:rPr>
        <w:t xml:space="preserve"> </w:t>
      </w:r>
      <w:r w:rsidRPr="00547B8C">
        <w:rPr>
          <w:sz w:val="24"/>
        </w:rPr>
        <w:t>run</w:t>
      </w:r>
      <w:r w:rsidRPr="00547B8C">
        <w:rPr>
          <w:spacing w:val="-6"/>
          <w:sz w:val="24"/>
        </w:rPr>
        <w:t xml:space="preserve"> </w:t>
      </w:r>
      <w:r w:rsidRPr="00547B8C">
        <w:rPr>
          <w:sz w:val="24"/>
        </w:rPr>
        <w:t>educational</w:t>
      </w:r>
      <w:r w:rsidRPr="00547B8C">
        <w:rPr>
          <w:spacing w:val="-6"/>
          <w:sz w:val="24"/>
        </w:rPr>
        <w:t xml:space="preserve"> </w:t>
      </w:r>
      <w:r w:rsidRPr="00547B8C">
        <w:rPr>
          <w:spacing w:val="-2"/>
          <w:sz w:val="24"/>
        </w:rPr>
        <w:t>programs</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Hire,</w:t>
      </w:r>
      <w:r w:rsidRPr="00547B8C">
        <w:rPr>
          <w:spacing w:val="-1"/>
          <w:sz w:val="24"/>
        </w:rPr>
        <w:t xml:space="preserve"> </w:t>
      </w:r>
      <w:r w:rsidRPr="00547B8C">
        <w:rPr>
          <w:sz w:val="24"/>
        </w:rPr>
        <w:t>train</w:t>
      </w:r>
      <w:r w:rsidRPr="00547B8C">
        <w:rPr>
          <w:spacing w:val="-7"/>
          <w:sz w:val="24"/>
        </w:rPr>
        <w:t xml:space="preserve"> </w:t>
      </w:r>
      <w:r w:rsidRPr="00547B8C">
        <w:rPr>
          <w:sz w:val="24"/>
        </w:rPr>
        <w:t>and</w:t>
      </w:r>
      <w:r w:rsidRPr="00547B8C">
        <w:rPr>
          <w:spacing w:val="-3"/>
          <w:sz w:val="24"/>
        </w:rPr>
        <w:t xml:space="preserve"> </w:t>
      </w:r>
      <w:r w:rsidRPr="00547B8C">
        <w:rPr>
          <w:sz w:val="24"/>
        </w:rPr>
        <w:t>advise</w:t>
      </w:r>
      <w:r w:rsidRPr="00547B8C">
        <w:rPr>
          <w:spacing w:val="-3"/>
          <w:sz w:val="24"/>
        </w:rPr>
        <w:t xml:space="preserve"> </w:t>
      </w:r>
      <w:r w:rsidRPr="00547B8C">
        <w:rPr>
          <w:spacing w:val="-4"/>
          <w:sz w:val="24"/>
        </w:rPr>
        <w:t>staff</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Counsel</w:t>
      </w:r>
      <w:r w:rsidRPr="00547B8C">
        <w:rPr>
          <w:spacing w:val="-5"/>
          <w:sz w:val="24"/>
        </w:rPr>
        <w:t xml:space="preserve"> </w:t>
      </w:r>
      <w:r w:rsidRPr="00547B8C">
        <w:rPr>
          <w:sz w:val="24"/>
        </w:rPr>
        <w:t>students</w:t>
      </w:r>
      <w:r w:rsidRPr="00547B8C">
        <w:rPr>
          <w:spacing w:val="-1"/>
          <w:sz w:val="24"/>
        </w:rPr>
        <w:t xml:space="preserve"> </w:t>
      </w:r>
      <w:r w:rsidRPr="00547B8C">
        <w:rPr>
          <w:sz w:val="24"/>
        </w:rPr>
        <w:t>when</w:t>
      </w:r>
      <w:r w:rsidRPr="00547B8C">
        <w:rPr>
          <w:spacing w:val="1"/>
          <w:sz w:val="24"/>
        </w:rPr>
        <w:t xml:space="preserve"> </w:t>
      </w:r>
      <w:r w:rsidRPr="00547B8C">
        <w:rPr>
          <w:spacing w:val="-2"/>
          <w:sz w:val="24"/>
        </w:rPr>
        <w:t>needed</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Resolve</w:t>
      </w:r>
      <w:r w:rsidRPr="00547B8C">
        <w:rPr>
          <w:spacing w:val="-2"/>
          <w:sz w:val="24"/>
        </w:rPr>
        <w:t xml:space="preserve"> </w:t>
      </w:r>
      <w:r w:rsidRPr="00547B8C">
        <w:rPr>
          <w:sz w:val="24"/>
        </w:rPr>
        <w:t>conflicts</w:t>
      </w:r>
      <w:r w:rsidRPr="00547B8C">
        <w:rPr>
          <w:spacing w:val="-3"/>
          <w:sz w:val="24"/>
        </w:rPr>
        <w:t xml:space="preserve"> </w:t>
      </w:r>
      <w:r w:rsidRPr="00547B8C">
        <w:rPr>
          <w:sz w:val="24"/>
        </w:rPr>
        <w:t>and</w:t>
      </w:r>
      <w:r w:rsidRPr="00547B8C">
        <w:rPr>
          <w:spacing w:val="-1"/>
          <w:sz w:val="24"/>
        </w:rPr>
        <w:t xml:space="preserve"> </w:t>
      </w:r>
      <w:r w:rsidRPr="00547B8C">
        <w:rPr>
          <w:sz w:val="24"/>
        </w:rPr>
        <w:t>other</w:t>
      </w:r>
      <w:r w:rsidRPr="00547B8C">
        <w:rPr>
          <w:spacing w:val="1"/>
          <w:sz w:val="24"/>
        </w:rPr>
        <w:t xml:space="preserve"> </w:t>
      </w:r>
      <w:r w:rsidRPr="00547B8C">
        <w:rPr>
          <w:spacing w:val="-2"/>
          <w:sz w:val="24"/>
        </w:rPr>
        <w:t>issues</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Communicate</w:t>
      </w:r>
      <w:r w:rsidRPr="00547B8C">
        <w:rPr>
          <w:spacing w:val="-5"/>
          <w:sz w:val="24"/>
        </w:rPr>
        <w:t xml:space="preserve"> </w:t>
      </w:r>
      <w:r w:rsidRPr="00547B8C">
        <w:rPr>
          <w:sz w:val="24"/>
        </w:rPr>
        <w:t>with</w:t>
      </w:r>
      <w:r w:rsidRPr="00547B8C">
        <w:rPr>
          <w:spacing w:val="-6"/>
          <w:sz w:val="24"/>
        </w:rPr>
        <w:t xml:space="preserve"> </w:t>
      </w:r>
      <w:r w:rsidRPr="00547B8C">
        <w:rPr>
          <w:sz w:val="24"/>
        </w:rPr>
        <w:t>parents, regulatory</w:t>
      </w:r>
      <w:r w:rsidRPr="00547B8C">
        <w:rPr>
          <w:spacing w:val="-7"/>
          <w:sz w:val="24"/>
        </w:rPr>
        <w:t xml:space="preserve"> </w:t>
      </w:r>
      <w:r w:rsidRPr="00547B8C">
        <w:rPr>
          <w:sz w:val="24"/>
        </w:rPr>
        <w:t>bodies</w:t>
      </w:r>
      <w:r w:rsidRPr="00547B8C">
        <w:rPr>
          <w:spacing w:val="-3"/>
          <w:sz w:val="24"/>
        </w:rPr>
        <w:t xml:space="preserve"> </w:t>
      </w:r>
      <w:r w:rsidRPr="00547B8C">
        <w:rPr>
          <w:sz w:val="24"/>
        </w:rPr>
        <w:t>and</w:t>
      </w:r>
      <w:r w:rsidRPr="00547B8C">
        <w:rPr>
          <w:spacing w:val="-2"/>
          <w:sz w:val="24"/>
        </w:rPr>
        <w:t xml:space="preserve"> </w:t>
      </w:r>
      <w:r w:rsidRPr="00547B8C">
        <w:rPr>
          <w:sz w:val="24"/>
        </w:rPr>
        <w:t>the</w:t>
      </w:r>
      <w:r w:rsidRPr="00547B8C">
        <w:rPr>
          <w:spacing w:val="-2"/>
          <w:sz w:val="24"/>
        </w:rPr>
        <w:t xml:space="preserve"> public</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Have</w:t>
      </w:r>
      <w:r w:rsidRPr="00547B8C">
        <w:rPr>
          <w:spacing w:val="-1"/>
          <w:sz w:val="24"/>
        </w:rPr>
        <w:t xml:space="preserve"> </w:t>
      </w:r>
      <w:r w:rsidRPr="00547B8C">
        <w:rPr>
          <w:sz w:val="24"/>
        </w:rPr>
        <w:t>a</w:t>
      </w:r>
      <w:r w:rsidRPr="00547B8C">
        <w:rPr>
          <w:spacing w:val="4"/>
          <w:sz w:val="24"/>
        </w:rPr>
        <w:t xml:space="preserve"> </w:t>
      </w:r>
      <w:r w:rsidRPr="00547B8C">
        <w:rPr>
          <w:sz w:val="24"/>
        </w:rPr>
        <w:t>hand</w:t>
      </w:r>
      <w:r w:rsidRPr="00547B8C">
        <w:rPr>
          <w:spacing w:val="4"/>
          <w:sz w:val="24"/>
        </w:rPr>
        <w:t xml:space="preserve"> </w:t>
      </w:r>
      <w:r w:rsidRPr="00547B8C">
        <w:rPr>
          <w:sz w:val="24"/>
        </w:rPr>
        <w:t>in</w:t>
      </w:r>
      <w:r w:rsidRPr="00547B8C">
        <w:rPr>
          <w:spacing w:val="-4"/>
          <w:sz w:val="24"/>
        </w:rPr>
        <w:t xml:space="preserve"> </w:t>
      </w:r>
      <w:r w:rsidRPr="00547B8C">
        <w:rPr>
          <w:sz w:val="24"/>
        </w:rPr>
        <w:t>the</w:t>
      </w:r>
      <w:r w:rsidRPr="00547B8C">
        <w:rPr>
          <w:spacing w:val="-1"/>
          <w:sz w:val="24"/>
        </w:rPr>
        <w:t xml:space="preserve"> </w:t>
      </w:r>
      <w:r w:rsidRPr="00547B8C">
        <w:rPr>
          <w:sz w:val="24"/>
        </w:rPr>
        <w:t>creation</w:t>
      </w:r>
      <w:r w:rsidRPr="00547B8C">
        <w:rPr>
          <w:spacing w:val="-5"/>
          <w:sz w:val="24"/>
        </w:rPr>
        <w:t xml:space="preserve"> </w:t>
      </w:r>
      <w:r w:rsidRPr="00547B8C">
        <w:rPr>
          <w:sz w:val="24"/>
        </w:rPr>
        <w:t>of</w:t>
      </w:r>
      <w:r w:rsidRPr="00547B8C">
        <w:rPr>
          <w:spacing w:val="-7"/>
          <w:sz w:val="24"/>
        </w:rPr>
        <w:t xml:space="preserve"> </w:t>
      </w:r>
      <w:r w:rsidRPr="00547B8C">
        <w:rPr>
          <w:sz w:val="24"/>
        </w:rPr>
        <w:t>the</w:t>
      </w:r>
      <w:r w:rsidRPr="00547B8C">
        <w:rPr>
          <w:spacing w:val="-1"/>
          <w:sz w:val="24"/>
        </w:rPr>
        <w:t xml:space="preserve"> </w:t>
      </w:r>
      <w:r w:rsidRPr="00547B8C">
        <w:rPr>
          <w:sz w:val="24"/>
        </w:rPr>
        <w:t>school</w:t>
      </w:r>
      <w:r w:rsidRPr="00547B8C">
        <w:rPr>
          <w:spacing w:val="-8"/>
          <w:sz w:val="24"/>
        </w:rPr>
        <w:t xml:space="preserve"> </w:t>
      </w:r>
      <w:r w:rsidRPr="00547B8C">
        <w:rPr>
          <w:spacing w:val="-2"/>
          <w:sz w:val="24"/>
        </w:rPr>
        <w:t>curriculum</w:t>
      </w:r>
      <w:r w:rsidRPr="00547B8C">
        <w:rPr>
          <w:sz w:val="24"/>
        </w:rPr>
        <w:t xml:space="preserve"> </w:t>
      </w:r>
    </w:p>
    <w:p w:rsidR="008C27B2" w:rsidRPr="00547B8C" w:rsidRDefault="008C27B2" w:rsidP="00484F82">
      <w:pPr>
        <w:pStyle w:val="ListParagraph"/>
        <w:numPr>
          <w:ilvl w:val="0"/>
          <w:numId w:val="28"/>
        </w:numPr>
        <w:tabs>
          <w:tab w:val="left" w:pos="1276"/>
        </w:tabs>
        <w:spacing w:line="276" w:lineRule="auto"/>
        <w:ind w:right="4"/>
        <w:jc w:val="both"/>
        <w:rPr>
          <w:sz w:val="24"/>
        </w:rPr>
      </w:pPr>
      <w:r w:rsidRPr="00547B8C">
        <w:rPr>
          <w:sz w:val="24"/>
        </w:rPr>
        <w:t>Implement</w:t>
      </w:r>
      <w:r w:rsidRPr="00547B8C">
        <w:rPr>
          <w:spacing w:val="40"/>
          <w:sz w:val="24"/>
        </w:rPr>
        <w:t xml:space="preserve"> </w:t>
      </w:r>
      <w:r w:rsidRPr="00547B8C">
        <w:rPr>
          <w:sz w:val="24"/>
        </w:rPr>
        <w:t>actions</w:t>
      </w:r>
      <w:r w:rsidRPr="00547B8C">
        <w:rPr>
          <w:spacing w:val="40"/>
          <w:sz w:val="24"/>
        </w:rPr>
        <w:t xml:space="preserve"> </w:t>
      </w:r>
      <w:r w:rsidRPr="00547B8C">
        <w:rPr>
          <w:sz w:val="24"/>
        </w:rPr>
        <w:t>that</w:t>
      </w:r>
      <w:r w:rsidRPr="00547B8C">
        <w:rPr>
          <w:spacing w:val="40"/>
          <w:sz w:val="24"/>
        </w:rPr>
        <w:t xml:space="preserve"> </w:t>
      </w:r>
      <w:r w:rsidRPr="00547B8C">
        <w:rPr>
          <w:sz w:val="24"/>
        </w:rPr>
        <w:t>improve</w:t>
      </w:r>
      <w:r w:rsidRPr="00547B8C">
        <w:rPr>
          <w:spacing w:val="40"/>
          <w:sz w:val="24"/>
        </w:rPr>
        <w:t xml:space="preserve"> </w:t>
      </w:r>
      <w:r w:rsidRPr="00547B8C">
        <w:rPr>
          <w:sz w:val="24"/>
        </w:rPr>
        <w:t>the</w:t>
      </w:r>
      <w:r w:rsidRPr="00547B8C">
        <w:rPr>
          <w:spacing w:val="40"/>
          <w:sz w:val="24"/>
        </w:rPr>
        <w:t xml:space="preserve"> </w:t>
      </w:r>
      <w:r w:rsidRPr="00547B8C">
        <w:rPr>
          <w:sz w:val="24"/>
        </w:rPr>
        <w:t>school</w:t>
      </w:r>
      <w:r w:rsidRPr="00547B8C">
        <w:rPr>
          <w:spacing w:val="38"/>
          <w:sz w:val="24"/>
        </w:rPr>
        <w:t xml:space="preserve"> </w:t>
      </w:r>
      <w:r w:rsidRPr="00547B8C">
        <w:rPr>
          <w:sz w:val="24"/>
        </w:rPr>
        <w:t>and</w:t>
      </w:r>
      <w:r w:rsidRPr="00547B8C">
        <w:rPr>
          <w:spacing w:val="40"/>
          <w:sz w:val="24"/>
        </w:rPr>
        <w:t xml:space="preserve"> </w:t>
      </w:r>
      <w:r w:rsidRPr="00547B8C">
        <w:rPr>
          <w:sz w:val="24"/>
        </w:rPr>
        <w:t>the</w:t>
      </w:r>
      <w:r w:rsidRPr="00547B8C">
        <w:rPr>
          <w:spacing w:val="40"/>
          <w:sz w:val="24"/>
        </w:rPr>
        <w:t xml:space="preserve"> </w:t>
      </w:r>
      <w:r w:rsidRPr="00547B8C">
        <w:rPr>
          <w:sz w:val="24"/>
        </w:rPr>
        <w:t>quality</w:t>
      </w:r>
      <w:r w:rsidRPr="00547B8C">
        <w:rPr>
          <w:spacing w:val="37"/>
          <w:sz w:val="24"/>
        </w:rPr>
        <w:t xml:space="preserve"> </w:t>
      </w:r>
      <w:r w:rsidRPr="00547B8C">
        <w:rPr>
          <w:sz w:val="24"/>
        </w:rPr>
        <w:t>of</w:t>
      </w:r>
      <w:r w:rsidRPr="00547B8C">
        <w:rPr>
          <w:spacing w:val="39"/>
          <w:sz w:val="24"/>
        </w:rPr>
        <w:t xml:space="preserve"> </w:t>
      </w:r>
      <w:r w:rsidRPr="00547B8C">
        <w:rPr>
          <w:sz w:val="24"/>
        </w:rPr>
        <w:t>education</w:t>
      </w:r>
      <w:r w:rsidRPr="00547B8C">
        <w:rPr>
          <w:spacing w:val="40"/>
          <w:sz w:val="24"/>
        </w:rPr>
        <w:t xml:space="preserve"> </w:t>
      </w:r>
      <w:r w:rsidRPr="00547B8C">
        <w:rPr>
          <w:sz w:val="24"/>
        </w:rPr>
        <w:t>(e.g. building renovations, new guidelines for students, new subjects)</w:t>
      </w:r>
    </w:p>
    <w:p w:rsidR="00941306" w:rsidRPr="00547B8C" w:rsidRDefault="009C7661">
      <w:pPr>
        <w:pStyle w:val="ListParagraph"/>
        <w:numPr>
          <w:ilvl w:val="0"/>
          <w:numId w:val="28"/>
        </w:numPr>
        <w:tabs>
          <w:tab w:val="left" w:pos="1276"/>
        </w:tabs>
        <w:spacing w:line="276" w:lineRule="auto"/>
        <w:ind w:right="4"/>
        <w:jc w:val="both"/>
        <w:pPrChange w:id="82" w:author="Windows User" w:date="2024-09-17T15:43:00Z">
          <w:pPr>
            <w:pStyle w:val="BodyText"/>
            <w:spacing w:line="276" w:lineRule="auto"/>
            <w:jc w:val="both"/>
          </w:pPr>
        </w:pPrChange>
      </w:pPr>
      <w:r w:rsidRPr="00547B8C">
        <w:rPr>
          <w:spacing w:val="-2"/>
          <w:sz w:val="24"/>
        </w:rPr>
        <w:t xml:space="preserve">Check for any information in the institution’s communication channels such as messages and managing incoming/outgoing messages. </w:t>
      </w:r>
      <w:del w:id="83" w:author="Windows User" w:date="2024-09-17T15:45:00Z">
        <w:r w:rsidRPr="00547B8C" w:rsidDel="002F2037">
          <w:rPr>
            <w:sz w:val="24"/>
          </w:rPr>
          <w:delText>Help shape</w:delText>
        </w:r>
        <w:r w:rsidRPr="00547B8C" w:rsidDel="002F2037">
          <w:rPr>
            <w:spacing w:val="-1"/>
            <w:sz w:val="24"/>
          </w:rPr>
          <w:delText xml:space="preserve"> </w:delText>
        </w:r>
        <w:r w:rsidRPr="00547B8C" w:rsidDel="002F2037">
          <w:rPr>
            <w:sz w:val="24"/>
          </w:rPr>
          <w:delText>and uphold the</w:delText>
        </w:r>
        <w:r w:rsidRPr="00547B8C" w:rsidDel="002F2037">
          <w:rPr>
            <w:spacing w:val="-1"/>
            <w:sz w:val="24"/>
          </w:rPr>
          <w:delText xml:space="preserve"> </w:delText>
        </w:r>
        <w:r w:rsidRPr="00547B8C" w:rsidDel="002F2037">
          <w:rPr>
            <w:sz w:val="24"/>
          </w:rPr>
          <w:delText>vision</w:delText>
        </w:r>
        <w:r w:rsidRPr="00547B8C" w:rsidDel="002F2037">
          <w:rPr>
            <w:spacing w:val="-5"/>
            <w:sz w:val="24"/>
          </w:rPr>
          <w:delText xml:space="preserve"> </w:delText>
        </w:r>
        <w:r w:rsidRPr="00547B8C" w:rsidDel="002F2037">
          <w:rPr>
            <w:sz w:val="24"/>
          </w:rPr>
          <w:delText>of</w:delText>
        </w:r>
        <w:r w:rsidRPr="00547B8C" w:rsidDel="002F2037">
          <w:rPr>
            <w:spacing w:val="-8"/>
            <w:sz w:val="24"/>
          </w:rPr>
          <w:delText xml:space="preserve"> </w:delText>
        </w:r>
        <w:r w:rsidRPr="00547B8C" w:rsidDel="002F2037">
          <w:rPr>
            <w:sz w:val="24"/>
          </w:rPr>
          <w:delText xml:space="preserve">the </w:delText>
        </w:r>
        <w:r w:rsidRPr="00547B8C" w:rsidDel="002F2037">
          <w:rPr>
            <w:spacing w:val="-2"/>
            <w:sz w:val="24"/>
          </w:rPr>
          <w:delText>school</w:delText>
        </w:r>
      </w:del>
    </w:p>
    <w:p w:rsidR="009C7661" w:rsidRPr="00547B8C" w:rsidRDefault="009C7661" w:rsidP="00941306">
      <w:pPr>
        <w:tabs>
          <w:tab w:val="left" w:pos="1276"/>
        </w:tabs>
        <w:spacing w:line="276" w:lineRule="auto"/>
        <w:jc w:val="both"/>
        <w:rPr>
          <w:rFonts w:ascii="Times New Roman" w:hAnsi="Times New Roman" w:cs="Times New Roman"/>
          <w:spacing w:val="-2"/>
        </w:rPr>
      </w:pPr>
      <w:ins w:id="84" w:author="MUKOLWE" w:date="2024-09-05T04:27:00Z">
        <w:del w:id="85" w:author="Windows User" w:date="2024-09-17T15:45:00Z">
          <w:r w:rsidRPr="00547B8C" w:rsidDel="002F2037">
            <w:rPr>
              <w:rFonts w:ascii="Times New Roman" w:hAnsi="Times New Roman" w:cs="Times New Roman"/>
              <w:spacing w:val="-2"/>
              <w:sz w:val="24"/>
            </w:rPr>
            <w:delText>.</w:delText>
          </w:r>
        </w:del>
      </w:ins>
    </w:p>
    <w:p w:rsidR="00941306" w:rsidRPr="00547B8C" w:rsidRDefault="00B20592" w:rsidP="00941306">
      <w:pPr>
        <w:tabs>
          <w:tab w:val="left" w:pos="1276"/>
        </w:tabs>
        <w:spacing w:line="276" w:lineRule="auto"/>
        <w:jc w:val="both"/>
        <w:rPr>
          <w:rFonts w:ascii="Times New Roman" w:hAnsi="Times New Roman" w:cs="Times New Roman"/>
          <w:b/>
          <w:spacing w:val="-2"/>
          <w:sz w:val="28"/>
        </w:rPr>
      </w:pPr>
      <w:r w:rsidRPr="00547B8C">
        <w:rPr>
          <w:rFonts w:ascii="Times New Roman" w:hAnsi="Times New Roman" w:cs="Times New Roman"/>
          <w:b/>
          <w:spacing w:val="-2"/>
          <w:sz w:val="28"/>
        </w:rPr>
        <w:t xml:space="preserve">Professional qualifications </w:t>
      </w:r>
    </w:p>
    <w:p w:rsidR="00B20592" w:rsidRPr="00547B8C" w:rsidRDefault="00B20592" w:rsidP="00B20592">
      <w:pPr>
        <w:pStyle w:val="ListParagraph"/>
        <w:numPr>
          <w:ilvl w:val="0"/>
          <w:numId w:val="30"/>
        </w:numPr>
        <w:tabs>
          <w:tab w:val="left" w:pos="1276"/>
        </w:tabs>
        <w:spacing w:line="276" w:lineRule="auto"/>
        <w:jc w:val="both"/>
        <w:rPr>
          <w:spacing w:val="-2"/>
          <w:sz w:val="24"/>
        </w:rPr>
      </w:pPr>
      <w:r w:rsidRPr="00547B8C">
        <w:rPr>
          <w:spacing w:val="-2"/>
          <w:sz w:val="24"/>
        </w:rPr>
        <w:t>Degree/Diploma/Certificate in HR/Secretarial/Business administration/Business management/Public Relations/</w:t>
      </w:r>
      <w:r w:rsidR="00F17649" w:rsidRPr="00547B8C">
        <w:rPr>
          <w:spacing w:val="-2"/>
          <w:sz w:val="24"/>
        </w:rPr>
        <w:t>Customer Service &amp; front office/Records &amp; Information Management/Computerized office applications/</w:t>
      </w:r>
      <w:r w:rsidR="00940052" w:rsidRPr="00547B8C">
        <w:rPr>
          <w:spacing w:val="-2"/>
          <w:sz w:val="24"/>
        </w:rPr>
        <w:t>Supervisory management &amp; Leadership/Human Resource Information Systems (HRIS)/Project Management</w:t>
      </w:r>
    </w:p>
    <w:p w:rsidR="00940052" w:rsidRPr="00547B8C" w:rsidRDefault="00940052" w:rsidP="00940052">
      <w:pPr>
        <w:tabs>
          <w:tab w:val="left" w:pos="1276"/>
        </w:tabs>
        <w:spacing w:line="276" w:lineRule="auto"/>
        <w:jc w:val="both"/>
        <w:rPr>
          <w:rFonts w:ascii="Times New Roman" w:hAnsi="Times New Roman" w:cs="Times New Roman"/>
          <w:color w:val="333C47"/>
          <w:spacing w:val="-2"/>
        </w:rPr>
      </w:pPr>
    </w:p>
    <w:p w:rsidR="00F3306C" w:rsidRPr="00547B8C" w:rsidRDefault="00F3306C" w:rsidP="00940052">
      <w:pPr>
        <w:tabs>
          <w:tab w:val="left" w:pos="1276"/>
        </w:tabs>
        <w:spacing w:line="276" w:lineRule="auto"/>
        <w:jc w:val="both"/>
        <w:rPr>
          <w:rFonts w:ascii="Times New Roman" w:hAnsi="Times New Roman" w:cs="Times New Roman"/>
          <w:color w:val="333C47"/>
          <w:spacing w:val="-2"/>
        </w:rPr>
      </w:pPr>
    </w:p>
    <w:p w:rsidR="00940052" w:rsidRPr="00547B8C" w:rsidRDefault="00940052" w:rsidP="00940052">
      <w:pPr>
        <w:tabs>
          <w:tab w:val="left" w:pos="1276"/>
        </w:tabs>
        <w:spacing w:line="276" w:lineRule="auto"/>
        <w:jc w:val="both"/>
        <w:rPr>
          <w:rFonts w:ascii="Times New Roman" w:hAnsi="Times New Roman" w:cs="Times New Roman"/>
          <w:b/>
          <w:spacing w:val="-2"/>
          <w:sz w:val="28"/>
        </w:rPr>
      </w:pPr>
      <w:r w:rsidRPr="00547B8C">
        <w:rPr>
          <w:rFonts w:ascii="Times New Roman" w:hAnsi="Times New Roman" w:cs="Times New Roman"/>
          <w:b/>
          <w:spacing w:val="-2"/>
          <w:sz w:val="28"/>
        </w:rPr>
        <w:t xml:space="preserve">Core Competencies </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Ability to communicate clearly, professionally, and effectively.</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Strong ability to plan, prioritize, and manage multiple tasks efficiently.</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Handling sensitive information discreetly and maintaining ethical standards.</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lastRenderedPageBreak/>
        <w:t>Accuracy in data entry, documentation, and correspondence.</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Professional and courteous interaction with clients, employees, and stakeholders.</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Meeting deadlines, managing schedules, and maintaining productivity.</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Working effectively with colleagues across departments.</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Ability to identify, analyze, and resolve issues efficiently.</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Skilled in Microsoft Office (Word, Excel, PowerPoint, Outlook) and office equipment use.</w:t>
      </w:r>
    </w:p>
    <w:p w:rsidR="00940052" w:rsidRPr="00547B8C" w:rsidRDefault="00940052" w:rsidP="00940052">
      <w:pPr>
        <w:pStyle w:val="ListParagraph"/>
        <w:numPr>
          <w:ilvl w:val="0"/>
          <w:numId w:val="31"/>
        </w:numPr>
        <w:spacing w:before="100" w:beforeAutospacing="1" w:after="100" w:afterAutospacing="1"/>
        <w:rPr>
          <w:sz w:val="24"/>
          <w:szCs w:val="24"/>
        </w:rPr>
      </w:pPr>
      <w:r w:rsidRPr="00547B8C">
        <w:rPr>
          <w:sz w:val="24"/>
          <w:szCs w:val="24"/>
        </w:rPr>
        <w:t>Demonstrating reliability, accountability, and a positive attitude.</w:t>
      </w:r>
    </w:p>
    <w:p w:rsidR="00940052" w:rsidRPr="00547B8C" w:rsidRDefault="00940052" w:rsidP="00940052">
      <w:pPr>
        <w:tabs>
          <w:tab w:val="left" w:pos="1276"/>
        </w:tabs>
        <w:spacing w:line="276" w:lineRule="auto"/>
        <w:jc w:val="both"/>
        <w:rPr>
          <w:rFonts w:ascii="Times New Roman" w:hAnsi="Times New Roman" w:cs="Times New Roman"/>
          <w:color w:val="333C47"/>
          <w:spacing w:val="-2"/>
        </w:rPr>
      </w:pPr>
    </w:p>
    <w:p w:rsidR="00941306" w:rsidRPr="00547B8C" w:rsidRDefault="00941306" w:rsidP="00941306">
      <w:pPr>
        <w:pStyle w:val="Heading2"/>
        <w:numPr>
          <w:ilvl w:val="0"/>
          <w:numId w:val="6"/>
        </w:numPr>
        <w:spacing w:line="276" w:lineRule="auto"/>
        <w:ind w:left="0" w:firstLine="0"/>
        <w:jc w:val="both"/>
        <w:rPr>
          <w:spacing w:val="-2"/>
          <w:sz w:val="28"/>
        </w:rPr>
      </w:pPr>
      <w:r w:rsidRPr="00547B8C">
        <w:rPr>
          <w:spacing w:val="-2"/>
          <w:sz w:val="28"/>
        </w:rPr>
        <w:t>Accounting trainer</w:t>
      </w:r>
    </w:p>
    <w:p w:rsidR="00FC59CD" w:rsidRPr="00547B8C" w:rsidRDefault="00FC59CD" w:rsidP="00015E06">
      <w:pPr>
        <w:pStyle w:val="NormalWeb"/>
        <w:numPr>
          <w:ilvl w:val="0"/>
          <w:numId w:val="17"/>
        </w:numPr>
      </w:pPr>
      <w:r w:rsidRPr="00547B8C">
        <w:t>Develop, review, and update course syllabi to meet KASNEB and institutional requirements.</w:t>
      </w:r>
    </w:p>
    <w:p w:rsidR="00FC59CD" w:rsidRPr="00547B8C" w:rsidRDefault="00FC59CD" w:rsidP="00015E06">
      <w:pPr>
        <w:pStyle w:val="NormalWeb"/>
        <w:numPr>
          <w:ilvl w:val="0"/>
          <w:numId w:val="17"/>
        </w:numPr>
      </w:pPr>
      <w:r w:rsidRPr="00547B8C">
        <w:t>Align course content with current accounting standards (IFRS, IAS, IPSAS, GAAP).</w:t>
      </w:r>
    </w:p>
    <w:p w:rsidR="00FC59CD" w:rsidRPr="00547B8C" w:rsidRDefault="00FC59CD" w:rsidP="00015E06">
      <w:pPr>
        <w:pStyle w:val="NormalWeb"/>
        <w:numPr>
          <w:ilvl w:val="0"/>
          <w:numId w:val="17"/>
        </w:numPr>
      </w:pPr>
      <w:r w:rsidRPr="00547B8C">
        <w:t>Prepare lesson plans, schemes of work, and teaching materials (slides, notes, case studies).</w:t>
      </w:r>
    </w:p>
    <w:p w:rsidR="00FC59CD" w:rsidRPr="00547B8C" w:rsidRDefault="00FC59CD" w:rsidP="00015E06">
      <w:pPr>
        <w:pStyle w:val="NormalWeb"/>
        <w:numPr>
          <w:ilvl w:val="0"/>
          <w:numId w:val="17"/>
        </w:numPr>
      </w:pPr>
      <w:r w:rsidRPr="00547B8C">
        <w:t>Integrate practical examples, simulations, and case studies in lessons to enhance understanding.</w:t>
      </w:r>
    </w:p>
    <w:p w:rsidR="00FC59CD" w:rsidRPr="00547B8C" w:rsidRDefault="00FC59CD" w:rsidP="00015E06">
      <w:pPr>
        <w:pStyle w:val="NormalWeb"/>
        <w:numPr>
          <w:ilvl w:val="0"/>
          <w:numId w:val="17"/>
        </w:numPr>
      </w:pPr>
      <w:r w:rsidRPr="00547B8C">
        <w:t xml:space="preserve">Conduct interactive lectures, tutorials, and workshops for students pursuing </w:t>
      </w:r>
      <w:r w:rsidRPr="00547B8C">
        <w:rPr>
          <w:rStyle w:val="Strong"/>
        </w:rPr>
        <w:t>CAM, ATD, CPA, FCPA, or CIFA</w:t>
      </w:r>
      <w:r w:rsidRPr="00547B8C">
        <w:t>.</w:t>
      </w:r>
    </w:p>
    <w:p w:rsidR="00FC59CD" w:rsidRPr="00547B8C" w:rsidRDefault="00FC59CD" w:rsidP="00015E06">
      <w:pPr>
        <w:pStyle w:val="NormalWeb"/>
        <w:numPr>
          <w:ilvl w:val="0"/>
          <w:numId w:val="17"/>
        </w:numPr>
      </w:pPr>
      <w:r w:rsidRPr="00547B8C">
        <w:t xml:space="preserve">Teach </w:t>
      </w:r>
      <w:r w:rsidRPr="00547B8C">
        <w:rPr>
          <w:rStyle w:val="Strong"/>
        </w:rPr>
        <w:t>financial accounting, management accounting, taxation, auditing, financial management, and business law</w:t>
      </w:r>
      <w:r w:rsidRPr="00547B8C">
        <w:t>, among others.</w:t>
      </w:r>
    </w:p>
    <w:p w:rsidR="00FC59CD" w:rsidRPr="00547B8C" w:rsidRDefault="00FC59CD" w:rsidP="00015E06">
      <w:pPr>
        <w:pStyle w:val="NormalWeb"/>
        <w:numPr>
          <w:ilvl w:val="0"/>
          <w:numId w:val="17"/>
        </w:numPr>
      </w:pPr>
      <w:r w:rsidRPr="00547B8C">
        <w:t>Use modern teaching tools (e.g., Excel, QuickBooks, Sage, Tally, or Power BI) for applied learning.</w:t>
      </w:r>
    </w:p>
    <w:p w:rsidR="00FC59CD" w:rsidRPr="00547B8C" w:rsidRDefault="00FC59CD" w:rsidP="00015E06">
      <w:pPr>
        <w:pStyle w:val="NormalWeb"/>
        <w:numPr>
          <w:ilvl w:val="0"/>
          <w:numId w:val="17"/>
        </w:numPr>
      </w:pPr>
      <w:r w:rsidRPr="00547B8C">
        <w:t xml:space="preserve">Incorporate </w:t>
      </w:r>
      <w:r w:rsidRPr="00547B8C">
        <w:rPr>
          <w:rStyle w:val="Strong"/>
        </w:rPr>
        <w:t>data analysis techniques</w:t>
      </w:r>
      <w:r w:rsidRPr="00547B8C">
        <w:t xml:space="preserve"> (Excel, SPSS, Python, or Power BI) where relevant to financial analytics.</w:t>
      </w:r>
    </w:p>
    <w:p w:rsidR="00FC59CD" w:rsidRPr="00547B8C" w:rsidRDefault="00FC59CD" w:rsidP="00015E06">
      <w:pPr>
        <w:pStyle w:val="NormalWeb"/>
        <w:numPr>
          <w:ilvl w:val="0"/>
          <w:numId w:val="17"/>
        </w:numPr>
      </w:pPr>
      <w:r w:rsidRPr="00547B8C">
        <w:t>Offer extra remedial sessions to weak students or exam re-sitters.</w:t>
      </w:r>
    </w:p>
    <w:p w:rsidR="00FC59CD" w:rsidRPr="00547B8C" w:rsidRDefault="00FC59CD" w:rsidP="00015E06">
      <w:pPr>
        <w:pStyle w:val="NormalWeb"/>
        <w:numPr>
          <w:ilvl w:val="0"/>
          <w:numId w:val="17"/>
        </w:numPr>
      </w:pPr>
      <w:r w:rsidRPr="00547B8C">
        <w:t>Prepare, administer, and mark class tests, assignments, term papers, and mock exams.</w:t>
      </w:r>
    </w:p>
    <w:p w:rsidR="00FC59CD" w:rsidRPr="00547B8C" w:rsidRDefault="00FC59CD" w:rsidP="00015E06">
      <w:pPr>
        <w:pStyle w:val="NormalWeb"/>
        <w:numPr>
          <w:ilvl w:val="0"/>
          <w:numId w:val="17"/>
        </w:numPr>
      </w:pPr>
      <w:r w:rsidRPr="00547B8C">
        <w:t>Evaluate student performance, track progress, and provide constructive feedback.</w:t>
      </w:r>
    </w:p>
    <w:p w:rsidR="00FC59CD" w:rsidRPr="00547B8C" w:rsidRDefault="00FC59CD" w:rsidP="00015E06">
      <w:pPr>
        <w:pStyle w:val="NormalWeb"/>
        <w:numPr>
          <w:ilvl w:val="0"/>
          <w:numId w:val="17"/>
        </w:numPr>
      </w:pPr>
      <w:r w:rsidRPr="00547B8C">
        <w:t>Design practical tasks or mini-projects that test both theory and practical competence.</w:t>
      </w:r>
    </w:p>
    <w:p w:rsidR="00FC59CD" w:rsidRPr="00547B8C" w:rsidRDefault="00FC59CD" w:rsidP="00015E06">
      <w:pPr>
        <w:pStyle w:val="NormalWeb"/>
        <w:numPr>
          <w:ilvl w:val="0"/>
          <w:numId w:val="17"/>
        </w:numPr>
      </w:pPr>
      <w:r w:rsidRPr="00547B8C">
        <w:t xml:space="preserve">Prepare students for </w:t>
      </w:r>
      <w:r w:rsidRPr="00547B8C">
        <w:rPr>
          <w:rStyle w:val="Strong"/>
        </w:rPr>
        <w:t>professional exams (KASNEB)</w:t>
      </w:r>
      <w:r w:rsidRPr="00547B8C">
        <w:t xml:space="preserve"> and monitor exam pass rates.\</w:t>
      </w:r>
    </w:p>
    <w:p w:rsidR="00FC59CD" w:rsidRPr="00547B8C" w:rsidRDefault="00FC59CD" w:rsidP="00015E06">
      <w:pPr>
        <w:pStyle w:val="NormalWeb"/>
        <w:numPr>
          <w:ilvl w:val="0"/>
          <w:numId w:val="17"/>
        </w:numPr>
      </w:pPr>
      <w:r w:rsidRPr="00547B8C">
        <w:t>Provide academic and career guidance to learners in accounting and finance fields.</w:t>
      </w:r>
    </w:p>
    <w:p w:rsidR="00FC59CD" w:rsidRPr="00547B8C" w:rsidRDefault="00FC59CD" w:rsidP="00015E06">
      <w:pPr>
        <w:pStyle w:val="NormalWeb"/>
        <w:numPr>
          <w:ilvl w:val="0"/>
          <w:numId w:val="17"/>
        </w:numPr>
      </w:pPr>
      <w:r w:rsidRPr="00547B8C">
        <w:t>Mentor students on professional ethics, workplace conduct, and continuous professional development.</w:t>
      </w:r>
    </w:p>
    <w:p w:rsidR="00FC59CD" w:rsidRPr="00547B8C" w:rsidRDefault="00FC59CD" w:rsidP="00015E06">
      <w:pPr>
        <w:pStyle w:val="NormalWeb"/>
        <w:numPr>
          <w:ilvl w:val="0"/>
          <w:numId w:val="17"/>
        </w:numPr>
      </w:pPr>
      <w:r w:rsidRPr="00547B8C">
        <w:t>Advise students on exam registration, progression paths, and specialization (e.g., audit, tax, financial management).</w:t>
      </w:r>
    </w:p>
    <w:p w:rsidR="00FC59CD" w:rsidRPr="00547B8C" w:rsidRDefault="00FC59CD" w:rsidP="00015E06">
      <w:pPr>
        <w:pStyle w:val="NormalWeb"/>
        <w:numPr>
          <w:ilvl w:val="0"/>
          <w:numId w:val="17"/>
        </w:numPr>
      </w:pPr>
      <w:r w:rsidRPr="00547B8C">
        <w:t>Encourage use of online learning resources and professional networks.</w:t>
      </w:r>
    </w:p>
    <w:p w:rsidR="00FC59CD" w:rsidRPr="00547B8C" w:rsidRDefault="00FC59CD" w:rsidP="00015E06">
      <w:pPr>
        <w:pStyle w:val="NormalWeb"/>
        <w:numPr>
          <w:ilvl w:val="0"/>
          <w:numId w:val="17"/>
        </w:numPr>
      </w:pPr>
      <w:r w:rsidRPr="00547B8C">
        <w:t>Maintain accurate records of student attendance, performance, and exam results.</w:t>
      </w:r>
    </w:p>
    <w:p w:rsidR="00FC59CD" w:rsidRPr="00547B8C" w:rsidRDefault="00FC59CD" w:rsidP="00015E06">
      <w:pPr>
        <w:pStyle w:val="NormalWeb"/>
        <w:numPr>
          <w:ilvl w:val="0"/>
          <w:numId w:val="17"/>
        </w:numPr>
      </w:pPr>
      <w:r w:rsidRPr="00547B8C">
        <w:t>Submit periodic teaching reports and exam analyses to management.</w:t>
      </w:r>
    </w:p>
    <w:p w:rsidR="00FC59CD" w:rsidRPr="00547B8C" w:rsidRDefault="00FC59CD" w:rsidP="00015E06">
      <w:pPr>
        <w:pStyle w:val="NormalWeb"/>
        <w:numPr>
          <w:ilvl w:val="0"/>
          <w:numId w:val="17"/>
        </w:numPr>
      </w:pPr>
      <w:r w:rsidRPr="00547B8C">
        <w:t>Participate in departmental meetings, academic boards, and curriculum review committees.</w:t>
      </w:r>
    </w:p>
    <w:p w:rsidR="00FC59CD" w:rsidRPr="00547B8C" w:rsidRDefault="00FC59CD" w:rsidP="00015E06">
      <w:pPr>
        <w:pStyle w:val="NormalWeb"/>
        <w:numPr>
          <w:ilvl w:val="0"/>
          <w:numId w:val="17"/>
        </w:numPr>
      </w:pPr>
      <w:r w:rsidRPr="00547B8C">
        <w:t>Assist in planning and coordinating training timetables or examination schedules.</w:t>
      </w:r>
    </w:p>
    <w:p w:rsidR="00FC59CD" w:rsidRPr="00547B8C" w:rsidRDefault="00FC59CD" w:rsidP="00015E06">
      <w:pPr>
        <w:pStyle w:val="NormalWeb"/>
        <w:numPr>
          <w:ilvl w:val="0"/>
          <w:numId w:val="17"/>
        </w:numPr>
      </w:pPr>
      <w:r w:rsidRPr="00547B8C">
        <w:t>Stay updated with changes in accounting standards, taxation laws, and financial regulations.</w:t>
      </w:r>
    </w:p>
    <w:p w:rsidR="00FC59CD" w:rsidRPr="00547B8C" w:rsidRDefault="00FC59CD" w:rsidP="00015E06">
      <w:pPr>
        <w:pStyle w:val="NormalWeb"/>
        <w:numPr>
          <w:ilvl w:val="0"/>
          <w:numId w:val="17"/>
        </w:numPr>
      </w:pPr>
      <w:r w:rsidRPr="00547B8C">
        <w:lastRenderedPageBreak/>
        <w:t>Attend workshops, seminars, and CPD programs organized by KASNEB or other professional bodies.</w:t>
      </w:r>
    </w:p>
    <w:p w:rsidR="00FC59CD" w:rsidRPr="00547B8C" w:rsidRDefault="00FC59CD" w:rsidP="00015E06">
      <w:pPr>
        <w:pStyle w:val="NormalWeb"/>
        <w:numPr>
          <w:ilvl w:val="0"/>
          <w:numId w:val="17"/>
        </w:numPr>
      </w:pPr>
      <w:r w:rsidRPr="00547B8C">
        <w:t>Participate in institutional research, publications, and consultancy activities.</w:t>
      </w:r>
    </w:p>
    <w:p w:rsidR="00FC59CD" w:rsidRPr="00547B8C" w:rsidRDefault="00FC59CD" w:rsidP="00015E06">
      <w:pPr>
        <w:pStyle w:val="NormalWeb"/>
        <w:numPr>
          <w:ilvl w:val="0"/>
          <w:numId w:val="17"/>
        </w:numPr>
      </w:pPr>
      <w:r w:rsidRPr="00547B8C">
        <w:t>Support marketing and outreach programs to promote accounting and data courses.</w:t>
      </w:r>
    </w:p>
    <w:p w:rsidR="00FC59CD" w:rsidRPr="00547B8C" w:rsidRDefault="00FC59CD" w:rsidP="00015E06">
      <w:pPr>
        <w:pStyle w:val="NormalWeb"/>
        <w:numPr>
          <w:ilvl w:val="0"/>
          <w:numId w:val="17"/>
        </w:numPr>
      </w:pPr>
      <w:r w:rsidRPr="00547B8C">
        <w:t xml:space="preserve">Train students on </w:t>
      </w:r>
      <w:r w:rsidRPr="00547B8C">
        <w:rPr>
          <w:rStyle w:val="Strong"/>
        </w:rPr>
        <w:t>data-driven decision-making</w:t>
      </w:r>
      <w:r w:rsidRPr="00547B8C">
        <w:t xml:space="preserve"> using Excel, SQL, Python, or Power BI.</w:t>
      </w:r>
    </w:p>
    <w:p w:rsidR="00FC59CD" w:rsidRPr="00547B8C" w:rsidRDefault="00FC59CD" w:rsidP="00015E06">
      <w:pPr>
        <w:pStyle w:val="NormalWeb"/>
        <w:numPr>
          <w:ilvl w:val="0"/>
          <w:numId w:val="17"/>
        </w:numPr>
      </w:pPr>
      <w:r w:rsidRPr="00547B8C">
        <w:t>Demonstrate use of accounting software (QuickBooks, Sage, Tally, or Zoho Books).</w:t>
      </w:r>
    </w:p>
    <w:p w:rsidR="00FC59CD" w:rsidRPr="00547B8C" w:rsidRDefault="00FC59CD" w:rsidP="00015E06">
      <w:pPr>
        <w:pStyle w:val="NormalWeb"/>
        <w:numPr>
          <w:ilvl w:val="0"/>
          <w:numId w:val="17"/>
        </w:numPr>
      </w:pPr>
      <w:r w:rsidRPr="00547B8C">
        <w:t>Integrate ICT and e-learning tools (Google Classroom, Zoom, MS Teams, or Moodle).</w:t>
      </w:r>
    </w:p>
    <w:p w:rsidR="00FC59CD" w:rsidRPr="00547B8C" w:rsidRDefault="00FC59CD" w:rsidP="00015E06">
      <w:pPr>
        <w:pStyle w:val="NormalWeb"/>
        <w:numPr>
          <w:ilvl w:val="0"/>
          <w:numId w:val="17"/>
        </w:numPr>
      </w:pPr>
      <w:r w:rsidRPr="00547B8C">
        <w:t>Evaluate and implement digital teaching aids for improved student engagement.</w:t>
      </w:r>
    </w:p>
    <w:p w:rsidR="00FC59CD" w:rsidRPr="00547B8C" w:rsidRDefault="00FC59CD" w:rsidP="00015E06">
      <w:pPr>
        <w:pStyle w:val="NormalWeb"/>
        <w:numPr>
          <w:ilvl w:val="0"/>
          <w:numId w:val="17"/>
        </w:numPr>
      </w:pPr>
      <w:r w:rsidRPr="00547B8C">
        <w:t>Promote integrity, confidentiality, and ethical behavior in teaching and assessment.</w:t>
      </w:r>
    </w:p>
    <w:p w:rsidR="00FC59CD" w:rsidRPr="00547B8C" w:rsidRDefault="00FC59CD" w:rsidP="00015E06">
      <w:pPr>
        <w:pStyle w:val="NormalWeb"/>
        <w:numPr>
          <w:ilvl w:val="0"/>
          <w:numId w:val="17"/>
        </w:numPr>
      </w:pPr>
      <w:r w:rsidRPr="00547B8C">
        <w:t xml:space="preserve">Model professional standards consistent with accounting body codes of conduct </w:t>
      </w:r>
    </w:p>
    <w:p w:rsidR="00FC59CD" w:rsidRPr="00547B8C" w:rsidRDefault="00FC59CD" w:rsidP="00015E06">
      <w:pPr>
        <w:pStyle w:val="NormalWeb"/>
        <w:numPr>
          <w:ilvl w:val="0"/>
          <w:numId w:val="17"/>
        </w:numPr>
      </w:pPr>
      <w:r w:rsidRPr="00547B8C">
        <w:t>Uphold fairness and transparency in student evaluation and communication.</w:t>
      </w:r>
    </w:p>
    <w:p w:rsidR="00FC59CD" w:rsidRPr="00547B8C" w:rsidRDefault="00FC59CD" w:rsidP="00FC59CD">
      <w:pPr>
        <w:pStyle w:val="Heading2"/>
      </w:pPr>
      <w:r w:rsidRPr="00547B8C">
        <w:rPr>
          <w:rStyle w:val="Strong"/>
          <w:b/>
          <w:bCs/>
        </w:rPr>
        <w:t xml:space="preserve">Core Competencies </w:t>
      </w:r>
    </w:p>
    <w:p w:rsidR="00FC59CD" w:rsidRPr="00547B8C" w:rsidRDefault="00FC59CD" w:rsidP="00FC59CD">
      <w:pPr>
        <w:pStyle w:val="NormalWeb"/>
        <w:numPr>
          <w:ilvl w:val="0"/>
          <w:numId w:val="16"/>
        </w:numPr>
      </w:pPr>
      <w:r w:rsidRPr="00547B8C">
        <w:t>Strong knowledge of accounting and finance principles.</w:t>
      </w:r>
    </w:p>
    <w:p w:rsidR="00FC59CD" w:rsidRPr="00547B8C" w:rsidRDefault="00FC59CD" w:rsidP="00FC59CD">
      <w:pPr>
        <w:pStyle w:val="NormalWeb"/>
        <w:numPr>
          <w:ilvl w:val="0"/>
          <w:numId w:val="16"/>
        </w:numPr>
      </w:pPr>
      <w:r w:rsidRPr="00547B8C">
        <w:t>Excellent presentation, communication, and mentoring skills.</w:t>
      </w:r>
    </w:p>
    <w:p w:rsidR="00FC59CD" w:rsidRPr="00547B8C" w:rsidRDefault="00FC59CD" w:rsidP="00FC59CD">
      <w:pPr>
        <w:pStyle w:val="NormalWeb"/>
        <w:numPr>
          <w:ilvl w:val="0"/>
          <w:numId w:val="16"/>
        </w:numPr>
      </w:pPr>
      <w:r w:rsidRPr="00547B8C">
        <w:t>Competency in accounting software and analytical tools.</w:t>
      </w:r>
    </w:p>
    <w:p w:rsidR="00FC59CD" w:rsidRPr="00547B8C" w:rsidRDefault="00FC59CD" w:rsidP="00FC59CD">
      <w:pPr>
        <w:pStyle w:val="NormalWeb"/>
        <w:numPr>
          <w:ilvl w:val="0"/>
          <w:numId w:val="16"/>
        </w:numPr>
      </w:pPr>
      <w:r w:rsidRPr="00547B8C">
        <w:t>Ability to link theory with real-world business applications.</w:t>
      </w:r>
    </w:p>
    <w:p w:rsidR="00FC59CD" w:rsidRPr="00547B8C" w:rsidRDefault="00FC59CD" w:rsidP="00FC59CD">
      <w:pPr>
        <w:pStyle w:val="NormalWeb"/>
        <w:numPr>
          <w:ilvl w:val="0"/>
          <w:numId w:val="16"/>
        </w:numPr>
      </w:pPr>
      <w:r w:rsidRPr="00547B8C">
        <w:t xml:space="preserve">Familiarity with </w:t>
      </w:r>
      <w:r w:rsidRPr="00547B8C">
        <w:rPr>
          <w:rStyle w:val="Strong"/>
        </w:rPr>
        <w:t>KASNEB curriculum</w:t>
      </w:r>
      <w:r w:rsidRPr="00547B8C">
        <w:t xml:space="preserve"> and exam structure.</w:t>
      </w:r>
    </w:p>
    <w:p w:rsidR="00FC59CD" w:rsidRPr="00547B8C" w:rsidRDefault="00FC59CD" w:rsidP="00FC59CD">
      <w:pPr>
        <w:pStyle w:val="NormalWeb"/>
      </w:pPr>
    </w:p>
    <w:p w:rsidR="002A3D10" w:rsidRPr="00547B8C" w:rsidRDefault="002A3D10" w:rsidP="00FC59CD">
      <w:pPr>
        <w:pStyle w:val="NormalWeb"/>
      </w:pPr>
    </w:p>
    <w:p w:rsidR="00FC59CD" w:rsidRPr="00547B8C" w:rsidRDefault="002A3D10" w:rsidP="00FC59CD">
      <w:pPr>
        <w:pStyle w:val="NormalWeb"/>
      </w:pPr>
      <w:r w:rsidRPr="00547B8C">
        <w:t xml:space="preserve">Qualifications </w:t>
      </w:r>
    </w:p>
    <w:p w:rsidR="002A3D10" w:rsidRPr="00547B8C" w:rsidRDefault="002A3D10" w:rsidP="002A3D10">
      <w:pPr>
        <w:pStyle w:val="Heading2"/>
      </w:pPr>
      <w:r w:rsidRPr="00547B8C">
        <w:rPr>
          <w:rStyle w:val="Strong"/>
          <w:b/>
          <w:bCs/>
        </w:rPr>
        <w:t>Academic Qualifications</w:t>
      </w:r>
    </w:p>
    <w:p w:rsidR="002A3D10" w:rsidRPr="00547B8C" w:rsidRDefault="002A3D10" w:rsidP="002A3D10">
      <w:pPr>
        <w:pStyle w:val="NormalWeb"/>
        <w:numPr>
          <w:ilvl w:val="0"/>
          <w:numId w:val="18"/>
        </w:numPr>
      </w:pPr>
      <w:r w:rsidRPr="00547B8C">
        <w:rPr>
          <w:rStyle w:val="Strong"/>
        </w:rPr>
        <w:t>Diploma or Bachelor’s Degree</w:t>
      </w:r>
      <w:r w:rsidRPr="00547B8C">
        <w:t xml:space="preserve"> in any of the following fields (or equivalent):</w:t>
      </w:r>
    </w:p>
    <w:p w:rsidR="002A3D10" w:rsidRPr="00547B8C" w:rsidRDefault="002A3D10" w:rsidP="002A3D10">
      <w:pPr>
        <w:pStyle w:val="NormalWeb"/>
        <w:numPr>
          <w:ilvl w:val="1"/>
          <w:numId w:val="18"/>
        </w:numPr>
      </w:pPr>
      <w:r w:rsidRPr="00547B8C">
        <w:t>Accounting</w:t>
      </w:r>
    </w:p>
    <w:p w:rsidR="002A3D10" w:rsidRPr="00547B8C" w:rsidRDefault="002A3D10" w:rsidP="002A3D10">
      <w:pPr>
        <w:pStyle w:val="NormalWeb"/>
        <w:numPr>
          <w:ilvl w:val="1"/>
          <w:numId w:val="18"/>
        </w:numPr>
      </w:pPr>
      <w:r w:rsidRPr="00547B8C">
        <w:t>Finance</w:t>
      </w:r>
    </w:p>
    <w:p w:rsidR="002A3D10" w:rsidRPr="00547B8C" w:rsidRDefault="002A3D10" w:rsidP="002A3D10">
      <w:pPr>
        <w:pStyle w:val="NormalWeb"/>
        <w:numPr>
          <w:ilvl w:val="1"/>
          <w:numId w:val="18"/>
        </w:numPr>
      </w:pPr>
      <w:r w:rsidRPr="00547B8C">
        <w:t>Commerce (BCom)</w:t>
      </w:r>
    </w:p>
    <w:p w:rsidR="002A3D10" w:rsidRPr="00547B8C" w:rsidRDefault="002A3D10" w:rsidP="002A3D10">
      <w:pPr>
        <w:pStyle w:val="NormalWeb"/>
        <w:numPr>
          <w:ilvl w:val="1"/>
          <w:numId w:val="18"/>
        </w:numPr>
      </w:pPr>
      <w:r w:rsidRPr="00547B8C">
        <w:t>Business Administration (Accounting/Finance option)</w:t>
      </w:r>
    </w:p>
    <w:p w:rsidR="002A3D10" w:rsidRPr="00547B8C" w:rsidRDefault="002A3D10" w:rsidP="002A3D10">
      <w:pPr>
        <w:pStyle w:val="NormalWeb"/>
        <w:numPr>
          <w:ilvl w:val="1"/>
          <w:numId w:val="18"/>
        </w:numPr>
      </w:pPr>
      <w:r w:rsidRPr="00547B8C">
        <w:t>Economics</w:t>
      </w:r>
    </w:p>
    <w:p w:rsidR="002A3D10" w:rsidRPr="00547B8C" w:rsidRDefault="002A3D10" w:rsidP="002A3D10">
      <w:pPr>
        <w:pStyle w:val="NormalWeb"/>
        <w:numPr>
          <w:ilvl w:val="1"/>
          <w:numId w:val="18"/>
        </w:numPr>
      </w:pPr>
      <w:r w:rsidRPr="00547B8C">
        <w:t>Data Analytics / Statistics (for data-related modules)</w:t>
      </w:r>
    </w:p>
    <w:p w:rsidR="002A3D10" w:rsidRPr="00547B8C" w:rsidRDefault="002A3D10" w:rsidP="002A3D10">
      <w:pPr>
        <w:rPr>
          <w:rFonts w:ascii="Times New Roman" w:hAnsi="Times New Roman" w:cs="Times New Roman"/>
        </w:rPr>
      </w:pPr>
    </w:p>
    <w:p w:rsidR="002A3D10" w:rsidRPr="00547B8C" w:rsidRDefault="002A3D10" w:rsidP="002A3D10">
      <w:pPr>
        <w:pStyle w:val="Heading2"/>
      </w:pPr>
      <w:r w:rsidRPr="00547B8C">
        <w:rPr>
          <w:rStyle w:val="Strong"/>
          <w:b/>
          <w:bCs/>
        </w:rPr>
        <w:t>Professional Qualifications</w:t>
      </w:r>
    </w:p>
    <w:p w:rsidR="002A3D10" w:rsidRPr="00547B8C" w:rsidRDefault="002A3D10" w:rsidP="002A3D10">
      <w:pPr>
        <w:pStyle w:val="NormalWeb"/>
      </w:pPr>
      <w:r w:rsidRPr="00547B8C">
        <w:t xml:space="preserve">The trainer should possess </w:t>
      </w:r>
      <w:r w:rsidRPr="00547B8C">
        <w:rPr>
          <w:rStyle w:val="Strong"/>
        </w:rPr>
        <w:t>at least one</w:t>
      </w:r>
      <w:r w:rsidRPr="00547B8C">
        <w:t xml:space="preserve"> of the following recognized professional certifications:</w:t>
      </w:r>
    </w:p>
    <w:tbl>
      <w:tblPr>
        <w:tblStyle w:val="TableGrid"/>
        <w:tblW w:w="0" w:type="auto"/>
        <w:tblLook w:val="04A0" w:firstRow="1" w:lastRow="0" w:firstColumn="1" w:lastColumn="0" w:noHBand="0" w:noVBand="1"/>
      </w:tblPr>
      <w:tblGrid>
        <w:gridCol w:w="2350"/>
        <w:gridCol w:w="3869"/>
        <w:gridCol w:w="3131"/>
      </w:tblGrid>
      <w:tr w:rsidR="002A3D10" w:rsidRPr="00547B8C" w:rsidTr="002A3D10">
        <w:tc>
          <w:tcPr>
            <w:tcW w:w="0" w:type="auto"/>
            <w:hideMark/>
          </w:tcPr>
          <w:p w:rsidR="002A3D10" w:rsidRPr="00547B8C" w:rsidRDefault="002A3D10">
            <w:pPr>
              <w:jc w:val="center"/>
              <w:rPr>
                <w:rFonts w:ascii="Times New Roman" w:hAnsi="Times New Roman" w:cs="Times New Roman"/>
                <w:b/>
                <w:bCs/>
                <w:sz w:val="24"/>
              </w:rPr>
            </w:pPr>
            <w:r w:rsidRPr="00547B8C">
              <w:rPr>
                <w:rStyle w:val="Strong"/>
                <w:rFonts w:ascii="Times New Roman" w:hAnsi="Times New Roman" w:cs="Times New Roman"/>
                <w:sz w:val="24"/>
              </w:rPr>
              <w:t>Level</w:t>
            </w:r>
          </w:p>
        </w:tc>
        <w:tc>
          <w:tcPr>
            <w:tcW w:w="0" w:type="auto"/>
            <w:hideMark/>
          </w:tcPr>
          <w:p w:rsidR="002A3D10" w:rsidRPr="00547B8C" w:rsidRDefault="002A3D10">
            <w:pPr>
              <w:jc w:val="center"/>
              <w:rPr>
                <w:rFonts w:ascii="Times New Roman" w:hAnsi="Times New Roman" w:cs="Times New Roman"/>
                <w:b/>
                <w:bCs/>
                <w:sz w:val="24"/>
              </w:rPr>
            </w:pPr>
            <w:r w:rsidRPr="00547B8C">
              <w:rPr>
                <w:rStyle w:val="Strong"/>
                <w:rFonts w:ascii="Times New Roman" w:hAnsi="Times New Roman" w:cs="Times New Roman"/>
                <w:sz w:val="24"/>
              </w:rPr>
              <w:t>Professional Qualification</w:t>
            </w:r>
          </w:p>
        </w:tc>
        <w:tc>
          <w:tcPr>
            <w:tcW w:w="0" w:type="auto"/>
            <w:hideMark/>
          </w:tcPr>
          <w:p w:rsidR="002A3D10" w:rsidRPr="00547B8C" w:rsidRDefault="002A3D10">
            <w:pPr>
              <w:jc w:val="center"/>
              <w:rPr>
                <w:rFonts w:ascii="Times New Roman" w:hAnsi="Times New Roman" w:cs="Times New Roman"/>
                <w:b/>
                <w:bCs/>
                <w:sz w:val="24"/>
              </w:rPr>
            </w:pPr>
            <w:r w:rsidRPr="00547B8C">
              <w:rPr>
                <w:rStyle w:val="Strong"/>
                <w:rFonts w:ascii="Times New Roman" w:hAnsi="Times New Roman" w:cs="Times New Roman"/>
                <w:sz w:val="24"/>
              </w:rPr>
              <w:t>Requirement</w:t>
            </w:r>
          </w:p>
        </w:tc>
      </w:tr>
      <w:tr w:rsidR="002A3D10" w:rsidRPr="00547B8C" w:rsidTr="002A3D10">
        <w:tc>
          <w:tcPr>
            <w:tcW w:w="0" w:type="auto"/>
            <w:hideMark/>
          </w:tcPr>
          <w:p w:rsidR="002A3D10" w:rsidRPr="00547B8C" w:rsidRDefault="002A3D10">
            <w:pPr>
              <w:rPr>
                <w:rFonts w:ascii="Times New Roman" w:hAnsi="Times New Roman" w:cs="Times New Roman"/>
                <w:sz w:val="24"/>
              </w:rPr>
            </w:pPr>
            <w:r w:rsidRPr="00547B8C">
              <w:rPr>
                <w:rStyle w:val="Strong"/>
                <w:rFonts w:ascii="Times New Roman" w:hAnsi="Times New Roman" w:cs="Times New Roman"/>
                <w:sz w:val="24"/>
              </w:rPr>
              <w:t>Certificate &amp; Diploma Trainers (CAM / ATD)</w:t>
            </w:r>
          </w:p>
        </w:tc>
        <w:tc>
          <w:tcPr>
            <w:tcW w:w="0" w:type="auto"/>
            <w:hideMark/>
          </w:tcPr>
          <w:p w:rsidR="002A3D10" w:rsidRPr="00547B8C" w:rsidRDefault="002A3D10">
            <w:pPr>
              <w:rPr>
                <w:rFonts w:ascii="Times New Roman" w:hAnsi="Times New Roman" w:cs="Times New Roman"/>
                <w:sz w:val="24"/>
              </w:rPr>
            </w:pPr>
            <w:r w:rsidRPr="00547B8C">
              <w:rPr>
                <w:rFonts w:ascii="Times New Roman" w:hAnsi="Times New Roman" w:cs="Times New Roman"/>
                <w:sz w:val="24"/>
              </w:rPr>
              <w:t>- CPA Section 4 and above</w:t>
            </w:r>
            <w:r w:rsidRPr="00547B8C">
              <w:rPr>
                <w:rFonts w:ascii="Times New Roman" w:hAnsi="Times New Roman" w:cs="Times New Roman"/>
                <w:sz w:val="24"/>
              </w:rPr>
              <w:br/>
              <w:t>- ATD Finalist</w:t>
            </w:r>
            <w:r w:rsidRPr="00547B8C">
              <w:rPr>
                <w:rFonts w:ascii="Times New Roman" w:hAnsi="Times New Roman" w:cs="Times New Roman"/>
                <w:sz w:val="24"/>
              </w:rPr>
              <w:br/>
              <w:t>- Diploma in Accounting or Finance (KNEC or equivalent)</w:t>
            </w:r>
          </w:p>
        </w:tc>
        <w:tc>
          <w:tcPr>
            <w:tcW w:w="0" w:type="auto"/>
            <w:hideMark/>
          </w:tcPr>
          <w:p w:rsidR="002A3D10" w:rsidRPr="00547B8C" w:rsidRDefault="002A3D10">
            <w:pPr>
              <w:rPr>
                <w:rFonts w:ascii="Times New Roman" w:hAnsi="Times New Roman" w:cs="Times New Roman"/>
                <w:sz w:val="24"/>
              </w:rPr>
            </w:pPr>
            <w:r w:rsidRPr="00547B8C">
              <w:rPr>
                <w:rFonts w:ascii="Times New Roman" w:hAnsi="Times New Roman" w:cs="Times New Roman"/>
                <w:sz w:val="24"/>
              </w:rPr>
              <w:t>Must have sufficient practical knowledge in bookkeeping, costing, and financial systems.</w:t>
            </w:r>
          </w:p>
        </w:tc>
      </w:tr>
      <w:tr w:rsidR="002A3D10" w:rsidRPr="00547B8C" w:rsidTr="002A3D10">
        <w:tc>
          <w:tcPr>
            <w:tcW w:w="0" w:type="auto"/>
            <w:hideMark/>
          </w:tcPr>
          <w:p w:rsidR="002A3D10" w:rsidRPr="00547B8C" w:rsidRDefault="002A3D10">
            <w:pPr>
              <w:rPr>
                <w:rFonts w:ascii="Times New Roman" w:hAnsi="Times New Roman" w:cs="Times New Roman"/>
                <w:sz w:val="24"/>
              </w:rPr>
            </w:pPr>
            <w:r w:rsidRPr="00547B8C">
              <w:rPr>
                <w:rStyle w:val="Strong"/>
                <w:rFonts w:ascii="Times New Roman" w:hAnsi="Times New Roman" w:cs="Times New Roman"/>
                <w:sz w:val="24"/>
              </w:rPr>
              <w:lastRenderedPageBreak/>
              <w:t>Professional Course Trainers (CPA / FCPA / CIFA)</w:t>
            </w:r>
          </w:p>
        </w:tc>
        <w:tc>
          <w:tcPr>
            <w:tcW w:w="0" w:type="auto"/>
            <w:hideMark/>
          </w:tcPr>
          <w:p w:rsidR="002A3D10" w:rsidRPr="00547B8C" w:rsidRDefault="002A3D10">
            <w:pPr>
              <w:rPr>
                <w:rFonts w:ascii="Times New Roman" w:hAnsi="Times New Roman" w:cs="Times New Roman"/>
                <w:sz w:val="24"/>
              </w:rPr>
            </w:pPr>
            <w:r w:rsidRPr="00547B8C">
              <w:rPr>
                <w:rFonts w:ascii="Times New Roman" w:hAnsi="Times New Roman" w:cs="Times New Roman"/>
                <w:sz w:val="24"/>
              </w:rPr>
              <w:t>- Certified Public Accountant (CPA-K) – Fully qualified</w:t>
            </w:r>
            <w:r w:rsidRPr="00547B8C">
              <w:rPr>
                <w:rFonts w:ascii="Times New Roman" w:hAnsi="Times New Roman" w:cs="Times New Roman"/>
                <w:sz w:val="24"/>
              </w:rPr>
              <w:br/>
              <w:t>- Certified Investment and Financial Analyst (CIFA-K)</w:t>
            </w:r>
            <w:r w:rsidRPr="00547B8C">
              <w:rPr>
                <w:rFonts w:ascii="Times New Roman" w:hAnsi="Times New Roman" w:cs="Times New Roman"/>
                <w:sz w:val="24"/>
              </w:rPr>
              <w:br/>
              <w:t>- Fellow Certified Public Accountant (FCPA) – for advanced or senior-level training</w:t>
            </w:r>
          </w:p>
        </w:tc>
        <w:tc>
          <w:tcPr>
            <w:tcW w:w="0" w:type="auto"/>
            <w:hideMark/>
          </w:tcPr>
          <w:p w:rsidR="002A3D10" w:rsidRPr="00547B8C" w:rsidRDefault="002A3D10">
            <w:pPr>
              <w:rPr>
                <w:rFonts w:ascii="Times New Roman" w:hAnsi="Times New Roman" w:cs="Times New Roman"/>
                <w:sz w:val="24"/>
              </w:rPr>
            </w:pPr>
            <w:r w:rsidRPr="00547B8C">
              <w:rPr>
                <w:rFonts w:ascii="Times New Roman" w:hAnsi="Times New Roman" w:cs="Times New Roman"/>
                <w:sz w:val="24"/>
              </w:rPr>
              <w:t>Registration with a professional body (e.g., ICPAK) is essential.</w:t>
            </w:r>
          </w:p>
        </w:tc>
      </w:tr>
      <w:tr w:rsidR="002A3D10" w:rsidRPr="00547B8C" w:rsidTr="002A3D10">
        <w:tc>
          <w:tcPr>
            <w:tcW w:w="0" w:type="auto"/>
            <w:hideMark/>
          </w:tcPr>
          <w:p w:rsidR="002A3D10" w:rsidRPr="00547B8C" w:rsidRDefault="002A3D10">
            <w:pPr>
              <w:rPr>
                <w:rFonts w:ascii="Times New Roman" w:hAnsi="Times New Roman" w:cs="Times New Roman"/>
                <w:sz w:val="24"/>
              </w:rPr>
            </w:pPr>
            <w:r w:rsidRPr="00547B8C">
              <w:rPr>
                <w:rStyle w:val="Strong"/>
                <w:rFonts w:ascii="Times New Roman" w:hAnsi="Times New Roman" w:cs="Times New Roman"/>
                <w:sz w:val="24"/>
              </w:rPr>
              <w:t>Data Analysis Trainers (Finance-oriented)</w:t>
            </w:r>
          </w:p>
        </w:tc>
        <w:tc>
          <w:tcPr>
            <w:tcW w:w="0" w:type="auto"/>
            <w:hideMark/>
          </w:tcPr>
          <w:p w:rsidR="002A3D10" w:rsidRPr="00547B8C" w:rsidRDefault="002A3D10">
            <w:pPr>
              <w:rPr>
                <w:rFonts w:ascii="Times New Roman" w:hAnsi="Times New Roman" w:cs="Times New Roman"/>
                <w:sz w:val="24"/>
              </w:rPr>
            </w:pPr>
            <w:r w:rsidRPr="00547B8C">
              <w:rPr>
                <w:rFonts w:ascii="Times New Roman" w:hAnsi="Times New Roman" w:cs="Times New Roman"/>
                <w:sz w:val="24"/>
              </w:rPr>
              <w:t xml:space="preserve">- Certification in </w:t>
            </w:r>
            <w:r w:rsidRPr="00547B8C">
              <w:rPr>
                <w:rStyle w:val="Strong"/>
                <w:rFonts w:ascii="Times New Roman" w:hAnsi="Times New Roman" w:cs="Times New Roman"/>
                <w:sz w:val="24"/>
              </w:rPr>
              <w:t>Data Analysis / Data Analytics / Business Intelligence</w:t>
            </w:r>
            <w:r w:rsidRPr="00547B8C">
              <w:rPr>
                <w:rFonts w:ascii="Times New Roman" w:hAnsi="Times New Roman" w:cs="Times New Roman"/>
                <w:sz w:val="24"/>
              </w:rPr>
              <w:t xml:space="preserve"> tools (e.g., Excel, Power BI, Python, SPSS, R).</w:t>
            </w:r>
            <w:r w:rsidRPr="00547B8C">
              <w:rPr>
                <w:rFonts w:ascii="Times New Roman" w:hAnsi="Times New Roman" w:cs="Times New Roman"/>
                <w:sz w:val="24"/>
              </w:rPr>
              <w:br/>
              <w:t xml:space="preserve">- Additional qualifications like </w:t>
            </w:r>
            <w:r w:rsidRPr="00547B8C">
              <w:rPr>
                <w:rStyle w:val="Strong"/>
                <w:rFonts w:ascii="Times New Roman" w:hAnsi="Times New Roman" w:cs="Times New Roman"/>
                <w:sz w:val="24"/>
              </w:rPr>
              <w:t>Certified Data Analyst (CDA)</w:t>
            </w:r>
            <w:r w:rsidRPr="00547B8C">
              <w:rPr>
                <w:rFonts w:ascii="Times New Roman" w:hAnsi="Times New Roman" w:cs="Times New Roman"/>
                <w:sz w:val="24"/>
              </w:rPr>
              <w:t xml:space="preserve"> or </w:t>
            </w:r>
            <w:r w:rsidRPr="00547B8C">
              <w:rPr>
                <w:rStyle w:val="Strong"/>
                <w:rFonts w:ascii="Times New Roman" w:hAnsi="Times New Roman" w:cs="Times New Roman"/>
                <w:sz w:val="24"/>
              </w:rPr>
              <w:t>Microsoft Data Analyst Associate</w:t>
            </w:r>
            <w:r w:rsidRPr="00547B8C">
              <w:rPr>
                <w:rFonts w:ascii="Times New Roman" w:hAnsi="Times New Roman" w:cs="Times New Roman"/>
                <w:sz w:val="24"/>
              </w:rPr>
              <w:t xml:space="preserve"> are added advantages.</w:t>
            </w:r>
          </w:p>
        </w:tc>
        <w:tc>
          <w:tcPr>
            <w:tcW w:w="0" w:type="auto"/>
            <w:hideMark/>
          </w:tcPr>
          <w:p w:rsidR="002A3D10" w:rsidRPr="00547B8C" w:rsidRDefault="002A3D10">
            <w:pPr>
              <w:rPr>
                <w:rFonts w:ascii="Times New Roman" w:hAnsi="Times New Roman" w:cs="Times New Roman"/>
                <w:sz w:val="24"/>
              </w:rPr>
            </w:pPr>
            <w:r w:rsidRPr="00547B8C">
              <w:rPr>
                <w:rFonts w:ascii="Times New Roman" w:hAnsi="Times New Roman" w:cs="Times New Roman"/>
                <w:sz w:val="24"/>
              </w:rPr>
              <w:t>Should be able to integrate analytics with accounting data.</w:t>
            </w:r>
          </w:p>
        </w:tc>
      </w:tr>
    </w:tbl>
    <w:p w:rsidR="002A3D10" w:rsidRPr="00547B8C" w:rsidRDefault="002A3D10" w:rsidP="002A3D10">
      <w:pPr>
        <w:rPr>
          <w:rFonts w:ascii="Times New Roman" w:hAnsi="Times New Roman" w:cs="Times New Roman"/>
        </w:rPr>
      </w:pPr>
    </w:p>
    <w:p w:rsidR="002A3D10" w:rsidRPr="00547B8C" w:rsidRDefault="002A3D10" w:rsidP="002A3D10">
      <w:pPr>
        <w:pStyle w:val="Heading2"/>
      </w:pPr>
      <w:r w:rsidRPr="00547B8C">
        <w:rPr>
          <w:rStyle w:val="Strong"/>
          <w:b/>
          <w:bCs/>
        </w:rPr>
        <w:t>Technical and ICT Skills</w:t>
      </w:r>
    </w:p>
    <w:p w:rsidR="002A3D10" w:rsidRPr="00547B8C" w:rsidRDefault="002A3D10" w:rsidP="002A3D10">
      <w:pPr>
        <w:pStyle w:val="NormalWeb"/>
        <w:numPr>
          <w:ilvl w:val="0"/>
          <w:numId w:val="20"/>
        </w:numPr>
      </w:pPr>
      <w:r w:rsidRPr="00547B8C">
        <w:t xml:space="preserve">Proficiency in </w:t>
      </w:r>
      <w:r w:rsidRPr="00547B8C">
        <w:rPr>
          <w:rStyle w:val="Strong"/>
        </w:rPr>
        <w:t>MS Office Suite</w:t>
      </w:r>
      <w:r w:rsidRPr="00547B8C">
        <w:t xml:space="preserve"> (Excel, PowerPoint, Word).</w:t>
      </w:r>
    </w:p>
    <w:p w:rsidR="002A3D10" w:rsidRPr="00547B8C" w:rsidRDefault="002A3D10" w:rsidP="002A3D10">
      <w:pPr>
        <w:pStyle w:val="NormalWeb"/>
        <w:numPr>
          <w:ilvl w:val="0"/>
          <w:numId w:val="20"/>
        </w:numPr>
      </w:pPr>
      <w:r w:rsidRPr="00547B8C">
        <w:t xml:space="preserve">Hands-on experience in </w:t>
      </w:r>
      <w:r w:rsidRPr="00547B8C">
        <w:rPr>
          <w:rStyle w:val="Strong"/>
        </w:rPr>
        <w:t>accounting software</w:t>
      </w:r>
      <w:r w:rsidRPr="00547B8C">
        <w:t xml:space="preserve"> (QuickBooks, Tally, Sage, or ERP systems).</w:t>
      </w:r>
    </w:p>
    <w:p w:rsidR="002A3D10" w:rsidRPr="00547B8C" w:rsidRDefault="002A3D10" w:rsidP="002A3D10">
      <w:pPr>
        <w:pStyle w:val="NormalWeb"/>
        <w:numPr>
          <w:ilvl w:val="0"/>
          <w:numId w:val="20"/>
        </w:numPr>
      </w:pPr>
      <w:r w:rsidRPr="00547B8C">
        <w:t xml:space="preserve">Familiarity with </w:t>
      </w:r>
      <w:r w:rsidRPr="00547B8C">
        <w:rPr>
          <w:rStyle w:val="Strong"/>
        </w:rPr>
        <w:t>data tools</w:t>
      </w:r>
      <w:r w:rsidRPr="00547B8C">
        <w:t xml:space="preserve"> like Power BI, SPSS, R, or Python (for analytics courses).</w:t>
      </w:r>
    </w:p>
    <w:p w:rsidR="002A3D10" w:rsidRPr="00547B8C" w:rsidRDefault="002A3D10" w:rsidP="002A3D10">
      <w:pPr>
        <w:pStyle w:val="NormalWeb"/>
        <w:numPr>
          <w:ilvl w:val="0"/>
          <w:numId w:val="20"/>
        </w:numPr>
      </w:pPr>
      <w:r w:rsidRPr="00547B8C">
        <w:t xml:space="preserve">Knowledge of </w:t>
      </w:r>
      <w:r w:rsidRPr="00547B8C">
        <w:rPr>
          <w:rStyle w:val="Strong"/>
        </w:rPr>
        <w:t>online teaching tools</w:t>
      </w:r>
      <w:r w:rsidRPr="00547B8C">
        <w:t xml:space="preserve"> (Zoom, Google Classroom, MS Teams, Moodle).</w:t>
      </w:r>
    </w:p>
    <w:p w:rsidR="002A3D10" w:rsidRPr="00547B8C" w:rsidRDefault="002A3D10" w:rsidP="002A3D10">
      <w:pPr>
        <w:pStyle w:val="NormalWeb"/>
      </w:pPr>
    </w:p>
    <w:p w:rsidR="002A3D10" w:rsidRPr="00547B8C" w:rsidRDefault="002A3D10" w:rsidP="002A3D10">
      <w:pPr>
        <w:pStyle w:val="Heading2"/>
      </w:pPr>
      <w:r w:rsidRPr="00547B8C">
        <w:rPr>
          <w:rStyle w:val="Strong"/>
          <w:b/>
          <w:bCs/>
        </w:rPr>
        <w:t>Soft Skills and Competencies</w:t>
      </w:r>
    </w:p>
    <w:p w:rsidR="002A3D10" w:rsidRPr="00547B8C" w:rsidRDefault="002A3D10" w:rsidP="002A3D10">
      <w:pPr>
        <w:pStyle w:val="NormalWeb"/>
        <w:numPr>
          <w:ilvl w:val="0"/>
          <w:numId w:val="22"/>
        </w:numPr>
      </w:pPr>
      <w:r w:rsidRPr="00547B8C">
        <w:t xml:space="preserve">Excellent </w:t>
      </w:r>
      <w:r w:rsidRPr="00547B8C">
        <w:rPr>
          <w:rStyle w:val="Strong"/>
        </w:rPr>
        <w:t>communication</w:t>
      </w:r>
      <w:r w:rsidRPr="00547B8C">
        <w:t xml:space="preserve"> and </w:t>
      </w:r>
      <w:r w:rsidRPr="00547B8C">
        <w:rPr>
          <w:rStyle w:val="Strong"/>
        </w:rPr>
        <w:t>presentation</w:t>
      </w:r>
      <w:r w:rsidRPr="00547B8C">
        <w:t xml:space="preserve"> skills.</w:t>
      </w:r>
    </w:p>
    <w:p w:rsidR="002A3D10" w:rsidRPr="00547B8C" w:rsidRDefault="002A3D10" w:rsidP="002A3D10">
      <w:pPr>
        <w:pStyle w:val="NormalWeb"/>
        <w:numPr>
          <w:ilvl w:val="0"/>
          <w:numId w:val="22"/>
        </w:numPr>
      </w:pPr>
      <w:r w:rsidRPr="00547B8C">
        <w:t xml:space="preserve">Strong </w:t>
      </w:r>
      <w:r w:rsidRPr="00547B8C">
        <w:rPr>
          <w:rStyle w:val="Strong"/>
        </w:rPr>
        <w:t>analytical</w:t>
      </w:r>
      <w:r w:rsidRPr="00547B8C">
        <w:t xml:space="preserve"> and </w:t>
      </w:r>
      <w:r w:rsidRPr="00547B8C">
        <w:rPr>
          <w:rStyle w:val="Strong"/>
        </w:rPr>
        <w:t>problem-solving</w:t>
      </w:r>
      <w:r w:rsidRPr="00547B8C">
        <w:t xml:space="preserve"> ability.</w:t>
      </w:r>
    </w:p>
    <w:p w:rsidR="002A3D10" w:rsidRPr="00547B8C" w:rsidRDefault="002A3D10" w:rsidP="002A3D10">
      <w:pPr>
        <w:pStyle w:val="NormalWeb"/>
        <w:numPr>
          <w:ilvl w:val="0"/>
          <w:numId w:val="22"/>
        </w:numPr>
      </w:pPr>
      <w:r w:rsidRPr="00547B8C">
        <w:t>Passion for teaching, mentorship, and continuous learning.</w:t>
      </w:r>
    </w:p>
    <w:p w:rsidR="002A3D10" w:rsidRPr="00547B8C" w:rsidRDefault="002A3D10" w:rsidP="002A3D10">
      <w:pPr>
        <w:pStyle w:val="NormalWeb"/>
        <w:numPr>
          <w:ilvl w:val="0"/>
          <w:numId w:val="22"/>
        </w:numPr>
      </w:pPr>
      <w:r w:rsidRPr="00547B8C">
        <w:t>High ethical standards and integrity.</w:t>
      </w:r>
    </w:p>
    <w:p w:rsidR="002A3D10" w:rsidRPr="00547B8C" w:rsidRDefault="002A3D10" w:rsidP="002A3D10">
      <w:pPr>
        <w:pStyle w:val="NormalWeb"/>
        <w:numPr>
          <w:ilvl w:val="0"/>
          <w:numId w:val="22"/>
        </w:numPr>
      </w:pPr>
      <w:r w:rsidRPr="00547B8C">
        <w:t>Ability to simplify complex accounting and finance concepts.</w:t>
      </w:r>
    </w:p>
    <w:p w:rsidR="002A3D10" w:rsidRPr="00547B8C" w:rsidRDefault="002A3D10" w:rsidP="002A3D10">
      <w:pPr>
        <w:pStyle w:val="NormalWeb"/>
        <w:numPr>
          <w:ilvl w:val="0"/>
          <w:numId w:val="22"/>
        </w:numPr>
      </w:pPr>
      <w:r w:rsidRPr="00547B8C">
        <w:t>Commitment to student success and professional development.</w:t>
      </w:r>
    </w:p>
    <w:p w:rsidR="00941306" w:rsidRPr="00547B8C" w:rsidRDefault="00941306" w:rsidP="00582D47">
      <w:pPr>
        <w:pStyle w:val="NormalWeb"/>
      </w:pPr>
    </w:p>
    <w:p w:rsidR="00F3306C" w:rsidRPr="00547B8C" w:rsidRDefault="00F3306C" w:rsidP="00582D47">
      <w:pPr>
        <w:pStyle w:val="NormalWeb"/>
      </w:pPr>
    </w:p>
    <w:p w:rsidR="00F1023E" w:rsidRPr="00547B8C" w:rsidRDefault="00F1023E" w:rsidP="00582D47">
      <w:pPr>
        <w:pStyle w:val="NormalWeb"/>
      </w:pPr>
    </w:p>
    <w:p w:rsidR="00A96277" w:rsidRPr="00547B8C" w:rsidRDefault="00F3306C" w:rsidP="00582D47">
      <w:pPr>
        <w:pStyle w:val="NormalWeb"/>
        <w:rPr>
          <w:b/>
          <w:sz w:val="28"/>
        </w:rPr>
      </w:pPr>
      <w:r w:rsidRPr="00547B8C">
        <w:rPr>
          <w:b/>
          <w:sz w:val="28"/>
        </w:rPr>
        <w:t>CHAPTER THREE</w:t>
      </w:r>
    </w:p>
    <w:p w:rsidR="00F1023E" w:rsidRPr="00547B8C" w:rsidRDefault="00BE1437" w:rsidP="00582D47">
      <w:pPr>
        <w:pStyle w:val="NormalWeb"/>
        <w:rPr>
          <w:b/>
          <w:sz w:val="28"/>
        </w:rPr>
      </w:pPr>
      <w:r w:rsidRPr="00547B8C">
        <w:rPr>
          <w:b/>
          <w:sz w:val="28"/>
        </w:rPr>
        <w:t>HUMAN RESOURCE MANAGEMENT/</w:t>
      </w:r>
    </w:p>
    <w:p w:rsidR="00A96277" w:rsidRPr="00547B8C" w:rsidRDefault="00A96277" w:rsidP="00582D47">
      <w:pPr>
        <w:pStyle w:val="NormalWeb"/>
        <w:rPr>
          <w:b/>
          <w:sz w:val="28"/>
        </w:rPr>
      </w:pPr>
      <w:r w:rsidRPr="00547B8C">
        <w:rPr>
          <w:b/>
          <w:sz w:val="28"/>
        </w:rPr>
        <w:lastRenderedPageBreak/>
        <w:t xml:space="preserve">Recruitment and appointment procedures </w:t>
      </w:r>
    </w:p>
    <w:p w:rsidR="00F1023E" w:rsidRPr="00547B8C" w:rsidRDefault="00F1023E" w:rsidP="00582D47">
      <w:pPr>
        <w:pStyle w:val="NormalWeb"/>
      </w:pPr>
      <w:r w:rsidRPr="00547B8C">
        <w:t>This section ensures transparency, fairness, and merit-based selection when hiring academic, technical, and administrative staff.</w:t>
      </w:r>
    </w:p>
    <w:p w:rsidR="00F1023E" w:rsidRPr="00547B8C" w:rsidRDefault="00F1023E" w:rsidP="00F1023E">
      <w:pPr>
        <w:pStyle w:val="NormalWeb"/>
        <w:rPr>
          <w:b/>
          <w:i/>
          <w:sz w:val="28"/>
        </w:rPr>
      </w:pPr>
      <w:r w:rsidRPr="00547B8C">
        <w:rPr>
          <w:b/>
          <w:i/>
          <w:sz w:val="28"/>
        </w:rPr>
        <w:t>Objectives;</w:t>
      </w:r>
    </w:p>
    <w:p w:rsidR="00F1023E" w:rsidRPr="00547B8C" w:rsidRDefault="00F1023E" w:rsidP="00F1023E">
      <w:pPr>
        <w:pStyle w:val="ListParagraph"/>
        <w:numPr>
          <w:ilvl w:val="0"/>
          <w:numId w:val="32"/>
        </w:numPr>
        <w:spacing w:before="100" w:beforeAutospacing="1" w:after="100" w:afterAutospacing="1"/>
        <w:rPr>
          <w:sz w:val="24"/>
          <w:szCs w:val="24"/>
        </w:rPr>
      </w:pPr>
      <w:r w:rsidRPr="00547B8C">
        <w:rPr>
          <w:sz w:val="24"/>
          <w:szCs w:val="24"/>
        </w:rPr>
        <w:t>Transparency and fairness,</w:t>
      </w:r>
    </w:p>
    <w:p w:rsidR="00F1023E" w:rsidRPr="00547B8C" w:rsidRDefault="00F1023E" w:rsidP="00F1023E">
      <w:pPr>
        <w:pStyle w:val="ListParagraph"/>
        <w:numPr>
          <w:ilvl w:val="0"/>
          <w:numId w:val="32"/>
        </w:numPr>
        <w:spacing w:before="100" w:beforeAutospacing="1" w:after="100" w:afterAutospacing="1"/>
        <w:rPr>
          <w:sz w:val="24"/>
          <w:szCs w:val="24"/>
        </w:rPr>
      </w:pPr>
      <w:r w:rsidRPr="00547B8C">
        <w:rPr>
          <w:sz w:val="24"/>
          <w:szCs w:val="24"/>
        </w:rPr>
        <w:t xml:space="preserve">Based on merit and qualifications, </w:t>
      </w:r>
    </w:p>
    <w:p w:rsidR="00F1023E" w:rsidRPr="00547B8C" w:rsidRDefault="00F1023E" w:rsidP="00F1023E">
      <w:pPr>
        <w:pStyle w:val="ListParagraph"/>
        <w:numPr>
          <w:ilvl w:val="0"/>
          <w:numId w:val="32"/>
        </w:numPr>
        <w:spacing w:before="100" w:beforeAutospacing="1" w:after="100" w:afterAutospacing="1"/>
        <w:rPr>
          <w:sz w:val="24"/>
          <w:szCs w:val="24"/>
        </w:rPr>
      </w:pPr>
      <w:r w:rsidRPr="00547B8C">
        <w:rPr>
          <w:sz w:val="24"/>
          <w:szCs w:val="24"/>
        </w:rPr>
        <w:t xml:space="preserve">Alignment with the institution’s goals, policies, and legal framework. </w:t>
      </w:r>
    </w:p>
    <w:p w:rsidR="00F1023E" w:rsidRPr="00547B8C" w:rsidRDefault="00F1023E" w:rsidP="00F3306C">
      <w:pPr>
        <w:pStyle w:val="NormalWeb"/>
      </w:pPr>
    </w:p>
    <w:p w:rsidR="00F3306C" w:rsidRPr="00547B8C" w:rsidRDefault="00F3306C" w:rsidP="00F3306C">
      <w:pPr>
        <w:pStyle w:val="NormalWeb"/>
      </w:pPr>
      <w:r w:rsidRPr="00547B8C">
        <w:rPr>
          <w:b/>
          <w:i/>
          <w:sz w:val="28"/>
        </w:rPr>
        <w:t>Scope</w:t>
      </w:r>
    </w:p>
    <w:p w:rsidR="00F3306C" w:rsidRPr="00547B8C" w:rsidRDefault="00F3306C" w:rsidP="00F3306C">
      <w:pPr>
        <w:pStyle w:val="NormalWeb"/>
        <w:numPr>
          <w:ilvl w:val="0"/>
          <w:numId w:val="35"/>
        </w:numPr>
      </w:pPr>
      <w:r w:rsidRPr="00547B8C">
        <w:t xml:space="preserve">Applies to all categories of employees in the </w:t>
      </w:r>
      <w:r w:rsidR="00BE1437" w:rsidRPr="00547B8C">
        <w:t xml:space="preserve">at Ruralnet </w:t>
      </w:r>
      <w:r w:rsidRPr="00547B8C">
        <w:t xml:space="preserve">ICT </w:t>
      </w:r>
      <w:r w:rsidR="00BE1437" w:rsidRPr="00547B8C">
        <w:t>Academy</w:t>
      </w:r>
      <w:r w:rsidRPr="00547B8C">
        <w:t>:</w:t>
      </w:r>
    </w:p>
    <w:p w:rsidR="00F3306C" w:rsidRPr="00547B8C" w:rsidRDefault="00F3306C" w:rsidP="00F3306C">
      <w:pPr>
        <w:pStyle w:val="NormalWeb"/>
      </w:pPr>
    </w:p>
    <w:p w:rsidR="00F3306C" w:rsidRPr="00547B8C" w:rsidRDefault="00F3306C" w:rsidP="00F3306C">
      <w:pPr>
        <w:pStyle w:val="NormalWeb"/>
        <w:rPr>
          <w:b/>
          <w:i/>
          <w:sz w:val="28"/>
        </w:rPr>
      </w:pPr>
      <w:r w:rsidRPr="00547B8C">
        <w:rPr>
          <w:b/>
          <w:i/>
          <w:sz w:val="28"/>
        </w:rPr>
        <w:t>Guiding Principles</w:t>
      </w:r>
    </w:p>
    <w:p w:rsidR="00F3306C" w:rsidRPr="00547B8C" w:rsidRDefault="00F3306C" w:rsidP="00F3306C">
      <w:pPr>
        <w:pStyle w:val="NormalWeb"/>
        <w:numPr>
          <w:ilvl w:val="0"/>
          <w:numId w:val="36"/>
        </w:numPr>
      </w:pPr>
      <w:r w:rsidRPr="00547B8C">
        <w:t>Recruitment must adhere to the following principles:</w:t>
      </w:r>
    </w:p>
    <w:p w:rsidR="00F3306C" w:rsidRPr="00547B8C" w:rsidRDefault="00F3306C" w:rsidP="00F3306C">
      <w:pPr>
        <w:pStyle w:val="NormalWeb"/>
        <w:numPr>
          <w:ilvl w:val="0"/>
          <w:numId w:val="36"/>
        </w:numPr>
      </w:pPr>
      <w:r w:rsidRPr="00547B8C">
        <w:t>No discrimination based on gender, age, religion, ethnicity, or disability, race or color.</w:t>
      </w:r>
    </w:p>
    <w:p w:rsidR="00F3306C" w:rsidRPr="00547B8C" w:rsidRDefault="00F3306C" w:rsidP="00F3306C">
      <w:pPr>
        <w:pStyle w:val="NormalWeb"/>
        <w:numPr>
          <w:ilvl w:val="0"/>
          <w:numId w:val="36"/>
        </w:numPr>
      </w:pPr>
      <w:r w:rsidRPr="00547B8C">
        <w:t>Candidates must meet the required qualifications and competencies.</w:t>
      </w:r>
    </w:p>
    <w:p w:rsidR="00F3306C" w:rsidRPr="00547B8C" w:rsidRDefault="00F3306C" w:rsidP="00F3306C">
      <w:pPr>
        <w:pStyle w:val="NormalWeb"/>
        <w:numPr>
          <w:ilvl w:val="0"/>
          <w:numId w:val="36"/>
        </w:numPr>
      </w:pPr>
      <w:r w:rsidRPr="00547B8C">
        <w:t>The process should be open and competitive.</w:t>
      </w:r>
    </w:p>
    <w:p w:rsidR="00F3306C" w:rsidRPr="00547B8C" w:rsidRDefault="00F3306C" w:rsidP="00F3306C">
      <w:pPr>
        <w:pStyle w:val="NormalWeb"/>
        <w:numPr>
          <w:ilvl w:val="0"/>
          <w:numId w:val="36"/>
        </w:numPr>
      </w:pPr>
      <w:r w:rsidRPr="00547B8C">
        <w:t>All decisions must be documented and justifiable.</w:t>
      </w:r>
    </w:p>
    <w:p w:rsidR="00F3306C" w:rsidRPr="00547B8C" w:rsidRDefault="00F3306C" w:rsidP="00F3306C">
      <w:pPr>
        <w:pStyle w:val="NormalWeb"/>
        <w:numPr>
          <w:ilvl w:val="0"/>
          <w:numId w:val="36"/>
        </w:numPr>
      </w:pPr>
      <w:r w:rsidRPr="00547B8C">
        <w:t>Must follow labour laws, institutional guidelines and regulations.</w:t>
      </w:r>
    </w:p>
    <w:p w:rsidR="00F1023E" w:rsidRPr="00547B8C" w:rsidRDefault="00F1023E" w:rsidP="00F3306C">
      <w:pPr>
        <w:pStyle w:val="NormalWeb"/>
      </w:pPr>
    </w:p>
    <w:p w:rsidR="00F1023E" w:rsidRPr="00547B8C" w:rsidRDefault="00F3306C" w:rsidP="00582D47">
      <w:pPr>
        <w:pStyle w:val="NormalWeb"/>
        <w:rPr>
          <w:b/>
          <w:sz w:val="28"/>
        </w:rPr>
      </w:pPr>
      <w:r w:rsidRPr="00547B8C">
        <w:rPr>
          <w:b/>
          <w:sz w:val="28"/>
        </w:rPr>
        <w:t xml:space="preserve">Recruitment Process </w:t>
      </w:r>
    </w:p>
    <w:p w:rsidR="00F3306C" w:rsidRPr="00547B8C" w:rsidRDefault="00F3306C" w:rsidP="00F3306C">
      <w:pPr>
        <w:pStyle w:val="NormalWeb"/>
        <w:numPr>
          <w:ilvl w:val="0"/>
          <w:numId w:val="38"/>
        </w:numPr>
        <w:rPr>
          <w:b/>
          <w:i/>
        </w:rPr>
      </w:pPr>
      <w:r w:rsidRPr="00547B8C">
        <w:rPr>
          <w:b/>
          <w:i/>
        </w:rPr>
        <w:t xml:space="preserve"> Staffing Needs Identification</w:t>
      </w:r>
    </w:p>
    <w:p w:rsidR="00F3306C" w:rsidRPr="00547B8C" w:rsidRDefault="00F3306C" w:rsidP="00F3306C">
      <w:pPr>
        <w:pStyle w:val="NormalWeb"/>
        <w:numPr>
          <w:ilvl w:val="0"/>
          <w:numId w:val="40"/>
        </w:numPr>
        <w:rPr>
          <w:b/>
          <w:i/>
        </w:rPr>
      </w:pPr>
      <w:r w:rsidRPr="00547B8C">
        <w:t>Department heads identify vacant positions or new staffing requirements.</w:t>
      </w:r>
    </w:p>
    <w:p w:rsidR="00F3306C" w:rsidRPr="00547B8C" w:rsidRDefault="00F3306C" w:rsidP="00F3306C">
      <w:pPr>
        <w:pStyle w:val="NormalWeb"/>
        <w:numPr>
          <w:ilvl w:val="0"/>
          <w:numId w:val="40"/>
        </w:numPr>
        <w:rPr>
          <w:b/>
          <w:i/>
        </w:rPr>
      </w:pPr>
      <w:r w:rsidRPr="00547B8C">
        <w:t xml:space="preserve">A justification memo is submitted to the </w:t>
      </w:r>
      <w:r w:rsidR="00E325D4" w:rsidRPr="00547B8C">
        <w:t>Administrator/HR</w:t>
      </w:r>
      <w:r w:rsidRPr="00547B8C">
        <w:t>.</w:t>
      </w:r>
    </w:p>
    <w:p w:rsidR="00F3306C" w:rsidRPr="00547B8C" w:rsidRDefault="00F3306C" w:rsidP="00F3306C">
      <w:pPr>
        <w:pStyle w:val="NormalWeb"/>
        <w:numPr>
          <w:ilvl w:val="0"/>
          <w:numId w:val="40"/>
        </w:numPr>
        <w:rPr>
          <w:b/>
          <w:i/>
        </w:rPr>
      </w:pPr>
      <w:r w:rsidRPr="00547B8C">
        <w:t>The request specifies:</w:t>
      </w:r>
    </w:p>
    <w:p w:rsidR="00F3306C" w:rsidRPr="00547B8C" w:rsidRDefault="00F3306C" w:rsidP="00F3306C">
      <w:pPr>
        <w:pStyle w:val="NormalWeb"/>
        <w:numPr>
          <w:ilvl w:val="1"/>
          <w:numId w:val="41"/>
        </w:numPr>
        <w:rPr>
          <w:b/>
          <w:i/>
        </w:rPr>
      </w:pPr>
      <w:r w:rsidRPr="00547B8C">
        <w:t>Job title and description,</w:t>
      </w:r>
    </w:p>
    <w:p w:rsidR="00F3306C" w:rsidRPr="00547B8C" w:rsidRDefault="00F3306C" w:rsidP="00F3306C">
      <w:pPr>
        <w:pStyle w:val="NormalWeb"/>
        <w:numPr>
          <w:ilvl w:val="1"/>
          <w:numId w:val="41"/>
        </w:numPr>
        <w:rPr>
          <w:b/>
          <w:i/>
        </w:rPr>
      </w:pPr>
      <w:r w:rsidRPr="00547B8C">
        <w:t>Qualifications required,</w:t>
      </w:r>
    </w:p>
    <w:p w:rsidR="00F3306C" w:rsidRPr="00547B8C" w:rsidRDefault="00F3306C" w:rsidP="00F3306C">
      <w:pPr>
        <w:pStyle w:val="NormalWeb"/>
        <w:numPr>
          <w:ilvl w:val="1"/>
          <w:numId w:val="41"/>
        </w:numPr>
        <w:rPr>
          <w:b/>
          <w:i/>
        </w:rPr>
      </w:pPr>
      <w:r w:rsidRPr="00547B8C">
        <w:t>Reason for recruitment (replacement/new post),</w:t>
      </w:r>
    </w:p>
    <w:p w:rsidR="00F3306C" w:rsidRPr="00547B8C" w:rsidRDefault="00F3306C" w:rsidP="00F3306C">
      <w:pPr>
        <w:pStyle w:val="NormalWeb"/>
        <w:numPr>
          <w:ilvl w:val="1"/>
          <w:numId w:val="41"/>
        </w:numPr>
        <w:rPr>
          <w:b/>
          <w:i/>
        </w:rPr>
      </w:pPr>
      <w:r w:rsidRPr="00547B8C">
        <w:t>Duration (permanent, contract, part-time).</w:t>
      </w:r>
    </w:p>
    <w:p w:rsidR="00E325D4" w:rsidRPr="00547B8C" w:rsidRDefault="00E325D4" w:rsidP="002C3FFA">
      <w:pPr>
        <w:pStyle w:val="NormalWeb"/>
        <w:numPr>
          <w:ilvl w:val="0"/>
          <w:numId w:val="38"/>
        </w:numPr>
        <w:spacing w:after="0" w:afterAutospacing="0"/>
        <w:rPr>
          <w:b/>
          <w:i/>
        </w:rPr>
      </w:pPr>
      <w:r w:rsidRPr="00547B8C">
        <w:rPr>
          <w:b/>
          <w:i/>
        </w:rPr>
        <w:t>Approval to recruit</w:t>
      </w:r>
    </w:p>
    <w:p w:rsidR="00E325D4" w:rsidRPr="00547B8C" w:rsidRDefault="00E325D4" w:rsidP="002C3FFA">
      <w:pPr>
        <w:pStyle w:val="NormalWeb"/>
        <w:numPr>
          <w:ilvl w:val="1"/>
          <w:numId w:val="45"/>
        </w:numPr>
      </w:pPr>
      <w:r w:rsidRPr="00547B8C">
        <w:lastRenderedPageBreak/>
        <w:t>The Manger/CEO reviews</w:t>
      </w:r>
      <w:r w:rsidR="00251414" w:rsidRPr="00547B8C">
        <w:t xml:space="preserve"> and discuses</w:t>
      </w:r>
      <w:r w:rsidRPr="00547B8C">
        <w:t xml:space="preserve"> the request.</w:t>
      </w:r>
    </w:p>
    <w:p w:rsidR="00E325D4" w:rsidRPr="00547B8C" w:rsidRDefault="00E325D4" w:rsidP="002C3FFA">
      <w:pPr>
        <w:pStyle w:val="NormalWeb"/>
        <w:numPr>
          <w:ilvl w:val="1"/>
          <w:numId w:val="45"/>
        </w:numPr>
      </w:pPr>
      <w:r w:rsidRPr="00547B8C">
        <w:t xml:space="preserve">Once approved, HR prepares a </w:t>
      </w:r>
      <w:r w:rsidRPr="00547B8C">
        <w:rPr>
          <w:rStyle w:val="Strong"/>
        </w:rPr>
        <w:t>Recruitment Plan</w:t>
      </w:r>
      <w:r w:rsidRPr="00547B8C">
        <w:t xml:space="preserve"> (timeline, budget, selection panel).</w:t>
      </w:r>
    </w:p>
    <w:p w:rsidR="00E325D4" w:rsidRPr="00547B8C" w:rsidRDefault="00E325D4" w:rsidP="002C3FFA">
      <w:pPr>
        <w:pStyle w:val="NormalWeb"/>
      </w:pPr>
    </w:p>
    <w:p w:rsidR="002C3FFA" w:rsidRPr="00547B8C" w:rsidRDefault="002C3FFA" w:rsidP="002C3FFA">
      <w:pPr>
        <w:pStyle w:val="NormalWeb"/>
        <w:numPr>
          <w:ilvl w:val="0"/>
          <w:numId w:val="38"/>
        </w:numPr>
        <w:spacing w:after="0" w:afterAutospacing="0"/>
        <w:rPr>
          <w:b/>
          <w:i/>
        </w:rPr>
      </w:pPr>
      <w:r w:rsidRPr="00547B8C">
        <w:rPr>
          <w:b/>
          <w:i/>
        </w:rPr>
        <w:t xml:space="preserve">Job advertisement </w:t>
      </w:r>
    </w:p>
    <w:p w:rsidR="007909FF" w:rsidRPr="00547B8C" w:rsidRDefault="007909FF" w:rsidP="007909FF">
      <w:pPr>
        <w:pStyle w:val="NormalWeb"/>
        <w:numPr>
          <w:ilvl w:val="0"/>
          <w:numId w:val="44"/>
        </w:numPr>
        <w:spacing w:before="0" w:beforeAutospacing="0"/>
      </w:pPr>
      <w:r w:rsidRPr="00547B8C">
        <w:t xml:space="preserve">Vacancies are advertised publicly through, website, social media or Linkedin job portal. </w:t>
      </w:r>
    </w:p>
    <w:p w:rsidR="002C3FFA" w:rsidRPr="00547B8C" w:rsidRDefault="002C3FFA" w:rsidP="002C3FFA">
      <w:pPr>
        <w:pStyle w:val="NormalWeb"/>
        <w:numPr>
          <w:ilvl w:val="0"/>
          <w:numId w:val="44"/>
        </w:numPr>
      </w:pPr>
      <w:r w:rsidRPr="00547B8C">
        <w:t>Each advert includes:</w:t>
      </w:r>
    </w:p>
    <w:p w:rsidR="002C3FFA" w:rsidRPr="00547B8C" w:rsidRDefault="002C3FFA" w:rsidP="002C3FFA">
      <w:pPr>
        <w:pStyle w:val="NormalWeb"/>
        <w:numPr>
          <w:ilvl w:val="1"/>
          <w:numId w:val="44"/>
        </w:numPr>
      </w:pPr>
      <w:r w:rsidRPr="00547B8C">
        <w:t>Job title, duties, and responsibilities,</w:t>
      </w:r>
    </w:p>
    <w:p w:rsidR="002C3FFA" w:rsidRPr="00547B8C" w:rsidRDefault="002C3FFA" w:rsidP="002C3FFA">
      <w:pPr>
        <w:pStyle w:val="NormalWeb"/>
        <w:numPr>
          <w:ilvl w:val="1"/>
          <w:numId w:val="44"/>
        </w:numPr>
      </w:pPr>
      <w:r w:rsidRPr="00547B8C">
        <w:t>Minimum qualifications and experience,</w:t>
      </w:r>
    </w:p>
    <w:p w:rsidR="002C3FFA" w:rsidRPr="00547B8C" w:rsidRDefault="002C3FFA" w:rsidP="002C3FFA">
      <w:pPr>
        <w:pStyle w:val="NormalWeb"/>
        <w:numPr>
          <w:ilvl w:val="1"/>
          <w:numId w:val="44"/>
        </w:numPr>
      </w:pPr>
      <w:r w:rsidRPr="00547B8C">
        <w:t>Application procedure and deadline,</w:t>
      </w:r>
    </w:p>
    <w:p w:rsidR="002C3FFA" w:rsidRPr="00547B8C" w:rsidRDefault="002C3FFA" w:rsidP="002C3FFA">
      <w:pPr>
        <w:pStyle w:val="NormalWeb"/>
        <w:numPr>
          <w:ilvl w:val="1"/>
          <w:numId w:val="44"/>
        </w:numPr>
      </w:pPr>
      <w:r w:rsidRPr="00547B8C">
        <w:t>Equal opportunity statement.</w:t>
      </w:r>
    </w:p>
    <w:p w:rsidR="007909FF" w:rsidRPr="00547B8C" w:rsidRDefault="007909FF" w:rsidP="007909FF">
      <w:pPr>
        <w:pStyle w:val="NormalWeb"/>
        <w:numPr>
          <w:ilvl w:val="0"/>
          <w:numId w:val="38"/>
        </w:numPr>
        <w:spacing w:after="0" w:afterAutospacing="0"/>
      </w:pPr>
      <w:r w:rsidRPr="00547B8C">
        <w:rPr>
          <w:b/>
          <w:i/>
        </w:rPr>
        <w:t xml:space="preserve">Receipt and Shortlisting of Applications </w:t>
      </w:r>
    </w:p>
    <w:p w:rsidR="007909FF" w:rsidRPr="00547B8C" w:rsidRDefault="007909FF" w:rsidP="007909FF">
      <w:pPr>
        <w:pStyle w:val="NormalWeb"/>
        <w:numPr>
          <w:ilvl w:val="0"/>
          <w:numId w:val="47"/>
        </w:numPr>
        <w:spacing w:before="0" w:beforeAutospacing="0"/>
      </w:pPr>
      <w:r w:rsidRPr="00547B8C">
        <w:t>HR receives all applications and compiles a list.</w:t>
      </w:r>
    </w:p>
    <w:p w:rsidR="007909FF" w:rsidRPr="00547B8C" w:rsidRDefault="007909FF" w:rsidP="007909FF">
      <w:pPr>
        <w:pStyle w:val="NormalWeb"/>
        <w:numPr>
          <w:ilvl w:val="0"/>
          <w:numId w:val="47"/>
        </w:numPr>
      </w:pPr>
      <w:r w:rsidRPr="00547B8C">
        <w:t xml:space="preserve">The </w:t>
      </w:r>
      <w:r w:rsidRPr="00547B8C">
        <w:rPr>
          <w:rStyle w:val="Strong"/>
        </w:rPr>
        <w:t>Administrator and Manager</w:t>
      </w:r>
      <w:r w:rsidRPr="00547B8C">
        <w:t xml:space="preserve"> shortlists candidates based on advertised qualifications.</w:t>
      </w:r>
    </w:p>
    <w:p w:rsidR="007909FF" w:rsidRPr="00547B8C" w:rsidRDefault="007909FF" w:rsidP="007909FF">
      <w:pPr>
        <w:pStyle w:val="NormalWeb"/>
        <w:numPr>
          <w:ilvl w:val="0"/>
          <w:numId w:val="47"/>
        </w:numPr>
      </w:pPr>
      <w:r w:rsidRPr="00547B8C">
        <w:t xml:space="preserve">A </w:t>
      </w:r>
      <w:r w:rsidRPr="00547B8C">
        <w:rPr>
          <w:rStyle w:val="Strong"/>
        </w:rPr>
        <w:t>shortlisting report</w:t>
      </w:r>
      <w:r w:rsidRPr="00547B8C">
        <w:t xml:space="preserve"> is prepared and signed by the CEO</w:t>
      </w:r>
    </w:p>
    <w:p w:rsidR="007909FF" w:rsidRPr="00547B8C" w:rsidRDefault="007909FF" w:rsidP="007909FF">
      <w:pPr>
        <w:pStyle w:val="NormalWeb"/>
        <w:numPr>
          <w:ilvl w:val="0"/>
          <w:numId w:val="38"/>
        </w:numPr>
      </w:pPr>
      <w:r w:rsidRPr="00547B8C">
        <w:rPr>
          <w:b/>
          <w:i/>
        </w:rPr>
        <w:t xml:space="preserve">Shortlisting and interviews </w:t>
      </w:r>
    </w:p>
    <w:p w:rsidR="007909FF" w:rsidRPr="00547B8C" w:rsidRDefault="007909FF" w:rsidP="007909FF">
      <w:pPr>
        <w:pStyle w:val="NormalWeb"/>
        <w:numPr>
          <w:ilvl w:val="0"/>
          <w:numId w:val="49"/>
        </w:numPr>
      </w:pPr>
      <w:r w:rsidRPr="00547B8C">
        <w:t>Shortlisted candidates are invited for interviews.</w:t>
      </w:r>
    </w:p>
    <w:p w:rsidR="007909FF" w:rsidRPr="00547B8C" w:rsidRDefault="007909FF" w:rsidP="007909FF">
      <w:pPr>
        <w:pStyle w:val="NormalWeb"/>
        <w:numPr>
          <w:ilvl w:val="0"/>
          <w:numId w:val="49"/>
        </w:numPr>
        <w:spacing w:before="0" w:beforeAutospacing="0" w:after="0" w:afterAutospacing="0"/>
      </w:pPr>
      <w:r w:rsidRPr="00547B8C">
        <w:t>Selection methods may include:</w:t>
      </w:r>
    </w:p>
    <w:p w:rsidR="007909FF" w:rsidRPr="00547B8C" w:rsidRDefault="007909FF" w:rsidP="007909FF">
      <w:pPr>
        <w:pStyle w:val="NormalWeb"/>
        <w:numPr>
          <w:ilvl w:val="1"/>
          <w:numId w:val="50"/>
        </w:numPr>
        <w:spacing w:before="0" w:beforeAutospacing="0"/>
      </w:pPr>
      <w:r w:rsidRPr="00547B8C">
        <w:t>Oral interviews,</w:t>
      </w:r>
    </w:p>
    <w:p w:rsidR="007909FF" w:rsidRPr="00547B8C" w:rsidRDefault="007909FF" w:rsidP="007909FF">
      <w:pPr>
        <w:pStyle w:val="NormalWeb"/>
        <w:numPr>
          <w:ilvl w:val="1"/>
          <w:numId w:val="50"/>
        </w:numPr>
        <w:spacing w:before="0" w:beforeAutospacing="0"/>
      </w:pPr>
      <w:r w:rsidRPr="00547B8C">
        <w:t>Practical/technical tests (for ICT and technical positions),</w:t>
      </w:r>
    </w:p>
    <w:p w:rsidR="007909FF" w:rsidRPr="00547B8C" w:rsidRDefault="007909FF" w:rsidP="007909FF">
      <w:pPr>
        <w:pStyle w:val="NormalWeb"/>
        <w:numPr>
          <w:ilvl w:val="1"/>
          <w:numId w:val="50"/>
        </w:numPr>
      </w:pPr>
      <w:r w:rsidRPr="00547B8C">
        <w:t>Teaching demonstrations (for lecturers),</w:t>
      </w:r>
    </w:p>
    <w:p w:rsidR="007909FF" w:rsidRPr="00547B8C" w:rsidRDefault="007909FF" w:rsidP="007909FF">
      <w:pPr>
        <w:pStyle w:val="NormalWeb"/>
        <w:numPr>
          <w:ilvl w:val="1"/>
          <w:numId w:val="50"/>
        </w:numPr>
        <w:spacing w:after="0" w:afterAutospacing="0"/>
      </w:pPr>
      <w:r w:rsidRPr="00547B8C">
        <w:t>Aptitude or written tests (for administrative posts).</w:t>
      </w:r>
    </w:p>
    <w:p w:rsidR="007909FF" w:rsidRPr="00547B8C" w:rsidRDefault="007909FF" w:rsidP="007909FF">
      <w:pPr>
        <w:pStyle w:val="NormalWeb"/>
        <w:numPr>
          <w:ilvl w:val="0"/>
          <w:numId w:val="49"/>
        </w:numPr>
        <w:spacing w:before="0" w:beforeAutospacing="0"/>
      </w:pPr>
      <w:r w:rsidRPr="00547B8C">
        <w:t>Each candidate is scored using a standard evaluation form.</w:t>
      </w:r>
    </w:p>
    <w:p w:rsidR="007909FF" w:rsidRPr="00547B8C" w:rsidRDefault="007909FF" w:rsidP="007909FF">
      <w:pPr>
        <w:pStyle w:val="NormalWeb"/>
        <w:numPr>
          <w:ilvl w:val="0"/>
          <w:numId w:val="49"/>
        </w:numPr>
      </w:pPr>
      <w:r w:rsidRPr="00547B8C">
        <w:t>CEO recommends the most suitable candidate(s).</w:t>
      </w:r>
    </w:p>
    <w:p w:rsidR="007909FF" w:rsidRPr="00547B8C" w:rsidRDefault="007909FF" w:rsidP="001A50FD">
      <w:pPr>
        <w:pStyle w:val="NormalWeb"/>
        <w:numPr>
          <w:ilvl w:val="0"/>
          <w:numId w:val="38"/>
        </w:numPr>
        <w:rPr>
          <w:b/>
        </w:rPr>
      </w:pPr>
      <w:r w:rsidRPr="00547B8C">
        <w:rPr>
          <w:b/>
          <w:i/>
        </w:rPr>
        <w:t>Approval and Appointment</w:t>
      </w:r>
    </w:p>
    <w:p w:rsidR="007909FF" w:rsidRPr="00547B8C" w:rsidRDefault="007909FF" w:rsidP="001A50FD">
      <w:pPr>
        <w:pStyle w:val="NormalWeb"/>
        <w:numPr>
          <w:ilvl w:val="0"/>
          <w:numId w:val="52"/>
        </w:numPr>
      </w:pPr>
      <w:r w:rsidRPr="00547B8C">
        <w:t xml:space="preserve">Interview results are submitted to the </w:t>
      </w:r>
      <w:r w:rsidR="001A50FD" w:rsidRPr="00547B8C">
        <w:t>CEO</w:t>
      </w:r>
      <w:r w:rsidRPr="00547B8C">
        <w:t xml:space="preserve"> for approval.</w:t>
      </w:r>
    </w:p>
    <w:p w:rsidR="007909FF" w:rsidRPr="00547B8C" w:rsidRDefault="007909FF" w:rsidP="001A50FD">
      <w:pPr>
        <w:pStyle w:val="NormalWeb"/>
        <w:numPr>
          <w:ilvl w:val="0"/>
          <w:numId w:val="52"/>
        </w:numPr>
      </w:pPr>
      <w:r w:rsidRPr="00547B8C">
        <w:t xml:space="preserve">Successful candidates receive </w:t>
      </w:r>
      <w:r w:rsidRPr="00547B8C">
        <w:rPr>
          <w:rStyle w:val="Strong"/>
        </w:rPr>
        <w:t>formal appointment letters</w:t>
      </w:r>
      <w:r w:rsidRPr="00547B8C">
        <w:t>, stating:</w:t>
      </w:r>
    </w:p>
    <w:p w:rsidR="007909FF" w:rsidRPr="00547B8C" w:rsidRDefault="007909FF" w:rsidP="001A50FD">
      <w:pPr>
        <w:pStyle w:val="NormalWeb"/>
        <w:numPr>
          <w:ilvl w:val="1"/>
          <w:numId w:val="53"/>
        </w:numPr>
      </w:pPr>
      <w:r w:rsidRPr="00547B8C">
        <w:t>Position title,</w:t>
      </w:r>
    </w:p>
    <w:p w:rsidR="007909FF" w:rsidRPr="00547B8C" w:rsidRDefault="007909FF" w:rsidP="001A50FD">
      <w:pPr>
        <w:pStyle w:val="NormalWeb"/>
        <w:numPr>
          <w:ilvl w:val="1"/>
          <w:numId w:val="53"/>
        </w:numPr>
      </w:pPr>
      <w:r w:rsidRPr="00547B8C">
        <w:t>Terms of service (permanent, contract, probationary),</w:t>
      </w:r>
    </w:p>
    <w:p w:rsidR="007909FF" w:rsidRPr="00547B8C" w:rsidRDefault="007909FF" w:rsidP="001A50FD">
      <w:pPr>
        <w:pStyle w:val="NormalWeb"/>
        <w:numPr>
          <w:ilvl w:val="1"/>
          <w:numId w:val="53"/>
        </w:numPr>
      </w:pPr>
      <w:r w:rsidRPr="00547B8C">
        <w:t>Salary and benefits,</w:t>
      </w:r>
    </w:p>
    <w:p w:rsidR="007909FF" w:rsidRPr="00547B8C" w:rsidRDefault="007909FF" w:rsidP="001A50FD">
      <w:pPr>
        <w:pStyle w:val="NormalWeb"/>
        <w:numPr>
          <w:ilvl w:val="1"/>
          <w:numId w:val="53"/>
        </w:numPr>
        <w:spacing w:before="0" w:beforeAutospacing="0" w:after="0" w:afterAutospacing="0"/>
      </w:pPr>
      <w:r w:rsidRPr="00547B8C">
        <w:t>Reporting date.</w:t>
      </w:r>
    </w:p>
    <w:p w:rsidR="007909FF" w:rsidRPr="00547B8C" w:rsidRDefault="007909FF" w:rsidP="001A50FD">
      <w:pPr>
        <w:pStyle w:val="NormalWeb"/>
        <w:numPr>
          <w:ilvl w:val="0"/>
          <w:numId w:val="52"/>
        </w:numPr>
        <w:spacing w:before="0" w:beforeAutospacing="0"/>
      </w:pPr>
      <w:r w:rsidRPr="00547B8C">
        <w:t>Unsuccessful candidates are notified respectfully.</w:t>
      </w:r>
    </w:p>
    <w:p w:rsidR="00531E5B" w:rsidRPr="00547B8C" w:rsidRDefault="00531E5B" w:rsidP="00531E5B">
      <w:pPr>
        <w:pStyle w:val="NormalWeb"/>
        <w:numPr>
          <w:ilvl w:val="0"/>
          <w:numId w:val="38"/>
        </w:numPr>
        <w:rPr>
          <w:b/>
        </w:rPr>
      </w:pPr>
      <w:r w:rsidRPr="00547B8C">
        <w:rPr>
          <w:b/>
          <w:i/>
        </w:rPr>
        <w:t>Orientation and Induction</w:t>
      </w:r>
    </w:p>
    <w:p w:rsidR="00531E5B" w:rsidRPr="00547B8C" w:rsidRDefault="00531E5B" w:rsidP="00531E5B">
      <w:pPr>
        <w:pStyle w:val="NormalWeb"/>
        <w:numPr>
          <w:ilvl w:val="0"/>
          <w:numId w:val="54"/>
        </w:numPr>
      </w:pPr>
      <w:r w:rsidRPr="00547B8C">
        <w:t>New staff undergo an induction program covering:</w:t>
      </w:r>
    </w:p>
    <w:p w:rsidR="00531E5B" w:rsidRPr="00547B8C" w:rsidRDefault="00531E5B" w:rsidP="00531E5B">
      <w:pPr>
        <w:pStyle w:val="NormalWeb"/>
        <w:numPr>
          <w:ilvl w:val="1"/>
          <w:numId w:val="55"/>
        </w:numPr>
      </w:pPr>
      <w:r w:rsidRPr="00547B8C">
        <w:lastRenderedPageBreak/>
        <w:t>Institutional mission, vision, and policies,</w:t>
      </w:r>
    </w:p>
    <w:p w:rsidR="00531E5B" w:rsidRPr="00547B8C" w:rsidRDefault="00531E5B" w:rsidP="00531E5B">
      <w:pPr>
        <w:pStyle w:val="NormalWeb"/>
        <w:numPr>
          <w:ilvl w:val="1"/>
          <w:numId w:val="55"/>
        </w:numPr>
      </w:pPr>
      <w:r w:rsidRPr="00547B8C">
        <w:t>Job expectations and performance evaluation,</w:t>
      </w:r>
    </w:p>
    <w:p w:rsidR="00531E5B" w:rsidRPr="00547B8C" w:rsidRDefault="00531E5B" w:rsidP="00531E5B">
      <w:pPr>
        <w:pStyle w:val="NormalWeb"/>
        <w:numPr>
          <w:ilvl w:val="1"/>
          <w:numId w:val="55"/>
        </w:numPr>
      </w:pPr>
      <w:r w:rsidRPr="00547B8C">
        <w:t>Code of conduct and ethics,</w:t>
      </w:r>
    </w:p>
    <w:p w:rsidR="00CD64A7" w:rsidRPr="00547B8C" w:rsidRDefault="00531E5B" w:rsidP="00CD64A7">
      <w:pPr>
        <w:pStyle w:val="NormalWeb"/>
        <w:numPr>
          <w:ilvl w:val="1"/>
          <w:numId w:val="55"/>
        </w:numPr>
      </w:pPr>
      <w:r w:rsidRPr="00547B8C">
        <w:t>Health, safety, and ICT systems orientation.</w:t>
      </w:r>
    </w:p>
    <w:p w:rsidR="00CD64A7" w:rsidRPr="00547B8C" w:rsidRDefault="00CD64A7" w:rsidP="00CD64A7">
      <w:pPr>
        <w:pStyle w:val="NormalWeb"/>
        <w:ind w:left="1080"/>
      </w:pPr>
    </w:p>
    <w:p w:rsidR="0005434E" w:rsidRPr="00547B8C" w:rsidRDefault="0005434E" w:rsidP="00CD64A7">
      <w:pPr>
        <w:pStyle w:val="NormalWeb"/>
      </w:pPr>
      <w:r w:rsidRPr="00547B8C">
        <w:rPr>
          <w:rStyle w:val="Strong"/>
          <w:bCs w:val="0"/>
          <w:sz w:val="28"/>
        </w:rPr>
        <w:t>Probation and Confirmation</w:t>
      </w:r>
    </w:p>
    <w:p w:rsidR="0005434E" w:rsidRPr="00547B8C" w:rsidRDefault="0005434E" w:rsidP="00CD64A7">
      <w:pPr>
        <w:pStyle w:val="NormalWeb"/>
        <w:numPr>
          <w:ilvl w:val="0"/>
          <w:numId w:val="58"/>
        </w:numPr>
      </w:pPr>
      <w:r w:rsidRPr="00547B8C">
        <w:t xml:space="preserve">New employees serve a </w:t>
      </w:r>
      <w:r w:rsidRPr="00547B8C">
        <w:rPr>
          <w:rStyle w:val="Strong"/>
        </w:rPr>
        <w:t>probation period</w:t>
      </w:r>
      <w:r w:rsidRPr="00547B8C">
        <w:t xml:space="preserve"> of 1 month</w:t>
      </w:r>
    </w:p>
    <w:p w:rsidR="0005434E" w:rsidRPr="00547B8C" w:rsidRDefault="0005434E" w:rsidP="00CD64A7">
      <w:pPr>
        <w:pStyle w:val="NormalWeb"/>
        <w:numPr>
          <w:ilvl w:val="0"/>
          <w:numId w:val="58"/>
        </w:numPr>
      </w:pPr>
      <w:r w:rsidRPr="00547B8C">
        <w:t>During probation:</w:t>
      </w:r>
      <w:r w:rsidR="00880FF0" w:rsidRPr="00547B8C">
        <w:t xml:space="preserve"> </w:t>
      </w:r>
    </w:p>
    <w:p w:rsidR="0005434E" w:rsidRPr="00547B8C" w:rsidRDefault="0005434E" w:rsidP="00CD64A7">
      <w:pPr>
        <w:pStyle w:val="NormalWeb"/>
        <w:numPr>
          <w:ilvl w:val="1"/>
          <w:numId w:val="59"/>
        </w:numPr>
      </w:pPr>
      <w:r w:rsidRPr="00547B8C">
        <w:t>Supervisors/CEO evaluate performance and conduct.</w:t>
      </w:r>
    </w:p>
    <w:p w:rsidR="0005434E" w:rsidRPr="00547B8C" w:rsidRDefault="0005434E" w:rsidP="00CD64A7">
      <w:pPr>
        <w:pStyle w:val="NormalWeb"/>
        <w:numPr>
          <w:ilvl w:val="1"/>
          <w:numId w:val="59"/>
        </w:numPr>
      </w:pPr>
      <w:r w:rsidRPr="00547B8C">
        <w:t>HR conducts progress reviews.</w:t>
      </w:r>
    </w:p>
    <w:p w:rsidR="00F3306C" w:rsidRPr="00547B8C" w:rsidRDefault="0005434E" w:rsidP="00CD64A7">
      <w:pPr>
        <w:pStyle w:val="NormalWeb"/>
        <w:numPr>
          <w:ilvl w:val="0"/>
          <w:numId w:val="58"/>
        </w:numPr>
      </w:pPr>
      <w:r w:rsidRPr="00547B8C">
        <w:t xml:space="preserve">Upon satisfactory performance, the staff member is </w:t>
      </w:r>
      <w:r w:rsidRPr="00547B8C">
        <w:rPr>
          <w:rStyle w:val="Strong"/>
        </w:rPr>
        <w:t>confirmed</w:t>
      </w:r>
      <w:r w:rsidRPr="00547B8C">
        <w:t xml:space="preserve"> in employment through a written confirmation letter.</w:t>
      </w:r>
    </w:p>
    <w:p w:rsidR="0005434E" w:rsidRPr="00547B8C" w:rsidRDefault="0005434E" w:rsidP="0005434E">
      <w:pPr>
        <w:pStyle w:val="NormalWeb"/>
      </w:pPr>
    </w:p>
    <w:p w:rsidR="00CD64A7" w:rsidRPr="00547B8C" w:rsidRDefault="00CD64A7" w:rsidP="00CD64A7">
      <w:pPr>
        <w:pStyle w:val="NormalWeb"/>
        <w:rPr>
          <w:rStyle w:val="Strong"/>
          <w:sz w:val="28"/>
        </w:rPr>
      </w:pPr>
      <w:r w:rsidRPr="00547B8C">
        <w:rPr>
          <w:rStyle w:val="Strong"/>
          <w:bCs w:val="0"/>
          <w:sz w:val="28"/>
        </w:rPr>
        <w:t>Records and Documentation</w:t>
      </w:r>
    </w:p>
    <w:p w:rsidR="00CD64A7" w:rsidRPr="00547B8C" w:rsidRDefault="00CD64A7" w:rsidP="00CD64A7">
      <w:pPr>
        <w:pStyle w:val="NormalWeb"/>
        <w:numPr>
          <w:ilvl w:val="0"/>
          <w:numId w:val="60"/>
        </w:numPr>
      </w:pPr>
      <w:r w:rsidRPr="00547B8C">
        <w:t>HR/Administrator maintains a file for each employee containing:</w:t>
      </w:r>
    </w:p>
    <w:p w:rsidR="00CD64A7" w:rsidRPr="00547B8C" w:rsidRDefault="00CD64A7" w:rsidP="00CD64A7">
      <w:pPr>
        <w:pStyle w:val="NormalWeb"/>
        <w:numPr>
          <w:ilvl w:val="1"/>
          <w:numId w:val="61"/>
        </w:numPr>
      </w:pPr>
      <w:r w:rsidRPr="00547B8C">
        <w:t>Application materials,</w:t>
      </w:r>
    </w:p>
    <w:p w:rsidR="00CD64A7" w:rsidRPr="00547B8C" w:rsidRDefault="00CD64A7" w:rsidP="00CD64A7">
      <w:pPr>
        <w:pStyle w:val="NormalWeb"/>
        <w:numPr>
          <w:ilvl w:val="1"/>
          <w:numId w:val="61"/>
        </w:numPr>
      </w:pPr>
      <w:r w:rsidRPr="00547B8C">
        <w:t>Interview records,</w:t>
      </w:r>
    </w:p>
    <w:p w:rsidR="00CD64A7" w:rsidRPr="00547B8C" w:rsidRDefault="00CD64A7" w:rsidP="00CD64A7">
      <w:pPr>
        <w:pStyle w:val="NormalWeb"/>
        <w:numPr>
          <w:ilvl w:val="1"/>
          <w:numId w:val="61"/>
        </w:numPr>
      </w:pPr>
      <w:r w:rsidRPr="00547B8C">
        <w:t>Appointment letters,</w:t>
      </w:r>
    </w:p>
    <w:p w:rsidR="00CD64A7" w:rsidRPr="00547B8C" w:rsidRDefault="00CD64A7" w:rsidP="00CD64A7">
      <w:pPr>
        <w:pStyle w:val="NormalWeb"/>
        <w:numPr>
          <w:ilvl w:val="1"/>
          <w:numId w:val="61"/>
        </w:numPr>
      </w:pPr>
      <w:r w:rsidRPr="00547B8C">
        <w:t>Performance appraisals,</w:t>
      </w:r>
    </w:p>
    <w:p w:rsidR="00CD64A7" w:rsidRPr="00547B8C" w:rsidRDefault="00CD64A7" w:rsidP="00CD64A7">
      <w:pPr>
        <w:pStyle w:val="NormalWeb"/>
        <w:numPr>
          <w:ilvl w:val="1"/>
          <w:numId w:val="61"/>
        </w:numPr>
      </w:pPr>
      <w:r w:rsidRPr="00547B8C">
        <w:t>Contract renewals or termination records.</w:t>
      </w:r>
    </w:p>
    <w:p w:rsidR="00CD64A7" w:rsidRPr="00547B8C" w:rsidRDefault="00CD64A7" w:rsidP="00CD64A7">
      <w:pPr>
        <w:pStyle w:val="NormalWeb"/>
      </w:pPr>
    </w:p>
    <w:p w:rsidR="00CD64A7" w:rsidRPr="00547B8C" w:rsidRDefault="00CD64A7" w:rsidP="00CD64A7">
      <w:pPr>
        <w:pStyle w:val="NormalWeb"/>
        <w:rPr>
          <w:rStyle w:val="Strong"/>
          <w:sz w:val="28"/>
        </w:rPr>
      </w:pPr>
      <w:r w:rsidRPr="00547B8C">
        <w:rPr>
          <w:rStyle w:val="Strong"/>
          <w:bCs w:val="0"/>
          <w:sz w:val="28"/>
        </w:rPr>
        <w:t xml:space="preserve">Recruitment of Part-Time and </w:t>
      </w:r>
      <w:r w:rsidR="00563301" w:rsidRPr="00547B8C">
        <w:rPr>
          <w:rStyle w:val="Strong"/>
          <w:bCs w:val="0"/>
          <w:sz w:val="28"/>
        </w:rPr>
        <w:t>Accounting trainers</w:t>
      </w:r>
    </w:p>
    <w:p w:rsidR="00CD64A7" w:rsidRPr="00547B8C" w:rsidRDefault="00CD64A7" w:rsidP="00CD64A7">
      <w:pPr>
        <w:pStyle w:val="NormalWeb"/>
        <w:numPr>
          <w:ilvl w:val="0"/>
          <w:numId w:val="63"/>
        </w:numPr>
        <w:spacing w:after="0" w:afterAutospacing="0"/>
      </w:pPr>
      <w:r w:rsidRPr="00547B8C">
        <w:t>Part-time lecturers may be engaged when:</w:t>
      </w:r>
    </w:p>
    <w:p w:rsidR="00563301" w:rsidRPr="00547B8C" w:rsidRDefault="00563301" w:rsidP="00CD64A7">
      <w:pPr>
        <w:pStyle w:val="NormalWeb"/>
        <w:numPr>
          <w:ilvl w:val="1"/>
          <w:numId w:val="64"/>
        </w:numPr>
      </w:pPr>
      <w:r w:rsidRPr="00547B8C">
        <w:t>Accounting courses’ students are enrolled,</w:t>
      </w:r>
    </w:p>
    <w:p w:rsidR="00CD64A7" w:rsidRPr="00547B8C" w:rsidRDefault="00CD64A7" w:rsidP="00CD64A7">
      <w:pPr>
        <w:pStyle w:val="NormalWeb"/>
        <w:numPr>
          <w:ilvl w:val="1"/>
          <w:numId w:val="64"/>
        </w:numPr>
      </w:pPr>
      <w:r w:rsidRPr="00547B8C">
        <w:t>The</w:t>
      </w:r>
      <w:r w:rsidR="00563301" w:rsidRPr="00547B8C">
        <w:t xml:space="preserve"> Institution</w:t>
      </w:r>
      <w:r w:rsidRPr="00547B8C">
        <w:t xml:space="preserve"> requires </w:t>
      </w:r>
      <w:r w:rsidR="00563301" w:rsidRPr="00547B8C">
        <w:t xml:space="preserve">a trainer in Video editing and auditions, </w:t>
      </w:r>
    </w:p>
    <w:p w:rsidR="00CD64A7" w:rsidRPr="00547B8C" w:rsidRDefault="00CD64A7" w:rsidP="00CD64A7">
      <w:pPr>
        <w:pStyle w:val="NormalWeb"/>
        <w:numPr>
          <w:ilvl w:val="1"/>
          <w:numId w:val="64"/>
        </w:numPr>
      </w:pPr>
      <w:r w:rsidRPr="00547B8C">
        <w:t>There is an increased teaching workload.</w:t>
      </w:r>
    </w:p>
    <w:p w:rsidR="00CD64A7" w:rsidRPr="00547B8C" w:rsidRDefault="00CD64A7" w:rsidP="00CD64A7">
      <w:pPr>
        <w:pStyle w:val="NormalWeb"/>
        <w:numPr>
          <w:ilvl w:val="0"/>
          <w:numId w:val="63"/>
        </w:numPr>
      </w:pPr>
      <w:r w:rsidRPr="00547B8C">
        <w:t xml:space="preserve">They are appointed on </w:t>
      </w:r>
      <w:r w:rsidRPr="00547B8C">
        <w:rPr>
          <w:rStyle w:val="Strong"/>
        </w:rPr>
        <w:t>fixed-term contracts</w:t>
      </w:r>
      <w:r w:rsidRPr="00547B8C">
        <w:t xml:space="preserve"> specifying teaching hours, subjects, and remuneration.</w:t>
      </w:r>
    </w:p>
    <w:p w:rsidR="00CD64A7" w:rsidRPr="00547B8C" w:rsidRDefault="00CD64A7" w:rsidP="00CD64A7">
      <w:pPr>
        <w:pStyle w:val="NormalWeb"/>
        <w:numPr>
          <w:ilvl w:val="0"/>
          <w:numId w:val="63"/>
        </w:numPr>
      </w:pPr>
      <w:r w:rsidRPr="00547B8C">
        <w:t>Must meet the same minimum qualifications as full-time lecturers.</w:t>
      </w:r>
    </w:p>
    <w:p w:rsidR="00563301" w:rsidRPr="00547B8C" w:rsidRDefault="00563301" w:rsidP="00563301">
      <w:pPr>
        <w:pStyle w:val="NormalWeb"/>
        <w:rPr>
          <w:rStyle w:val="Strong"/>
          <w:sz w:val="28"/>
        </w:rPr>
      </w:pPr>
      <w:r w:rsidRPr="00547B8C">
        <w:rPr>
          <w:rStyle w:val="Strong"/>
          <w:bCs w:val="0"/>
          <w:sz w:val="28"/>
        </w:rPr>
        <w:t>Promotion and Internal Recruitment</w:t>
      </w:r>
    </w:p>
    <w:p w:rsidR="00563301" w:rsidRPr="00547B8C" w:rsidRDefault="00563301" w:rsidP="00563301">
      <w:pPr>
        <w:pStyle w:val="NormalWeb"/>
        <w:numPr>
          <w:ilvl w:val="0"/>
          <w:numId w:val="66"/>
        </w:numPr>
      </w:pPr>
      <w:r w:rsidRPr="00547B8C">
        <w:lastRenderedPageBreak/>
        <w:t>Internal candidates may be considered for higher positions based on:</w:t>
      </w:r>
    </w:p>
    <w:p w:rsidR="00563301" w:rsidRPr="00547B8C" w:rsidRDefault="00563301" w:rsidP="00563301">
      <w:pPr>
        <w:pStyle w:val="NormalWeb"/>
        <w:numPr>
          <w:ilvl w:val="1"/>
          <w:numId w:val="67"/>
        </w:numPr>
      </w:pPr>
      <w:r w:rsidRPr="00547B8C">
        <w:t>Experience, performance, and qualifications.</w:t>
      </w:r>
    </w:p>
    <w:p w:rsidR="00563301" w:rsidRPr="00547B8C" w:rsidRDefault="00563301" w:rsidP="00563301">
      <w:pPr>
        <w:pStyle w:val="NormalWeb"/>
        <w:numPr>
          <w:ilvl w:val="1"/>
          <w:numId w:val="67"/>
        </w:numPr>
      </w:pPr>
      <w:r w:rsidRPr="00547B8C">
        <w:t>Vacancy availability and recommendation from the supervisor.</w:t>
      </w:r>
    </w:p>
    <w:p w:rsidR="00563301" w:rsidRPr="00547B8C" w:rsidRDefault="00563301" w:rsidP="00563301">
      <w:pPr>
        <w:pStyle w:val="NormalWeb"/>
        <w:numPr>
          <w:ilvl w:val="0"/>
          <w:numId w:val="66"/>
        </w:numPr>
      </w:pPr>
      <w:r w:rsidRPr="00547B8C">
        <w:t>Promotion follows a similar transparent process as external recruitment.</w:t>
      </w:r>
    </w:p>
    <w:p w:rsidR="00563301" w:rsidRPr="00547B8C" w:rsidRDefault="00563301" w:rsidP="00563301">
      <w:pPr>
        <w:pStyle w:val="NormalWeb"/>
        <w:rPr>
          <w:rStyle w:val="Strong"/>
          <w:sz w:val="28"/>
        </w:rPr>
      </w:pPr>
      <w:r w:rsidRPr="00547B8C">
        <w:rPr>
          <w:rStyle w:val="Strong"/>
          <w:bCs w:val="0"/>
          <w:sz w:val="28"/>
        </w:rPr>
        <w:t>Review of Recruitment Policy</w:t>
      </w:r>
    </w:p>
    <w:p w:rsidR="00563301" w:rsidRPr="00547B8C" w:rsidRDefault="00563301" w:rsidP="00563301">
      <w:pPr>
        <w:pStyle w:val="NormalWeb"/>
      </w:pPr>
      <w:r w:rsidRPr="00547B8C">
        <w:t xml:space="preserve">The recruitment and appointment policy should be reviewed every </w:t>
      </w:r>
      <w:r w:rsidRPr="00547B8C">
        <w:rPr>
          <w:rStyle w:val="Strong"/>
        </w:rPr>
        <w:t>3 years</w:t>
      </w:r>
      <w:r w:rsidRPr="00547B8C">
        <w:t xml:space="preserve"> or whenever legal or institutional changes occur.</w:t>
      </w:r>
    </w:p>
    <w:p w:rsidR="00CD64A7" w:rsidRPr="00547B8C" w:rsidRDefault="00CD64A7" w:rsidP="00CD64A7">
      <w:pPr>
        <w:pStyle w:val="NormalWeb"/>
      </w:pPr>
    </w:p>
    <w:p w:rsidR="005332A0" w:rsidRPr="00547B8C" w:rsidRDefault="005332A0" w:rsidP="005332A0">
      <w:pPr>
        <w:pStyle w:val="NormalWeb"/>
        <w:rPr>
          <w:rStyle w:val="Strong"/>
          <w:sz w:val="28"/>
        </w:rPr>
      </w:pPr>
      <w:r w:rsidRPr="00547B8C">
        <w:rPr>
          <w:rStyle w:val="Strong"/>
          <w:bCs w:val="0"/>
          <w:sz w:val="28"/>
        </w:rPr>
        <w:t>Staff C</w:t>
      </w:r>
      <w:r w:rsidR="00BE1437" w:rsidRPr="00547B8C">
        <w:rPr>
          <w:rStyle w:val="Strong"/>
          <w:bCs w:val="0"/>
          <w:sz w:val="28"/>
        </w:rPr>
        <w:t>ode of Conduct and Ethics for</w:t>
      </w:r>
      <w:r w:rsidRPr="00547B8C">
        <w:rPr>
          <w:rStyle w:val="Strong"/>
          <w:bCs w:val="0"/>
          <w:sz w:val="28"/>
        </w:rPr>
        <w:t xml:space="preserve"> Ruralnet ICT Academy</w:t>
      </w:r>
    </w:p>
    <w:p w:rsidR="005332A0" w:rsidRPr="00547B8C" w:rsidRDefault="005332A0" w:rsidP="005332A0">
      <w:pPr>
        <w:rPr>
          <w:rFonts w:ascii="Times New Roman" w:hAnsi="Times New Roman" w:cs="Times New Roman"/>
        </w:rPr>
      </w:pPr>
    </w:p>
    <w:p w:rsidR="005332A0" w:rsidRPr="00547B8C" w:rsidRDefault="005332A0" w:rsidP="005332A0">
      <w:pPr>
        <w:pStyle w:val="NormalWeb"/>
        <w:rPr>
          <w:rStyle w:val="Strong"/>
          <w:i/>
          <w:sz w:val="28"/>
        </w:rPr>
      </w:pPr>
      <w:r w:rsidRPr="00547B8C">
        <w:rPr>
          <w:rStyle w:val="Strong"/>
          <w:bCs w:val="0"/>
          <w:i/>
          <w:sz w:val="28"/>
        </w:rPr>
        <w:t>Objective</w:t>
      </w:r>
    </w:p>
    <w:p w:rsidR="0005434E" w:rsidRPr="00547B8C" w:rsidRDefault="005332A0" w:rsidP="0005434E">
      <w:pPr>
        <w:pStyle w:val="NormalWeb"/>
      </w:pPr>
      <w:r w:rsidRPr="00547B8C">
        <w:t>To promote ethical behavior, professionalism, and integrity among all staff members of the ICT College, ensuring that the institution maintains high moral and professional standards in delivering education and services.</w:t>
      </w:r>
    </w:p>
    <w:p w:rsidR="005332A0" w:rsidRPr="00547B8C" w:rsidRDefault="005332A0" w:rsidP="0005434E">
      <w:pPr>
        <w:pStyle w:val="NormalWeb"/>
      </w:pPr>
    </w:p>
    <w:p w:rsidR="0027112B" w:rsidRPr="00547B8C" w:rsidRDefault="0027112B" w:rsidP="0027112B">
      <w:pPr>
        <w:pStyle w:val="NormalWeb"/>
        <w:rPr>
          <w:rStyle w:val="Strong"/>
          <w:sz w:val="28"/>
        </w:rPr>
      </w:pPr>
      <w:r w:rsidRPr="00547B8C">
        <w:rPr>
          <w:rStyle w:val="Strong"/>
          <w:bCs w:val="0"/>
          <w:sz w:val="28"/>
        </w:rPr>
        <w:t>Guiding Ethical Principles</w:t>
      </w:r>
    </w:p>
    <w:p w:rsidR="0027112B" w:rsidRPr="00547B8C" w:rsidRDefault="0027112B" w:rsidP="0027112B">
      <w:pPr>
        <w:pStyle w:val="NormalWeb"/>
      </w:pPr>
      <w:r w:rsidRPr="00547B8C">
        <w:t>All staff are expected to demonstrate:</w:t>
      </w:r>
    </w:p>
    <w:p w:rsidR="0027112B" w:rsidRPr="00547B8C" w:rsidRDefault="0027112B" w:rsidP="0027112B">
      <w:pPr>
        <w:pStyle w:val="NormalWeb"/>
        <w:numPr>
          <w:ilvl w:val="0"/>
          <w:numId w:val="70"/>
        </w:numPr>
      </w:pPr>
      <w:r w:rsidRPr="00547B8C">
        <w:rPr>
          <w:rStyle w:val="Strong"/>
        </w:rPr>
        <w:t>Integrity:</w:t>
      </w:r>
      <w:r w:rsidRPr="00547B8C">
        <w:t xml:space="preserve"> </w:t>
      </w:r>
      <w:r w:rsidRPr="00547B8C">
        <w:tab/>
      </w:r>
      <w:r w:rsidRPr="00547B8C">
        <w:tab/>
        <w:t>Honesty and consistency in actions and decisions.</w:t>
      </w:r>
    </w:p>
    <w:p w:rsidR="0027112B" w:rsidRPr="00547B8C" w:rsidRDefault="0027112B" w:rsidP="0027112B">
      <w:pPr>
        <w:pStyle w:val="NormalWeb"/>
        <w:numPr>
          <w:ilvl w:val="0"/>
          <w:numId w:val="70"/>
        </w:numPr>
      </w:pPr>
      <w:r w:rsidRPr="00547B8C">
        <w:rPr>
          <w:rStyle w:val="Strong"/>
        </w:rPr>
        <w:t>Accountability:</w:t>
      </w:r>
      <w:r w:rsidRPr="00547B8C">
        <w:t xml:space="preserve"> </w:t>
      </w:r>
      <w:r w:rsidRPr="00547B8C">
        <w:tab/>
        <w:t>Taking responsibility for one’s actions and performance.</w:t>
      </w:r>
    </w:p>
    <w:p w:rsidR="0027112B" w:rsidRPr="00547B8C" w:rsidRDefault="0027112B" w:rsidP="0027112B">
      <w:pPr>
        <w:pStyle w:val="NormalWeb"/>
        <w:numPr>
          <w:ilvl w:val="0"/>
          <w:numId w:val="70"/>
        </w:numPr>
      </w:pPr>
      <w:r w:rsidRPr="00547B8C">
        <w:rPr>
          <w:rStyle w:val="Strong"/>
        </w:rPr>
        <w:t>Professionalism:</w:t>
      </w:r>
      <w:r w:rsidRPr="00547B8C">
        <w:t xml:space="preserve"> </w:t>
      </w:r>
      <w:r w:rsidRPr="00547B8C">
        <w:tab/>
        <w:t>Maintaining competence, courtesy, and respect in all duties.</w:t>
      </w:r>
    </w:p>
    <w:p w:rsidR="0027112B" w:rsidRPr="00547B8C" w:rsidRDefault="0027112B" w:rsidP="0027112B">
      <w:pPr>
        <w:pStyle w:val="NormalWeb"/>
        <w:numPr>
          <w:ilvl w:val="0"/>
          <w:numId w:val="70"/>
        </w:numPr>
      </w:pPr>
      <w:r w:rsidRPr="00547B8C">
        <w:rPr>
          <w:rStyle w:val="Strong"/>
        </w:rPr>
        <w:t>Confidentiality:</w:t>
      </w:r>
      <w:r w:rsidRPr="00547B8C">
        <w:t xml:space="preserve"> </w:t>
      </w:r>
      <w:r w:rsidRPr="00547B8C">
        <w:tab/>
        <w:t>Protecting institutional and personal information.</w:t>
      </w:r>
    </w:p>
    <w:p w:rsidR="0027112B" w:rsidRPr="00547B8C" w:rsidRDefault="0027112B" w:rsidP="00BE1437">
      <w:pPr>
        <w:pStyle w:val="NormalWeb"/>
        <w:numPr>
          <w:ilvl w:val="0"/>
          <w:numId w:val="70"/>
        </w:numPr>
      </w:pPr>
      <w:r w:rsidRPr="00547B8C">
        <w:rPr>
          <w:rStyle w:val="Strong"/>
        </w:rPr>
        <w:t>Respect:</w:t>
      </w:r>
      <w:r w:rsidRPr="00547B8C">
        <w:t xml:space="preserve"> </w:t>
      </w:r>
      <w:r w:rsidRPr="00547B8C">
        <w:tab/>
      </w:r>
      <w:r w:rsidRPr="00547B8C">
        <w:tab/>
        <w:t>Upholding dignity and diversity among students and colleagues.</w:t>
      </w:r>
    </w:p>
    <w:p w:rsidR="0027112B" w:rsidRPr="00547B8C" w:rsidRDefault="0027112B" w:rsidP="00BE1437">
      <w:pPr>
        <w:pStyle w:val="NormalWeb"/>
        <w:numPr>
          <w:ilvl w:val="0"/>
          <w:numId w:val="70"/>
        </w:numPr>
      </w:pPr>
      <w:r w:rsidRPr="00547B8C">
        <w:rPr>
          <w:rStyle w:val="Strong"/>
        </w:rPr>
        <w:t>Impartiality:</w:t>
      </w:r>
      <w:r w:rsidRPr="00547B8C">
        <w:t xml:space="preserve"> </w:t>
      </w:r>
      <w:r w:rsidRPr="00547B8C">
        <w:tab/>
        <w:t>Avoiding favoritism, discrimination, or bias.</w:t>
      </w:r>
    </w:p>
    <w:p w:rsidR="0027112B" w:rsidRPr="00547B8C" w:rsidRDefault="0027112B" w:rsidP="0027112B">
      <w:pPr>
        <w:pStyle w:val="NormalWeb"/>
        <w:numPr>
          <w:ilvl w:val="0"/>
          <w:numId w:val="70"/>
        </w:numPr>
      </w:pPr>
      <w:r w:rsidRPr="00547B8C">
        <w:rPr>
          <w:rStyle w:val="Strong"/>
        </w:rPr>
        <w:t>Commitment:</w:t>
      </w:r>
      <w:r w:rsidRPr="00547B8C">
        <w:t xml:space="preserve"> </w:t>
      </w:r>
      <w:r w:rsidRPr="00547B8C">
        <w:tab/>
        <w:t>Dedication to Ruralnet’s mission and continuous improvement.</w:t>
      </w:r>
    </w:p>
    <w:p w:rsidR="0027112B" w:rsidRPr="00547B8C" w:rsidRDefault="0027112B" w:rsidP="0027112B">
      <w:pPr>
        <w:pStyle w:val="NormalWeb"/>
        <w:rPr>
          <w:rStyle w:val="Strong"/>
          <w:sz w:val="28"/>
        </w:rPr>
      </w:pPr>
      <w:r w:rsidRPr="00547B8C">
        <w:rPr>
          <w:rStyle w:val="Strong"/>
          <w:bCs w:val="0"/>
          <w:sz w:val="28"/>
        </w:rPr>
        <w:t>General Conduct Expectations</w:t>
      </w:r>
    </w:p>
    <w:p w:rsidR="0027112B" w:rsidRPr="00547B8C" w:rsidRDefault="0027112B" w:rsidP="0027112B">
      <w:pPr>
        <w:pStyle w:val="NormalWeb"/>
      </w:pPr>
      <w:r w:rsidRPr="00547B8C">
        <w:t>All staff must:</w:t>
      </w:r>
    </w:p>
    <w:p w:rsidR="0027112B" w:rsidRPr="00547B8C" w:rsidRDefault="0027112B" w:rsidP="0027112B">
      <w:pPr>
        <w:pStyle w:val="NormalWeb"/>
        <w:numPr>
          <w:ilvl w:val="0"/>
          <w:numId w:val="72"/>
        </w:numPr>
      </w:pPr>
      <w:r w:rsidRPr="00547B8C">
        <w:t xml:space="preserve">Observe </w:t>
      </w:r>
      <w:r w:rsidRPr="00547B8C">
        <w:rPr>
          <w:rStyle w:val="Strong"/>
        </w:rPr>
        <w:t>official working hours</w:t>
      </w:r>
      <w:r w:rsidRPr="00547B8C">
        <w:t xml:space="preserve"> and perform assigned duties diligently.</w:t>
      </w:r>
    </w:p>
    <w:p w:rsidR="0027112B" w:rsidRPr="00547B8C" w:rsidRDefault="0027112B" w:rsidP="0027112B">
      <w:pPr>
        <w:pStyle w:val="NormalWeb"/>
        <w:numPr>
          <w:ilvl w:val="0"/>
          <w:numId w:val="72"/>
        </w:numPr>
      </w:pPr>
      <w:r w:rsidRPr="00547B8C">
        <w:t xml:space="preserve">Dress </w:t>
      </w:r>
      <w:r w:rsidRPr="00547B8C">
        <w:rPr>
          <w:rStyle w:val="Strong"/>
        </w:rPr>
        <w:t>appropriately and decently</w:t>
      </w:r>
      <w:r w:rsidRPr="00547B8C">
        <w:t xml:space="preserve"> while on duty.</w:t>
      </w:r>
    </w:p>
    <w:p w:rsidR="0027112B" w:rsidRPr="00547B8C" w:rsidRDefault="0027112B" w:rsidP="0027112B">
      <w:pPr>
        <w:pStyle w:val="NormalWeb"/>
        <w:numPr>
          <w:ilvl w:val="0"/>
          <w:numId w:val="72"/>
        </w:numPr>
      </w:pPr>
      <w:r w:rsidRPr="00547B8C">
        <w:t xml:space="preserve">Maintain </w:t>
      </w:r>
      <w:r w:rsidRPr="00547B8C">
        <w:rPr>
          <w:rStyle w:val="Strong"/>
        </w:rPr>
        <w:t>discipline, punctuality, and reliability.</w:t>
      </w:r>
    </w:p>
    <w:p w:rsidR="0027112B" w:rsidRPr="00547B8C" w:rsidRDefault="0027112B" w:rsidP="0027112B">
      <w:pPr>
        <w:pStyle w:val="NormalWeb"/>
        <w:numPr>
          <w:ilvl w:val="0"/>
          <w:numId w:val="72"/>
        </w:numPr>
      </w:pPr>
      <w:r w:rsidRPr="00547B8C">
        <w:lastRenderedPageBreak/>
        <w:t xml:space="preserve">Avoid </w:t>
      </w:r>
      <w:r w:rsidRPr="00547B8C">
        <w:rPr>
          <w:rStyle w:val="Strong"/>
        </w:rPr>
        <w:t>negligence, absenteeism, or lateness</w:t>
      </w:r>
      <w:r w:rsidRPr="00547B8C">
        <w:t xml:space="preserve"> without valid reason.</w:t>
      </w:r>
    </w:p>
    <w:p w:rsidR="0027112B" w:rsidRPr="00547B8C" w:rsidRDefault="0027112B" w:rsidP="0027112B">
      <w:pPr>
        <w:pStyle w:val="NormalWeb"/>
        <w:numPr>
          <w:ilvl w:val="0"/>
          <w:numId w:val="72"/>
        </w:numPr>
      </w:pPr>
      <w:r w:rsidRPr="00547B8C">
        <w:t>Foster teamwork and a positive institutional image.</w:t>
      </w:r>
    </w:p>
    <w:p w:rsidR="0027112B" w:rsidRPr="00547B8C" w:rsidRDefault="0027112B" w:rsidP="0027112B">
      <w:pPr>
        <w:pStyle w:val="NormalWeb"/>
        <w:numPr>
          <w:ilvl w:val="0"/>
          <w:numId w:val="72"/>
        </w:numPr>
        <w:rPr>
          <w:rStyle w:val="Strong"/>
          <w:b w:val="0"/>
          <w:bCs w:val="0"/>
        </w:rPr>
      </w:pPr>
      <w:r w:rsidRPr="00547B8C">
        <w:t xml:space="preserve">Adhere to </w:t>
      </w:r>
      <w:r w:rsidRPr="00547B8C">
        <w:rPr>
          <w:rStyle w:val="Strong"/>
        </w:rPr>
        <w:t>institutional rules, national laws, and TVET guidelines.</w:t>
      </w:r>
    </w:p>
    <w:p w:rsidR="00DE5216" w:rsidRPr="00547B8C" w:rsidRDefault="00DE5216" w:rsidP="00DE5216">
      <w:pPr>
        <w:pStyle w:val="ListParagraph"/>
        <w:numPr>
          <w:ilvl w:val="0"/>
          <w:numId w:val="72"/>
        </w:numPr>
        <w:spacing w:before="100" w:beforeAutospacing="1" w:after="100" w:afterAutospacing="1"/>
        <w:rPr>
          <w:sz w:val="24"/>
          <w:szCs w:val="24"/>
        </w:rPr>
      </w:pPr>
      <w:r w:rsidRPr="00547B8C">
        <w:rPr>
          <w:sz w:val="24"/>
          <w:szCs w:val="24"/>
        </w:rPr>
        <w:t xml:space="preserve">Staff are expected to report to work and classes </w:t>
      </w:r>
      <w:r w:rsidRPr="00547B8C">
        <w:rPr>
          <w:b/>
          <w:bCs/>
          <w:sz w:val="24"/>
          <w:szCs w:val="24"/>
        </w:rPr>
        <w:t>on time</w:t>
      </w:r>
      <w:r w:rsidRPr="00547B8C">
        <w:rPr>
          <w:sz w:val="24"/>
          <w:szCs w:val="24"/>
        </w:rPr>
        <w:t>.</w:t>
      </w:r>
    </w:p>
    <w:p w:rsidR="00DE5216" w:rsidRPr="00547B8C" w:rsidRDefault="00DE5216" w:rsidP="00DE5216">
      <w:pPr>
        <w:pStyle w:val="ListParagraph"/>
        <w:numPr>
          <w:ilvl w:val="0"/>
          <w:numId w:val="72"/>
        </w:numPr>
        <w:spacing w:before="100" w:beforeAutospacing="1" w:after="100" w:afterAutospacing="1"/>
        <w:rPr>
          <w:sz w:val="24"/>
          <w:szCs w:val="24"/>
        </w:rPr>
      </w:pPr>
      <w:r w:rsidRPr="00547B8C">
        <w:rPr>
          <w:sz w:val="24"/>
          <w:szCs w:val="24"/>
        </w:rPr>
        <w:t>Absence must be communicated in advance and supported by valid reasons.</w:t>
      </w:r>
    </w:p>
    <w:p w:rsidR="00DE5216" w:rsidRPr="00547B8C" w:rsidRDefault="00DE5216" w:rsidP="00DE5216">
      <w:pPr>
        <w:pStyle w:val="ListParagraph"/>
        <w:numPr>
          <w:ilvl w:val="0"/>
          <w:numId w:val="72"/>
        </w:numPr>
        <w:spacing w:before="100" w:beforeAutospacing="1" w:after="100" w:afterAutospacing="1"/>
        <w:rPr>
          <w:sz w:val="24"/>
          <w:szCs w:val="24"/>
        </w:rPr>
      </w:pPr>
      <w:r w:rsidRPr="00547B8C">
        <w:rPr>
          <w:sz w:val="24"/>
          <w:szCs w:val="24"/>
        </w:rPr>
        <w:t xml:space="preserve">Repeated absenteeism or lateness may lead to </w:t>
      </w:r>
      <w:r w:rsidRPr="00547B8C">
        <w:rPr>
          <w:b/>
          <w:bCs/>
          <w:sz w:val="24"/>
          <w:szCs w:val="24"/>
        </w:rPr>
        <w:t>disciplinary action</w:t>
      </w:r>
      <w:r w:rsidRPr="00547B8C">
        <w:rPr>
          <w:sz w:val="24"/>
          <w:szCs w:val="24"/>
        </w:rPr>
        <w:t>.</w:t>
      </w:r>
    </w:p>
    <w:p w:rsidR="00B76A49" w:rsidRPr="00547B8C" w:rsidRDefault="00B76A49" w:rsidP="00B76A49">
      <w:pPr>
        <w:pStyle w:val="ListParagraph"/>
        <w:numPr>
          <w:ilvl w:val="0"/>
          <w:numId w:val="72"/>
        </w:numPr>
        <w:spacing w:before="100" w:beforeAutospacing="1" w:after="100" w:afterAutospacing="1"/>
        <w:rPr>
          <w:sz w:val="24"/>
          <w:szCs w:val="24"/>
        </w:rPr>
      </w:pPr>
      <w:r w:rsidRPr="00547B8C">
        <w:rPr>
          <w:sz w:val="24"/>
          <w:szCs w:val="24"/>
        </w:rPr>
        <w:t>Use institutional funds and resources responsibly.</w:t>
      </w:r>
    </w:p>
    <w:p w:rsidR="00B76A49" w:rsidRPr="00547B8C" w:rsidRDefault="00B76A49" w:rsidP="00B76A49">
      <w:pPr>
        <w:pStyle w:val="ListParagraph"/>
        <w:numPr>
          <w:ilvl w:val="0"/>
          <w:numId w:val="72"/>
        </w:numPr>
        <w:spacing w:before="100" w:beforeAutospacing="1" w:after="100" w:afterAutospacing="1"/>
        <w:rPr>
          <w:sz w:val="24"/>
          <w:szCs w:val="24"/>
        </w:rPr>
      </w:pPr>
      <w:r w:rsidRPr="00547B8C">
        <w:rPr>
          <w:sz w:val="24"/>
          <w:szCs w:val="24"/>
        </w:rPr>
        <w:t>Record and report all financial transactions accurately.</w:t>
      </w:r>
    </w:p>
    <w:p w:rsidR="00B76A49" w:rsidRPr="00547B8C" w:rsidRDefault="00B76A49" w:rsidP="00B76A49">
      <w:pPr>
        <w:pStyle w:val="ListParagraph"/>
        <w:numPr>
          <w:ilvl w:val="0"/>
          <w:numId w:val="72"/>
        </w:numPr>
        <w:spacing w:before="100" w:beforeAutospacing="1" w:after="100" w:afterAutospacing="1"/>
        <w:rPr>
          <w:sz w:val="24"/>
          <w:szCs w:val="24"/>
        </w:rPr>
      </w:pPr>
      <w:r w:rsidRPr="00547B8C">
        <w:rPr>
          <w:sz w:val="24"/>
          <w:szCs w:val="24"/>
        </w:rPr>
        <w:t>Avoid misuse of assets or embezzlement.</w:t>
      </w:r>
    </w:p>
    <w:p w:rsidR="00DE5216" w:rsidRPr="00547B8C" w:rsidRDefault="00B76A49" w:rsidP="00B76A49">
      <w:pPr>
        <w:pStyle w:val="ListParagraph"/>
        <w:numPr>
          <w:ilvl w:val="0"/>
          <w:numId w:val="72"/>
        </w:numPr>
        <w:spacing w:before="100" w:beforeAutospacing="1" w:after="100" w:afterAutospacing="1"/>
        <w:rPr>
          <w:rStyle w:val="Strong"/>
          <w:b w:val="0"/>
          <w:bCs w:val="0"/>
          <w:sz w:val="24"/>
          <w:szCs w:val="24"/>
        </w:rPr>
      </w:pPr>
      <w:r w:rsidRPr="00547B8C">
        <w:rPr>
          <w:sz w:val="24"/>
          <w:szCs w:val="24"/>
        </w:rPr>
        <w:t>Follow approved procurement and financial procedures.</w:t>
      </w:r>
    </w:p>
    <w:p w:rsidR="0027112B" w:rsidRPr="00547B8C" w:rsidRDefault="0027112B" w:rsidP="0027112B">
      <w:pPr>
        <w:pStyle w:val="NormalWeb"/>
        <w:rPr>
          <w:rStyle w:val="Strong"/>
        </w:rPr>
      </w:pPr>
    </w:p>
    <w:p w:rsidR="0027112B" w:rsidRPr="00547B8C" w:rsidRDefault="0027112B" w:rsidP="0027112B">
      <w:pPr>
        <w:pStyle w:val="NormalWeb"/>
        <w:rPr>
          <w:rStyle w:val="Strong"/>
          <w:sz w:val="28"/>
        </w:rPr>
      </w:pPr>
      <w:r w:rsidRPr="00547B8C">
        <w:rPr>
          <w:rStyle w:val="Strong"/>
          <w:bCs w:val="0"/>
          <w:sz w:val="28"/>
        </w:rPr>
        <w:t>Professional Ethics for Academic Staff/Trainers</w:t>
      </w:r>
    </w:p>
    <w:p w:rsidR="0027112B" w:rsidRPr="00547B8C" w:rsidRDefault="0027112B" w:rsidP="0027112B">
      <w:pPr>
        <w:pStyle w:val="NormalWeb"/>
      </w:pPr>
      <w:r w:rsidRPr="00547B8C">
        <w:t>Teaching staff shall:</w:t>
      </w:r>
    </w:p>
    <w:p w:rsidR="0027112B" w:rsidRPr="00547B8C" w:rsidRDefault="0027112B" w:rsidP="0027112B">
      <w:pPr>
        <w:pStyle w:val="NormalWeb"/>
        <w:numPr>
          <w:ilvl w:val="0"/>
          <w:numId w:val="74"/>
        </w:numPr>
      </w:pPr>
      <w:r w:rsidRPr="00547B8C">
        <w:t>Prepare adequately and deliver lessons effectively.</w:t>
      </w:r>
    </w:p>
    <w:p w:rsidR="0027112B" w:rsidRPr="00547B8C" w:rsidRDefault="0027112B" w:rsidP="0027112B">
      <w:pPr>
        <w:pStyle w:val="NormalWeb"/>
        <w:numPr>
          <w:ilvl w:val="0"/>
          <w:numId w:val="74"/>
        </w:numPr>
      </w:pPr>
      <w:r w:rsidRPr="00547B8C">
        <w:t>Use teaching aids, ICT/Accounting tools, and methods that enhance learning.</w:t>
      </w:r>
    </w:p>
    <w:p w:rsidR="0027112B" w:rsidRPr="00547B8C" w:rsidRDefault="0027112B" w:rsidP="0027112B">
      <w:pPr>
        <w:pStyle w:val="NormalWeb"/>
        <w:numPr>
          <w:ilvl w:val="0"/>
          <w:numId w:val="74"/>
        </w:numPr>
      </w:pPr>
      <w:r w:rsidRPr="00547B8C">
        <w:t>Treat students fairly, equally, and respectfully.</w:t>
      </w:r>
    </w:p>
    <w:p w:rsidR="0027112B" w:rsidRPr="00547B8C" w:rsidRDefault="0027112B" w:rsidP="0027112B">
      <w:pPr>
        <w:pStyle w:val="NormalWeb"/>
        <w:numPr>
          <w:ilvl w:val="0"/>
          <w:numId w:val="74"/>
        </w:numPr>
      </w:pPr>
      <w:r w:rsidRPr="00547B8C">
        <w:t xml:space="preserve">Refrain from any form of </w:t>
      </w:r>
      <w:r w:rsidRPr="00547B8C">
        <w:rPr>
          <w:rStyle w:val="Strong"/>
        </w:rPr>
        <w:t>harassment</w:t>
      </w:r>
      <w:r w:rsidRPr="00547B8C">
        <w:t xml:space="preserve">, </w:t>
      </w:r>
      <w:r w:rsidRPr="00547B8C">
        <w:rPr>
          <w:rStyle w:val="Strong"/>
        </w:rPr>
        <w:t>favoritism</w:t>
      </w:r>
      <w:r w:rsidRPr="00547B8C">
        <w:t xml:space="preserve">, or </w:t>
      </w:r>
      <w:r w:rsidRPr="00547B8C">
        <w:rPr>
          <w:rStyle w:val="Strong"/>
        </w:rPr>
        <w:t>discrimination</w:t>
      </w:r>
      <w:r w:rsidRPr="00547B8C">
        <w:t>.</w:t>
      </w:r>
    </w:p>
    <w:p w:rsidR="0027112B" w:rsidRPr="00547B8C" w:rsidRDefault="0027112B" w:rsidP="0027112B">
      <w:pPr>
        <w:pStyle w:val="NormalWeb"/>
        <w:numPr>
          <w:ilvl w:val="0"/>
          <w:numId w:val="74"/>
        </w:numPr>
      </w:pPr>
      <w:r w:rsidRPr="00547B8C">
        <w:t xml:space="preserve">Maintain </w:t>
      </w:r>
      <w:r w:rsidRPr="00547B8C">
        <w:rPr>
          <w:rStyle w:val="Strong"/>
        </w:rPr>
        <w:t>academic integrity</w:t>
      </w:r>
      <w:r w:rsidRPr="00547B8C">
        <w:t xml:space="preserve"> — no falsification of grades or records.</w:t>
      </w:r>
    </w:p>
    <w:p w:rsidR="0027112B" w:rsidRPr="00547B8C" w:rsidRDefault="0027112B" w:rsidP="0027112B">
      <w:pPr>
        <w:pStyle w:val="NormalWeb"/>
        <w:numPr>
          <w:ilvl w:val="0"/>
          <w:numId w:val="74"/>
        </w:numPr>
      </w:pPr>
      <w:r w:rsidRPr="00547B8C">
        <w:t xml:space="preserve">Protect </w:t>
      </w:r>
      <w:r w:rsidRPr="00547B8C">
        <w:rPr>
          <w:rStyle w:val="Strong"/>
        </w:rPr>
        <w:t>student confidentiality</w:t>
      </w:r>
      <w:r w:rsidRPr="00547B8C">
        <w:t xml:space="preserve"> (personal and academic information).</w:t>
      </w:r>
    </w:p>
    <w:p w:rsidR="0027112B" w:rsidRPr="00547B8C" w:rsidRDefault="0027112B" w:rsidP="0027112B">
      <w:pPr>
        <w:pStyle w:val="NormalWeb"/>
        <w:numPr>
          <w:ilvl w:val="0"/>
          <w:numId w:val="74"/>
        </w:numPr>
      </w:pPr>
      <w:r w:rsidRPr="00547B8C">
        <w:t>Avoid plagiarism and promote honesty in research and assignments.</w:t>
      </w:r>
    </w:p>
    <w:p w:rsidR="0027112B" w:rsidRPr="00547B8C" w:rsidRDefault="0027112B" w:rsidP="0027112B">
      <w:pPr>
        <w:pStyle w:val="NormalWeb"/>
        <w:numPr>
          <w:ilvl w:val="0"/>
          <w:numId w:val="74"/>
        </w:numPr>
      </w:pPr>
      <w:r w:rsidRPr="00547B8C">
        <w:t>Mentor students and encourage innovation and ethical ICT practice.</w:t>
      </w:r>
    </w:p>
    <w:p w:rsidR="00DE5216" w:rsidRPr="00547B8C" w:rsidRDefault="00DE5216" w:rsidP="00DE5216">
      <w:pPr>
        <w:pStyle w:val="ListParagraph"/>
        <w:numPr>
          <w:ilvl w:val="0"/>
          <w:numId w:val="74"/>
        </w:numPr>
        <w:spacing w:before="100" w:beforeAutospacing="1" w:after="100" w:afterAutospacing="1"/>
        <w:rPr>
          <w:sz w:val="24"/>
          <w:szCs w:val="24"/>
        </w:rPr>
      </w:pPr>
      <w:r w:rsidRPr="00547B8C">
        <w:rPr>
          <w:sz w:val="24"/>
          <w:szCs w:val="24"/>
        </w:rPr>
        <w:t xml:space="preserve">Maintain </w:t>
      </w:r>
      <w:r w:rsidRPr="00547B8C">
        <w:rPr>
          <w:b/>
          <w:bCs/>
          <w:sz w:val="24"/>
          <w:szCs w:val="24"/>
        </w:rPr>
        <w:t>professional relationships</w:t>
      </w:r>
      <w:r w:rsidRPr="00547B8C">
        <w:rPr>
          <w:sz w:val="24"/>
          <w:szCs w:val="24"/>
        </w:rPr>
        <w:t xml:space="preserve"> with students and colleagues.</w:t>
      </w:r>
    </w:p>
    <w:p w:rsidR="00DE5216" w:rsidRPr="00547B8C" w:rsidRDefault="00DE5216" w:rsidP="00DE5216">
      <w:pPr>
        <w:pStyle w:val="ListParagraph"/>
        <w:numPr>
          <w:ilvl w:val="0"/>
          <w:numId w:val="74"/>
        </w:numPr>
        <w:spacing w:before="100" w:beforeAutospacing="1" w:after="100" w:afterAutospacing="1"/>
        <w:rPr>
          <w:sz w:val="24"/>
          <w:szCs w:val="24"/>
        </w:rPr>
      </w:pPr>
      <w:r w:rsidRPr="00547B8C">
        <w:rPr>
          <w:sz w:val="24"/>
          <w:szCs w:val="24"/>
        </w:rPr>
        <w:t xml:space="preserve">Avoid any form of </w:t>
      </w:r>
      <w:r w:rsidRPr="00547B8C">
        <w:rPr>
          <w:b/>
          <w:bCs/>
          <w:sz w:val="24"/>
          <w:szCs w:val="24"/>
        </w:rPr>
        <w:t>sexual harassment, intimidation, or exploitation</w:t>
      </w:r>
      <w:r w:rsidRPr="00547B8C">
        <w:rPr>
          <w:sz w:val="24"/>
          <w:szCs w:val="24"/>
        </w:rPr>
        <w:t>.</w:t>
      </w:r>
    </w:p>
    <w:p w:rsidR="00DE5216" w:rsidRPr="00547B8C" w:rsidRDefault="00DE5216" w:rsidP="00DE5216">
      <w:pPr>
        <w:pStyle w:val="ListParagraph"/>
        <w:numPr>
          <w:ilvl w:val="0"/>
          <w:numId w:val="74"/>
        </w:numPr>
        <w:spacing w:before="100" w:beforeAutospacing="1" w:after="100" w:afterAutospacing="1"/>
        <w:rPr>
          <w:sz w:val="24"/>
          <w:szCs w:val="24"/>
        </w:rPr>
      </w:pPr>
      <w:r w:rsidRPr="00547B8C">
        <w:rPr>
          <w:sz w:val="24"/>
          <w:szCs w:val="24"/>
        </w:rPr>
        <w:t>Promote mutual respect, cooperation, and inclusivity.</w:t>
      </w:r>
    </w:p>
    <w:p w:rsidR="00DE5216" w:rsidRPr="00547B8C" w:rsidRDefault="00DE5216" w:rsidP="00DE5216">
      <w:pPr>
        <w:pStyle w:val="ListParagraph"/>
        <w:numPr>
          <w:ilvl w:val="0"/>
          <w:numId w:val="74"/>
        </w:numPr>
        <w:spacing w:before="100" w:beforeAutospacing="1" w:after="100" w:afterAutospacing="1"/>
        <w:rPr>
          <w:sz w:val="24"/>
          <w:szCs w:val="24"/>
        </w:rPr>
      </w:pPr>
      <w:r w:rsidRPr="00547B8C">
        <w:rPr>
          <w:sz w:val="24"/>
          <w:szCs w:val="24"/>
        </w:rPr>
        <w:t>Avoid gossip, defamation, or spreading false information.</w:t>
      </w:r>
    </w:p>
    <w:p w:rsidR="0027112B" w:rsidRPr="00547B8C" w:rsidRDefault="0027112B" w:rsidP="0027112B">
      <w:pPr>
        <w:pStyle w:val="NormalWeb"/>
      </w:pPr>
    </w:p>
    <w:p w:rsidR="00C20512" w:rsidRPr="00547B8C" w:rsidRDefault="00C20512" w:rsidP="00C20512">
      <w:pPr>
        <w:pStyle w:val="NormalWeb"/>
        <w:rPr>
          <w:rStyle w:val="Strong"/>
          <w:sz w:val="28"/>
        </w:rPr>
      </w:pPr>
      <w:r w:rsidRPr="00547B8C">
        <w:rPr>
          <w:rStyle w:val="Strong"/>
          <w:bCs w:val="0"/>
          <w:sz w:val="28"/>
        </w:rPr>
        <w:t>Use of ICT Facilities and Resources</w:t>
      </w:r>
    </w:p>
    <w:p w:rsidR="00C20512" w:rsidRPr="00547B8C" w:rsidRDefault="00C20512" w:rsidP="00C20512">
      <w:pPr>
        <w:pStyle w:val="NormalWeb"/>
      </w:pPr>
      <w:r w:rsidRPr="00547B8C">
        <w:t>Staff must:</w:t>
      </w:r>
    </w:p>
    <w:p w:rsidR="00C20512" w:rsidRPr="00547B8C" w:rsidRDefault="00C20512" w:rsidP="00C20512">
      <w:pPr>
        <w:pStyle w:val="NormalWeb"/>
        <w:numPr>
          <w:ilvl w:val="0"/>
          <w:numId w:val="76"/>
        </w:numPr>
      </w:pPr>
      <w:r w:rsidRPr="00547B8C">
        <w:t xml:space="preserve">Use ICT facilities (computers, internet, email, systems) </w:t>
      </w:r>
      <w:r w:rsidRPr="00547B8C">
        <w:rPr>
          <w:rStyle w:val="Strong"/>
        </w:rPr>
        <w:t>for official and academic purposes only</w:t>
      </w:r>
      <w:r w:rsidRPr="00547B8C">
        <w:t>.</w:t>
      </w:r>
    </w:p>
    <w:p w:rsidR="00C20512" w:rsidRPr="00547B8C" w:rsidRDefault="00C20512" w:rsidP="00C20512">
      <w:pPr>
        <w:pStyle w:val="NormalWeb"/>
        <w:numPr>
          <w:ilvl w:val="0"/>
          <w:numId w:val="76"/>
        </w:numPr>
      </w:pPr>
      <w:r w:rsidRPr="00547B8C">
        <w:t>Avoid misuse such as:</w:t>
      </w:r>
    </w:p>
    <w:p w:rsidR="00C20512" w:rsidRPr="00547B8C" w:rsidRDefault="00C20512" w:rsidP="00C20512">
      <w:pPr>
        <w:pStyle w:val="NormalWeb"/>
        <w:numPr>
          <w:ilvl w:val="1"/>
          <w:numId w:val="77"/>
        </w:numPr>
      </w:pPr>
      <w:r w:rsidRPr="00547B8C">
        <w:t>Unauthorized data access or alteration,</w:t>
      </w:r>
    </w:p>
    <w:p w:rsidR="00C20512" w:rsidRPr="00547B8C" w:rsidRDefault="00C20512" w:rsidP="00C20512">
      <w:pPr>
        <w:pStyle w:val="NormalWeb"/>
        <w:numPr>
          <w:ilvl w:val="1"/>
          <w:numId w:val="77"/>
        </w:numPr>
      </w:pPr>
      <w:r w:rsidRPr="00547B8C">
        <w:t>Downloading or sharing illegal or obscene content,</w:t>
      </w:r>
    </w:p>
    <w:p w:rsidR="00C20512" w:rsidRPr="00547B8C" w:rsidRDefault="00C20512" w:rsidP="00C20512">
      <w:pPr>
        <w:pStyle w:val="NormalWeb"/>
        <w:numPr>
          <w:ilvl w:val="1"/>
          <w:numId w:val="77"/>
        </w:numPr>
      </w:pPr>
      <w:r w:rsidRPr="00547B8C">
        <w:t>Installing unlicensed software.</w:t>
      </w:r>
    </w:p>
    <w:p w:rsidR="00C20512" w:rsidRPr="00547B8C" w:rsidRDefault="00C20512" w:rsidP="00C20512">
      <w:pPr>
        <w:pStyle w:val="NormalWeb"/>
        <w:numPr>
          <w:ilvl w:val="0"/>
          <w:numId w:val="76"/>
        </w:numPr>
      </w:pPr>
      <w:r w:rsidRPr="00547B8C">
        <w:t>Protect college data and systems from viruses and cyber threats.</w:t>
      </w:r>
    </w:p>
    <w:p w:rsidR="00C20512" w:rsidRPr="00547B8C" w:rsidRDefault="00C20512" w:rsidP="00C20512">
      <w:pPr>
        <w:pStyle w:val="NormalWeb"/>
        <w:numPr>
          <w:ilvl w:val="0"/>
          <w:numId w:val="76"/>
        </w:numPr>
      </w:pPr>
      <w:r w:rsidRPr="00547B8C">
        <w:t>Keep login credentials and passwords confidential.</w:t>
      </w:r>
    </w:p>
    <w:p w:rsidR="00C20512" w:rsidRPr="00547B8C" w:rsidRDefault="00C20512" w:rsidP="00C20512">
      <w:pPr>
        <w:pStyle w:val="NormalWeb"/>
        <w:numPr>
          <w:ilvl w:val="0"/>
          <w:numId w:val="76"/>
        </w:numPr>
      </w:pPr>
      <w:r w:rsidRPr="00547B8C">
        <w:lastRenderedPageBreak/>
        <w:t>Report ICT security breaches immediately.</w:t>
      </w:r>
    </w:p>
    <w:p w:rsidR="00E52A30" w:rsidRPr="00547B8C" w:rsidRDefault="00E52A30" w:rsidP="00E52A30">
      <w:pPr>
        <w:pStyle w:val="NormalWeb"/>
      </w:pPr>
    </w:p>
    <w:p w:rsidR="00E52A30" w:rsidRPr="00547B8C" w:rsidRDefault="00E52A30" w:rsidP="00E52A30">
      <w:pPr>
        <w:pStyle w:val="NormalWeb"/>
        <w:rPr>
          <w:rStyle w:val="Strong"/>
          <w:sz w:val="28"/>
        </w:rPr>
      </w:pPr>
      <w:r w:rsidRPr="00547B8C">
        <w:rPr>
          <w:rStyle w:val="Strong"/>
          <w:bCs w:val="0"/>
          <w:sz w:val="28"/>
        </w:rPr>
        <w:t>7. Conflict of Interest</w:t>
      </w:r>
    </w:p>
    <w:p w:rsidR="00E52A30" w:rsidRPr="00547B8C" w:rsidRDefault="00E52A30" w:rsidP="00E52A30">
      <w:pPr>
        <w:pStyle w:val="NormalWeb"/>
      </w:pPr>
      <w:r w:rsidRPr="00547B8C">
        <w:t>Staff must avoid situations where personal interests conflict with college duties.</w:t>
      </w:r>
      <w:r w:rsidRPr="00547B8C">
        <w:br/>
        <w:t>Examples include:</w:t>
      </w:r>
    </w:p>
    <w:p w:rsidR="00E52A30" w:rsidRPr="00547B8C" w:rsidRDefault="00E52A30" w:rsidP="00E52A30">
      <w:pPr>
        <w:pStyle w:val="NormalWeb"/>
        <w:numPr>
          <w:ilvl w:val="0"/>
          <w:numId w:val="78"/>
        </w:numPr>
      </w:pPr>
      <w:r w:rsidRPr="00547B8C">
        <w:t>Favoring relatives or friends in hiring, grading, or procurement.</w:t>
      </w:r>
    </w:p>
    <w:p w:rsidR="00E52A30" w:rsidRPr="00547B8C" w:rsidRDefault="00E52A30" w:rsidP="00E52A30">
      <w:pPr>
        <w:pStyle w:val="NormalWeb"/>
        <w:numPr>
          <w:ilvl w:val="0"/>
          <w:numId w:val="78"/>
        </w:numPr>
      </w:pPr>
      <w:r w:rsidRPr="00547B8C">
        <w:t>Using institutional resources for personal gain.</w:t>
      </w:r>
    </w:p>
    <w:p w:rsidR="00E52A30" w:rsidRPr="00547B8C" w:rsidRDefault="00E52A30" w:rsidP="00E52A30">
      <w:pPr>
        <w:pStyle w:val="NormalWeb"/>
        <w:numPr>
          <w:ilvl w:val="0"/>
          <w:numId w:val="78"/>
        </w:numPr>
      </w:pPr>
      <w:r w:rsidRPr="00547B8C">
        <w:t>Accepting gifts, bribes, or favors that could influence decisions.</w:t>
      </w:r>
    </w:p>
    <w:p w:rsidR="00E52A30" w:rsidRPr="00547B8C" w:rsidRDefault="00E52A30" w:rsidP="00E52A30">
      <w:pPr>
        <w:pStyle w:val="NormalWeb"/>
        <w:rPr>
          <w:b/>
          <w:i/>
        </w:rPr>
      </w:pPr>
      <w:r w:rsidRPr="00547B8C">
        <w:rPr>
          <w:b/>
          <w:i/>
        </w:rPr>
        <w:t xml:space="preserve">All potential conflicts must be </w:t>
      </w:r>
      <w:r w:rsidRPr="00547B8C">
        <w:rPr>
          <w:rStyle w:val="Strong"/>
          <w:i/>
        </w:rPr>
        <w:t>declared in writing</w:t>
      </w:r>
      <w:r w:rsidRPr="00547B8C">
        <w:rPr>
          <w:b/>
          <w:i/>
        </w:rPr>
        <w:t xml:space="preserve"> to the </w:t>
      </w:r>
      <w:r w:rsidR="00CF33A7" w:rsidRPr="00547B8C">
        <w:rPr>
          <w:b/>
          <w:i/>
        </w:rPr>
        <w:t>CEO through Admin/</w:t>
      </w:r>
      <w:r w:rsidRPr="00547B8C">
        <w:rPr>
          <w:b/>
          <w:i/>
        </w:rPr>
        <w:t>HR Office.</w:t>
      </w:r>
    </w:p>
    <w:p w:rsidR="008A7D01" w:rsidRPr="00547B8C" w:rsidRDefault="008A7D01" w:rsidP="00E52A30">
      <w:pPr>
        <w:pStyle w:val="NormalWeb"/>
      </w:pPr>
    </w:p>
    <w:p w:rsidR="008A7D01" w:rsidRPr="00547B8C" w:rsidRDefault="008A7D01" w:rsidP="00E52A30">
      <w:pPr>
        <w:pStyle w:val="NormalWeb"/>
      </w:pPr>
    </w:p>
    <w:p w:rsidR="008A7D01" w:rsidRPr="00547B8C" w:rsidRDefault="008A7D01" w:rsidP="008A7D01">
      <w:pPr>
        <w:pStyle w:val="NormalWeb"/>
        <w:rPr>
          <w:rStyle w:val="Strong"/>
          <w:sz w:val="28"/>
        </w:rPr>
      </w:pPr>
      <w:r w:rsidRPr="00547B8C">
        <w:rPr>
          <w:rStyle w:val="Strong"/>
          <w:bCs w:val="0"/>
          <w:sz w:val="28"/>
        </w:rPr>
        <w:t>Confidentiality and Data Protection</w:t>
      </w:r>
    </w:p>
    <w:p w:rsidR="008A7D01" w:rsidRPr="00547B8C" w:rsidRDefault="008A7D01" w:rsidP="008A7D01">
      <w:pPr>
        <w:pStyle w:val="NormalWeb"/>
        <w:numPr>
          <w:ilvl w:val="0"/>
          <w:numId w:val="80"/>
        </w:numPr>
      </w:pPr>
      <w:r w:rsidRPr="00547B8C">
        <w:t>Staff must not disclose confidential information about:</w:t>
      </w:r>
    </w:p>
    <w:p w:rsidR="008A7D01" w:rsidRPr="00547B8C" w:rsidRDefault="008A7D01" w:rsidP="008A7D01">
      <w:pPr>
        <w:pStyle w:val="NormalWeb"/>
        <w:numPr>
          <w:ilvl w:val="1"/>
          <w:numId w:val="81"/>
        </w:numPr>
      </w:pPr>
      <w:r w:rsidRPr="00547B8C">
        <w:t>Students, staff, or institutional matters.</w:t>
      </w:r>
    </w:p>
    <w:p w:rsidR="008A7D01" w:rsidRPr="00547B8C" w:rsidRDefault="008A7D01" w:rsidP="008A7D01">
      <w:pPr>
        <w:pStyle w:val="NormalWeb"/>
        <w:numPr>
          <w:ilvl w:val="1"/>
          <w:numId w:val="81"/>
        </w:numPr>
      </w:pPr>
      <w:r w:rsidRPr="00547B8C">
        <w:t>Financial, academic, or administrative records.</w:t>
      </w:r>
    </w:p>
    <w:p w:rsidR="008A7D01" w:rsidRPr="00547B8C" w:rsidRDefault="008A7D01" w:rsidP="008A7D01">
      <w:pPr>
        <w:pStyle w:val="NormalWeb"/>
        <w:numPr>
          <w:ilvl w:val="0"/>
          <w:numId w:val="80"/>
        </w:numPr>
      </w:pPr>
      <w:r w:rsidRPr="00547B8C">
        <w:t xml:space="preserve">Confidential data may only be shared with </w:t>
      </w:r>
      <w:r w:rsidRPr="00547B8C">
        <w:rPr>
          <w:rStyle w:val="Strong"/>
        </w:rPr>
        <w:t>authorized persons</w:t>
      </w:r>
      <w:r w:rsidRPr="00547B8C">
        <w:t xml:space="preserve"> for official purposes.</w:t>
      </w:r>
    </w:p>
    <w:p w:rsidR="008A7D01" w:rsidRPr="00547B8C" w:rsidRDefault="008A7D01" w:rsidP="008A7D01">
      <w:pPr>
        <w:pStyle w:val="NormalWeb"/>
        <w:numPr>
          <w:ilvl w:val="0"/>
          <w:numId w:val="80"/>
        </w:numPr>
      </w:pPr>
      <w:r w:rsidRPr="00547B8C">
        <w:t xml:space="preserve">All staff must comply with the </w:t>
      </w:r>
      <w:r w:rsidRPr="00547B8C">
        <w:rPr>
          <w:rStyle w:val="Strong"/>
        </w:rPr>
        <w:t>Data Protection Act</w:t>
      </w:r>
      <w:r w:rsidRPr="00547B8C">
        <w:t xml:space="preserve"> and institutional ICT policies.</w:t>
      </w:r>
    </w:p>
    <w:p w:rsidR="005332A0" w:rsidRPr="00547B8C" w:rsidRDefault="005332A0" w:rsidP="0005434E">
      <w:pPr>
        <w:pStyle w:val="NormalWeb"/>
      </w:pPr>
    </w:p>
    <w:p w:rsidR="00B76A49" w:rsidRPr="00547B8C" w:rsidRDefault="00B76A49" w:rsidP="00B76A49">
      <w:pPr>
        <w:pStyle w:val="NormalWeb"/>
        <w:rPr>
          <w:rStyle w:val="Strong"/>
          <w:sz w:val="28"/>
        </w:rPr>
      </w:pPr>
      <w:r w:rsidRPr="00547B8C">
        <w:rPr>
          <w:rStyle w:val="Strong"/>
          <w:bCs w:val="0"/>
          <w:sz w:val="28"/>
        </w:rPr>
        <w:t>Prohibited Behaviors</w:t>
      </w:r>
    </w:p>
    <w:p w:rsidR="00B76A49" w:rsidRPr="00547B8C" w:rsidRDefault="00B76A49" w:rsidP="00B76A49">
      <w:pPr>
        <w:pStyle w:val="NormalWeb"/>
      </w:pPr>
      <w:r w:rsidRPr="00547B8C">
        <w:t>The following are strictly prohibited:</w:t>
      </w:r>
    </w:p>
    <w:p w:rsidR="00B76A49" w:rsidRPr="00547B8C" w:rsidRDefault="00B76A49" w:rsidP="00B76A49">
      <w:pPr>
        <w:pStyle w:val="NormalWeb"/>
        <w:numPr>
          <w:ilvl w:val="0"/>
          <w:numId w:val="82"/>
        </w:numPr>
      </w:pPr>
      <w:r w:rsidRPr="00547B8C">
        <w:t>Corruption, bribery, or fraud.</w:t>
      </w:r>
    </w:p>
    <w:p w:rsidR="00B76A49" w:rsidRPr="00547B8C" w:rsidRDefault="00B76A49" w:rsidP="00B76A49">
      <w:pPr>
        <w:pStyle w:val="NormalWeb"/>
        <w:numPr>
          <w:ilvl w:val="0"/>
          <w:numId w:val="82"/>
        </w:numPr>
      </w:pPr>
      <w:r w:rsidRPr="00547B8C">
        <w:t>Discrimination or harassment (sexual, verbal, physical).</w:t>
      </w:r>
    </w:p>
    <w:p w:rsidR="00B76A49" w:rsidRPr="00547B8C" w:rsidRDefault="00B76A49" w:rsidP="00B76A49">
      <w:pPr>
        <w:pStyle w:val="NormalWeb"/>
        <w:numPr>
          <w:ilvl w:val="0"/>
          <w:numId w:val="82"/>
        </w:numPr>
      </w:pPr>
      <w:r w:rsidRPr="00547B8C">
        <w:t>Drunkenness or substance abuse while on duty.</w:t>
      </w:r>
    </w:p>
    <w:p w:rsidR="00B76A49" w:rsidRPr="00547B8C" w:rsidRDefault="00B76A49" w:rsidP="00B76A49">
      <w:pPr>
        <w:pStyle w:val="NormalWeb"/>
        <w:numPr>
          <w:ilvl w:val="0"/>
          <w:numId w:val="82"/>
        </w:numPr>
      </w:pPr>
      <w:r w:rsidRPr="00547B8C">
        <w:t>Unauthorized use of college property.</w:t>
      </w:r>
    </w:p>
    <w:p w:rsidR="00B76A49" w:rsidRPr="00547B8C" w:rsidRDefault="00B76A49" w:rsidP="00B76A49">
      <w:pPr>
        <w:pStyle w:val="NormalWeb"/>
        <w:numPr>
          <w:ilvl w:val="0"/>
          <w:numId w:val="82"/>
        </w:numPr>
      </w:pPr>
      <w:r w:rsidRPr="00547B8C">
        <w:t>Falsification of records or documents.</w:t>
      </w:r>
    </w:p>
    <w:p w:rsidR="00B76A49" w:rsidRPr="00547B8C" w:rsidRDefault="00B76A49" w:rsidP="00B76A49">
      <w:pPr>
        <w:pStyle w:val="NormalWeb"/>
        <w:numPr>
          <w:ilvl w:val="0"/>
          <w:numId w:val="82"/>
        </w:numPr>
      </w:pPr>
      <w:r w:rsidRPr="00547B8C">
        <w:t>Unauthorized absence from duty.</w:t>
      </w:r>
    </w:p>
    <w:p w:rsidR="00B76A49" w:rsidRPr="00547B8C" w:rsidRDefault="00B76A49" w:rsidP="00B76A49">
      <w:pPr>
        <w:pStyle w:val="NormalWeb"/>
        <w:numPr>
          <w:ilvl w:val="0"/>
          <w:numId w:val="82"/>
        </w:numPr>
      </w:pPr>
      <w:r w:rsidRPr="00547B8C">
        <w:t>Leaking examination materials or confidential data.</w:t>
      </w:r>
    </w:p>
    <w:p w:rsidR="0066727C" w:rsidRPr="00547B8C" w:rsidRDefault="0066727C" w:rsidP="0066727C">
      <w:pPr>
        <w:pStyle w:val="NormalWeb"/>
        <w:rPr>
          <w:rStyle w:val="Strong"/>
          <w:sz w:val="28"/>
        </w:rPr>
      </w:pPr>
      <w:r w:rsidRPr="00547B8C">
        <w:rPr>
          <w:rStyle w:val="Strong"/>
          <w:bCs w:val="0"/>
          <w:sz w:val="28"/>
        </w:rPr>
        <w:t>Disciplinary Actions</w:t>
      </w:r>
    </w:p>
    <w:p w:rsidR="00331E04" w:rsidRPr="00547B8C" w:rsidRDefault="00331E04" w:rsidP="00331E04">
      <w:pPr>
        <w:spacing w:before="100" w:beforeAutospacing="1" w:after="100" w:afterAutospacing="1" w:line="240" w:lineRule="auto"/>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lastRenderedPageBreak/>
        <w:t xml:space="preserve">Every staff member must </w:t>
      </w:r>
      <w:r w:rsidRPr="00547B8C">
        <w:rPr>
          <w:rFonts w:ascii="Times New Roman" w:eastAsia="Times New Roman" w:hAnsi="Times New Roman" w:cs="Times New Roman"/>
          <w:b/>
          <w:bCs/>
          <w:sz w:val="24"/>
          <w:szCs w:val="24"/>
        </w:rPr>
        <w:t>read, understand, and sign</w:t>
      </w:r>
      <w:r w:rsidRPr="00547B8C">
        <w:rPr>
          <w:rFonts w:ascii="Times New Roman" w:eastAsia="Times New Roman" w:hAnsi="Times New Roman" w:cs="Times New Roman"/>
          <w:sz w:val="24"/>
          <w:szCs w:val="24"/>
        </w:rPr>
        <w:t xml:space="preserve"> a </w:t>
      </w:r>
      <w:r w:rsidRPr="00547B8C">
        <w:rPr>
          <w:rFonts w:ascii="Times New Roman" w:eastAsia="Times New Roman" w:hAnsi="Times New Roman" w:cs="Times New Roman"/>
          <w:b/>
          <w:bCs/>
          <w:sz w:val="24"/>
          <w:szCs w:val="24"/>
        </w:rPr>
        <w:t>Code of Conduct Declaration Form</w:t>
      </w:r>
      <w:r w:rsidRPr="00547B8C">
        <w:rPr>
          <w:rFonts w:ascii="Times New Roman" w:eastAsia="Times New Roman" w:hAnsi="Times New Roman" w:cs="Times New Roman"/>
          <w:sz w:val="24"/>
          <w:szCs w:val="24"/>
        </w:rPr>
        <w:t xml:space="preserve"> upon appointment. Signing indicates agreement to comply with all institutional policies and ethical standards.</w:t>
      </w:r>
    </w:p>
    <w:p w:rsidR="0066727C" w:rsidRPr="00547B8C" w:rsidRDefault="0066727C" w:rsidP="0066727C">
      <w:pPr>
        <w:pStyle w:val="NormalWeb"/>
      </w:pPr>
      <w:r w:rsidRPr="00547B8C">
        <w:t>Violation of this Code shall result in disciplinary measures, which may include:</w:t>
      </w:r>
    </w:p>
    <w:p w:rsidR="0066727C" w:rsidRPr="00547B8C" w:rsidRDefault="0066727C" w:rsidP="0066727C">
      <w:pPr>
        <w:pStyle w:val="NormalWeb"/>
        <w:numPr>
          <w:ilvl w:val="0"/>
          <w:numId w:val="83"/>
        </w:numPr>
      </w:pPr>
      <w:r w:rsidRPr="00547B8C">
        <w:t>Written warning,</w:t>
      </w:r>
    </w:p>
    <w:p w:rsidR="0066727C" w:rsidRPr="00547B8C" w:rsidRDefault="0066727C" w:rsidP="0066727C">
      <w:pPr>
        <w:pStyle w:val="NormalWeb"/>
        <w:numPr>
          <w:ilvl w:val="0"/>
          <w:numId w:val="83"/>
        </w:numPr>
      </w:pPr>
      <w:r w:rsidRPr="00547B8C">
        <w:t>Suspension,</w:t>
      </w:r>
    </w:p>
    <w:p w:rsidR="0066727C" w:rsidRPr="00547B8C" w:rsidRDefault="0066727C" w:rsidP="0066727C">
      <w:pPr>
        <w:pStyle w:val="NormalWeb"/>
        <w:numPr>
          <w:ilvl w:val="0"/>
          <w:numId w:val="83"/>
        </w:numPr>
      </w:pPr>
      <w:r w:rsidRPr="00547B8C">
        <w:t>Demotion,</w:t>
      </w:r>
    </w:p>
    <w:p w:rsidR="0066727C" w:rsidRPr="00547B8C" w:rsidRDefault="0066727C" w:rsidP="0066727C">
      <w:pPr>
        <w:pStyle w:val="NormalWeb"/>
        <w:numPr>
          <w:ilvl w:val="0"/>
          <w:numId w:val="83"/>
        </w:numPr>
      </w:pPr>
      <w:r w:rsidRPr="00547B8C">
        <w:t>Dismissal</w:t>
      </w:r>
    </w:p>
    <w:p w:rsidR="0066727C" w:rsidRPr="00547B8C" w:rsidRDefault="0066727C" w:rsidP="0066727C">
      <w:pPr>
        <w:pStyle w:val="NormalWeb"/>
        <w:rPr>
          <w:b/>
          <w:i/>
        </w:rPr>
      </w:pPr>
      <w:r w:rsidRPr="00547B8C">
        <w:rPr>
          <w:b/>
          <w:i/>
        </w:rPr>
        <w:t>All disciplinary actions will follow due process.</w:t>
      </w:r>
    </w:p>
    <w:p w:rsidR="00037F0C" w:rsidRPr="00547B8C" w:rsidRDefault="00037F0C" w:rsidP="00037F0C">
      <w:pPr>
        <w:pStyle w:val="NormalWeb"/>
        <w:rPr>
          <w:rStyle w:val="Strong"/>
          <w:sz w:val="28"/>
        </w:rPr>
      </w:pPr>
      <w:r w:rsidRPr="00547B8C">
        <w:rPr>
          <w:rStyle w:val="Strong"/>
          <w:bCs w:val="0"/>
          <w:sz w:val="28"/>
        </w:rPr>
        <w:t>Reporting Misconduct</w:t>
      </w:r>
    </w:p>
    <w:p w:rsidR="00037F0C" w:rsidRPr="00547B8C" w:rsidRDefault="00037F0C" w:rsidP="00037F0C">
      <w:pPr>
        <w:pStyle w:val="NormalWeb"/>
        <w:numPr>
          <w:ilvl w:val="0"/>
          <w:numId w:val="85"/>
        </w:numPr>
      </w:pPr>
      <w:r w:rsidRPr="00547B8C">
        <w:t>Staff are expected to report any issue to the Administrator/HR who will provide appropriate advice. If the issue is beyond her office to handle, she shall forward the matter to the Manager/CEO</w:t>
      </w:r>
    </w:p>
    <w:p w:rsidR="00037F0C" w:rsidRPr="00547B8C" w:rsidRDefault="00037F0C" w:rsidP="00037F0C">
      <w:pPr>
        <w:pStyle w:val="NormalWeb"/>
        <w:numPr>
          <w:ilvl w:val="0"/>
          <w:numId w:val="85"/>
        </w:numPr>
      </w:pPr>
      <w:r w:rsidRPr="00547B8C">
        <w:t xml:space="preserve">All students must report their grievances/issues to their immediate trainer. </w:t>
      </w:r>
    </w:p>
    <w:p w:rsidR="00037F0C" w:rsidRPr="00547B8C" w:rsidRDefault="00037F0C" w:rsidP="00037F0C">
      <w:pPr>
        <w:pStyle w:val="NormalWeb"/>
        <w:numPr>
          <w:ilvl w:val="0"/>
          <w:numId w:val="85"/>
        </w:numPr>
      </w:pPr>
      <w:r w:rsidRPr="00547B8C">
        <w:t xml:space="preserve">Incase the issue involves trainer and a student, Administrator may cheap in to offer solution. Student still allowed to report to HR in this matter. </w:t>
      </w:r>
    </w:p>
    <w:p w:rsidR="00037F0C" w:rsidRPr="00547B8C" w:rsidRDefault="00037F0C" w:rsidP="00037F0C">
      <w:pPr>
        <w:pStyle w:val="NormalWeb"/>
        <w:numPr>
          <w:ilvl w:val="0"/>
          <w:numId w:val="85"/>
        </w:numPr>
      </w:pPr>
      <w:r w:rsidRPr="00547B8C">
        <w:t xml:space="preserve">Issues regarding lending and borrowing between students, staff and student-staff shall not be handle in the institution’s office. </w:t>
      </w:r>
    </w:p>
    <w:p w:rsidR="00331E04" w:rsidRPr="00547B8C" w:rsidRDefault="00331E04" w:rsidP="00037F0C">
      <w:pPr>
        <w:pStyle w:val="NormalWeb"/>
        <w:numPr>
          <w:ilvl w:val="0"/>
          <w:numId w:val="85"/>
        </w:numPr>
      </w:pPr>
      <w:r w:rsidRPr="00547B8C">
        <w:t xml:space="preserve">Any deal between student/client and staff done outside the institution shall not be handled at the office and the parties involved will be answerable. </w:t>
      </w:r>
    </w:p>
    <w:p w:rsidR="00B76A49" w:rsidRPr="00547B8C" w:rsidRDefault="00B76A49" w:rsidP="0005434E">
      <w:pPr>
        <w:pStyle w:val="NormalWeb"/>
      </w:pPr>
    </w:p>
    <w:p w:rsidR="00C3409B" w:rsidRPr="00547B8C" w:rsidRDefault="00C3409B" w:rsidP="00BE1437">
      <w:pPr>
        <w:pStyle w:val="NormalWeb"/>
        <w:rPr>
          <w:rStyle w:val="Strong"/>
          <w:sz w:val="28"/>
        </w:rPr>
      </w:pPr>
      <w:r w:rsidRPr="00547B8C">
        <w:rPr>
          <w:rStyle w:val="Strong"/>
          <w:bCs w:val="0"/>
          <w:sz w:val="28"/>
        </w:rPr>
        <w:t>Performance Appraisal and Promotions</w:t>
      </w:r>
    </w:p>
    <w:p w:rsidR="00C3409B" w:rsidRPr="00547B8C" w:rsidRDefault="00C3409B" w:rsidP="00BE1437">
      <w:pPr>
        <w:pStyle w:val="NormalWeb"/>
        <w:rPr>
          <w:b/>
          <w:i/>
        </w:rPr>
      </w:pPr>
      <w:r w:rsidRPr="00547B8C">
        <w:rPr>
          <w:b/>
        </w:rPr>
        <w:t>Purpose</w:t>
      </w:r>
    </w:p>
    <w:p w:rsidR="00C3409B" w:rsidRPr="00547B8C" w:rsidRDefault="00C3409B" w:rsidP="00C3409B">
      <w:pPr>
        <w:pStyle w:val="NormalWeb"/>
      </w:pPr>
      <w:r w:rsidRPr="00547B8C">
        <w:t>To ensure staff performance is regularly assessed, improved, and recognized, and that promotions are based on merit, competence, and institutional needs.</w:t>
      </w:r>
    </w:p>
    <w:p w:rsidR="00C3409B" w:rsidRPr="00547B8C" w:rsidRDefault="00C3409B" w:rsidP="00BE1437">
      <w:pPr>
        <w:pStyle w:val="NormalWeb"/>
        <w:rPr>
          <w:b/>
          <w:bCs/>
        </w:rPr>
      </w:pPr>
      <w:r w:rsidRPr="00547B8C">
        <w:rPr>
          <w:b/>
        </w:rPr>
        <w:t>Objectives</w:t>
      </w:r>
    </w:p>
    <w:p w:rsidR="00C3409B" w:rsidRPr="00547B8C" w:rsidRDefault="00C3409B" w:rsidP="00BE1437">
      <w:pPr>
        <w:pStyle w:val="NormalWeb"/>
        <w:numPr>
          <w:ilvl w:val="0"/>
          <w:numId w:val="102"/>
        </w:numPr>
      </w:pPr>
      <w:r w:rsidRPr="00547B8C">
        <w:t>To evaluate employee performance against set targets.</w:t>
      </w:r>
    </w:p>
    <w:p w:rsidR="00C3409B" w:rsidRPr="00547B8C" w:rsidRDefault="00C3409B" w:rsidP="00BE1437">
      <w:pPr>
        <w:pStyle w:val="NormalWeb"/>
        <w:numPr>
          <w:ilvl w:val="0"/>
          <w:numId w:val="102"/>
        </w:numPr>
      </w:pPr>
      <w:r w:rsidRPr="00547B8C">
        <w:t>To identify strengths, weaknesses, and training needs.</w:t>
      </w:r>
    </w:p>
    <w:p w:rsidR="00C3409B" w:rsidRPr="00547B8C" w:rsidRDefault="00C3409B" w:rsidP="00BE1437">
      <w:pPr>
        <w:pStyle w:val="NormalWeb"/>
        <w:numPr>
          <w:ilvl w:val="0"/>
          <w:numId w:val="102"/>
        </w:numPr>
      </w:pPr>
      <w:r w:rsidRPr="00547B8C">
        <w:t>To provide a fair basis for rewards, promotions, and disciplinary action.</w:t>
      </w:r>
    </w:p>
    <w:p w:rsidR="00C3409B" w:rsidRPr="00547B8C" w:rsidRDefault="00C3409B" w:rsidP="00BE1437">
      <w:pPr>
        <w:pStyle w:val="NormalWeb"/>
        <w:numPr>
          <w:ilvl w:val="0"/>
          <w:numId w:val="102"/>
        </w:numPr>
      </w:pPr>
      <w:r w:rsidRPr="00547B8C">
        <w:t>To enhance accountability and productivity.</w:t>
      </w:r>
    </w:p>
    <w:p w:rsidR="00C3409B" w:rsidRPr="00547B8C" w:rsidRDefault="00C3409B" w:rsidP="00BE1437">
      <w:pPr>
        <w:pStyle w:val="NormalWeb"/>
        <w:rPr>
          <w:b/>
          <w:bCs/>
        </w:rPr>
      </w:pPr>
      <w:r w:rsidRPr="00547B8C">
        <w:rPr>
          <w:b/>
          <w:bCs/>
        </w:rPr>
        <w:t>Appraisal System</w:t>
      </w:r>
    </w:p>
    <w:p w:rsidR="00C3409B" w:rsidRPr="00547B8C" w:rsidRDefault="00C3409B" w:rsidP="00BE1437">
      <w:pPr>
        <w:pStyle w:val="NormalWeb"/>
        <w:numPr>
          <w:ilvl w:val="0"/>
          <w:numId w:val="103"/>
        </w:numPr>
        <w:ind w:left="360"/>
      </w:pPr>
      <w:r w:rsidRPr="00547B8C">
        <w:t xml:space="preserve">Conducted </w:t>
      </w:r>
      <w:r w:rsidRPr="00547B8C">
        <w:rPr>
          <w:rStyle w:val="Strong"/>
        </w:rPr>
        <w:t>annually</w:t>
      </w:r>
      <w:r w:rsidRPr="00547B8C">
        <w:t>).</w:t>
      </w:r>
    </w:p>
    <w:p w:rsidR="00C3409B" w:rsidRPr="00547B8C" w:rsidRDefault="00C3409B" w:rsidP="00BE1437">
      <w:pPr>
        <w:pStyle w:val="NormalWeb"/>
        <w:numPr>
          <w:ilvl w:val="0"/>
          <w:numId w:val="103"/>
        </w:numPr>
        <w:ind w:left="360"/>
      </w:pPr>
      <w:r w:rsidRPr="00547B8C">
        <w:lastRenderedPageBreak/>
        <w:t xml:space="preserve">Managed by the </w:t>
      </w:r>
      <w:r w:rsidRPr="00547B8C">
        <w:rPr>
          <w:rStyle w:val="Strong"/>
        </w:rPr>
        <w:t>Human Resource Department</w:t>
      </w:r>
      <w:r w:rsidRPr="00547B8C">
        <w:t xml:space="preserve"> in collaboration with Heads of Departments (HODs).</w:t>
      </w:r>
    </w:p>
    <w:p w:rsidR="00C3409B" w:rsidRPr="00547B8C" w:rsidRDefault="00C3409B" w:rsidP="00BE1437">
      <w:pPr>
        <w:pStyle w:val="NormalWeb"/>
        <w:numPr>
          <w:ilvl w:val="0"/>
          <w:numId w:val="103"/>
        </w:numPr>
        <w:ind w:left="360"/>
      </w:pPr>
      <w:r w:rsidRPr="00547B8C">
        <w:t>Based on measurable indicators such as:</w:t>
      </w:r>
    </w:p>
    <w:p w:rsidR="00C3409B" w:rsidRPr="00547B8C" w:rsidRDefault="00BE1437" w:rsidP="00BE1437">
      <w:pPr>
        <w:pStyle w:val="NormalWeb"/>
        <w:numPr>
          <w:ilvl w:val="1"/>
          <w:numId w:val="105"/>
        </w:numPr>
        <w:ind w:left="1080"/>
      </w:pPr>
      <w:r w:rsidRPr="00547B8C">
        <w:t>Teaching effectiveness.</w:t>
      </w:r>
    </w:p>
    <w:p w:rsidR="00C3409B" w:rsidRPr="00547B8C" w:rsidRDefault="00C3409B" w:rsidP="00BE1437">
      <w:pPr>
        <w:pStyle w:val="NormalWeb"/>
        <w:numPr>
          <w:ilvl w:val="1"/>
          <w:numId w:val="105"/>
        </w:numPr>
        <w:ind w:left="1080"/>
      </w:pPr>
      <w:r w:rsidRPr="00547B8C">
        <w:t>Job output and quality.</w:t>
      </w:r>
    </w:p>
    <w:p w:rsidR="00C3409B" w:rsidRPr="00547B8C" w:rsidRDefault="00C3409B" w:rsidP="00BE1437">
      <w:pPr>
        <w:pStyle w:val="NormalWeb"/>
        <w:numPr>
          <w:ilvl w:val="1"/>
          <w:numId w:val="105"/>
        </w:numPr>
        <w:ind w:left="1080"/>
      </w:pPr>
      <w:r w:rsidRPr="00547B8C">
        <w:t>Punctuality and attendance.</w:t>
      </w:r>
    </w:p>
    <w:p w:rsidR="00C3409B" w:rsidRPr="00547B8C" w:rsidRDefault="00C3409B" w:rsidP="00BE1437">
      <w:pPr>
        <w:pStyle w:val="NormalWeb"/>
        <w:numPr>
          <w:ilvl w:val="1"/>
          <w:numId w:val="105"/>
        </w:numPr>
        <w:ind w:left="1080"/>
      </w:pPr>
      <w:r w:rsidRPr="00547B8C">
        <w:t>Innovation and ICT integration.</w:t>
      </w:r>
    </w:p>
    <w:p w:rsidR="00C3409B" w:rsidRPr="00547B8C" w:rsidRDefault="00C3409B" w:rsidP="00BE1437">
      <w:pPr>
        <w:pStyle w:val="NormalWeb"/>
        <w:numPr>
          <w:ilvl w:val="1"/>
          <w:numId w:val="105"/>
        </w:numPr>
        <w:ind w:left="1080"/>
      </w:pPr>
      <w:r w:rsidRPr="00547B8C">
        <w:t>Teamwork and communication.</w:t>
      </w:r>
    </w:p>
    <w:p w:rsidR="00C3409B" w:rsidRPr="00547B8C" w:rsidRDefault="00C3409B" w:rsidP="00BE1437">
      <w:pPr>
        <w:pStyle w:val="NormalWeb"/>
        <w:numPr>
          <w:ilvl w:val="1"/>
          <w:numId w:val="105"/>
        </w:numPr>
        <w:ind w:left="1080"/>
      </w:pPr>
      <w:r w:rsidRPr="00547B8C">
        <w:t xml:space="preserve">Adherence to </w:t>
      </w:r>
      <w:r w:rsidR="00BE1437" w:rsidRPr="00547B8C">
        <w:t>institutional</w:t>
      </w:r>
      <w:r w:rsidRPr="00547B8C">
        <w:t xml:space="preserve"> policies and ethics.</w:t>
      </w:r>
    </w:p>
    <w:p w:rsidR="00C3409B" w:rsidRPr="00547B8C" w:rsidRDefault="00C3409B" w:rsidP="00BE1437">
      <w:pPr>
        <w:pStyle w:val="NormalWeb"/>
        <w:rPr>
          <w:bCs/>
        </w:rPr>
      </w:pPr>
      <w:r w:rsidRPr="00547B8C">
        <w:rPr>
          <w:b/>
        </w:rPr>
        <w:t>Appraisal Tools</w:t>
      </w:r>
    </w:p>
    <w:p w:rsidR="00C3409B" w:rsidRPr="00547B8C" w:rsidRDefault="00C3409B" w:rsidP="00BE1437">
      <w:pPr>
        <w:pStyle w:val="NormalWeb"/>
        <w:numPr>
          <w:ilvl w:val="0"/>
          <w:numId w:val="107"/>
        </w:numPr>
      </w:pPr>
      <w:r w:rsidRPr="00547B8C">
        <w:t xml:space="preserve">Standardized </w:t>
      </w:r>
      <w:r w:rsidRPr="00547B8C">
        <w:rPr>
          <w:rStyle w:val="Strong"/>
        </w:rPr>
        <w:t>Performance Appraisal Form</w:t>
      </w:r>
      <w:r w:rsidRPr="00547B8C">
        <w:t xml:space="preserve"> (rating scale 1–5).</w:t>
      </w:r>
    </w:p>
    <w:p w:rsidR="00BE1437" w:rsidRPr="00547B8C" w:rsidRDefault="00C3409B" w:rsidP="00BE1437">
      <w:pPr>
        <w:pStyle w:val="NormalWeb"/>
        <w:numPr>
          <w:ilvl w:val="0"/>
          <w:numId w:val="107"/>
        </w:numPr>
      </w:pPr>
      <w:r w:rsidRPr="00547B8C">
        <w:t>Self-assessment, supervisor evaluation, and peer review.</w:t>
      </w:r>
    </w:p>
    <w:p w:rsidR="00C3409B" w:rsidRPr="00547B8C" w:rsidRDefault="00BE1437" w:rsidP="00BE1437">
      <w:pPr>
        <w:pStyle w:val="NormalWeb"/>
        <w:numPr>
          <w:ilvl w:val="0"/>
          <w:numId w:val="107"/>
        </w:numPr>
      </w:pPr>
      <w:r w:rsidRPr="00547B8C">
        <w:t>L</w:t>
      </w:r>
      <w:r w:rsidR="00C3409B" w:rsidRPr="00547B8C">
        <w:t>esson observation, student feedback, exam results, and research contribution.</w:t>
      </w:r>
    </w:p>
    <w:p w:rsidR="00C3409B" w:rsidRPr="00547B8C" w:rsidRDefault="00BE1437" w:rsidP="00BE1437">
      <w:pPr>
        <w:pStyle w:val="NormalWeb"/>
        <w:numPr>
          <w:ilvl w:val="0"/>
          <w:numId w:val="107"/>
        </w:numPr>
      </w:pPr>
      <w:r w:rsidRPr="00547B8C">
        <w:t>T</w:t>
      </w:r>
      <w:r w:rsidR="00C3409B" w:rsidRPr="00547B8C">
        <w:t>ask completion, reliability, and service delivery.</w:t>
      </w:r>
    </w:p>
    <w:p w:rsidR="00C3409B" w:rsidRPr="00547B8C" w:rsidRDefault="00C3409B" w:rsidP="00BE1437">
      <w:pPr>
        <w:pStyle w:val="NormalWeb"/>
        <w:rPr>
          <w:b/>
        </w:rPr>
      </w:pPr>
      <w:r w:rsidRPr="00547B8C">
        <w:rPr>
          <w:b/>
        </w:rPr>
        <w:t>Promotion Policy</w:t>
      </w:r>
    </w:p>
    <w:p w:rsidR="00C3409B" w:rsidRPr="00547B8C" w:rsidRDefault="00C3409B" w:rsidP="00C3409B">
      <w:pPr>
        <w:pStyle w:val="NormalWeb"/>
      </w:pPr>
      <w:r w:rsidRPr="00547B8C">
        <w:t>Promotions are granted based on:</w:t>
      </w:r>
    </w:p>
    <w:p w:rsidR="00C3409B" w:rsidRPr="00547B8C" w:rsidRDefault="00C3409B" w:rsidP="00BE1437">
      <w:pPr>
        <w:pStyle w:val="NormalWeb"/>
        <w:numPr>
          <w:ilvl w:val="0"/>
          <w:numId w:val="108"/>
        </w:numPr>
      </w:pPr>
      <w:r w:rsidRPr="00547B8C">
        <w:t>Proven competence and sustained high performance.</w:t>
      </w:r>
    </w:p>
    <w:p w:rsidR="00C3409B" w:rsidRPr="00547B8C" w:rsidRDefault="00C3409B" w:rsidP="00BE1437">
      <w:pPr>
        <w:pStyle w:val="NormalWeb"/>
        <w:numPr>
          <w:ilvl w:val="0"/>
          <w:numId w:val="108"/>
        </w:numPr>
      </w:pPr>
      <w:r w:rsidRPr="00547B8C">
        <w:t>Required academic/professional qualifications.</w:t>
      </w:r>
    </w:p>
    <w:p w:rsidR="00C3409B" w:rsidRPr="00547B8C" w:rsidRDefault="00C3409B" w:rsidP="00BE1437">
      <w:pPr>
        <w:pStyle w:val="NormalWeb"/>
        <w:numPr>
          <w:ilvl w:val="0"/>
          <w:numId w:val="108"/>
        </w:numPr>
      </w:pPr>
      <w:r w:rsidRPr="00547B8C">
        <w:t>Relevant work experience.</w:t>
      </w:r>
    </w:p>
    <w:p w:rsidR="00C3409B" w:rsidRPr="00547B8C" w:rsidRDefault="00C3409B" w:rsidP="00BE1437">
      <w:pPr>
        <w:pStyle w:val="NormalWeb"/>
        <w:numPr>
          <w:ilvl w:val="0"/>
          <w:numId w:val="108"/>
        </w:numPr>
      </w:pPr>
      <w:r w:rsidRPr="00547B8C">
        <w:t>Availability of a vacancy or budgetary provision.</w:t>
      </w:r>
    </w:p>
    <w:p w:rsidR="00C3409B" w:rsidRPr="00547B8C" w:rsidRDefault="00C3409B" w:rsidP="00BE1437">
      <w:pPr>
        <w:pStyle w:val="NormalWeb"/>
        <w:numPr>
          <w:ilvl w:val="0"/>
          <w:numId w:val="108"/>
        </w:numPr>
      </w:pPr>
      <w:r w:rsidRPr="00547B8C">
        <w:t>Recommendation by the supervisor and HR.</w:t>
      </w:r>
    </w:p>
    <w:p w:rsidR="00C3409B" w:rsidRPr="00547B8C" w:rsidRDefault="00C3409B" w:rsidP="00C3409B">
      <w:pPr>
        <w:pStyle w:val="NormalWeb"/>
      </w:pPr>
      <w:r w:rsidRPr="00547B8C">
        <w:t xml:space="preserve">All promotions must be approved by the </w:t>
      </w:r>
      <w:r w:rsidR="00A405F6" w:rsidRPr="00547B8C">
        <w:rPr>
          <w:rStyle w:val="Strong"/>
        </w:rPr>
        <w:t>CEO/Manager</w:t>
      </w:r>
      <w:r w:rsidRPr="00547B8C">
        <w:t>.</w:t>
      </w:r>
    </w:p>
    <w:p w:rsidR="00C3409B" w:rsidRPr="00547B8C" w:rsidRDefault="00C3409B" w:rsidP="00A405F6">
      <w:pPr>
        <w:pStyle w:val="NormalWeb"/>
        <w:rPr>
          <w:b/>
        </w:rPr>
      </w:pPr>
      <w:r w:rsidRPr="00547B8C">
        <w:rPr>
          <w:b/>
        </w:rPr>
        <w:t>Documentation</w:t>
      </w:r>
    </w:p>
    <w:p w:rsidR="00C3409B" w:rsidRPr="00547B8C" w:rsidRDefault="00C3409B" w:rsidP="00C3409B">
      <w:pPr>
        <w:pStyle w:val="NormalWeb"/>
      </w:pPr>
      <w:r w:rsidRPr="00547B8C">
        <w:t>Each staff member’s appraisal report is filed in their personal record for reference in promotions, transfers, or training decisions.</w:t>
      </w:r>
    </w:p>
    <w:p w:rsidR="00C3409B" w:rsidRPr="00547B8C" w:rsidRDefault="00C3409B" w:rsidP="00C3409B">
      <w:pPr>
        <w:rPr>
          <w:rFonts w:ascii="Times New Roman" w:hAnsi="Times New Roman" w:cs="Times New Roman"/>
        </w:rPr>
      </w:pPr>
    </w:p>
    <w:p w:rsidR="00C3409B" w:rsidRPr="00547B8C" w:rsidRDefault="00C3409B" w:rsidP="00A405F6">
      <w:pPr>
        <w:pStyle w:val="NormalWeb"/>
        <w:rPr>
          <w:rStyle w:val="Strong"/>
          <w:sz w:val="28"/>
        </w:rPr>
      </w:pPr>
      <w:r w:rsidRPr="00547B8C">
        <w:rPr>
          <w:rStyle w:val="Strong"/>
          <w:bCs w:val="0"/>
          <w:sz w:val="28"/>
        </w:rPr>
        <w:t>Training and Professional Development</w:t>
      </w:r>
    </w:p>
    <w:p w:rsidR="00C3409B" w:rsidRPr="00547B8C" w:rsidRDefault="00A405F6" w:rsidP="00C3409B">
      <w:pPr>
        <w:pStyle w:val="NormalWeb"/>
      </w:pPr>
      <w:r w:rsidRPr="00547B8C">
        <w:t>This is done t</w:t>
      </w:r>
      <w:r w:rsidR="00C3409B" w:rsidRPr="00547B8C">
        <w:t>o enhance staff skills, knowledge, and competence to meet evolving educational and technological demands.</w:t>
      </w:r>
    </w:p>
    <w:p w:rsidR="00C3409B" w:rsidRPr="00547B8C" w:rsidRDefault="00C3409B" w:rsidP="00A405F6">
      <w:pPr>
        <w:pStyle w:val="NormalWeb"/>
        <w:rPr>
          <w:b/>
        </w:rPr>
      </w:pPr>
      <w:r w:rsidRPr="00547B8C">
        <w:rPr>
          <w:b/>
        </w:rPr>
        <w:t>Objectives</w:t>
      </w:r>
    </w:p>
    <w:p w:rsidR="00C3409B" w:rsidRPr="00547B8C" w:rsidRDefault="00C3409B" w:rsidP="00D10A11">
      <w:pPr>
        <w:pStyle w:val="NormalWeb"/>
        <w:numPr>
          <w:ilvl w:val="0"/>
          <w:numId w:val="109"/>
        </w:numPr>
      </w:pPr>
      <w:r w:rsidRPr="00547B8C">
        <w:t>To promote continuous learning and capacity building.</w:t>
      </w:r>
    </w:p>
    <w:p w:rsidR="00C3409B" w:rsidRPr="00547B8C" w:rsidRDefault="00C3409B" w:rsidP="00D10A11">
      <w:pPr>
        <w:pStyle w:val="NormalWeb"/>
        <w:numPr>
          <w:ilvl w:val="0"/>
          <w:numId w:val="109"/>
        </w:numPr>
      </w:pPr>
      <w:r w:rsidRPr="00547B8C">
        <w:t>To align staff skills with institutional objectives.</w:t>
      </w:r>
    </w:p>
    <w:p w:rsidR="00C3409B" w:rsidRPr="00547B8C" w:rsidRDefault="00C3409B" w:rsidP="00D10A11">
      <w:pPr>
        <w:pStyle w:val="NormalWeb"/>
        <w:numPr>
          <w:ilvl w:val="0"/>
          <w:numId w:val="109"/>
        </w:numPr>
      </w:pPr>
      <w:r w:rsidRPr="00547B8C">
        <w:lastRenderedPageBreak/>
        <w:t>To encourage adoption of emerging ICT tools and practices.</w:t>
      </w:r>
    </w:p>
    <w:p w:rsidR="00C3409B" w:rsidRPr="00547B8C" w:rsidRDefault="00C3409B" w:rsidP="00D10A11">
      <w:pPr>
        <w:pStyle w:val="NormalWeb"/>
        <w:numPr>
          <w:ilvl w:val="0"/>
          <w:numId w:val="109"/>
        </w:numPr>
      </w:pPr>
      <w:r w:rsidRPr="00547B8C">
        <w:t>To enhance teaching, management, and service quality.</w:t>
      </w:r>
    </w:p>
    <w:p w:rsidR="00C3409B" w:rsidRPr="00547B8C" w:rsidRDefault="00C3409B" w:rsidP="00D10A11">
      <w:pPr>
        <w:pStyle w:val="NormalWeb"/>
        <w:rPr>
          <w:b/>
        </w:rPr>
      </w:pPr>
      <w:r w:rsidRPr="00547B8C">
        <w:rPr>
          <w:b/>
        </w:rPr>
        <w:t>Types of Training</w:t>
      </w:r>
    </w:p>
    <w:p w:rsidR="00C3409B" w:rsidRPr="00547B8C" w:rsidRDefault="00C3409B" w:rsidP="00D10A11">
      <w:pPr>
        <w:pStyle w:val="NormalWeb"/>
        <w:numPr>
          <w:ilvl w:val="0"/>
          <w:numId w:val="110"/>
        </w:numPr>
      </w:pPr>
      <w:r w:rsidRPr="00547B8C">
        <w:rPr>
          <w:rStyle w:val="Strong"/>
        </w:rPr>
        <w:t>Induction Training:</w:t>
      </w:r>
      <w:r w:rsidRPr="00547B8C">
        <w:t xml:space="preserve"> For newly recruited staff to understand </w:t>
      </w:r>
      <w:r w:rsidR="00D10A11" w:rsidRPr="00547B8C">
        <w:t>institutional</w:t>
      </w:r>
      <w:r w:rsidRPr="00547B8C">
        <w:t xml:space="preserve"> </w:t>
      </w:r>
      <w:r w:rsidR="00D10A11" w:rsidRPr="00547B8C">
        <w:t xml:space="preserve">policies. </w:t>
      </w:r>
    </w:p>
    <w:p w:rsidR="00C3409B" w:rsidRPr="00547B8C" w:rsidRDefault="00C3409B" w:rsidP="00D10A11">
      <w:pPr>
        <w:pStyle w:val="NormalWeb"/>
        <w:numPr>
          <w:ilvl w:val="0"/>
          <w:numId w:val="110"/>
        </w:numPr>
      </w:pPr>
      <w:r w:rsidRPr="00547B8C">
        <w:rPr>
          <w:rStyle w:val="Strong"/>
        </w:rPr>
        <w:t>On-the-job Training:</w:t>
      </w:r>
      <w:r w:rsidRPr="00547B8C">
        <w:t xml:space="preserve"> Hands-on training in daily tasks or new systems.</w:t>
      </w:r>
    </w:p>
    <w:p w:rsidR="00C3409B" w:rsidRPr="00547B8C" w:rsidRDefault="00C3409B" w:rsidP="00D10A11">
      <w:pPr>
        <w:pStyle w:val="NormalWeb"/>
        <w:numPr>
          <w:ilvl w:val="0"/>
          <w:numId w:val="110"/>
        </w:numPr>
      </w:pPr>
      <w:r w:rsidRPr="00547B8C">
        <w:rPr>
          <w:rStyle w:val="Strong"/>
        </w:rPr>
        <w:t>Workshops and Seminars:</w:t>
      </w:r>
      <w:r w:rsidRPr="00547B8C">
        <w:t xml:space="preserve"> For new technologies, pedagogy, or ICT trends.</w:t>
      </w:r>
    </w:p>
    <w:p w:rsidR="00C3409B" w:rsidRPr="00547B8C" w:rsidRDefault="00C3409B" w:rsidP="00D10A11">
      <w:pPr>
        <w:pStyle w:val="NormalWeb"/>
        <w:numPr>
          <w:ilvl w:val="0"/>
          <w:numId w:val="110"/>
        </w:numPr>
      </w:pPr>
      <w:r w:rsidRPr="00547B8C">
        <w:rPr>
          <w:rStyle w:val="Strong"/>
        </w:rPr>
        <w:t>Formal Courses:</w:t>
      </w:r>
      <w:r w:rsidRPr="00547B8C">
        <w:t xml:space="preserve"> TVET, KNEC, or university courses for qualification upgrading.</w:t>
      </w:r>
    </w:p>
    <w:p w:rsidR="00C3409B" w:rsidRPr="00547B8C" w:rsidRDefault="00C3409B" w:rsidP="00D10A11">
      <w:pPr>
        <w:pStyle w:val="NormalWeb"/>
        <w:numPr>
          <w:ilvl w:val="0"/>
          <w:numId w:val="110"/>
        </w:numPr>
      </w:pPr>
      <w:r w:rsidRPr="00547B8C">
        <w:rPr>
          <w:rStyle w:val="Strong"/>
        </w:rPr>
        <w:t>E-learning:</w:t>
      </w:r>
      <w:r w:rsidRPr="00547B8C">
        <w:t xml:space="preserve"> Online short courses in ICT and management.</w:t>
      </w:r>
    </w:p>
    <w:p w:rsidR="00C3409B" w:rsidRPr="00547B8C" w:rsidRDefault="00C3409B" w:rsidP="00D10A11">
      <w:pPr>
        <w:pStyle w:val="NormalWeb"/>
        <w:rPr>
          <w:b/>
        </w:rPr>
      </w:pPr>
      <w:r w:rsidRPr="00547B8C">
        <w:rPr>
          <w:b/>
        </w:rPr>
        <w:t>Sponsorship and Support</w:t>
      </w:r>
    </w:p>
    <w:p w:rsidR="00C3409B" w:rsidRPr="00547B8C" w:rsidRDefault="00C3409B" w:rsidP="00D10A11">
      <w:pPr>
        <w:pStyle w:val="NormalWeb"/>
        <w:numPr>
          <w:ilvl w:val="0"/>
          <w:numId w:val="111"/>
        </w:numPr>
      </w:pPr>
      <w:r w:rsidRPr="00547B8C">
        <w:t>The college may sponsor or co-fund staff attending relevant training.</w:t>
      </w:r>
    </w:p>
    <w:p w:rsidR="00C3409B" w:rsidRPr="00547B8C" w:rsidRDefault="00C3409B" w:rsidP="00D10A11">
      <w:pPr>
        <w:pStyle w:val="NormalWeb"/>
        <w:numPr>
          <w:ilvl w:val="0"/>
          <w:numId w:val="111"/>
        </w:numPr>
      </w:pPr>
      <w:r w:rsidRPr="00547B8C">
        <w:t xml:space="preserve">Sponsored staff must sign a </w:t>
      </w:r>
      <w:r w:rsidRPr="00547B8C">
        <w:rPr>
          <w:rStyle w:val="Strong"/>
        </w:rPr>
        <w:t>bond</w:t>
      </w:r>
      <w:r w:rsidRPr="00547B8C">
        <w:t xml:space="preserve"> to serve the college for a specified period after training.</w:t>
      </w:r>
    </w:p>
    <w:p w:rsidR="00C3409B" w:rsidRPr="00547B8C" w:rsidRDefault="00C3409B" w:rsidP="00D10A11">
      <w:pPr>
        <w:pStyle w:val="NormalWeb"/>
        <w:numPr>
          <w:ilvl w:val="0"/>
          <w:numId w:val="111"/>
        </w:numPr>
      </w:pPr>
      <w:r w:rsidRPr="00547B8C">
        <w:t>Staff may also pursue self-sponsored studies with prior approval to avoid disruption of duties.</w:t>
      </w:r>
    </w:p>
    <w:p w:rsidR="00D10A11" w:rsidRPr="00547B8C" w:rsidRDefault="00D10A11" w:rsidP="00D10A11">
      <w:pPr>
        <w:pStyle w:val="NormalWeb"/>
        <w:numPr>
          <w:ilvl w:val="0"/>
          <w:numId w:val="111"/>
        </w:numPr>
      </w:pPr>
      <w:r w:rsidRPr="00547B8C">
        <w:t xml:space="preserve">Ruralnet ICT also has plan to support students who are willing to study computer courses, but lack funds. </w:t>
      </w:r>
    </w:p>
    <w:p w:rsidR="00D10A11" w:rsidRPr="00547B8C" w:rsidRDefault="00D10A11" w:rsidP="00D10A11">
      <w:pPr>
        <w:pStyle w:val="NormalWeb"/>
        <w:numPr>
          <w:ilvl w:val="0"/>
          <w:numId w:val="111"/>
        </w:numPr>
      </w:pPr>
      <w:r w:rsidRPr="00547B8C">
        <w:t xml:space="preserve">Those who are willing to conduct front office training for employment purposes are also trained free provided they are alumni.  </w:t>
      </w:r>
    </w:p>
    <w:p w:rsidR="00C3409B" w:rsidRPr="00547B8C" w:rsidRDefault="00C3409B" w:rsidP="00D10A11">
      <w:pPr>
        <w:pStyle w:val="NormalWeb"/>
        <w:rPr>
          <w:b/>
        </w:rPr>
      </w:pPr>
      <w:r w:rsidRPr="00547B8C">
        <w:rPr>
          <w:b/>
        </w:rPr>
        <w:t>Evaluation</w:t>
      </w:r>
    </w:p>
    <w:p w:rsidR="00C3409B" w:rsidRPr="00547B8C" w:rsidRDefault="00C3409B" w:rsidP="00D10A11">
      <w:pPr>
        <w:pStyle w:val="NormalWeb"/>
        <w:numPr>
          <w:ilvl w:val="0"/>
          <w:numId w:val="112"/>
        </w:numPr>
      </w:pPr>
      <w:r w:rsidRPr="00547B8C">
        <w:t>HR evaluates the effectiveness of training programs through post-training reports and improved performance indicators.</w:t>
      </w:r>
    </w:p>
    <w:p w:rsidR="00C3409B" w:rsidRPr="00547B8C" w:rsidRDefault="00C3409B" w:rsidP="000C29BA">
      <w:pPr>
        <w:pStyle w:val="NormalWeb"/>
        <w:rPr>
          <w:b/>
          <w:bCs/>
          <w:sz w:val="28"/>
        </w:rPr>
      </w:pPr>
      <w:r w:rsidRPr="00547B8C">
        <w:rPr>
          <w:rStyle w:val="Strong"/>
          <w:bCs w:val="0"/>
          <w:sz w:val="28"/>
        </w:rPr>
        <w:t>Leave Policy, Remuneration, and Welfare</w:t>
      </w:r>
    </w:p>
    <w:p w:rsidR="00C3409B" w:rsidRPr="00547B8C" w:rsidRDefault="000C29BA" w:rsidP="00C3409B">
      <w:pPr>
        <w:pStyle w:val="NormalWeb"/>
      </w:pPr>
      <w:r w:rsidRPr="00547B8C">
        <w:t>The main aim for this is t</w:t>
      </w:r>
      <w:r w:rsidR="00C3409B" w:rsidRPr="00547B8C">
        <w:t xml:space="preserve">o provide fair and consistent guidelines on leave entitlement, compensation, and staff welfare, in line with the </w:t>
      </w:r>
      <w:r w:rsidR="00C3409B" w:rsidRPr="00547B8C">
        <w:rPr>
          <w:rStyle w:val="Strong"/>
        </w:rPr>
        <w:t>Kenya Employment Act</w:t>
      </w:r>
      <w:r w:rsidR="00C3409B" w:rsidRPr="00547B8C">
        <w:t xml:space="preserve"> and institutional policies.</w:t>
      </w:r>
    </w:p>
    <w:p w:rsidR="00C3409B" w:rsidRPr="00547B8C" w:rsidRDefault="00C3409B" w:rsidP="000C29BA">
      <w:pPr>
        <w:pStyle w:val="NormalWeb"/>
        <w:rPr>
          <w:b/>
        </w:rPr>
      </w:pPr>
    </w:p>
    <w:p w:rsidR="00C3409B" w:rsidRPr="00547B8C" w:rsidRDefault="00C3409B" w:rsidP="000C29BA">
      <w:pPr>
        <w:pStyle w:val="NormalWeb"/>
        <w:rPr>
          <w:b/>
        </w:rPr>
      </w:pPr>
      <w:r w:rsidRPr="00547B8C">
        <w:rPr>
          <w:b/>
        </w:rPr>
        <w:t>Leave Policy</w:t>
      </w:r>
    </w:p>
    <w:p w:rsidR="00C3409B" w:rsidRPr="00547B8C" w:rsidRDefault="00C3409B" w:rsidP="00C3409B">
      <w:pPr>
        <w:pStyle w:val="NormalWeb"/>
      </w:pPr>
      <w:r w:rsidRPr="00547B8C">
        <w:rPr>
          <w:rStyle w:val="Strong"/>
        </w:rPr>
        <w:t>Types of Leave:</w:t>
      </w:r>
    </w:p>
    <w:p w:rsidR="00C3409B" w:rsidRPr="00547B8C" w:rsidRDefault="00C3409B" w:rsidP="00C3409B">
      <w:pPr>
        <w:pStyle w:val="NormalWeb"/>
        <w:numPr>
          <w:ilvl w:val="0"/>
          <w:numId w:val="94"/>
        </w:numPr>
      </w:pPr>
      <w:r w:rsidRPr="00547B8C">
        <w:rPr>
          <w:rStyle w:val="Strong"/>
        </w:rPr>
        <w:t>Sick Leave:</w:t>
      </w:r>
    </w:p>
    <w:p w:rsidR="00C3409B" w:rsidRPr="00547B8C" w:rsidRDefault="00C3409B" w:rsidP="00C3409B">
      <w:pPr>
        <w:pStyle w:val="NormalWeb"/>
        <w:numPr>
          <w:ilvl w:val="1"/>
          <w:numId w:val="94"/>
        </w:numPr>
      </w:pPr>
      <w:r w:rsidRPr="00547B8C">
        <w:t xml:space="preserve">Granted upon </w:t>
      </w:r>
      <w:r w:rsidR="000C29BA" w:rsidRPr="00547B8C">
        <w:t>signs of unwell or unstable health</w:t>
      </w:r>
      <w:r w:rsidRPr="00547B8C">
        <w:t>.</w:t>
      </w:r>
    </w:p>
    <w:p w:rsidR="00C3409B" w:rsidRPr="00547B8C" w:rsidRDefault="00C3409B" w:rsidP="00C3409B">
      <w:pPr>
        <w:pStyle w:val="NormalWeb"/>
        <w:numPr>
          <w:ilvl w:val="1"/>
          <w:numId w:val="94"/>
        </w:numPr>
      </w:pPr>
      <w:r w:rsidRPr="00547B8C">
        <w:t>F</w:t>
      </w:r>
      <w:r w:rsidR="000C29BA" w:rsidRPr="00547B8C">
        <w:t xml:space="preserve">ull pay for up to 30 days; half </w:t>
      </w:r>
      <w:r w:rsidRPr="00547B8C">
        <w:t>pay thereafter, subject to review.</w:t>
      </w:r>
    </w:p>
    <w:p w:rsidR="00C3409B" w:rsidRPr="00547B8C" w:rsidRDefault="00C3409B" w:rsidP="00C3409B">
      <w:pPr>
        <w:pStyle w:val="NormalWeb"/>
        <w:numPr>
          <w:ilvl w:val="0"/>
          <w:numId w:val="94"/>
        </w:numPr>
      </w:pPr>
      <w:r w:rsidRPr="00547B8C">
        <w:rPr>
          <w:rStyle w:val="Strong"/>
        </w:rPr>
        <w:t>Maternity Leave:</w:t>
      </w:r>
    </w:p>
    <w:p w:rsidR="00C3409B" w:rsidRPr="00547B8C" w:rsidRDefault="00C3409B" w:rsidP="00C3409B">
      <w:pPr>
        <w:pStyle w:val="NormalWeb"/>
        <w:numPr>
          <w:ilvl w:val="1"/>
          <w:numId w:val="94"/>
        </w:numPr>
      </w:pPr>
      <w:r w:rsidRPr="00547B8C">
        <w:t>Female staff: 90 calendar days with full pay.</w:t>
      </w:r>
    </w:p>
    <w:p w:rsidR="00C3409B" w:rsidRPr="00547B8C" w:rsidRDefault="00C3409B" w:rsidP="00C3409B">
      <w:pPr>
        <w:pStyle w:val="NormalWeb"/>
        <w:numPr>
          <w:ilvl w:val="1"/>
          <w:numId w:val="94"/>
        </w:numPr>
      </w:pPr>
      <w:r w:rsidRPr="00547B8C">
        <w:t>No loss of seniority or benefits.</w:t>
      </w:r>
    </w:p>
    <w:p w:rsidR="00C3409B" w:rsidRPr="00547B8C" w:rsidRDefault="00C3409B" w:rsidP="00C3409B">
      <w:pPr>
        <w:pStyle w:val="NormalWeb"/>
        <w:numPr>
          <w:ilvl w:val="0"/>
          <w:numId w:val="94"/>
        </w:numPr>
      </w:pPr>
      <w:r w:rsidRPr="00547B8C">
        <w:rPr>
          <w:rStyle w:val="Strong"/>
        </w:rPr>
        <w:t>Paternity Leave:</w:t>
      </w:r>
    </w:p>
    <w:p w:rsidR="00C3409B" w:rsidRPr="00547B8C" w:rsidRDefault="00C3409B" w:rsidP="00C3409B">
      <w:pPr>
        <w:pStyle w:val="NormalWeb"/>
        <w:numPr>
          <w:ilvl w:val="1"/>
          <w:numId w:val="94"/>
        </w:numPr>
      </w:pPr>
      <w:r w:rsidRPr="00547B8C">
        <w:lastRenderedPageBreak/>
        <w:t>Male staff: 14 calendar days with full pay.</w:t>
      </w:r>
    </w:p>
    <w:p w:rsidR="00C3409B" w:rsidRPr="00547B8C" w:rsidRDefault="00C3409B" w:rsidP="00C3409B">
      <w:pPr>
        <w:pStyle w:val="NormalWeb"/>
        <w:numPr>
          <w:ilvl w:val="0"/>
          <w:numId w:val="94"/>
        </w:numPr>
      </w:pPr>
      <w:r w:rsidRPr="00547B8C">
        <w:rPr>
          <w:rStyle w:val="Strong"/>
        </w:rPr>
        <w:t>Compassionate Leave:</w:t>
      </w:r>
    </w:p>
    <w:p w:rsidR="00C3409B" w:rsidRPr="00547B8C" w:rsidRDefault="00C3409B" w:rsidP="00C3409B">
      <w:pPr>
        <w:pStyle w:val="NormalWeb"/>
        <w:numPr>
          <w:ilvl w:val="1"/>
          <w:numId w:val="94"/>
        </w:numPr>
      </w:pPr>
      <w:r w:rsidRPr="00547B8C">
        <w:t>Up to 5 days for emergencies (death or illness of immediate family).</w:t>
      </w:r>
    </w:p>
    <w:p w:rsidR="00C3409B" w:rsidRPr="00547B8C" w:rsidRDefault="00C3409B" w:rsidP="00C3409B">
      <w:pPr>
        <w:pStyle w:val="NormalWeb"/>
        <w:numPr>
          <w:ilvl w:val="0"/>
          <w:numId w:val="94"/>
        </w:numPr>
      </w:pPr>
      <w:r w:rsidRPr="00547B8C">
        <w:rPr>
          <w:rStyle w:val="Strong"/>
        </w:rPr>
        <w:t>Study Leave:</w:t>
      </w:r>
    </w:p>
    <w:p w:rsidR="00C3409B" w:rsidRPr="00547B8C" w:rsidRDefault="00C3409B" w:rsidP="00C3409B">
      <w:pPr>
        <w:pStyle w:val="NormalWeb"/>
        <w:numPr>
          <w:ilvl w:val="1"/>
          <w:numId w:val="94"/>
        </w:numPr>
      </w:pPr>
      <w:r w:rsidRPr="00547B8C">
        <w:t>Granted to staff pursuing approved studies, subject to service bond.</w:t>
      </w:r>
    </w:p>
    <w:p w:rsidR="00C3409B" w:rsidRPr="00547B8C" w:rsidRDefault="001770A8" w:rsidP="00C3409B">
      <w:pPr>
        <w:pStyle w:val="NormalWeb"/>
        <w:numPr>
          <w:ilvl w:val="0"/>
          <w:numId w:val="94"/>
        </w:numPr>
      </w:pPr>
      <w:r w:rsidRPr="00547B8C">
        <w:rPr>
          <w:rStyle w:val="Strong"/>
        </w:rPr>
        <w:t>Annual/Monthly leave</w:t>
      </w:r>
      <w:r w:rsidR="00C3409B" w:rsidRPr="00547B8C">
        <w:rPr>
          <w:rStyle w:val="Strong"/>
        </w:rPr>
        <w:t>:</w:t>
      </w:r>
    </w:p>
    <w:p w:rsidR="00C3409B" w:rsidRPr="00547B8C" w:rsidRDefault="001770A8" w:rsidP="00C3409B">
      <w:pPr>
        <w:pStyle w:val="NormalWeb"/>
        <w:numPr>
          <w:ilvl w:val="1"/>
          <w:numId w:val="94"/>
        </w:numPr>
      </w:pPr>
      <w:r w:rsidRPr="00547B8C">
        <w:t xml:space="preserve">Should be granted monthly or yearly. </w:t>
      </w:r>
    </w:p>
    <w:p w:rsidR="00C3409B" w:rsidRPr="00547B8C" w:rsidRDefault="00C3409B" w:rsidP="00C3409B">
      <w:pPr>
        <w:rPr>
          <w:rFonts w:ascii="Times New Roman" w:hAnsi="Times New Roman" w:cs="Times New Roman"/>
        </w:rPr>
      </w:pPr>
    </w:p>
    <w:p w:rsidR="00C3409B" w:rsidRPr="00547B8C" w:rsidRDefault="00C3409B" w:rsidP="001770A8">
      <w:pPr>
        <w:pStyle w:val="NormalWeb"/>
        <w:rPr>
          <w:b/>
        </w:rPr>
      </w:pPr>
      <w:r w:rsidRPr="00547B8C">
        <w:rPr>
          <w:b/>
        </w:rPr>
        <w:t>Remuneration Policy</w:t>
      </w:r>
    </w:p>
    <w:p w:rsidR="00C3409B" w:rsidRPr="00547B8C" w:rsidRDefault="00C3409B" w:rsidP="00137B9B">
      <w:pPr>
        <w:pStyle w:val="NormalWeb"/>
        <w:numPr>
          <w:ilvl w:val="0"/>
          <w:numId w:val="114"/>
        </w:numPr>
      </w:pPr>
      <w:r w:rsidRPr="00547B8C">
        <w:t>Salary scales are determined by:</w:t>
      </w:r>
    </w:p>
    <w:p w:rsidR="00C3409B" w:rsidRPr="00547B8C" w:rsidRDefault="00C3409B" w:rsidP="00137B9B">
      <w:pPr>
        <w:pStyle w:val="NormalWeb"/>
        <w:numPr>
          <w:ilvl w:val="1"/>
          <w:numId w:val="115"/>
        </w:numPr>
      </w:pPr>
      <w:r w:rsidRPr="00547B8C">
        <w:t>Qualifications, job grade, and experience.</w:t>
      </w:r>
    </w:p>
    <w:p w:rsidR="00C3409B" w:rsidRPr="00547B8C" w:rsidRDefault="00C3409B" w:rsidP="00137B9B">
      <w:pPr>
        <w:pStyle w:val="NormalWeb"/>
        <w:numPr>
          <w:ilvl w:val="1"/>
          <w:numId w:val="115"/>
        </w:numPr>
      </w:pPr>
      <w:r w:rsidRPr="00547B8C">
        <w:t>Institutional financial capability.</w:t>
      </w:r>
    </w:p>
    <w:p w:rsidR="001770A8" w:rsidRPr="00547B8C" w:rsidRDefault="00C3409B" w:rsidP="00137B9B">
      <w:pPr>
        <w:pStyle w:val="NormalWeb"/>
        <w:numPr>
          <w:ilvl w:val="0"/>
          <w:numId w:val="114"/>
        </w:numPr>
      </w:pPr>
      <w:r w:rsidRPr="00547B8C">
        <w:t xml:space="preserve">Salaries are paid </w:t>
      </w:r>
      <w:r w:rsidRPr="00547B8C">
        <w:rPr>
          <w:rStyle w:val="Strong"/>
        </w:rPr>
        <w:t>monthly</w:t>
      </w:r>
      <w:r w:rsidR="001770A8" w:rsidRPr="00547B8C">
        <w:t xml:space="preserve">. </w:t>
      </w:r>
    </w:p>
    <w:p w:rsidR="00C3409B" w:rsidRPr="00547B8C" w:rsidRDefault="00C3409B" w:rsidP="00137B9B">
      <w:pPr>
        <w:pStyle w:val="NormalWeb"/>
        <w:numPr>
          <w:ilvl w:val="0"/>
          <w:numId w:val="114"/>
        </w:numPr>
      </w:pPr>
      <w:r w:rsidRPr="00547B8C">
        <w:t xml:space="preserve">Regular </w:t>
      </w:r>
      <w:r w:rsidRPr="00547B8C">
        <w:rPr>
          <w:rStyle w:val="Strong"/>
        </w:rPr>
        <w:t>salary reviews</w:t>
      </w:r>
      <w:r w:rsidR="001770A8" w:rsidRPr="00547B8C">
        <w:t xml:space="preserve"> may occur every year</w:t>
      </w:r>
      <w:r w:rsidRPr="00547B8C">
        <w:t xml:space="preserve"> or based on economic conditions.</w:t>
      </w:r>
    </w:p>
    <w:p w:rsidR="00C3409B" w:rsidRPr="00547B8C" w:rsidRDefault="00C3409B" w:rsidP="00137B9B">
      <w:pPr>
        <w:pStyle w:val="NormalWeb"/>
        <w:numPr>
          <w:ilvl w:val="0"/>
          <w:numId w:val="114"/>
        </w:numPr>
      </w:pPr>
      <w:r w:rsidRPr="00547B8C">
        <w:t>Additional allowances may include:</w:t>
      </w:r>
    </w:p>
    <w:p w:rsidR="00C3409B" w:rsidRPr="00547B8C" w:rsidRDefault="00C3409B" w:rsidP="00137B9B">
      <w:pPr>
        <w:pStyle w:val="NormalWeb"/>
        <w:numPr>
          <w:ilvl w:val="1"/>
          <w:numId w:val="116"/>
        </w:numPr>
      </w:pPr>
      <w:r w:rsidRPr="00547B8C">
        <w:t>Responsibility allowance,</w:t>
      </w:r>
    </w:p>
    <w:p w:rsidR="00C3409B" w:rsidRPr="00547B8C" w:rsidRDefault="00C3409B" w:rsidP="00137B9B">
      <w:pPr>
        <w:pStyle w:val="NormalWeb"/>
        <w:numPr>
          <w:ilvl w:val="1"/>
          <w:numId w:val="116"/>
        </w:numPr>
      </w:pPr>
      <w:r w:rsidRPr="00547B8C">
        <w:t>Transport allowance,</w:t>
      </w:r>
    </w:p>
    <w:p w:rsidR="001770A8" w:rsidRPr="00547B8C" w:rsidRDefault="001770A8" w:rsidP="00137B9B">
      <w:pPr>
        <w:pStyle w:val="NormalWeb"/>
        <w:numPr>
          <w:ilvl w:val="1"/>
          <w:numId w:val="116"/>
        </w:numPr>
      </w:pPr>
      <w:r w:rsidRPr="00547B8C">
        <w:t xml:space="preserve">Extra service allowance </w:t>
      </w:r>
    </w:p>
    <w:p w:rsidR="001770A8" w:rsidRPr="00547B8C" w:rsidRDefault="001770A8" w:rsidP="00137B9B">
      <w:pPr>
        <w:pStyle w:val="NormalWeb"/>
        <w:numPr>
          <w:ilvl w:val="1"/>
          <w:numId w:val="116"/>
        </w:numPr>
      </w:pPr>
      <w:r w:rsidRPr="00547B8C">
        <w:t>Congratulatory allowance</w:t>
      </w:r>
    </w:p>
    <w:p w:rsidR="00C3409B" w:rsidRPr="00547B8C" w:rsidRDefault="00C3409B" w:rsidP="00C3409B">
      <w:pPr>
        <w:rPr>
          <w:rFonts w:ascii="Times New Roman" w:hAnsi="Times New Roman" w:cs="Times New Roman"/>
        </w:rPr>
      </w:pPr>
    </w:p>
    <w:p w:rsidR="00C3409B" w:rsidRPr="00547B8C" w:rsidRDefault="00C3409B" w:rsidP="001770A8">
      <w:pPr>
        <w:pStyle w:val="NormalWeb"/>
        <w:rPr>
          <w:b/>
        </w:rPr>
      </w:pPr>
      <w:r w:rsidRPr="00547B8C">
        <w:rPr>
          <w:b/>
        </w:rPr>
        <w:t>Staff Welfare</w:t>
      </w:r>
    </w:p>
    <w:p w:rsidR="00C3409B" w:rsidRPr="00547B8C" w:rsidRDefault="00C3409B" w:rsidP="00C3409B">
      <w:pPr>
        <w:pStyle w:val="NormalWeb"/>
      </w:pPr>
      <w:r w:rsidRPr="00547B8C">
        <w:t>The college promotes staff well-being through:</w:t>
      </w:r>
    </w:p>
    <w:p w:rsidR="00C3409B" w:rsidRPr="00547B8C" w:rsidRDefault="00C3409B" w:rsidP="00137B9B">
      <w:pPr>
        <w:pStyle w:val="NormalWeb"/>
        <w:numPr>
          <w:ilvl w:val="0"/>
          <w:numId w:val="113"/>
        </w:numPr>
      </w:pPr>
      <w:r w:rsidRPr="00547B8C">
        <w:t>Health and safety programs.</w:t>
      </w:r>
    </w:p>
    <w:p w:rsidR="00C3409B" w:rsidRPr="00547B8C" w:rsidRDefault="00D63FC3" w:rsidP="00137B9B">
      <w:pPr>
        <w:pStyle w:val="NormalWeb"/>
        <w:numPr>
          <w:ilvl w:val="0"/>
          <w:numId w:val="113"/>
        </w:numPr>
      </w:pPr>
      <w:r w:rsidRPr="00547B8C">
        <w:t>Hospital billing.</w:t>
      </w:r>
    </w:p>
    <w:p w:rsidR="00C3409B" w:rsidRPr="00547B8C" w:rsidRDefault="00D63FC3" w:rsidP="00137B9B">
      <w:pPr>
        <w:pStyle w:val="NormalWeb"/>
        <w:numPr>
          <w:ilvl w:val="0"/>
          <w:numId w:val="113"/>
        </w:numPr>
      </w:pPr>
      <w:r w:rsidRPr="00547B8C">
        <w:t xml:space="preserve">Staff social welfare </w:t>
      </w:r>
      <w:r w:rsidR="00C3409B" w:rsidRPr="00547B8C">
        <w:t>(for bereavement, weddings, etc.).</w:t>
      </w:r>
    </w:p>
    <w:p w:rsidR="00C3409B" w:rsidRPr="00547B8C" w:rsidRDefault="00C3409B" w:rsidP="00137B9B">
      <w:pPr>
        <w:pStyle w:val="NormalWeb"/>
        <w:numPr>
          <w:ilvl w:val="0"/>
          <w:numId w:val="113"/>
        </w:numPr>
      </w:pPr>
      <w:r w:rsidRPr="00547B8C">
        <w:t>Recreational and team-building activities.</w:t>
      </w:r>
    </w:p>
    <w:p w:rsidR="00C3409B" w:rsidRPr="00547B8C" w:rsidRDefault="00C3409B" w:rsidP="00137B9B">
      <w:pPr>
        <w:pStyle w:val="NormalWeb"/>
        <w:numPr>
          <w:ilvl w:val="0"/>
          <w:numId w:val="113"/>
        </w:numPr>
      </w:pPr>
      <w:r w:rsidRPr="00547B8C">
        <w:t>Counseling and mentorship services.</w:t>
      </w:r>
    </w:p>
    <w:p w:rsidR="00C3409B" w:rsidRPr="00547B8C" w:rsidRDefault="00C3409B" w:rsidP="00137B9B">
      <w:pPr>
        <w:pStyle w:val="NormalWeb"/>
        <w:numPr>
          <w:ilvl w:val="0"/>
          <w:numId w:val="113"/>
        </w:numPr>
      </w:pPr>
      <w:r w:rsidRPr="00547B8C">
        <w:t>Fair grievance and complaint handling procedures.</w:t>
      </w:r>
    </w:p>
    <w:p w:rsidR="00C3409B" w:rsidRPr="00547B8C" w:rsidRDefault="00C3409B" w:rsidP="00C3409B">
      <w:pPr>
        <w:rPr>
          <w:rFonts w:ascii="Times New Roman" w:hAnsi="Times New Roman" w:cs="Times New Roman"/>
        </w:rPr>
      </w:pPr>
    </w:p>
    <w:p w:rsidR="00C3409B" w:rsidRPr="00547B8C" w:rsidRDefault="00C3409B" w:rsidP="00D63FC3">
      <w:pPr>
        <w:pStyle w:val="NormalWeb"/>
        <w:rPr>
          <w:rStyle w:val="Strong"/>
          <w:sz w:val="28"/>
        </w:rPr>
      </w:pPr>
      <w:r w:rsidRPr="00547B8C">
        <w:rPr>
          <w:rStyle w:val="Strong"/>
          <w:bCs w:val="0"/>
          <w:sz w:val="28"/>
        </w:rPr>
        <w:t>Disciplinary Procedures</w:t>
      </w:r>
    </w:p>
    <w:p w:rsidR="00C3409B" w:rsidRPr="00547B8C" w:rsidRDefault="00137B9B" w:rsidP="00C3409B">
      <w:pPr>
        <w:pStyle w:val="NormalWeb"/>
      </w:pPr>
      <w:r w:rsidRPr="00547B8C">
        <w:t>Disciplinary procedures helps</w:t>
      </w:r>
      <w:r w:rsidRPr="00547B8C">
        <w:rPr>
          <w:b/>
        </w:rPr>
        <w:t xml:space="preserve"> </w:t>
      </w:r>
      <w:r w:rsidR="00C3409B" w:rsidRPr="00547B8C">
        <w:t>maintain discipline, fairness, and order among all staff members while ensuring due process is observed.</w:t>
      </w:r>
    </w:p>
    <w:p w:rsidR="00C3409B" w:rsidRPr="00547B8C" w:rsidRDefault="00C3409B" w:rsidP="00137B9B">
      <w:pPr>
        <w:pStyle w:val="NormalWeb"/>
        <w:rPr>
          <w:b/>
        </w:rPr>
      </w:pPr>
      <w:r w:rsidRPr="00547B8C">
        <w:rPr>
          <w:b/>
        </w:rPr>
        <w:lastRenderedPageBreak/>
        <w:t>Objectives</w:t>
      </w:r>
    </w:p>
    <w:p w:rsidR="00C3409B" w:rsidRPr="00547B8C" w:rsidRDefault="00C3409B" w:rsidP="00137B9B">
      <w:pPr>
        <w:pStyle w:val="NormalWeb"/>
        <w:numPr>
          <w:ilvl w:val="0"/>
          <w:numId w:val="117"/>
        </w:numPr>
      </w:pPr>
      <w:r w:rsidRPr="00547B8C">
        <w:t>To correct misconduct rather than punish.</w:t>
      </w:r>
    </w:p>
    <w:p w:rsidR="00C3409B" w:rsidRPr="00547B8C" w:rsidRDefault="00C3409B" w:rsidP="00137B9B">
      <w:pPr>
        <w:pStyle w:val="NormalWeb"/>
        <w:numPr>
          <w:ilvl w:val="0"/>
          <w:numId w:val="117"/>
        </w:numPr>
      </w:pPr>
      <w:r w:rsidRPr="00547B8C">
        <w:t>To protect the rights of both the institution and the employee.</w:t>
      </w:r>
    </w:p>
    <w:p w:rsidR="00C3409B" w:rsidRPr="00547B8C" w:rsidRDefault="00C3409B" w:rsidP="00137B9B">
      <w:pPr>
        <w:pStyle w:val="NormalWeb"/>
        <w:numPr>
          <w:ilvl w:val="0"/>
          <w:numId w:val="117"/>
        </w:numPr>
      </w:pPr>
      <w:r w:rsidRPr="00547B8C">
        <w:t>To uphold the integrity and reputation of the college.</w:t>
      </w:r>
    </w:p>
    <w:p w:rsidR="00C3409B" w:rsidRPr="00547B8C" w:rsidRDefault="00C3409B" w:rsidP="00137B9B">
      <w:pPr>
        <w:pStyle w:val="NormalWeb"/>
        <w:rPr>
          <w:b/>
        </w:rPr>
      </w:pPr>
      <w:r w:rsidRPr="00547B8C">
        <w:rPr>
          <w:b/>
        </w:rPr>
        <w:t>Forms of Misconduct</w:t>
      </w:r>
    </w:p>
    <w:p w:rsidR="00C3409B" w:rsidRPr="00547B8C" w:rsidRDefault="00C3409B" w:rsidP="00C53482">
      <w:pPr>
        <w:pStyle w:val="NormalWeb"/>
        <w:numPr>
          <w:ilvl w:val="0"/>
          <w:numId w:val="118"/>
        </w:numPr>
      </w:pPr>
      <w:r w:rsidRPr="00547B8C">
        <w:t>Absenteeism or habitual lateness.</w:t>
      </w:r>
    </w:p>
    <w:p w:rsidR="00C3409B" w:rsidRPr="00547B8C" w:rsidRDefault="00C3409B" w:rsidP="00C53482">
      <w:pPr>
        <w:pStyle w:val="NormalWeb"/>
        <w:numPr>
          <w:ilvl w:val="0"/>
          <w:numId w:val="118"/>
        </w:numPr>
      </w:pPr>
      <w:r w:rsidRPr="00547B8C">
        <w:t>Insubordination or refusal to obey lawful orders.</w:t>
      </w:r>
    </w:p>
    <w:p w:rsidR="00C3409B" w:rsidRPr="00547B8C" w:rsidRDefault="00C3409B" w:rsidP="00C53482">
      <w:pPr>
        <w:pStyle w:val="NormalWeb"/>
        <w:numPr>
          <w:ilvl w:val="0"/>
          <w:numId w:val="118"/>
        </w:numPr>
      </w:pPr>
      <w:r w:rsidRPr="00547B8C">
        <w:t>Negligence of duty.</w:t>
      </w:r>
    </w:p>
    <w:p w:rsidR="00C3409B" w:rsidRPr="00547B8C" w:rsidRDefault="00C3409B" w:rsidP="00C53482">
      <w:pPr>
        <w:pStyle w:val="NormalWeb"/>
        <w:numPr>
          <w:ilvl w:val="0"/>
          <w:numId w:val="118"/>
        </w:numPr>
      </w:pPr>
      <w:r w:rsidRPr="00547B8C">
        <w:t xml:space="preserve">Misuse of </w:t>
      </w:r>
      <w:r w:rsidR="00C53482" w:rsidRPr="00547B8C">
        <w:t>institution’s</w:t>
      </w:r>
      <w:r w:rsidRPr="00547B8C">
        <w:t xml:space="preserve"> property.</w:t>
      </w:r>
    </w:p>
    <w:p w:rsidR="00C3409B" w:rsidRPr="00547B8C" w:rsidRDefault="00C3409B" w:rsidP="00C53482">
      <w:pPr>
        <w:pStyle w:val="NormalWeb"/>
        <w:numPr>
          <w:ilvl w:val="0"/>
          <w:numId w:val="118"/>
        </w:numPr>
      </w:pPr>
      <w:r w:rsidRPr="00547B8C">
        <w:t>Theft, fraud, or corruption.</w:t>
      </w:r>
    </w:p>
    <w:p w:rsidR="00C3409B" w:rsidRPr="00547B8C" w:rsidRDefault="00C3409B" w:rsidP="00C53482">
      <w:pPr>
        <w:pStyle w:val="NormalWeb"/>
        <w:numPr>
          <w:ilvl w:val="0"/>
          <w:numId w:val="118"/>
        </w:numPr>
      </w:pPr>
      <w:r w:rsidRPr="00547B8C">
        <w:t>Harassment or discrimination.</w:t>
      </w:r>
    </w:p>
    <w:p w:rsidR="00C3409B" w:rsidRPr="00547B8C" w:rsidRDefault="00C3409B" w:rsidP="00C53482">
      <w:pPr>
        <w:pStyle w:val="NormalWeb"/>
        <w:numPr>
          <w:ilvl w:val="0"/>
          <w:numId w:val="118"/>
        </w:numPr>
      </w:pPr>
      <w:r w:rsidRPr="00547B8C">
        <w:t>Breach of confidentiality.</w:t>
      </w:r>
    </w:p>
    <w:p w:rsidR="00C3409B" w:rsidRPr="00547B8C" w:rsidRDefault="00C3409B" w:rsidP="00C53482">
      <w:pPr>
        <w:pStyle w:val="NormalWeb"/>
        <w:numPr>
          <w:ilvl w:val="0"/>
          <w:numId w:val="118"/>
        </w:numPr>
      </w:pPr>
      <w:r w:rsidRPr="00547B8C">
        <w:t>Drunkenness or drug abuse during working hours.</w:t>
      </w:r>
    </w:p>
    <w:p w:rsidR="00C3409B" w:rsidRPr="00547B8C" w:rsidRDefault="00C53482" w:rsidP="00C53482">
      <w:pPr>
        <w:pStyle w:val="NormalWeb"/>
        <w:numPr>
          <w:ilvl w:val="0"/>
          <w:numId w:val="118"/>
        </w:numPr>
      </w:pPr>
      <w:r w:rsidRPr="00547B8C">
        <w:t>Academic malpractice</w:t>
      </w:r>
    </w:p>
    <w:p w:rsidR="00C3409B" w:rsidRPr="00547B8C" w:rsidRDefault="00C3409B" w:rsidP="00C3409B">
      <w:pPr>
        <w:rPr>
          <w:rFonts w:ascii="Times New Roman" w:hAnsi="Times New Roman" w:cs="Times New Roman"/>
        </w:rPr>
      </w:pPr>
    </w:p>
    <w:p w:rsidR="00C3409B" w:rsidRPr="00547B8C" w:rsidRDefault="00C3409B" w:rsidP="00A131EC">
      <w:pPr>
        <w:pStyle w:val="NormalWeb"/>
        <w:rPr>
          <w:b/>
        </w:rPr>
      </w:pPr>
      <w:r w:rsidRPr="00547B8C">
        <w:rPr>
          <w:b/>
        </w:rPr>
        <w:t>Disciplinary Procedure Steps</w:t>
      </w:r>
    </w:p>
    <w:p w:rsidR="00C3409B" w:rsidRPr="00547B8C" w:rsidRDefault="00C3409B" w:rsidP="00C3409B">
      <w:pPr>
        <w:pStyle w:val="NormalWeb"/>
        <w:numPr>
          <w:ilvl w:val="0"/>
          <w:numId w:val="99"/>
        </w:numPr>
      </w:pPr>
      <w:r w:rsidRPr="00547B8C">
        <w:rPr>
          <w:rStyle w:val="Strong"/>
        </w:rPr>
        <w:t>Verbal Warning:</w:t>
      </w:r>
    </w:p>
    <w:p w:rsidR="00C3409B" w:rsidRPr="00547B8C" w:rsidRDefault="00C3409B" w:rsidP="00C3409B">
      <w:pPr>
        <w:pStyle w:val="NormalWeb"/>
        <w:numPr>
          <w:ilvl w:val="1"/>
          <w:numId w:val="99"/>
        </w:numPr>
      </w:pPr>
      <w:r w:rsidRPr="00547B8C">
        <w:t>For minor offenses; recorded in the employee’s file.</w:t>
      </w:r>
    </w:p>
    <w:p w:rsidR="00C3409B" w:rsidRPr="00547B8C" w:rsidRDefault="00C3409B" w:rsidP="00C3409B">
      <w:pPr>
        <w:pStyle w:val="NormalWeb"/>
        <w:numPr>
          <w:ilvl w:val="0"/>
          <w:numId w:val="99"/>
        </w:numPr>
      </w:pPr>
      <w:r w:rsidRPr="00547B8C">
        <w:rPr>
          <w:rStyle w:val="Strong"/>
        </w:rPr>
        <w:t>Written Warning:</w:t>
      </w:r>
    </w:p>
    <w:p w:rsidR="00C3409B" w:rsidRPr="00547B8C" w:rsidRDefault="00C3409B" w:rsidP="00C3409B">
      <w:pPr>
        <w:pStyle w:val="NormalWeb"/>
        <w:numPr>
          <w:ilvl w:val="1"/>
          <w:numId w:val="99"/>
        </w:numPr>
      </w:pPr>
      <w:r w:rsidRPr="00547B8C">
        <w:t>Issued if misconduct persists or is moderate.</w:t>
      </w:r>
    </w:p>
    <w:p w:rsidR="00C3409B" w:rsidRPr="00547B8C" w:rsidRDefault="00C3409B" w:rsidP="00C3409B">
      <w:pPr>
        <w:pStyle w:val="NormalWeb"/>
        <w:numPr>
          <w:ilvl w:val="0"/>
          <w:numId w:val="99"/>
        </w:numPr>
      </w:pPr>
      <w:r w:rsidRPr="00547B8C">
        <w:rPr>
          <w:rStyle w:val="Strong"/>
        </w:rPr>
        <w:t>Show Cause Letter:</w:t>
      </w:r>
    </w:p>
    <w:p w:rsidR="00C3409B" w:rsidRPr="00547B8C" w:rsidRDefault="00C3409B" w:rsidP="00C3409B">
      <w:pPr>
        <w:pStyle w:val="NormalWeb"/>
        <w:numPr>
          <w:ilvl w:val="1"/>
          <w:numId w:val="99"/>
        </w:numPr>
      </w:pPr>
      <w:r w:rsidRPr="00547B8C">
        <w:t>Employee is asked to explain within a given timeframe.</w:t>
      </w:r>
    </w:p>
    <w:p w:rsidR="00C3409B" w:rsidRPr="00547B8C" w:rsidRDefault="00C3409B" w:rsidP="00C3409B">
      <w:pPr>
        <w:pStyle w:val="NormalWeb"/>
        <w:numPr>
          <w:ilvl w:val="0"/>
          <w:numId w:val="99"/>
        </w:numPr>
      </w:pPr>
      <w:r w:rsidRPr="00547B8C">
        <w:rPr>
          <w:rStyle w:val="Strong"/>
        </w:rPr>
        <w:t>Disciplinary Hearing:</w:t>
      </w:r>
    </w:p>
    <w:p w:rsidR="00C3409B" w:rsidRPr="00547B8C" w:rsidRDefault="00C3409B" w:rsidP="00C3409B">
      <w:pPr>
        <w:pStyle w:val="NormalWeb"/>
        <w:numPr>
          <w:ilvl w:val="1"/>
          <w:numId w:val="99"/>
        </w:numPr>
      </w:pPr>
      <w:r w:rsidRPr="00547B8C">
        <w:t xml:space="preserve">Conducted by the </w:t>
      </w:r>
      <w:r w:rsidRPr="00547B8C">
        <w:rPr>
          <w:rStyle w:val="Strong"/>
        </w:rPr>
        <w:t>Disciplinary Committee</w:t>
      </w:r>
      <w:r w:rsidRPr="00547B8C">
        <w:t xml:space="preserve"> (HR, HOD, and </w:t>
      </w:r>
      <w:r w:rsidR="00C53482" w:rsidRPr="00547B8C">
        <w:t>CEO</w:t>
      </w:r>
      <w:r w:rsidRPr="00547B8C">
        <w:t>).</w:t>
      </w:r>
    </w:p>
    <w:p w:rsidR="00C3409B" w:rsidRPr="00547B8C" w:rsidRDefault="00C3409B" w:rsidP="00C3409B">
      <w:pPr>
        <w:pStyle w:val="NormalWeb"/>
        <w:numPr>
          <w:ilvl w:val="1"/>
          <w:numId w:val="99"/>
        </w:numPr>
      </w:pPr>
      <w:r w:rsidRPr="00547B8C">
        <w:t>The employee may present witnesses or evidence.</w:t>
      </w:r>
    </w:p>
    <w:p w:rsidR="00C3409B" w:rsidRPr="00547B8C" w:rsidRDefault="00C3409B" w:rsidP="00C3409B">
      <w:pPr>
        <w:pStyle w:val="NormalWeb"/>
        <w:numPr>
          <w:ilvl w:val="0"/>
          <w:numId w:val="99"/>
        </w:numPr>
      </w:pPr>
      <w:r w:rsidRPr="00547B8C">
        <w:rPr>
          <w:rStyle w:val="Strong"/>
        </w:rPr>
        <w:t>Decision:</w:t>
      </w:r>
    </w:p>
    <w:p w:rsidR="00C3409B" w:rsidRPr="00547B8C" w:rsidRDefault="00C3409B" w:rsidP="00C3409B">
      <w:pPr>
        <w:pStyle w:val="NormalWeb"/>
        <w:numPr>
          <w:ilvl w:val="1"/>
          <w:numId w:val="99"/>
        </w:numPr>
      </w:pPr>
      <w:r w:rsidRPr="00547B8C">
        <w:t>The committee recommends action:</w:t>
      </w:r>
    </w:p>
    <w:p w:rsidR="00C3409B" w:rsidRPr="00547B8C" w:rsidRDefault="00C3409B" w:rsidP="00C3409B">
      <w:pPr>
        <w:pStyle w:val="NormalWeb"/>
        <w:numPr>
          <w:ilvl w:val="2"/>
          <w:numId w:val="99"/>
        </w:numPr>
      </w:pPr>
      <w:r w:rsidRPr="00547B8C">
        <w:t>Written warning,</w:t>
      </w:r>
    </w:p>
    <w:p w:rsidR="00C3409B" w:rsidRPr="00547B8C" w:rsidRDefault="00C3409B" w:rsidP="00C3409B">
      <w:pPr>
        <w:pStyle w:val="NormalWeb"/>
        <w:numPr>
          <w:ilvl w:val="2"/>
          <w:numId w:val="99"/>
        </w:numPr>
      </w:pPr>
      <w:r w:rsidRPr="00547B8C">
        <w:t>Suspension,</w:t>
      </w:r>
    </w:p>
    <w:p w:rsidR="00C3409B" w:rsidRPr="00547B8C" w:rsidRDefault="00C3409B" w:rsidP="00C3409B">
      <w:pPr>
        <w:pStyle w:val="NormalWeb"/>
        <w:numPr>
          <w:ilvl w:val="2"/>
          <w:numId w:val="99"/>
        </w:numPr>
      </w:pPr>
      <w:r w:rsidRPr="00547B8C">
        <w:t>Demotion,</w:t>
      </w:r>
    </w:p>
    <w:p w:rsidR="00C3409B" w:rsidRPr="00547B8C" w:rsidRDefault="00C3409B" w:rsidP="00C3409B">
      <w:pPr>
        <w:pStyle w:val="NormalWeb"/>
        <w:numPr>
          <w:ilvl w:val="2"/>
          <w:numId w:val="99"/>
        </w:numPr>
      </w:pPr>
      <w:r w:rsidRPr="00547B8C">
        <w:t>Termination, or</w:t>
      </w:r>
    </w:p>
    <w:p w:rsidR="00C3409B" w:rsidRPr="00547B8C" w:rsidRDefault="00C3409B" w:rsidP="00C3409B">
      <w:pPr>
        <w:pStyle w:val="NormalWeb"/>
        <w:numPr>
          <w:ilvl w:val="2"/>
          <w:numId w:val="99"/>
        </w:numPr>
      </w:pPr>
      <w:r w:rsidRPr="00547B8C">
        <w:t>Dismissal (for gross misconduct).</w:t>
      </w:r>
    </w:p>
    <w:p w:rsidR="00C3409B" w:rsidRPr="00547B8C" w:rsidRDefault="00C3409B" w:rsidP="00C3409B">
      <w:pPr>
        <w:pStyle w:val="NormalWeb"/>
        <w:numPr>
          <w:ilvl w:val="0"/>
          <w:numId w:val="99"/>
        </w:numPr>
      </w:pPr>
      <w:r w:rsidRPr="00547B8C">
        <w:rPr>
          <w:rStyle w:val="Strong"/>
        </w:rPr>
        <w:t>Appeal:</w:t>
      </w:r>
    </w:p>
    <w:p w:rsidR="00C3409B" w:rsidRPr="00547B8C" w:rsidRDefault="00C3409B" w:rsidP="00C3409B">
      <w:pPr>
        <w:pStyle w:val="NormalWeb"/>
        <w:numPr>
          <w:ilvl w:val="1"/>
          <w:numId w:val="99"/>
        </w:numPr>
      </w:pPr>
      <w:r w:rsidRPr="00547B8C">
        <w:t xml:space="preserve">The employee may appeal to the </w:t>
      </w:r>
      <w:r w:rsidR="00C53482" w:rsidRPr="00547B8C">
        <w:t>CEO</w:t>
      </w:r>
      <w:r w:rsidRPr="00547B8C">
        <w:t xml:space="preserve"> within 14 days of decision.</w:t>
      </w:r>
    </w:p>
    <w:p w:rsidR="00C3409B" w:rsidRPr="00547B8C" w:rsidRDefault="00C3409B" w:rsidP="00C3409B">
      <w:pPr>
        <w:rPr>
          <w:rFonts w:ascii="Times New Roman" w:hAnsi="Times New Roman" w:cs="Times New Roman"/>
        </w:rPr>
      </w:pPr>
    </w:p>
    <w:p w:rsidR="00C53482" w:rsidRPr="00547B8C" w:rsidRDefault="00C53482" w:rsidP="00C3409B">
      <w:pPr>
        <w:rPr>
          <w:rFonts w:ascii="Times New Roman" w:hAnsi="Times New Roman" w:cs="Times New Roman"/>
        </w:rPr>
      </w:pPr>
    </w:p>
    <w:p w:rsidR="00C53482" w:rsidRPr="00547B8C" w:rsidRDefault="00C53482" w:rsidP="00C3409B">
      <w:pPr>
        <w:rPr>
          <w:rFonts w:ascii="Times New Roman" w:hAnsi="Times New Roman" w:cs="Times New Roman"/>
        </w:rPr>
      </w:pPr>
    </w:p>
    <w:p w:rsidR="00C3409B" w:rsidRPr="00547B8C" w:rsidRDefault="00C3409B" w:rsidP="00C53482">
      <w:pPr>
        <w:pStyle w:val="NormalWeb"/>
        <w:rPr>
          <w:b/>
        </w:rPr>
      </w:pPr>
      <w:r w:rsidRPr="00547B8C">
        <w:rPr>
          <w:b/>
        </w:rPr>
        <w:lastRenderedPageBreak/>
        <w:t>Disciplinary Records</w:t>
      </w:r>
    </w:p>
    <w:p w:rsidR="00C3409B" w:rsidRPr="00547B8C" w:rsidRDefault="00C3409B" w:rsidP="00C53482">
      <w:pPr>
        <w:pStyle w:val="NormalWeb"/>
      </w:pPr>
      <w:r w:rsidRPr="00547B8C">
        <w:t>All proceedings, warnings, and decisions must be documented and kept in the employee’s confidential file.</w:t>
      </w:r>
    </w:p>
    <w:p w:rsidR="00C3409B" w:rsidRPr="00547B8C" w:rsidRDefault="00C3409B" w:rsidP="00C53482">
      <w:pPr>
        <w:pStyle w:val="NormalWeb"/>
        <w:rPr>
          <w:b/>
        </w:rPr>
      </w:pPr>
      <w:r w:rsidRPr="00547B8C">
        <w:rPr>
          <w:b/>
        </w:rPr>
        <w:t>Code Reference</w:t>
      </w:r>
    </w:p>
    <w:p w:rsidR="00C3409B" w:rsidRPr="00547B8C" w:rsidRDefault="00C3409B" w:rsidP="00C3409B">
      <w:pPr>
        <w:pStyle w:val="NormalWeb"/>
      </w:pPr>
      <w:r w:rsidRPr="00547B8C">
        <w:t>All disciplinary actions shall align with:</w:t>
      </w:r>
    </w:p>
    <w:p w:rsidR="00C3409B" w:rsidRPr="00547B8C" w:rsidRDefault="00C3409B" w:rsidP="00C53482">
      <w:pPr>
        <w:pStyle w:val="NormalWeb"/>
        <w:numPr>
          <w:ilvl w:val="0"/>
          <w:numId w:val="119"/>
        </w:numPr>
      </w:pPr>
      <w:r w:rsidRPr="00547B8C">
        <w:t>Kenya Employment Act (2007, Revised 2021),</w:t>
      </w:r>
    </w:p>
    <w:p w:rsidR="00C3409B" w:rsidRPr="00547B8C" w:rsidRDefault="00C3409B" w:rsidP="00C53482">
      <w:pPr>
        <w:pStyle w:val="NormalWeb"/>
        <w:numPr>
          <w:ilvl w:val="0"/>
          <w:numId w:val="119"/>
        </w:numPr>
      </w:pPr>
      <w:r w:rsidRPr="00547B8C">
        <w:t>Public Service Commission guidelines, and</w:t>
      </w:r>
    </w:p>
    <w:p w:rsidR="00C3409B" w:rsidRPr="00547B8C" w:rsidRDefault="00C3409B" w:rsidP="00C53482">
      <w:pPr>
        <w:pStyle w:val="NormalWeb"/>
        <w:numPr>
          <w:ilvl w:val="0"/>
          <w:numId w:val="119"/>
        </w:numPr>
      </w:pPr>
      <w:r w:rsidRPr="00547B8C">
        <w:t>Institutional HR policy.</w:t>
      </w:r>
    </w:p>
    <w:p w:rsidR="00C3409B" w:rsidRPr="00547B8C" w:rsidRDefault="00C3409B" w:rsidP="0005434E">
      <w:pPr>
        <w:pStyle w:val="NormalWeb"/>
      </w:pPr>
    </w:p>
    <w:p w:rsidR="00D2188E" w:rsidRPr="00547B8C" w:rsidRDefault="00D2188E" w:rsidP="00C53482">
      <w:pPr>
        <w:pStyle w:val="NormalWeb"/>
        <w:rPr>
          <w:b/>
          <w:sz w:val="28"/>
        </w:rPr>
      </w:pPr>
      <w:r w:rsidRPr="00547B8C">
        <w:rPr>
          <w:b/>
          <w:sz w:val="28"/>
        </w:rPr>
        <w:t>CHAPTER FOUR</w:t>
      </w:r>
    </w:p>
    <w:p w:rsidR="00C53482" w:rsidRPr="00547B8C" w:rsidRDefault="00D2188E" w:rsidP="00C53482">
      <w:pPr>
        <w:pStyle w:val="NormalWeb"/>
        <w:rPr>
          <w:b/>
          <w:sz w:val="28"/>
        </w:rPr>
      </w:pPr>
      <w:r w:rsidRPr="00547B8C">
        <w:rPr>
          <w:b/>
          <w:sz w:val="28"/>
        </w:rPr>
        <w:t>ACADEMIC ADMINISTRATION POLICY</w:t>
      </w:r>
    </w:p>
    <w:p w:rsidR="00C53482" w:rsidRPr="00547B8C" w:rsidRDefault="00C53482" w:rsidP="00C53482">
      <w:pPr>
        <w:pStyle w:val="NormalWeb"/>
      </w:pPr>
      <w:r w:rsidRPr="00547B8C">
        <w:t xml:space="preserve">The </w:t>
      </w:r>
      <w:r w:rsidRPr="00547B8C">
        <w:rPr>
          <w:rStyle w:val="Strong"/>
        </w:rPr>
        <w:t>Academic Administration Policy</w:t>
      </w:r>
      <w:r w:rsidRPr="00547B8C">
        <w:t xml:space="preserve"> governs how all teaching, learning, and academic</w:t>
      </w:r>
      <w:r w:rsidR="00D2188E" w:rsidRPr="00547B8C">
        <w:t xml:space="preserve"> activities are conducted</w:t>
      </w:r>
      <w:r w:rsidRPr="00547B8C">
        <w:t xml:space="preserve"> </w:t>
      </w:r>
      <w:r w:rsidR="00D2188E" w:rsidRPr="00547B8C">
        <w:t>at Ruralnet ICT Academy</w:t>
      </w:r>
      <w:r w:rsidRPr="00547B8C">
        <w:t xml:space="preserve">. It ensures that the institution maintains </w:t>
      </w:r>
      <w:r w:rsidRPr="00547B8C">
        <w:rPr>
          <w:rStyle w:val="Strong"/>
        </w:rPr>
        <w:t>high academic standards, quality assurance, and compliance</w:t>
      </w:r>
      <w:r w:rsidRPr="00547B8C">
        <w:t xml:space="preserve"> with national education and training authorities.</w:t>
      </w:r>
    </w:p>
    <w:p w:rsidR="00C53482" w:rsidRPr="00547B8C" w:rsidRDefault="00D2188E" w:rsidP="00D2188E">
      <w:pPr>
        <w:pStyle w:val="NormalWeb"/>
        <w:rPr>
          <w:b/>
          <w:sz w:val="28"/>
        </w:rPr>
      </w:pPr>
      <w:r w:rsidRPr="00547B8C">
        <w:rPr>
          <w:b/>
          <w:sz w:val="28"/>
        </w:rPr>
        <w:t xml:space="preserve">Curriculum Design and Approval </w:t>
      </w:r>
    </w:p>
    <w:p w:rsidR="00C53482" w:rsidRPr="00547B8C" w:rsidRDefault="00C53482" w:rsidP="00C53482">
      <w:pPr>
        <w:pStyle w:val="NormalWeb"/>
      </w:pPr>
      <w:r w:rsidRPr="00547B8C">
        <w:t xml:space="preserve">This section outlines how an ICT college develops, reviews, and approves its academic programs to ensure </w:t>
      </w:r>
      <w:r w:rsidRPr="00547B8C">
        <w:rPr>
          <w:rStyle w:val="Strong"/>
        </w:rPr>
        <w:t>quality, relevance, and compliance</w:t>
      </w:r>
      <w:r w:rsidRPr="00547B8C">
        <w:t xml:space="preserve"> with national and international educational standards.</w:t>
      </w:r>
    </w:p>
    <w:p w:rsidR="00C53482" w:rsidRPr="00547B8C" w:rsidRDefault="00C53482" w:rsidP="00C53482">
      <w:pPr>
        <w:rPr>
          <w:rFonts w:ascii="Times New Roman" w:hAnsi="Times New Roman" w:cs="Times New Roman"/>
        </w:rPr>
      </w:pPr>
    </w:p>
    <w:p w:rsidR="00C53482" w:rsidRPr="00547B8C" w:rsidRDefault="00C53482" w:rsidP="00D2188E">
      <w:pPr>
        <w:pStyle w:val="NormalWeb"/>
      </w:pPr>
      <w:r w:rsidRPr="00547B8C">
        <w:rPr>
          <w:rStyle w:val="Strong"/>
          <w:bCs w:val="0"/>
          <w:i/>
        </w:rPr>
        <w:t>Purpose</w:t>
      </w:r>
    </w:p>
    <w:p w:rsidR="00C53482" w:rsidRPr="00547B8C" w:rsidRDefault="00C53482" w:rsidP="00C53482">
      <w:pPr>
        <w:pStyle w:val="NormalWeb"/>
      </w:pPr>
      <w:r w:rsidRPr="00547B8C">
        <w:t>The goal of curriculum design and approval is to ensure that all ICT-related courses offered by the college:</w:t>
      </w:r>
    </w:p>
    <w:p w:rsidR="00C53482" w:rsidRPr="00547B8C" w:rsidRDefault="00C53482" w:rsidP="00D2188E">
      <w:pPr>
        <w:pStyle w:val="NormalWeb"/>
        <w:numPr>
          <w:ilvl w:val="0"/>
          <w:numId w:val="176"/>
        </w:numPr>
      </w:pPr>
      <w:r w:rsidRPr="00547B8C">
        <w:t xml:space="preserve">Meet the </w:t>
      </w:r>
      <w:r w:rsidRPr="00547B8C">
        <w:rPr>
          <w:rStyle w:val="Strong"/>
        </w:rPr>
        <w:t>requirements of accrediting and regulatory bodies</w:t>
      </w:r>
      <w:r w:rsidRPr="00547B8C">
        <w:t xml:space="preserve"> such as </w:t>
      </w:r>
      <w:r w:rsidRPr="00547B8C">
        <w:rPr>
          <w:rStyle w:val="Strong"/>
        </w:rPr>
        <w:t>TVET-CDACC</w:t>
      </w:r>
      <w:r w:rsidRPr="00547B8C">
        <w:t xml:space="preserve">, </w:t>
      </w:r>
      <w:r w:rsidRPr="00547B8C">
        <w:rPr>
          <w:rStyle w:val="Strong"/>
        </w:rPr>
        <w:t>KNEC</w:t>
      </w:r>
      <w:r w:rsidRPr="00547B8C">
        <w:t>, or universities.</w:t>
      </w:r>
    </w:p>
    <w:p w:rsidR="00C53482" w:rsidRPr="00547B8C" w:rsidRDefault="00C53482" w:rsidP="00D2188E">
      <w:pPr>
        <w:pStyle w:val="NormalWeb"/>
        <w:numPr>
          <w:ilvl w:val="0"/>
          <w:numId w:val="176"/>
        </w:numPr>
      </w:pPr>
      <w:r w:rsidRPr="00547B8C">
        <w:t xml:space="preserve">Address </w:t>
      </w:r>
      <w:r w:rsidRPr="00547B8C">
        <w:rPr>
          <w:rStyle w:val="Strong"/>
        </w:rPr>
        <w:t>industry needs</w:t>
      </w:r>
      <w:r w:rsidRPr="00547B8C">
        <w:t xml:space="preserve"> and emerging technological trends.</w:t>
      </w:r>
    </w:p>
    <w:p w:rsidR="00C53482" w:rsidRPr="00547B8C" w:rsidRDefault="00C53482" w:rsidP="00D2188E">
      <w:pPr>
        <w:pStyle w:val="NormalWeb"/>
        <w:numPr>
          <w:ilvl w:val="0"/>
          <w:numId w:val="176"/>
        </w:numPr>
      </w:pPr>
      <w:r w:rsidRPr="00547B8C">
        <w:t xml:space="preserve">Equip students with </w:t>
      </w:r>
      <w:r w:rsidRPr="00547B8C">
        <w:rPr>
          <w:rStyle w:val="Strong"/>
        </w:rPr>
        <w:t>competent skills</w:t>
      </w:r>
      <w:r w:rsidRPr="00547B8C">
        <w:t xml:space="preserve">, </w:t>
      </w:r>
      <w:r w:rsidRPr="00547B8C">
        <w:rPr>
          <w:rStyle w:val="Strong"/>
        </w:rPr>
        <w:t>knowledge</w:t>
      </w:r>
      <w:r w:rsidRPr="00547B8C">
        <w:t xml:space="preserve">, and </w:t>
      </w:r>
      <w:r w:rsidRPr="00547B8C">
        <w:rPr>
          <w:rStyle w:val="Strong"/>
        </w:rPr>
        <w:t>professional ethics</w:t>
      </w:r>
      <w:r w:rsidRPr="00547B8C">
        <w:t xml:space="preserve"> relevant to ICT practice.</w:t>
      </w:r>
    </w:p>
    <w:p w:rsidR="00C53482" w:rsidRPr="00547B8C" w:rsidRDefault="00C53482" w:rsidP="00C53482">
      <w:pPr>
        <w:rPr>
          <w:rFonts w:ascii="Times New Roman" w:hAnsi="Times New Roman" w:cs="Times New Roman"/>
        </w:rPr>
      </w:pPr>
    </w:p>
    <w:p w:rsidR="00D2188E" w:rsidRPr="00547B8C" w:rsidRDefault="00D2188E" w:rsidP="00C53482">
      <w:pPr>
        <w:rPr>
          <w:rFonts w:ascii="Times New Roman" w:hAnsi="Times New Roman" w:cs="Times New Roman"/>
        </w:rPr>
      </w:pPr>
    </w:p>
    <w:p w:rsidR="00C53482" w:rsidRPr="00547B8C" w:rsidRDefault="00C53482" w:rsidP="00D2188E">
      <w:pPr>
        <w:pStyle w:val="NormalWeb"/>
        <w:rPr>
          <w:rStyle w:val="Strong"/>
          <w:i/>
        </w:rPr>
      </w:pPr>
      <w:r w:rsidRPr="00547B8C">
        <w:rPr>
          <w:rStyle w:val="Strong"/>
          <w:bCs w:val="0"/>
          <w:i/>
        </w:rPr>
        <w:lastRenderedPageBreak/>
        <w:t>Curriculum Development Process</w:t>
      </w:r>
    </w:p>
    <w:p w:rsidR="00C53482" w:rsidRPr="00547B8C" w:rsidRDefault="00C53482" w:rsidP="00C53482">
      <w:pPr>
        <w:pStyle w:val="NormalWeb"/>
      </w:pPr>
      <w:r w:rsidRPr="00547B8C">
        <w:t>The process involves several key stages:</w:t>
      </w:r>
    </w:p>
    <w:p w:rsidR="00C53482" w:rsidRPr="00547B8C" w:rsidRDefault="00C53482" w:rsidP="00C53482">
      <w:pPr>
        <w:pStyle w:val="NormalWeb"/>
        <w:numPr>
          <w:ilvl w:val="0"/>
          <w:numId w:val="121"/>
        </w:numPr>
      </w:pPr>
      <w:r w:rsidRPr="00547B8C">
        <w:rPr>
          <w:rStyle w:val="Strong"/>
        </w:rPr>
        <w:t>Needs Assessment:</w:t>
      </w:r>
    </w:p>
    <w:p w:rsidR="00C53482" w:rsidRPr="00547B8C" w:rsidRDefault="00C53482" w:rsidP="0010440F">
      <w:pPr>
        <w:pStyle w:val="NormalWeb"/>
        <w:numPr>
          <w:ilvl w:val="1"/>
          <w:numId w:val="177"/>
        </w:numPr>
      </w:pPr>
      <w:r w:rsidRPr="00547B8C">
        <w:t>Conducted to identify skill gaps in the ICT sector and align courses with labor market demands.</w:t>
      </w:r>
    </w:p>
    <w:p w:rsidR="00C53482" w:rsidRPr="00547B8C" w:rsidRDefault="00C53482" w:rsidP="0010440F">
      <w:pPr>
        <w:pStyle w:val="NormalWeb"/>
        <w:numPr>
          <w:ilvl w:val="1"/>
          <w:numId w:val="177"/>
        </w:numPr>
      </w:pPr>
      <w:r w:rsidRPr="00547B8C">
        <w:t>Involves consultation with employers, alumni, and professional bodies.</w:t>
      </w:r>
    </w:p>
    <w:p w:rsidR="00C53482" w:rsidRPr="00547B8C" w:rsidRDefault="00C53482" w:rsidP="00C53482">
      <w:pPr>
        <w:pStyle w:val="NormalWeb"/>
        <w:numPr>
          <w:ilvl w:val="0"/>
          <w:numId w:val="121"/>
        </w:numPr>
      </w:pPr>
      <w:r w:rsidRPr="00547B8C">
        <w:rPr>
          <w:rStyle w:val="Strong"/>
        </w:rPr>
        <w:t>Curriculum Design:</w:t>
      </w:r>
    </w:p>
    <w:p w:rsidR="00C53482" w:rsidRPr="00547B8C" w:rsidRDefault="00C53482" w:rsidP="00C53482">
      <w:pPr>
        <w:pStyle w:val="NormalWeb"/>
        <w:numPr>
          <w:ilvl w:val="1"/>
          <w:numId w:val="121"/>
        </w:numPr>
      </w:pPr>
      <w:r w:rsidRPr="00547B8C">
        <w:t>Curriculum developers (</w:t>
      </w:r>
      <w:r w:rsidR="0010440F" w:rsidRPr="00547B8C">
        <w:t>Trainers</w:t>
      </w:r>
      <w:r w:rsidRPr="00547B8C">
        <w:t>) prepare the structure, learning outcomes, course content, and assessment methods.</w:t>
      </w:r>
    </w:p>
    <w:p w:rsidR="00C53482" w:rsidRPr="00547B8C" w:rsidRDefault="00C53482" w:rsidP="00C53482">
      <w:pPr>
        <w:pStyle w:val="NormalWeb"/>
        <w:numPr>
          <w:ilvl w:val="1"/>
          <w:numId w:val="121"/>
        </w:numPr>
      </w:pPr>
      <w:r w:rsidRPr="00547B8C">
        <w:t xml:space="preserve">Integrates both </w:t>
      </w:r>
      <w:r w:rsidRPr="00547B8C">
        <w:rPr>
          <w:rStyle w:val="Strong"/>
        </w:rPr>
        <w:t>theoretical and practical components</w:t>
      </w:r>
      <w:r w:rsidRPr="00547B8C">
        <w:t xml:space="preserve"> (e.g., coding, networking </w:t>
      </w:r>
      <w:r w:rsidR="0010440F" w:rsidRPr="00547B8C">
        <w:t>simulations</w:t>
      </w:r>
      <w:r w:rsidRPr="00547B8C">
        <w:t xml:space="preserve">, </w:t>
      </w:r>
      <w:r w:rsidR="0010440F" w:rsidRPr="00547B8C">
        <w:t>ICT resources</w:t>
      </w:r>
      <w:r w:rsidRPr="00547B8C">
        <w:t>).</w:t>
      </w:r>
    </w:p>
    <w:p w:rsidR="00C53482" w:rsidRPr="00547B8C" w:rsidRDefault="00C53482" w:rsidP="00C53482">
      <w:pPr>
        <w:pStyle w:val="NormalWeb"/>
        <w:numPr>
          <w:ilvl w:val="1"/>
          <w:numId w:val="121"/>
        </w:numPr>
      </w:pPr>
      <w:r w:rsidRPr="00547B8C">
        <w:t xml:space="preserve">Emphasizes </w:t>
      </w:r>
      <w:r w:rsidRPr="00547B8C">
        <w:rPr>
          <w:rStyle w:val="Strong"/>
        </w:rPr>
        <w:t>competency-based education and training (CBET)</w:t>
      </w:r>
      <w:r w:rsidRPr="00547B8C">
        <w:t xml:space="preserve"> principles, especially for TVET/CDACC programs.</w:t>
      </w:r>
    </w:p>
    <w:p w:rsidR="00C53482" w:rsidRPr="00547B8C" w:rsidRDefault="00C53482" w:rsidP="00C53482">
      <w:pPr>
        <w:pStyle w:val="NormalWeb"/>
        <w:numPr>
          <w:ilvl w:val="0"/>
          <w:numId w:val="121"/>
        </w:numPr>
      </w:pPr>
      <w:r w:rsidRPr="00547B8C">
        <w:rPr>
          <w:rStyle w:val="Strong"/>
        </w:rPr>
        <w:t>Internal Review:</w:t>
      </w:r>
    </w:p>
    <w:p w:rsidR="00C53482" w:rsidRPr="00547B8C" w:rsidRDefault="00C53482" w:rsidP="00C53482">
      <w:pPr>
        <w:pStyle w:val="NormalWeb"/>
        <w:numPr>
          <w:ilvl w:val="1"/>
          <w:numId w:val="121"/>
        </w:numPr>
      </w:pPr>
      <w:r w:rsidRPr="00547B8C">
        <w:t xml:space="preserve">The draft curriculum is reviewed by the </w:t>
      </w:r>
      <w:r w:rsidRPr="00547B8C">
        <w:rPr>
          <w:rStyle w:val="Strong"/>
        </w:rPr>
        <w:t>Academic Board</w:t>
      </w:r>
      <w:r w:rsidRPr="00547B8C">
        <w:t xml:space="preserve"> or </w:t>
      </w:r>
      <w:r w:rsidRPr="00547B8C">
        <w:rPr>
          <w:rStyle w:val="Strong"/>
        </w:rPr>
        <w:t>Curriculum Committee</w:t>
      </w:r>
      <w:r w:rsidRPr="00547B8C">
        <w:t xml:space="preserve"> for quality assurance.</w:t>
      </w:r>
    </w:p>
    <w:p w:rsidR="00C53482" w:rsidRPr="00547B8C" w:rsidRDefault="00C53482" w:rsidP="00C53482">
      <w:pPr>
        <w:pStyle w:val="NormalWeb"/>
        <w:numPr>
          <w:ilvl w:val="1"/>
          <w:numId w:val="121"/>
        </w:numPr>
      </w:pPr>
      <w:r w:rsidRPr="00547B8C">
        <w:t>Recommendations for improvement are made before submission for external evaluation.</w:t>
      </w:r>
    </w:p>
    <w:p w:rsidR="00C53482" w:rsidRPr="00547B8C" w:rsidRDefault="00C53482" w:rsidP="00C53482">
      <w:pPr>
        <w:pStyle w:val="NormalWeb"/>
        <w:numPr>
          <w:ilvl w:val="0"/>
          <w:numId w:val="121"/>
        </w:numPr>
      </w:pPr>
      <w:r w:rsidRPr="00547B8C">
        <w:rPr>
          <w:rStyle w:val="Strong"/>
        </w:rPr>
        <w:t>Implementation:</w:t>
      </w:r>
    </w:p>
    <w:p w:rsidR="00C53482" w:rsidRPr="00547B8C" w:rsidRDefault="00C53482" w:rsidP="00C53482">
      <w:pPr>
        <w:pStyle w:val="NormalWeb"/>
        <w:numPr>
          <w:ilvl w:val="1"/>
          <w:numId w:val="121"/>
        </w:numPr>
      </w:pPr>
      <w:r w:rsidRPr="00547B8C">
        <w:t>Once approved, the curriculum is rolled out, and teaching resources (equipment, labs, materials) are prepared.</w:t>
      </w:r>
    </w:p>
    <w:p w:rsidR="00C53482" w:rsidRPr="00547B8C" w:rsidRDefault="00C53482" w:rsidP="00C53482">
      <w:pPr>
        <w:pStyle w:val="NormalWeb"/>
        <w:numPr>
          <w:ilvl w:val="1"/>
          <w:numId w:val="121"/>
        </w:numPr>
      </w:pPr>
      <w:r w:rsidRPr="00547B8C">
        <w:t>Lecturers are oriented on delivery and assessment methods.</w:t>
      </w:r>
    </w:p>
    <w:p w:rsidR="00C53482" w:rsidRPr="00547B8C" w:rsidRDefault="00C53482" w:rsidP="00C53482">
      <w:pPr>
        <w:pStyle w:val="NormalWeb"/>
        <w:numPr>
          <w:ilvl w:val="0"/>
          <w:numId w:val="121"/>
        </w:numPr>
      </w:pPr>
      <w:r w:rsidRPr="00547B8C">
        <w:rPr>
          <w:rStyle w:val="Strong"/>
        </w:rPr>
        <w:t>Periodic Review:</w:t>
      </w:r>
    </w:p>
    <w:p w:rsidR="00C53482" w:rsidRPr="00547B8C" w:rsidRDefault="00C53482" w:rsidP="00C53482">
      <w:pPr>
        <w:pStyle w:val="NormalWeb"/>
        <w:numPr>
          <w:ilvl w:val="1"/>
          <w:numId w:val="121"/>
        </w:numPr>
      </w:pPr>
      <w:r w:rsidRPr="00547B8C">
        <w:t>Conducted every 3–5 years or as directed by the regulatory body.</w:t>
      </w:r>
    </w:p>
    <w:p w:rsidR="00C53482" w:rsidRPr="00547B8C" w:rsidRDefault="005A2C2C" w:rsidP="00C53482">
      <w:pPr>
        <w:pStyle w:val="NormalWeb"/>
        <w:numPr>
          <w:ilvl w:val="1"/>
          <w:numId w:val="121"/>
        </w:numPr>
      </w:pPr>
      <w:r w:rsidRPr="00547B8C">
        <w:t xml:space="preserve">Internal reviews are done monthly to ensure </w:t>
      </w:r>
      <w:r w:rsidR="00C53482" w:rsidRPr="00547B8C">
        <w:t xml:space="preserve">the curriculum remains </w:t>
      </w:r>
      <w:r w:rsidR="00C53482" w:rsidRPr="00547B8C">
        <w:rPr>
          <w:rStyle w:val="Strong"/>
        </w:rPr>
        <w:t>up-to-date</w:t>
      </w:r>
      <w:r w:rsidR="00C53482" w:rsidRPr="00547B8C">
        <w:t xml:space="preserve"> with technological advancements such as AI, cloud computing, data analytics, and IoT.</w:t>
      </w:r>
    </w:p>
    <w:p w:rsidR="00C53482" w:rsidRPr="00547B8C" w:rsidRDefault="00C53482" w:rsidP="00C53482">
      <w:pPr>
        <w:rPr>
          <w:rFonts w:ascii="Times New Roman" w:hAnsi="Times New Roman" w:cs="Times New Roman"/>
        </w:rPr>
      </w:pPr>
    </w:p>
    <w:p w:rsidR="00C53482" w:rsidRPr="00547B8C" w:rsidRDefault="00C53482" w:rsidP="005A2C2C">
      <w:pPr>
        <w:pStyle w:val="NormalWeb"/>
        <w:rPr>
          <w:b/>
          <w:sz w:val="28"/>
        </w:rPr>
      </w:pPr>
      <w:r w:rsidRPr="00547B8C">
        <w:rPr>
          <w:b/>
          <w:sz w:val="28"/>
        </w:rPr>
        <w:t>Teaching and Learning Methods (ICT Integration, Blended Learning)</w:t>
      </w:r>
    </w:p>
    <w:p w:rsidR="00C53482" w:rsidRPr="00547B8C" w:rsidRDefault="00C53482" w:rsidP="00C53482">
      <w:pPr>
        <w:pStyle w:val="NormalWeb"/>
      </w:pPr>
      <w:r w:rsidRPr="00547B8C">
        <w:t>This section outlines the appr</w:t>
      </w:r>
      <w:r w:rsidR="005A2C2C" w:rsidRPr="00547B8C">
        <w:t>oaches and strategies used by Ruralnet</w:t>
      </w:r>
      <w:r w:rsidRPr="00547B8C">
        <w:t xml:space="preserve"> ICT to </w:t>
      </w:r>
      <w:r w:rsidRPr="00547B8C">
        <w:rPr>
          <w:rStyle w:val="Strong"/>
        </w:rPr>
        <w:t>deliver knowledge and skills effectively</w:t>
      </w:r>
      <w:r w:rsidRPr="00547B8C">
        <w:t xml:space="preserve">. It emphasizes the use of </w:t>
      </w:r>
      <w:r w:rsidRPr="00547B8C">
        <w:rPr>
          <w:rStyle w:val="Strong"/>
        </w:rPr>
        <w:t>modern technology</w:t>
      </w:r>
      <w:r w:rsidRPr="00547B8C">
        <w:t xml:space="preserve">, </w:t>
      </w:r>
      <w:r w:rsidRPr="00547B8C">
        <w:rPr>
          <w:rStyle w:val="Strong"/>
        </w:rPr>
        <w:t>interactive pedagogy</w:t>
      </w:r>
      <w:r w:rsidRPr="00547B8C">
        <w:t xml:space="preserve">, and </w:t>
      </w:r>
      <w:r w:rsidRPr="00547B8C">
        <w:rPr>
          <w:rStyle w:val="Strong"/>
        </w:rPr>
        <w:t>student-centered methods</w:t>
      </w:r>
      <w:r w:rsidRPr="00547B8C">
        <w:t xml:space="preserve"> to enhance learning outcomes.</w:t>
      </w:r>
    </w:p>
    <w:p w:rsidR="00C53482" w:rsidRPr="00547B8C" w:rsidRDefault="00C53482" w:rsidP="00C53482">
      <w:pPr>
        <w:pStyle w:val="NormalWeb"/>
      </w:pPr>
      <w:r w:rsidRPr="00547B8C">
        <w:t>The goal is to ensure that teaching and learning processes:</w:t>
      </w:r>
    </w:p>
    <w:p w:rsidR="00C53482" w:rsidRPr="00547B8C" w:rsidRDefault="00C53482" w:rsidP="00C53482">
      <w:pPr>
        <w:pStyle w:val="NormalWeb"/>
        <w:numPr>
          <w:ilvl w:val="0"/>
          <w:numId w:val="124"/>
        </w:numPr>
      </w:pPr>
      <w:r w:rsidRPr="00547B8C">
        <w:t xml:space="preserve">Produce </w:t>
      </w:r>
      <w:r w:rsidRPr="00547B8C">
        <w:rPr>
          <w:rStyle w:val="Strong"/>
        </w:rPr>
        <w:t xml:space="preserve">competent ICT </w:t>
      </w:r>
      <w:r w:rsidR="005A2C2C" w:rsidRPr="00547B8C">
        <w:rPr>
          <w:rStyle w:val="Strong"/>
        </w:rPr>
        <w:t xml:space="preserve">and accounting </w:t>
      </w:r>
      <w:r w:rsidRPr="00547B8C">
        <w:rPr>
          <w:rStyle w:val="Strong"/>
        </w:rPr>
        <w:t>professionals</w:t>
      </w:r>
      <w:r w:rsidRPr="00547B8C">
        <w:t xml:space="preserve"> capable of applying knowledge in real-world contexts.</w:t>
      </w:r>
    </w:p>
    <w:p w:rsidR="00C53482" w:rsidRPr="00547B8C" w:rsidRDefault="00C53482" w:rsidP="00C53482">
      <w:pPr>
        <w:pStyle w:val="NormalWeb"/>
        <w:numPr>
          <w:ilvl w:val="0"/>
          <w:numId w:val="124"/>
        </w:numPr>
      </w:pPr>
      <w:r w:rsidRPr="00547B8C">
        <w:t xml:space="preserve">Incorporate </w:t>
      </w:r>
      <w:r w:rsidRPr="00547B8C">
        <w:rPr>
          <w:rStyle w:val="Strong"/>
        </w:rPr>
        <w:t>information and communication technology (ICT)</w:t>
      </w:r>
      <w:r w:rsidRPr="00547B8C">
        <w:t xml:space="preserve"> tools to make learning more engaging, flexible, and efficient.</w:t>
      </w:r>
    </w:p>
    <w:p w:rsidR="00C53482" w:rsidRPr="00547B8C" w:rsidRDefault="00C53482" w:rsidP="00C53482">
      <w:pPr>
        <w:pStyle w:val="NormalWeb"/>
        <w:numPr>
          <w:ilvl w:val="0"/>
          <w:numId w:val="124"/>
        </w:numPr>
      </w:pPr>
      <w:r w:rsidRPr="00547B8C">
        <w:lastRenderedPageBreak/>
        <w:t xml:space="preserve">Encourage </w:t>
      </w:r>
      <w:r w:rsidRPr="00547B8C">
        <w:rPr>
          <w:rStyle w:val="Strong"/>
        </w:rPr>
        <w:t>innovation, collaboration, and continuous improvement</w:t>
      </w:r>
      <w:r w:rsidRPr="00547B8C">
        <w:t xml:space="preserve"> in both teaching practice and student learning.</w:t>
      </w:r>
    </w:p>
    <w:p w:rsidR="00C53482" w:rsidRPr="00547B8C" w:rsidRDefault="00C53482" w:rsidP="00C53482">
      <w:pPr>
        <w:rPr>
          <w:rFonts w:ascii="Times New Roman" w:hAnsi="Times New Roman" w:cs="Times New Roman"/>
        </w:rPr>
      </w:pPr>
    </w:p>
    <w:p w:rsidR="00C53482" w:rsidRPr="00547B8C" w:rsidRDefault="00C53482" w:rsidP="005A2C2C">
      <w:pPr>
        <w:pStyle w:val="NormalWeb"/>
        <w:rPr>
          <w:rStyle w:val="Strong"/>
          <w:i/>
        </w:rPr>
      </w:pPr>
      <w:r w:rsidRPr="00547B8C">
        <w:rPr>
          <w:rStyle w:val="Strong"/>
          <w:bCs w:val="0"/>
          <w:i/>
        </w:rPr>
        <w:t>ICT Integration in Teaching and Learning</w:t>
      </w:r>
    </w:p>
    <w:p w:rsidR="00C53482" w:rsidRPr="00547B8C" w:rsidRDefault="00C53482" w:rsidP="00C53482">
      <w:pPr>
        <w:pStyle w:val="NormalWeb"/>
      </w:pPr>
      <w:r w:rsidRPr="00547B8C">
        <w:t>ICT is embedded in all aspects of instruction to reflect the digital nature of the field. Key strategies include:</w:t>
      </w:r>
    </w:p>
    <w:p w:rsidR="00C53482" w:rsidRPr="00547B8C" w:rsidRDefault="00C53482" w:rsidP="00C53482">
      <w:pPr>
        <w:pStyle w:val="NormalWeb"/>
        <w:numPr>
          <w:ilvl w:val="0"/>
          <w:numId w:val="125"/>
        </w:numPr>
      </w:pPr>
      <w:r w:rsidRPr="00547B8C">
        <w:rPr>
          <w:rStyle w:val="Strong"/>
        </w:rPr>
        <w:t>Use of Digital Learning Platforms</w:t>
      </w:r>
    </w:p>
    <w:p w:rsidR="00C53482" w:rsidRPr="00547B8C" w:rsidRDefault="00C53482" w:rsidP="005A2C2C">
      <w:pPr>
        <w:pStyle w:val="NormalWeb"/>
        <w:numPr>
          <w:ilvl w:val="1"/>
          <w:numId w:val="178"/>
        </w:numPr>
      </w:pPr>
      <w:r w:rsidRPr="00547B8C">
        <w:t xml:space="preserve">Learning Management Systems (LMS) such as </w:t>
      </w:r>
      <w:r w:rsidRPr="00547B8C">
        <w:rPr>
          <w:rStyle w:val="Strong"/>
        </w:rPr>
        <w:t>Google Classroom, Moodle, or Microsoft Teams</w:t>
      </w:r>
      <w:r w:rsidRPr="00547B8C">
        <w:t xml:space="preserve"> are used to share notes, assignments, and feedback.</w:t>
      </w:r>
    </w:p>
    <w:p w:rsidR="00C53482" w:rsidRPr="00547B8C" w:rsidRDefault="00C53482" w:rsidP="005A2C2C">
      <w:pPr>
        <w:pStyle w:val="NormalWeb"/>
        <w:numPr>
          <w:ilvl w:val="1"/>
          <w:numId w:val="178"/>
        </w:numPr>
      </w:pPr>
      <w:r w:rsidRPr="00547B8C">
        <w:t xml:space="preserve">Enables </w:t>
      </w:r>
      <w:r w:rsidRPr="00547B8C">
        <w:rPr>
          <w:rStyle w:val="Strong"/>
        </w:rPr>
        <w:t>online submission, grading, and performance tracking</w:t>
      </w:r>
      <w:r w:rsidRPr="00547B8C">
        <w:t>.</w:t>
      </w:r>
    </w:p>
    <w:p w:rsidR="00C53482" w:rsidRPr="00547B8C" w:rsidRDefault="00C53482" w:rsidP="00C53482">
      <w:pPr>
        <w:pStyle w:val="NormalWeb"/>
        <w:numPr>
          <w:ilvl w:val="0"/>
          <w:numId w:val="125"/>
        </w:numPr>
      </w:pPr>
      <w:r w:rsidRPr="00547B8C">
        <w:rPr>
          <w:rStyle w:val="Strong"/>
        </w:rPr>
        <w:t>Interactive Multimedia Tools</w:t>
      </w:r>
    </w:p>
    <w:p w:rsidR="00C53482" w:rsidRPr="00547B8C" w:rsidRDefault="00C53482" w:rsidP="00136D15">
      <w:pPr>
        <w:pStyle w:val="NormalWeb"/>
        <w:numPr>
          <w:ilvl w:val="1"/>
          <w:numId w:val="179"/>
        </w:numPr>
      </w:pPr>
      <w:r w:rsidRPr="00547B8C">
        <w:t xml:space="preserve">Incorporates </w:t>
      </w:r>
      <w:r w:rsidRPr="00547B8C">
        <w:rPr>
          <w:rStyle w:val="Strong"/>
        </w:rPr>
        <w:t>videos, animations, virtual labs, simulations</w:t>
      </w:r>
      <w:r w:rsidRPr="00547B8C">
        <w:t xml:space="preserve">, and </w:t>
      </w:r>
      <w:r w:rsidRPr="00547B8C">
        <w:rPr>
          <w:rStyle w:val="Strong"/>
        </w:rPr>
        <w:t>coding environments</w:t>
      </w:r>
      <w:r w:rsidRPr="00547B8C">
        <w:t xml:space="preserve"> (e.g., Visual Studio Code, Cisco Packet Tracer) to demonstrate concepts practically.</w:t>
      </w:r>
    </w:p>
    <w:p w:rsidR="00C53482" w:rsidRPr="00547B8C" w:rsidRDefault="00C53482" w:rsidP="00136D15">
      <w:pPr>
        <w:pStyle w:val="NormalWeb"/>
        <w:numPr>
          <w:ilvl w:val="1"/>
          <w:numId w:val="179"/>
        </w:numPr>
      </w:pPr>
      <w:r w:rsidRPr="00547B8C">
        <w:t>Enhances understanding through visual and hands-on experiences.</w:t>
      </w:r>
    </w:p>
    <w:p w:rsidR="00C53482" w:rsidRPr="00547B8C" w:rsidRDefault="00C53482" w:rsidP="00C53482">
      <w:pPr>
        <w:pStyle w:val="NormalWeb"/>
        <w:numPr>
          <w:ilvl w:val="0"/>
          <w:numId w:val="125"/>
        </w:numPr>
      </w:pPr>
      <w:r w:rsidRPr="00547B8C">
        <w:rPr>
          <w:rStyle w:val="Strong"/>
        </w:rPr>
        <w:t>E-Libraries and Online Resources</w:t>
      </w:r>
    </w:p>
    <w:p w:rsidR="00C53482" w:rsidRPr="00547B8C" w:rsidRDefault="00C53482" w:rsidP="00136D15">
      <w:pPr>
        <w:pStyle w:val="NormalWeb"/>
        <w:numPr>
          <w:ilvl w:val="1"/>
          <w:numId w:val="180"/>
        </w:numPr>
      </w:pPr>
      <w:r w:rsidRPr="00547B8C">
        <w:t>Students access e-books, journals, and open educational resources for research and self-directed learning.</w:t>
      </w:r>
    </w:p>
    <w:p w:rsidR="00C53482" w:rsidRPr="00547B8C" w:rsidRDefault="00C53482" w:rsidP="00136D15">
      <w:pPr>
        <w:pStyle w:val="NormalWeb"/>
        <w:numPr>
          <w:ilvl w:val="1"/>
          <w:numId w:val="180"/>
        </w:numPr>
      </w:pPr>
      <w:r w:rsidRPr="00547B8C">
        <w:t xml:space="preserve">Encourages </w:t>
      </w:r>
      <w:r w:rsidRPr="00547B8C">
        <w:rPr>
          <w:rStyle w:val="Strong"/>
        </w:rPr>
        <w:t>independent study</w:t>
      </w:r>
      <w:r w:rsidRPr="00547B8C">
        <w:t xml:space="preserve"> and critical thinking.</w:t>
      </w:r>
    </w:p>
    <w:p w:rsidR="00C53482" w:rsidRPr="00547B8C" w:rsidRDefault="00C53482" w:rsidP="00C53482">
      <w:pPr>
        <w:pStyle w:val="NormalWeb"/>
        <w:numPr>
          <w:ilvl w:val="0"/>
          <w:numId w:val="125"/>
        </w:numPr>
      </w:pPr>
      <w:r w:rsidRPr="00547B8C">
        <w:rPr>
          <w:rStyle w:val="Strong"/>
        </w:rPr>
        <w:t>Virtual Collaboration Tools</w:t>
      </w:r>
    </w:p>
    <w:p w:rsidR="00C53482" w:rsidRPr="00547B8C" w:rsidRDefault="00C53482" w:rsidP="00136D15">
      <w:pPr>
        <w:pStyle w:val="NormalWeb"/>
        <w:numPr>
          <w:ilvl w:val="1"/>
          <w:numId w:val="181"/>
        </w:numPr>
      </w:pPr>
      <w:r w:rsidRPr="00547B8C">
        <w:t xml:space="preserve">Platforms like </w:t>
      </w:r>
      <w:r w:rsidRPr="00547B8C">
        <w:rPr>
          <w:rStyle w:val="Strong"/>
        </w:rPr>
        <w:t>Zoom, Google Meet, and Slack</w:t>
      </w:r>
      <w:r w:rsidRPr="00547B8C">
        <w:t xml:space="preserve"> are used for virtual lectures, discussions, and group projects.</w:t>
      </w:r>
    </w:p>
    <w:p w:rsidR="00C53482" w:rsidRPr="00547B8C" w:rsidRDefault="00C53482" w:rsidP="00136D15">
      <w:pPr>
        <w:pStyle w:val="NormalWeb"/>
        <w:numPr>
          <w:ilvl w:val="1"/>
          <w:numId w:val="181"/>
        </w:numPr>
      </w:pPr>
      <w:r w:rsidRPr="00547B8C">
        <w:t>Promotes communication beyond the classroom.</w:t>
      </w:r>
    </w:p>
    <w:p w:rsidR="00C53482" w:rsidRPr="00547B8C" w:rsidRDefault="00C53482" w:rsidP="00C53482">
      <w:pPr>
        <w:pStyle w:val="NormalWeb"/>
        <w:numPr>
          <w:ilvl w:val="0"/>
          <w:numId w:val="125"/>
        </w:numPr>
      </w:pPr>
      <w:r w:rsidRPr="00547B8C">
        <w:rPr>
          <w:rStyle w:val="Strong"/>
        </w:rPr>
        <w:t>Digital Assessment and Feedback</w:t>
      </w:r>
    </w:p>
    <w:p w:rsidR="00C53482" w:rsidRPr="00547B8C" w:rsidRDefault="00C53482" w:rsidP="00136D15">
      <w:pPr>
        <w:pStyle w:val="NormalWeb"/>
        <w:numPr>
          <w:ilvl w:val="1"/>
          <w:numId w:val="182"/>
        </w:numPr>
      </w:pPr>
      <w:r w:rsidRPr="00547B8C">
        <w:t>Online quizzes, coding tests, and digital project submissions help evaluate student understanding efficiently.</w:t>
      </w:r>
    </w:p>
    <w:p w:rsidR="00C53482" w:rsidRPr="00547B8C" w:rsidRDefault="00C53482" w:rsidP="00136D15">
      <w:pPr>
        <w:pStyle w:val="NormalWeb"/>
        <w:numPr>
          <w:ilvl w:val="1"/>
          <w:numId w:val="182"/>
        </w:numPr>
      </w:pPr>
      <w:r w:rsidRPr="00547B8C">
        <w:t>Automated grading and instant feedback enhance learning outcomes.</w:t>
      </w:r>
    </w:p>
    <w:p w:rsidR="00C53482" w:rsidRPr="00547B8C" w:rsidRDefault="00C53482" w:rsidP="00C53482">
      <w:pPr>
        <w:rPr>
          <w:rFonts w:ascii="Times New Roman" w:hAnsi="Times New Roman" w:cs="Times New Roman"/>
        </w:rPr>
      </w:pPr>
    </w:p>
    <w:p w:rsidR="00136D15" w:rsidRPr="00547B8C" w:rsidRDefault="00136D15" w:rsidP="00C53482">
      <w:pPr>
        <w:rPr>
          <w:rFonts w:ascii="Times New Roman" w:hAnsi="Times New Roman" w:cs="Times New Roman"/>
        </w:rPr>
      </w:pPr>
    </w:p>
    <w:p w:rsidR="00136D15" w:rsidRPr="00547B8C" w:rsidRDefault="00136D15" w:rsidP="00C53482">
      <w:pPr>
        <w:rPr>
          <w:rFonts w:ascii="Times New Roman" w:hAnsi="Times New Roman" w:cs="Times New Roman"/>
        </w:rPr>
      </w:pPr>
    </w:p>
    <w:p w:rsidR="00C53482" w:rsidRPr="00547B8C" w:rsidRDefault="00C53482" w:rsidP="00136D15">
      <w:pPr>
        <w:pStyle w:val="NormalWeb"/>
        <w:rPr>
          <w:rStyle w:val="Strong"/>
          <w:i/>
        </w:rPr>
      </w:pPr>
      <w:r w:rsidRPr="00547B8C">
        <w:rPr>
          <w:rStyle w:val="Strong"/>
          <w:bCs w:val="0"/>
          <w:i/>
        </w:rPr>
        <w:lastRenderedPageBreak/>
        <w:t>Blended Learning Approach</w:t>
      </w:r>
    </w:p>
    <w:p w:rsidR="00C53482" w:rsidRPr="00547B8C" w:rsidRDefault="00C53482" w:rsidP="00C53482">
      <w:pPr>
        <w:pStyle w:val="NormalWeb"/>
      </w:pPr>
      <w:r w:rsidRPr="00547B8C">
        <w:t xml:space="preserve">Blended learning combines </w:t>
      </w:r>
      <w:r w:rsidRPr="00547B8C">
        <w:rPr>
          <w:rStyle w:val="Strong"/>
        </w:rPr>
        <w:t>face-to-face instruction</w:t>
      </w:r>
      <w:r w:rsidRPr="00547B8C">
        <w:t xml:space="preserve"> with </w:t>
      </w:r>
      <w:r w:rsidRPr="00547B8C">
        <w:rPr>
          <w:rStyle w:val="Strong"/>
        </w:rPr>
        <w:t>online education</w:t>
      </w:r>
      <w:r w:rsidRPr="00547B8C">
        <w:t xml:space="preserve"> to create a flexible, technology-enhanced learning environment.</w:t>
      </w:r>
    </w:p>
    <w:p w:rsidR="00C53482" w:rsidRPr="00547B8C" w:rsidRDefault="00C53482" w:rsidP="00C53482">
      <w:pPr>
        <w:pStyle w:val="NormalWeb"/>
        <w:numPr>
          <w:ilvl w:val="0"/>
          <w:numId w:val="126"/>
        </w:numPr>
      </w:pPr>
      <w:r w:rsidRPr="00547B8C">
        <w:rPr>
          <w:rStyle w:val="Strong"/>
        </w:rPr>
        <w:t>Face-to-Face Component</w:t>
      </w:r>
    </w:p>
    <w:p w:rsidR="00C53482" w:rsidRPr="00547B8C" w:rsidRDefault="00C53482" w:rsidP="00335121">
      <w:pPr>
        <w:pStyle w:val="NormalWeb"/>
        <w:numPr>
          <w:ilvl w:val="1"/>
          <w:numId w:val="183"/>
        </w:numPr>
      </w:pPr>
      <w:r w:rsidRPr="00547B8C">
        <w:t>Conducted in classrooms, computer labs, or workshops.</w:t>
      </w:r>
    </w:p>
    <w:p w:rsidR="00C53482" w:rsidRPr="00547B8C" w:rsidRDefault="00C53482" w:rsidP="00335121">
      <w:pPr>
        <w:pStyle w:val="NormalWeb"/>
        <w:numPr>
          <w:ilvl w:val="1"/>
          <w:numId w:val="183"/>
        </w:numPr>
      </w:pPr>
      <w:r w:rsidRPr="00547B8C">
        <w:t>Focuses on demonstrations, hands-on practice, and real-time feedback.</w:t>
      </w:r>
    </w:p>
    <w:p w:rsidR="00C53482" w:rsidRPr="00547B8C" w:rsidRDefault="00C53482" w:rsidP="00335121">
      <w:pPr>
        <w:pStyle w:val="NormalWeb"/>
        <w:numPr>
          <w:ilvl w:val="1"/>
          <w:numId w:val="183"/>
        </w:numPr>
      </w:pPr>
      <w:r w:rsidRPr="00547B8C">
        <w:t>Encourages interaction between trainers and learners.</w:t>
      </w:r>
      <w:r w:rsidR="006B11BA" w:rsidRPr="00547B8C">
        <w:t xml:space="preserve"> </w:t>
      </w:r>
    </w:p>
    <w:p w:rsidR="00C53482" w:rsidRPr="00547B8C" w:rsidRDefault="00C53482" w:rsidP="00C53482">
      <w:pPr>
        <w:pStyle w:val="NormalWeb"/>
        <w:numPr>
          <w:ilvl w:val="0"/>
          <w:numId w:val="126"/>
        </w:numPr>
      </w:pPr>
      <w:r w:rsidRPr="00547B8C">
        <w:rPr>
          <w:rStyle w:val="Strong"/>
        </w:rPr>
        <w:t>Online Component</w:t>
      </w:r>
    </w:p>
    <w:p w:rsidR="00C53482" w:rsidRPr="00547B8C" w:rsidRDefault="00C53482" w:rsidP="00335121">
      <w:pPr>
        <w:pStyle w:val="NormalWeb"/>
        <w:numPr>
          <w:ilvl w:val="1"/>
          <w:numId w:val="184"/>
        </w:numPr>
      </w:pPr>
      <w:r w:rsidRPr="00547B8C">
        <w:t>Delivered through e-learning platforms, recorded lectures, discussion forums, and virtual labs.</w:t>
      </w:r>
    </w:p>
    <w:p w:rsidR="00C53482" w:rsidRPr="00547B8C" w:rsidRDefault="00C53482" w:rsidP="00335121">
      <w:pPr>
        <w:pStyle w:val="NormalWeb"/>
        <w:numPr>
          <w:ilvl w:val="1"/>
          <w:numId w:val="184"/>
        </w:numPr>
      </w:pPr>
      <w:r w:rsidRPr="00547B8C">
        <w:t>Allows learners to study at their own pace and revisit materials.</w:t>
      </w:r>
    </w:p>
    <w:p w:rsidR="00C53482" w:rsidRPr="00547B8C" w:rsidRDefault="00C53482" w:rsidP="00C53482">
      <w:pPr>
        <w:pStyle w:val="NormalWeb"/>
        <w:numPr>
          <w:ilvl w:val="0"/>
          <w:numId w:val="126"/>
        </w:numPr>
      </w:pPr>
      <w:r w:rsidRPr="00547B8C">
        <w:rPr>
          <w:rStyle w:val="Strong"/>
        </w:rPr>
        <w:t>Advantages of Blended Learning</w:t>
      </w:r>
    </w:p>
    <w:p w:rsidR="00C53482" w:rsidRPr="00547B8C" w:rsidRDefault="00C53482" w:rsidP="00335121">
      <w:pPr>
        <w:pStyle w:val="NormalWeb"/>
        <w:numPr>
          <w:ilvl w:val="1"/>
          <w:numId w:val="185"/>
        </w:numPr>
      </w:pPr>
      <w:r w:rsidRPr="00547B8C">
        <w:t xml:space="preserve">Promotes </w:t>
      </w:r>
      <w:r w:rsidRPr="00547B8C">
        <w:rPr>
          <w:rStyle w:val="Strong"/>
        </w:rPr>
        <w:t>flexibility</w:t>
      </w:r>
      <w:r w:rsidRPr="00547B8C">
        <w:t xml:space="preserve"> and accessibility.</w:t>
      </w:r>
    </w:p>
    <w:p w:rsidR="00C53482" w:rsidRPr="00547B8C" w:rsidRDefault="00C53482" w:rsidP="00335121">
      <w:pPr>
        <w:pStyle w:val="NormalWeb"/>
        <w:numPr>
          <w:ilvl w:val="1"/>
          <w:numId w:val="185"/>
        </w:numPr>
      </w:pPr>
      <w:r w:rsidRPr="00547B8C">
        <w:t xml:space="preserve">Encourages </w:t>
      </w:r>
      <w:r w:rsidRPr="00547B8C">
        <w:rPr>
          <w:rStyle w:val="Strong"/>
        </w:rPr>
        <w:t>self-regulated learning</w:t>
      </w:r>
      <w:r w:rsidRPr="00547B8C">
        <w:t xml:space="preserve"> and digital literacy.</w:t>
      </w:r>
    </w:p>
    <w:p w:rsidR="00C53482" w:rsidRPr="00547B8C" w:rsidRDefault="00C53482" w:rsidP="00335121">
      <w:pPr>
        <w:pStyle w:val="NormalWeb"/>
        <w:numPr>
          <w:ilvl w:val="1"/>
          <w:numId w:val="185"/>
        </w:numPr>
      </w:pPr>
      <w:r w:rsidRPr="00547B8C">
        <w:t xml:space="preserve">Supports </w:t>
      </w:r>
      <w:r w:rsidRPr="00547B8C">
        <w:rPr>
          <w:rStyle w:val="Strong"/>
        </w:rPr>
        <w:t>continuous learning</w:t>
      </w:r>
      <w:r w:rsidRPr="00547B8C">
        <w:t xml:space="preserve"> even beyond the physical classroom.</w:t>
      </w:r>
    </w:p>
    <w:p w:rsidR="00C53482" w:rsidRPr="00547B8C" w:rsidRDefault="00C53482" w:rsidP="00335121">
      <w:pPr>
        <w:pStyle w:val="NormalWeb"/>
        <w:numPr>
          <w:ilvl w:val="1"/>
          <w:numId w:val="185"/>
        </w:numPr>
      </w:pPr>
      <w:r w:rsidRPr="00547B8C">
        <w:t xml:space="preserve">Enables </w:t>
      </w:r>
      <w:r w:rsidRPr="00547B8C">
        <w:rPr>
          <w:rStyle w:val="Strong"/>
        </w:rPr>
        <w:t>data tracking</w:t>
      </w:r>
      <w:r w:rsidRPr="00547B8C">
        <w:t xml:space="preserve"> for academic performance improvement.</w:t>
      </w:r>
    </w:p>
    <w:p w:rsidR="00C53482" w:rsidRPr="00547B8C" w:rsidRDefault="00C53482" w:rsidP="00C53482">
      <w:pPr>
        <w:rPr>
          <w:rFonts w:ascii="Times New Roman" w:hAnsi="Times New Roman" w:cs="Times New Roman"/>
        </w:rPr>
      </w:pPr>
    </w:p>
    <w:p w:rsidR="00335121" w:rsidRPr="00547B8C" w:rsidRDefault="00335121" w:rsidP="00335121">
      <w:pPr>
        <w:pStyle w:val="NormalWeb"/>
        <w:rPr>
          <w:b/>
          <w:bCs/>
          <w:i/>
        </w:rPr>
      </w:pPr>
      <w:r w:rsidRPr="00547B8C">
        <w:rPr>
          <w:rStyle w:val="Strong"/>
          <w:bCs w:val="0"/>
          <w:i/>
        </w:rPr>
        <w:t>Student-Centered Learning Approaches</w:t>
      </w:r>
      <w:r w:rsidRPr="00547B8C">
        <w:br/>
        <w:t xml:space="preserve">Student-centered learning (SCL) is an instructional approach that shifts the focus of education from the teacher to the student. It emphasizes </w:t>
      </w:r>
      <w:r w:rsidRPr="00547B8C">
        <w:rPr>
          <w:rStyle w:val="Strong"/>
        </w:rPr>
        <w:t>active participation</w:t>
      </w:r>
      <w:r w:rsidRPr="00547B8C">
        <w:t xml:space="preserve">, </w:t>
      </w:r>
      <w:r w:rsidRPr="00547B8C">
        <w:rPr>
          <w:rStyle w:val="Strong"/>
        </w:rPr>
        <w:t>collaboration</w:t>
      </w:r>
      <w:r w:rsidRPr="00547B8C">
        <w:t xml:space="preserve">, </w:t>
      </w:r>
      <w:r w:rsidRPr="00547B8C">
        <w:rPr>
          <w:rStyle w:val="Strong"/>
        </w:rPr>
        <w:t>critical thinking</w:t>
      </w:r>
      <w:r w:rsidRPr="00547B8C">
        <w:t xml:space="preserve">, and </w:t>
      </w:r>
      <w:r w:rsidRPr="00547B8C">
        <w:rPr>
          <w:rStyle w:val="Strong"/>
        </w:rPr>
        <w:t>practical application</w:t>
      </w:r>
      <w:r w:rsidRPr="00547B8C">
        <w:t xml:space="preserve"> of knowledge — especially vital in ICT education where skills development and innovation are key.</w:t>
      </w:r>
    </w:p>
    <w:p w:rsidR="00335121" w:rsidRPr="00547B8C" w:rsidRDefault="00335121" w:rsidP="00335121">
      <w:pPr>
        <w:pStyle w:val="NormalWeb"/>
      </w:pPr>
      <w:r w:rsidRPr="00547B8C">
        <w:t>The main goal of student-centered learning at Ruralnet ICT Academy is to:</w:t>
      </w:r>
    </w:p>
    <w:p w:rsidR="00335121" w:rsidRPr="00547B8C" w:rsidRDefault="00335121" w:rsidP="00335121">
      <w:pPr>
        <w:pStyle w:val="NormalWeb"/>
        <w:numPr>
          <w:ilvl w:val="0"/>
          <w:numId w:val="186"/>
        </w:numPr>
      </w:pPr>
      <w:r w:rsidRPr="00547B8C">
        <w:t xml:space="preserve">Develop </w:t>
      </w:r>
      <w:r w:rsidRPr="00547B8C">
        <w:rPr>
          <w:rStyle w:val="Strong"/>
        </w:rPr>
        <w:t>independent and critical thinkers</w:t>
      </w:r>
      <w:r w:rsidRPr="00547B8C">
        <w:t xml:space="preserve"> capable of solving real-world ICT problems.</w:t>
      </w:r>
    </w:p>
    <w:p w:rsidR="00335121" w:rsidRPr="00547B8C" w:rsidRDefault="00335121" w:rsidP="00335121">
      <w:pPr>
        <w:pStyle w:val="NormalWeb"/>
        <w:numPr>
          <w:ilvl w:val="0"/>
          <w:numId w:val="186"/>
        </w:numPr>
      </w:pPr>
      <w:r w:rsidRPr="00547B8C">
        <w:t xml:space="preserve">Encourage </w:t>
      </w:r>
      <w:r w:rsidRPr="00547B8C">
        <w:rPr>
          <w:rStyle w:val="Strong"/>
        </w:rPr>
        <w:t>active learning</w:t>
      </w:r>
      <w:r w:rsidRPr="00547B8C">
        <w:t xml:space="preserve"> through projects, labs, and collaborative work.</w:t>
      </w:r>
    </w:p>
    <w:p w:rsidR="00335121" w:rsidRPr="00547B8C" w:rsidRDefault="00335121" w:rsidP="00335121">
      <w:pPr>
        <w:pStyle w:val="NormalWeb"/>
        <w:numPr>
          <w:ilvl w:val="0"/>
          <w:numId w:val="186"/>
        </w:numPr>
      </w:pPr>
      <w:r w:rsidRPr="00547B8C">
        <w:t xml:space="preserve">Foster </w:t>
      </w:r>
      <w:r w:rsidRPr="00547B8C">
        <w:rPr>
          <w:rStyle w:val="Strong"/>
        </w:rPr>
        <w:t>creativity, innovation, and lifelong learning</w:t>
      </w:r>
      <w:r w:rsidRPr="00547B8C">
        <w:t>.</w:t>
      </w:r>
    </w:p>
    <w:p w:rsidR="00335121" w:rsidRPr="00547B8C" w:rsidRDefault="00335121" w:rsidP="00335121">
      <w:pPr>
        <w:pStyle w:val="NormalWeb"/>
        <w:numPr>
          <w:ilvl w:val="0"/>
          <w:numId w:val="186"/>
        </w:numPr>
      </w:pPr>
      <w:r w:rsidRPr="00547B8C">
        <w:t xml:space="preserve">Align teaching with the </w:t>
      </w:r>
      <w:r w:rsidRPr="00547B8C">
        <w:rPr>
          <w:rStyle w:val="Strong"/>
        </w:rPr>
        <w:t>competency-based education (CBE)</w:t>
      </w:r>
      <w:r w:rsidRPr="00547B8C">
        <w:t xml:space="preserve"> model required by </w:t>
      </w:r>
      <w:r w:rsidRPr="00547B8C">
        <w:rPr>
          <w:rStyle w:val="Strong"/>
        </w:rPr>
        <w:t>TVET/CDACC, KNEC, and universities</w:t>
      </w:r>
      <w:r w:rsidRPr="00547B8C">
        <w:t>.</w:t>
      </w:r>
    </w:p>
    <w:p w:rsidR="00335121" w:rsidRPr="00547B8C" w:rsidRDefault="00335121" w:rsidP="00335121">
      <w:pPr>
        <w:rPr>
          <w:rFonts w:ascii="Times New Roman" w:hAnsi="Times New Roman" w:cs="Times New Roman"/>
        </w:rPr>
      </w:pPr>
    </w:p>
    <w:p w:rsidR="00335121" w:rsidRPr="00547B8C" w:rsidRDefault="00335121" w:rsidP="00335121">
      <w:pPr>
        <w:pStyle w:val="NormalWeb"/>
        <w:rPr>
          <w:rStyle w:val="Strong"/>
        </w:rPr>
      </w:pPr>
      <w:r w:rsidRPr="00547B8C">
        <w:rPr>
          <w:rStyle w:val="Strong"/>
          <w:bCs w:val="0"/>
          <w:i/>
        </w:rPr>
        <w:t xml:space="preserve"> </w:t>
      </w:r>
      <w:r w:rsidRPr="00547B8C">
        <w:rPr>
          <w:rStyle w:val="Strong"/>
          <w:bCs w:val="0"/>
        </w:rPr>
        <w:t>Key Principles of Student-Centered Learning</w:t>
      </w:r>
    </w:p>
    <w:p w:rsidR="00335121" w:rsidRPr="00547B8C" w:rsidRDefault="00335121" w:rsidP="00335121">
      <w:pPr>
        <w:pStyle w:val="NormalWeb"/>
        <w:numPr>
          <w:ilvl w:val="0"/>
          <w:numId w:val="187"/>
        </w:numPr>
      </w:pPr>
      <w:r w:rsidRPr="00547B8C">
        <w:rPr>
          <w:rStyle w:val="Strong"/>
        </w:rPr>
        <w:lastRenderedPageBreak/>
        <w:t>Active Learning:</w:t>
      </w:r>
      <w:r w:rsidRPr="00547B8C">
        <w:br/>
        <w:t>Students are directly engaged through coding, simulations, experiments, and interactive discussions rather than passive note-taking.</w:t>
      </w:r>
    </w:p>
    <w:p w:rsidR="00335121" w:rsidRPr="00547B8C" w:rsidRDefault="00335121" w:rsidP="00335121">
      <w:pPr>
        <w:pStyle w:val="NormalWeb"/>
        <w:numPr>
          <w:ilvl w:val="0"/>
          <w:numId w:val="187"/>
        </w:numPr>
      </w:pPr>
      <w:r w:rsidRPr="00547B8C">
        <w:rPr>
          <w:rStyle w:val="Strong"/>
        </w:rPr>
        <w:t>Learner Autonomy:</w:t>
      </w:r>
      <w:r w:rsidRPr="00547B8C">
        <w:br/>
        <w:t>Students take responsibility for their own learning through self-directed projects, research, and peer collaboration.</w:t>
      </w:r>
    </w:p>
    <w:p w:rsidR="00335121" w:rsidRPr="00547B8C" w:rsidRDefault="00335121" w:rsidP="00335121">
      <w:pPr>
        <w:pStyle w:val="NormalWeb"/>
        <w:numPr>
          <w:ilvl w:val="0"/>
          <w:numId w:val="187"/>
        </w:numPr>
      </w:pPr>
      <w:r w:rsidRPr="00547B8C">
        <w:rPr>
          <w:rStyle w:val="Strong"/>
        </w:rPr>
        <w:t>Competency-Based Education:</w:t>
      </w:r>
      <w:r w:rsidRPr="00547B8C">
        <w:br/>
        <w:t>Emphasis is placed on mastery of specific ICT skills and competencies rather than just completion of coursework.</w:t>
      </w:r>
    </w:p>
    <w:p w:rsidR="00335121" w:rsidRPr="00547B8C" w:rsidRDefault="00335121" w:rsidP="00335121">
      <w:pPr>
        <w:pStyle w:val="NormalWeb"/>
        <w:numPr>
          <w:ilvl w:val="0"/>
          <w:numId w:val="187"/>
        </w:numPr>
      </w:pPr>
      <w:r w:rsidRPr="00547B8C">
        <w:rPr>
          <w:rStyle w:val="Strong"/>
        </w:rPr>
        <w:t>Collaborative Learning:</w:t>
      </w:r>
      <w:r w:rsidRPr="00547B8C">
        <w:br/>
        <w:t>Learners work in groups on tasks such as network configuration, database development, or web projects — simulating real workplace teamwork.</w:t>
      </w:r>
    </w:p>
    <w:p w:rsidR="00335121" w:rsidRPr="00547B8C" w:rsidRDefault="00335121" w:rsidP="00335121">
      <w:pPr>
        <w:pStyle w:val="NormalWeb"/>
        <w:numPr>
          <w:ilvl w:val="0"/>
          <w:numId w:val="187"/>
        </w:numPr>
      </w:pPr>
      <w:r w:rsidRPr="00547B8C">
        <w:rPr>
          <w:rStyle w:val="Strong"/>
        </w:rPr>
        <w:t>Problem-Based Learning (PBL):</w:t>
      </w:r>
      <w:r w:rsidRPr="00547B8C">
        <w:br/>
        <w:t>Students solve authentic ICT challenges (e.g., troubleshooting network issues, designing applications, debugging programs, fixing software related issues emanating from Microsoft applications) that require creativity and analytical thinking.</w:t>
      </w:r>
    </w:p>
    <w:p w:rsidR="00335121" w:rsidRPr="00547B8C" w:rsidRDefault="00335121" w:rsidP="00335121">
      <w:pPr>
        <w:pStyle w:val="NormalWeb"/>
        <w:numPr>
          <w:ilvl w:val="0"/>
          <w:numId w:val="187"/>
        </w:numPr>
      </w:pPr>
      <w:r w:rsidRPr="00547B8C">
        <w:rPr>
          <w:rStyle w:val="Strong"/>
        </w:rPr>
        <w:t>Experiential and Project-Based Learning:</w:t>
      </w:r>
      <w:r w:rsidRPr="00547B8C">
        <w:br/>
        <w:t xml:space="preserve">Learning is reinforced through </w:t>
      </w:r>
      <w:r w:rsidRPr="00547B8C">
        <w:rPr>
          <w:rStyle w:val="Strong"/>
        </w:rPr>
        <w:t>hands-on practice</w:t>
      </w:r>
      <w:r w:rsidRPr="00547B8C">
        <w:t xml:space="preserve">, </w:t>
      </w:r>
      <w:r w:rsidR="00826D21" w:rsidRPr="00547B8C">
        <w:rPr>
          <w:rStyle w:val="Strong"/>
        </w:rPr>
        <w:t>attachments</w:t>
      </w:r>
      <w:r w:rsidRPr="00547B8C">
        <w:t xml:space="preserve">, </w:t>
      </w:r>
      <w:r w:rsidRPr="00547B8C">
        <w:rPr>
          <w:rStyle w:val="Strong"/>
        </w:rPr>
        <w:t>hackathons</w:t>
      </w:r>
      <w:r w:rsidRPr="00547B8C">
        <w:t xml:space="preserve">, and </w:t>
      </w:r>
      <w:r w:rsidRPr="00547B8C">
        <w:rPr>
          <w:rStyle w:val="Strong"/>
        </w:rPr>
        <w:t>capstone projects</w:t>
      </w:r>
      <w:r w:rsidRPr="00547B8C">
        <w:t>.</w:t>
      </w:r>
    </w:p>
    <w:p w:rsidR="00826D21" w:rsidRPr="00547B8C" w:rsidRDefault="00335121" w:rsidP="00335121">
      <w:pPr>
        <w:pStyle w:val="NormalWeb"/>
        <w:numPr>
          <w:ilvl w:val="0"/>
          <w:numId w:val="187"/>
        </w:numPr>
      </w:pPr>
      <w:r w:rsidRPr="00547B8C">
        <w:rPr>
          <w:rStyle w:val="Strong"/>
        </w:rPr>
        <w:t>Continuous Feedback and Reflection:</w:t>
      </w:r>
      <w:r w:rsidR="00826D21" w:rsidRPr="00547B8C">
        <w:br/>
        <w:t xml:space="preserve">Trainers </w:t>
      </w:r>
      <w:r w:rsidRPr="00547B8C">
        <w:t xml:space="preserve">provide regular, formative feedback; </w:t>
      </w:r>
    </w:p>
    <w:p w:rsidR="00335121" w:rsidRPr="00547B8C" w:rsidRDefault="00826D21" w:rsidP="00826D21">
      <w:pPr>
        <w:pStyle w:val="NormalWeb"/>
        <w:ind w:left="720"/>
      </w:pPr>
      <w:r w:rsidRPr="00547B8C">
        <w:t>S</w:t>
      </w:r>
      <w:r w:rsidR="00335121" w:rsidRPr="00547B8C">
        <w:t>tudents reflect on their learning process to identify strengths and improvement areas.</w:t>
      </w:r>
    </w:p>
    <w:p w:rsidR="00335121" w:rsidRPr="00547B8C" w:rsidRDefault="00335121" w:rsidP="00335121">
      <w:pPr>
        <w:pStyle w:val="NormalWeb"/>
        <w:numPr>
          <w:ilvl w:val="0"/>
          <w:numId w:val="187"/>
        </w:numPr>
      </w:pPr>
      <w:r w:rsidRPr="00547B8C">
        <w:rPr>
          <w:rStyle w:val="Strong"/>
        </w:rPr>
        <w:t>ICT Integration:</w:t>
      </w:r>
      <w:r w:rsidRPr="00547B8C">
        <w:br/>
        <w:t>Use of e-learning platforms, simulations, coding environments, and multimedia tools to enhance learning and digital literacy.</w:t>
      </w:r>
    </w:p>
    <w:p w:rsidR="00335121" w:rsidRPr="00547B8C" w:rsidRDefault="00335121" w:rsidP="00335121">
      <w:pPr>
        <w:rPr>
          <w:rFonts w:ascii="Times New Roman" w:hAnsi="Times New Roman" w:cs="Times New Roman"/>
        </w:rPr>
      </w:pPr>
    </w:p>
    <w:p w:rsidR="00335121" w:rsidRPr="00547B8C" w:rsidRDefault="00335121" w:rsidP="00826D21">
      <w:pPr>
        <w:pStyle w:val="NormalWeb"/>
      </w:pPr>
      <w:r w:rsidRPr="00547B8C">
        <w:rPr>
          <w:rStyle w:val="Strong"/>
          <w:bCs w:val="0"/>
        </w:rPr>
        <w:t xml:space="preserve">Teaching Strategies for Student-Centered Learning </w:t>
      </w:r>
      <w:r w:rsidR="00826D21" w:rsidRPr="00547B8C">
        <w:rPr>
          <w:rStyle w:val="Strong"/>
          <w:bCs w:val="0"/>
        </w:rPr>
        <w:t>at Ruralnet ICT academy</w:t>
      </w:r>
    </w:p>
    <w:tbl>
      <w:tblPr>
        <w:tblStyle w:val="TableGrid"/>
        <w:tblW w:w="0" w:type="auto"/>
        <w:tblLook w:val="04A0" w:firstRow="1" w:lastRow="0" w:firstColumn="1" w:lastColumn="0" w:noHBand="0" w:noVBand="1"/>
      </w:tblPr>
      <w:tblGrid>
        <w:gridCol w:w="2087"/>
        <w:gridCol w:w="3368"/>
        <w:gridCol w:w="3895"/>
      </w:tblGrid>
      <w:tr w:rsidR="006E5DBE" w:rsidRPr="00547B8C" w:rsidTr="00826D21">
        <w:tc>
          <w:tcPr>
            <w:tcW w:w="0" w:type="auto"/>
            <w:hideMark/>
          </w:tcPr>
          <w:p w:rsidR="00335121" w:rsidRPr="00547B8C" w:rsidRDefault="00335121">
            <w:pPr>
              <w:jc w:val="center"/>
              <w:rPr>
                <w:rFonts w:ascii="Times New Roman" w:hAnsi="Times New Roman" w:cs="Times New Roman"/>
                <w:b/>
                <w:bCs/>
              </w:rPr>
            </w:pPr>
            <w:r w:rsidRPr="00547B8C">
              <w:rPr>
                <w:rStyle w:val="Strong"/>
                <w:rFonts w:ascii="Times New Roman" w:hAnsi="Times New Roman" w:cs="Times New Roman"/>
              </w:rPr>
              <w:t>Method</w:t>
            </w:r>
          </w:p>
        </w:tc>
        <w:tc>
          <w:tcPr>
            <w:tcW w:w="0" w:type="auto"/>
            <w:hideMark/>
          </w:tcPr>
          <w:p w:rsidR="00335121" w:rsidRPr="00547B8C" w:rsidRDefault="00335121">
            <w:pPr>
              <w:jc w:val="center"/>
              <w:rPr>
                <w:rFonts w:ascii="Times New Roman" w:hAnsi="Times New Roman" w:cs="Times New Roman"/>
                <w:b/>
                <w:bCs/>
              </w:rPr>
            </w:pPr>
            <w:r w:rsidRPr="00547B8C">
              <w:rPr>
                <w:rStyle w:val="Strong"/>
                <w:rFonts w:ascii="Times New Roman" w:hAnsi="Times New Roman" w:cs="Times New Roman"/>
              </w:rPr>
              <w:t>Description</w:t>
            </w:r>
          </w:p>
        </w:tc>
        <w:tc>
          <w:tcPr>
            <w:tcW w:w="0" w:type="auto"/>
            <w:hideMark/>
          </w:tcPr>
          <w:p w:rsidR="00335121" w:rsidRPr="00547B8C" w:rsidRDefault="00335121" w:rsidP="006E5DBE">
            <w:pPr>
              <w:jc w:val="center"/>
              <w:rPr>
                <w:rFonts w:ascii="Times New Roman" w:hAnsi="Times New Roman" w:cs="Times New Roman"/>
                <w:b/>
                <w:bCs/>
              </w:rPr>
            </w:pPr>
            <w:r w:rsidRPr="00547B8C">
              <w:rPr>
                <w:rStyle w:val="Strong"/>
                <w:rFonts w:ascii="Times New Roman" w:hAnsi="Times New Roman" w:cs="Times New Roman"/>
              </w:rPr>
              <w:t xml:space="preserve">Example </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t>Flipped Classroom</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Students review theory or tutorials online, and class time is used for practice or discussion.</w:t>
            </w:r>
          </w:p>
        </w:tc>
        <w:tc>
          <w:tcPr>
            <w:tcW w:w="0" w:type="auto"/>
            <w:hideMark/>
          </w:tcPr>
          <w:p w:rsidR="00335121" w:rsidRPr="00547B8C" w:rsidRDefault="006E5DBE" w:rsidP="006E5DBE">
            <w:pPr>
              <w:rPr>
                <w:rFonts w:ascii="Times New Roman" w:hAnsi="Times New Roman" w:cs="Times New Roman"/>
              </w:rPr>
            </w:pPr>
            <w:r w:rsidRPr="00547B8C">
              <w:rPr>
                <w:rFonts w:ascii="Times New Roman" w:hAnsi="Times New Roman" w:cs="Times New Roman"/>
              </w:rPr>
              <w:t xml:space="preserve">Going through HTML templates from </w:t>
            </w:r>
            <w:hyperlink r:id="rId16" w:history="1">
              <w:r w:rsidRPr="00547B8C">
                <w:rPr>
                  <w:rStyle w:val="Hyperlink"/>
                  <w:rFonts w:ascii="Times New Roman" w:hAnsi="Times New Roman" w:cs="Times New Roman"/>
                </w:rPr>
                <w:t>ruralnet.co.ke</w:t>
              </w:r>
            </w:hyperlink>
            <w:r w:rsidRPr="00547B8C">
              <w:rPr>
                <w:rFonts w:ascii="Times New Roman" w:hAnsi="Times New Roman" w:cs="Times New Roman"/>
              </w:rPr>
              <w:t xml:space="preserve"> </w:t>
            </w:r>
            <w:r w:rsidR="00335121" w:rsidRPr="00547B8C">
              <w:rPr>
                <w:rFonts w:ascii="Times New Roman" w:hAnsi="Times New Roman" w:cs="Times New Roman"/>
              </w:rPr>
              <w:t xml:space="preserve"> before class, then coding a webpage during class.</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t>Project-Based Learning (PBL)</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Students work on long-term projects that integrate multiple skills.</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Developing a school management system or mobile app as a group project.</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t>Collaborative Learning</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Peer-to-peer interaction to solve problems or discuss topics.</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Group troubleshooting of network configurations.</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t>Case Studies and Simulations</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Real-world scenarios to apply ICT knowledge.</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Simulating cybersecurity attacks and defense strategies.</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t>Peer Teaching</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Students explain or present topics to others.</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A student demonstrates database normalization techniques to classmates.</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t>Inquiry-Based Learning</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Students research and investigate answers to open-ended questions.</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“How can cloud computing improve business data storage?”</w:t>
            </w:r>
          </w:p>
        </w:tc>
      </w:tr>
      <w:tr w:rsidR="006E5DBE" w:rsidRPr="00547B8C" w:rsidTr="00826D21">
        <w:tc>
          <w:tcPr>
            <w:tcW w:w="0" w:type="auto"/>
            <w:hideMark/>
          </w:tcPr>
          <w:p w:rsidR="00335121" w:rsidRPr="00547B8C" w:rsidRDefault="00335121">
            <w:pPr>
              <w:rPr>
                <w:rFonts w:ascii="Times New Roman" w:hAnsi="Times New Roman" w:cs="Times New Roman"/>
              </w:rPr>
            </w:pPr>
            <w:r w:rsidRPr="00547B8C">
              <w:rPr>
                <w:rStyle w:val="Strong"/>
                <w:rFonts w:ascii="Times New Roman" w:hAnsi="Times New Roman" w:cs="Times New Roman"/>
              </w:rPr>
              <w:lastRenderedPageBreak/>
              <w:t>E-Learning and Blended Learning</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Combines online materials with face-to-face interaction.</w:t>
            </w:r>
          </w:p>
        </w:tc>
        <w:tc>
          <w:tcPr>
            <w:tcW w:w="0" w:type="auto"/>
            <w:hideMark/>
          </w:tcPr>
          <w:p w:rsidR="00335121" w:rsidRPr="00547B8C" w:rsidRDefault="00335121">
            <w:pPr>
              <w:rPr>
                <w:rFonts w:ascii="Times New Roman" w:hAnsi="Times New Roman" w:cs="Times New Roman"/>
              </w:rPr>
            </w:pPr>
            <w:r w:rsidRPr="00547B8C">
              <w:rPr>
                <w:rFonts w:ascii="Times New Roman" w:hAnsi="Times New Roman" w:cs="Times New Roman"/>
              </w:rPr>
              <w:t>Using Moodle or Google Classroom for assignments and quizzes.</w:t>
            </w:r>
          </w:p>
        </w:tc>
      </w:tr>
    </w:tbl>
    <w:p w:rsidR="00335121" w:rsidRPr="00547B8C" w:rsidRDefault="00335121" w:rsidP="00335121">
      <w:pPr>
        <w:rPr>
          <w:rFonts w:ascii="Times New Roman" w:hAnsi="Times New Roman" w:cs="Times New Roman"/>
        </w:rPr>
      </w:pPr>
    </w:p>
    <w:p w:rsidR="00335121" w:rsidRPr="00547B8C" w:rsidRDefault="00335121" w:rsidP="0068035E">
      <w:pPr>
        <w:pStyle w:val="NormalWeb"/>
        <w:rPr>
          <w:rStyle w:val="Strong"/>
        </w:rPr>
      </w:pPr>
      <w:r w:rsidRPr="00547B8C">
        <w:rPr>
          <w:rStyle w:val="Strong"/>
          <w:bCs w:val="0"/>
        </w:rPr>
        <w:t>Role of Students</w:t>
      </w:r>
    </w:p>
    <w:p w:rsidR="00335121" w:rsidRPr="00547B8C" w:rsidRDefault="00335121" w:rsidP="00335121">
      <w:pPr>
        <w:pStyle w:val="NormalWeb"/>
      </w:pPr>
      <w:r w:rsidRPr="00547B8C">
        <w:t>Students are expected to:</w:t>
      </w:r>
    </w:p>
    <w:p w:rsidR="00335121" w:rsidRPr="00547B8C" w:rsidRDefault="00335121" w:rsidP="00C8654D">
      <w:pPr>
        <w:pStyle w:val="NormalWeb"/>
        <w:numPr>
          <w:ilvl w:val="0"/>
          <w:numId w:val="193"/>
        </w:numPr>
      </w:pPr>
      <w:r w:rsidRPr="00547B8C">
        <w:t xml:space="preserve">Take </w:t>
      </w:r>
      <w:r w:rsidRPr="00547B8C">
        <w:rPr>
          <w:rStyle w:val="Strong"/>
        </w:rPr>
        <w:t>initiative</w:t>
      </w:r>
      <w:r w:rsidRPr="00547B8C">
        <w:t xml:space="preserve"> in their learning process.</w:t>
      </w:r>
    </w:p>
    <w:p w:rsidR="00335121" w:rsidRPr="00547B8C" w:rsidRDefault="00335121" w:rsidP="00C8654D">
      <w:pPr>
        <w:pStyle w:val="NormalWeb"/>
        <w:numPr>
          <w:ilvl w:val="0"/>
          <w:numId w:val="193"/>
        </w:numPr>
      </w:pPr>
      <w:r w:rsidRPr="00547B8C">
        <w:t>Participate actively in discussions, labs, and projects.</w:t>
      </w:r>
    </w:p>
    <w:p w:rsidR="00335121" w:rsidRPr="00547B8C" w:rsidRDefault="00335121" w:rsidP="00C8654D">
      <w:pPr>
        <w:pStyle w:val="NormalWeb"/>
        <w:numPr>
          <w:ilvl w:val="0"/>
          <w:numId w:val="193"/>
        </w:numPr>
      </w:pPr>
      <w:r w:rsidRPr="00547B8C">
        <w:t>Collaborate respectfully with peers.</w:t>
      </w:r>
    </w:p>
    <w:p w:rsidR="00335121" w:rsidRPr="00547B8C" w:rsidRDefault="00335121" w:rsidP="00C8654D">
      <w:pPr>
        <w:pStyle w:val="NormalWeb"/>
        <w:numPr>
          <w:ilvl w:val="0"/>
          <w:numId w:val="193"/>
        </w:numPr>
      </w:pPr>
      <w:r w:rsidRPr="00547B8C">
        <w:t xml:space="preserve">Demonstrate </w:t>
      </w:r>
      <w:r w:rsidRPr="00547B8C">
        <w:rPr>
          <w:rStyle w:val="Strong"/>
        </w:rPr>
        <w:t>critical thinking</w:t>
      </w:r>
      <w:r w:rsidRPr="00547B8C">
        <w:t xml:space="preserve"> and </w:t>
      </w:r>
      <w:r w:rsidRPr="00547B8C">
        <w:rPr>
          <w:rStyle w:val="Strong"/>
        </w:rPr>
        <w:t>problem-solving</w:t>
      </w:r>
      <w:r w:rsidRPr="00547B8C">
        <w:t xml:space="preserve"> in ICT tasks.</w:t>
      </w:r>
    </w:p>
    <w:p w:rsidR="00335121" w:rsidRPr="00547B8C" w:rsidRDefault="00335121" w:rsidP="00C8654D">
      <w:pPr>
        <w:pStyle w:val="NormalWeb"/>
        <w:numPr>
          <w:ilvl w:val="0"/>
          <w:numId w:val="193"/>
        </w:numPr>
      </w:pPr>
      <w:r w:rsidRPr="00547B8C">
        <w:t xml:space="preserve">Apply </w:t>
      </w:r>
      <w:r w:rsidRPr="00547B8C">
        <w:rPr>
          <w:rStyle w:val="Strong"/>
        </w:rPr>
        <w:t>ethical and responsible use of technology</w:t>
      </w:r>
      <w:r w:rsidRPr="00547B8C">
        <w:t xml:space="preserve"> in all coursework.</w:t>
      </w:r>
    </w:p>
    <w:p w:rsidR="00335121" w:rsidRPr="00547B8C" w:rsidRDefault="00335121" w:rsidP="0068035E">
      <w:pPr>
        <w:pStyle w:val="NormalWeb"/>
        <w:rPr>
          <w:rStyle w:val="Strong"/>
        </w:rPr>
      </w:pPr>
      <w:r w:rsidRPr="00547B8C">
        <w:rPr>
          <w:rStyle w:val="Strong"/>
          <w:bCs w:val="0"/>
        </w:rPr>
        <w:t>Assessment in Student-Centered Learning</w:t>
      </w:r>
    </w:p>
    <w:p w:rsidR="00335121" w:rsidRPr="00547B8C" w:rsidRDefault="00335121" w:rsidP="00C8654D">
      <w:pPr>
        <w:pStyle w:val="NormalWeb"/>
        <w:numPr>
          <w:ilvl w:val="0"/>
          <w:numId w:val="194"/>
        </w:numPr>
      </w:pPr>
      <w:r w:rsidRPr="00547B8C">
        <w:t xml:space="preserve">Assessments focus on </w:t>
      </w:r>
      <w:r w:rsidRPr="00547B8C">
        <w:rPr>
          <w:rStyle w:val="Strong"/>
        </w:rPr>
        <w:t>skills demonstration</w:t>
      </w:r>
      <w:r w:rsidRPr="00547B8C">
        <w:t xml:space="preserve"> and </w:t>
      </w:r>
      <w:r w:rsidRPr="00547B8C">
        <w:rPr>
          <w:rStyle w:val="Strong"/>
        </w:rPr>
        <w:t>practical application</w:t>
      </w:r>
      <w:r w:rsidRPr="00547B8C">
        <w:t>, not memorization.</w:t>
      </w:r>
    </w:p>
    <w:p w:rsidR="00335121" w:rsidRPr="00547B8C" w:rsidRDefault="00335121" w:rsidP="00C8654D">
      <w:pPr>
        <w:pStyle w:val="NormalWeb"/>
        <w:numPr>
          <w:ilvl w:val="0"/>
          <w:numId w:val="194"/>
        </w:numPr>
      </w:pPr>
      <w:r w:rsidRPr="00547B8C">
        <w:t xml:space="preserve">Includes </w:t>
      </w:r>
      <w:r w:rsidRPr="00547B8C">
        <w:rPr>
          <w:rStyle w:val="Strong"/>
        </w:rPr>
        <w:t>continuous assessment</w:t>
      </w:r>
      <w:r w:rsidRPr="00547B8C">
        <w:t xml:space="preserve">, </w:t>
      </w:r>
      <w:r w:rsidRPr="00547B8C">
        <w:rPr>
          <w:rStyle w:val="Strong"/>
        </w:rPr>
        <w:t>project evaluation</w:t>
      </w:r>
      <w:r w:rsidRPr="00547B8C">
        <w:t xml:space="preserve">, </w:t>
      </w:r>
      <w:r w:rsidRPr="00547B8C">
        <w:rPr>
          <w:rStyle w:val="Strong"/>
        </w:rPr>
        <w:t>peer assessment</w:t>
      </w:r>
      <w:r w:rsidRPr="00547B8C">
        <w:t xml:space="preserve">, and </w:t>
      </w:r>
      <w:r w:rsidRPr="00547B8C">
        <w:rPr>
          <w:rStyle w:val="Strong"/>
        </w:rPr>
        <w:t>self-assessment</w:t>
      </w:r>
      <w:r w:rsidRPr="00547B8C">
        <w:t>.</w:t>
      </w:r>
    </w:p>
    <w:p w:rsidR="00335121" w:rsidRPr="00547B8C" w:rsidRDefault="00335121" w:rsidP="00C8654D">
      <w:pPr>
        <w:pStyle w:val="NormalWeb"/>
        <w:numPr>
          <w:ilvl w:val="0"/>
          <w:numId w:val="194"/>
        </w:numPr>
      </w:pPr>
      <w:r w:rsidRPr="00547B8C">
        <w:t>Rubrics are provided to ensure transparency and fairness.</w:t>
      </w:r>
    </w:p>
    <w:p w:rsidR="00335121" w:rsidRPr="00547B8C" w:rsidRDefault="00335121" w:rsidP="00C8654D">
      <w:pPr>
        <w:pStyle w:val="NormalWeb"/>
        <w:numPr>
          <w:ilvl w:val="0"/>
          <w:numId w:val="194"/>
        </w:numPr>
      </w:pPr>
      <w:r w:rsidRPr="00547B8C">
        <w:t>Formative feedback guides improvement before final evaluations.</w:t>
      </w:r>
    </w:p>
    <w:p w:rsidR="00335121" w:rsidRPr="00547B8C" w:rsidRDefault="00335121" w:rsidP="00335121">
      <w:pPr>
        <w:rPr>
          <w:rFonts w:ascii="Times New Roman" w:hAnsi="Times New Roman" w:cs="Times New Roman"/>
        </w:rPr>
      </w:pPr>
    </w:p>
    <w:p w:rsidR="00335121" w:rsidRPr="00547B8C" w:rsidRDefault="00335121" w:rsidP="00C8654D">
      <w:pPr>
        <w:pStyle w:val="NormalWeb"/>
        <w:rPr>
          <w:rStyle w:val="Strong"/>
          <w:bCs w:val="0"/>
        </w:rPr>
      </w:pPr>
      <w:r w:rsidRPr="00547B8C">
        <w:rPr>
          <w:rStyle w:val="Strong"/>
          <w:bCs w:val="0"/>
        </w:rPr>
        <w:t>Benefits of Student-Centered Learning in ICT</w:t>
      </w:r>
    </w:p>
    <w:p w:rsidR="00335121" w:rsidRPr="00547B8C" w:rsidRDefault="00335121" w:rsidP="00C8654D">
      <w:pPr>
        <w:pStyle w:val="NormalWeb"/>
        <w:numPr>
          <w:ilvl w:val="0"/>
          <w:numId w:val="195"/>
        </w:numPr>
      </w:pPr>
      <w:r w:rsidRPr="00547B8C">
        <w:t xml:space="preserve">Enhances </w:t>
      </w:r>
      <w:r w:rsidRPr="00547B8C">
        <w:rPr>
          <w:rStyle w:val="Strong"/>
        </w:rPr>
        <w:t>technical competence</w:t>
      </w:r>
      <w:r w:rsidRPr="00547B8C">
        <w:t xml:space="preserve"> and </w:t>
      </w:r>
      <w:r w:rsidRPr="00547B8C">
        <w:rPr>
          <w:rStyle w:val="Strong"/>
        </w:rPr>
        <w:t>employability</w:t>
      </w:r>
      <w:r w:rsidRPr="00547B8C">
        <w:t>.</w:t>
      </w:r>
    </w:p>
    <w:p w:rsidR="00335121" w:rsidRPr="00547B8C" w:rsidRDefault="00335121" w:rsidP="00C8654D">
      <w:pPr>
        <w:pStyle w:val="NormalWeb"/>
        <w:numPr>
          <w:ilvl w:val="0"/>
          <w:numId w:val="195"/>
        </w:numPr>
      </w:pPr>
      <w:r w:rsidRPr="00547B8C">
        <w:t xml:space="preserve">Promotes </w:t>
      </w:r>
      <w:r w:rsidRPr="00547B8C">
        <w:rPr>
          <w:rStyle w:val="Strong"/>
        </w:rPr>
        <w:t>collaboration</w:t>
      </w:r>
      <w:r w:rsidRPr="00547B8C">
        <w:t xml:space="preserve">, </w:t>
      </w:r>
      <w:r w:rsidRPr="00547B8C">
        <w:rPr>
          <w:rStyle w:val="Strong"/>
        </w:rPr>
        <w:t>communication</w:t>
      </w:r>
      <w:r w:rsidRPr="00547B8C">
        <w:t xml:space="preserve">, and </w:t>
      </w:r>
      <w:r w:rsidRPr="00547B8C">
        <w:rPr>
          <w:rStyle w:val="Strong"/>
        </w:rPr>
        <w:t>leadership skills</w:t>
      </w:r>
      <w:r w:rsidRPr="00547B8C">
        <w:t>.</w:t>
      </w:r>
    </w:p>
    <w:p w:rsidR="00335121" w:rsidRPr="00547B8C" w:rsidRDefault="00335121" w:rsidP="00C8654D">
      <w:pPr>
        <w:pStyle w:val="NormalWeb"/>
        <w:numPr>
          <w:ilvl w:val="0"/>
          <w:numId w:val="195"/>
        </w:numPr>
      </w:pPr>
      <w:r w:rsidRPr="00547B8C">
        <w:t xml:space="preserve">Encourages </w:t>
      </w:r>
      <w:r w:rsidRPr="00547B8C">
        <w:rPr>
          <w:rStyle w:val="Strong"/>
        </w:rPr>
        <w:t>innovation</w:t>
      </w:r>
      <w:r w:rsidRPr="00547B8C">
        <w:t xml:space="preserve"> and adaptability to emerging technologies.</w:t>
      </w:r>
    </w:p>
    <w:p w:rsidR="00335121" w:rsidRPr="00547B8C" w:rsidRDefault="00335121" w:rsidP="00C8654D">
      <w:pPr>
        <w:pStyle w:val="NormalWeb"/>
        <w:numPr>
          <w:ilvl w:val="0"/>
          <w:numId w:val="195"/>
        </w:numPr>
      </w:pPr>
      <w:r w:rsidRPr="00547B8C">
        <w:t xml:space="preserve">Improves </w:t>
      </w:r>
      <w:r w:rsidRPr="00547B8C">
        <w:rPr>
          <w:rStyle w:val="Strong"/>
        </w:rPr>
        <w:t>student motivation and retention</w:t>
      </w:r>
      <w:r w:rsidRPr="00547B8C">
        <w:t xml:space="preserve"> through engagement.</w:t>
      </w:r>
    </w:p>
    <w:p w:rsidR="00335121" w:rsidRPr="00547B8C" w:rsidRDefault="00335121" w:rsidP="00C8654D">
      <w:pPr>
        <w:pStyle w:val="NormalWeb"/>
        <w:numPr>
          <w:ilvl w:val="0"/>
          <w:numId w:val="195"/>
        </w:numPr>
      </w:pPr>
      <w:r w:rsidRPr="00547B8C">
        <w:t xml:space="preserve">Builds a </w:t>
      </w:r>
      <w:r w:rsidRPr="00547B8C">
        <w:rPr>
          <w:rStyle w:val="Strong"/>
        </w:rPr>
        <w:t>lifelong learning mindset</w:t>
      </w:r>
      <w:r w:rsidRPr="00547B8C">
        <w:t>, essential in the dynamic ICT industry.</w:t>
      </w:r>
    </w:p>
    <w:p w:rsidR="00335121" w:rsidRPr="00547B8C" w:rsidRDefault="00335121" w:rsidP="00335121">
      <w:pPr>
        <w:rPr>
          <w:rFonts w:ascii="Times New Roman" w:hAnsi="Times New Roman" w:cs="Times New Roman"/>
        </w:rPr>
      </w:pPr>
    </w:p>
    <w:p w:rsidR="00335121" w:rsidRPr="00547B8C" w:rsidRDefault="00335121" w:rsidP="00C8654D">
      <w:pPr>
        <w:pStyle w:val="NormalWeb"/>
        <w:rPr>
          <w:rStyle w:val="Strong"/>
        </w:rPr>
      </w:pPr>
      <w:r w:rsidRPr="00547B8C">
        <w:rPr>
          <w:rStyle w:val="Strong"/>
          <w:bCs w:val="0"/>
        </w:rPr>
        <w:t>Institutional Support for Student-Centered Learning</w:t>
      </w:r>
    </w:p>
    <w:p w:rsidR="00335121" w:rsidRPr="00547B8C" w:rsidRDefault="00335121" w:rsidP="00335121">
      <w:pPr>
        <w:pStyle w:val="NormalWeb"/>
      </w:pPr>
      <w:r w:rsidRPr="00547B8C">
        <w:t>To</w:t>
      </w:r>
      <w:r w:rsidR="00C8654D" w:rsidRPr="00547B8C">
        <w:t xml:space="preserve"> effectively implement SCL, Ruralnet </w:t>
      </w:r>
      <w:r w:rsidRPr="00547B8C">
        <w:t xml:space="preserve">ICT </w:t>
      </w:r>
      <w:r w:rsidR="00C8654D" w:rsidRPr="00547B8C">
        <w:t>must</w:t>
      </w:r>
      <w:r w:rsidRPr="00547B8C">
        <w:t>:</w:t>
      </w:r>
    </w:p>
    <w:p w:rsidR="00335121" w:rsidRPr="00547B8C" w:rsidRDefault="00335121" w:rsidP="001F1351">
      <w:pPr>
        <w:pStyle w:val="NormalWeb"/>
        <w:numPr>
          <w:ilvl w:val="0"/>
          <w:numId w:val="196"/>
        </w:numPr>
      </w:pPr>
      <w:r w:rsidRPr="00547B8C">
        <w:t xml:space="preserve">Provide </w:t>
      </w:r>
      <w:r w:rsidRPr="00547B8C">
        <w:rPr>
          <w:rStyle w:val="Strong"/>
        </w:rPr>
        <w:t>modern labs, internet access, and e-learning platforms</w:t>
      </w:r>
      <w:r w:rsidRPr="00547B8C">
        <w:t>.</w:t>
      </w:r>
    </w:p>
    <w:p w:rsidR="00335121" w:rsidRPr="00547B8C" w:rsidRDefault="00335121" w:rsidP="001F1351">
      <w:pPr>
        <w:pStyle w:val="NormalWeb"/>
        <w:numPr>
          <w:ilvl w:val="0"/>
          <w:numId w:val="196"/>
        </w:numPr>
      </w:pPr>
      <w:r w:rsidRPr="00547B8C">
        <w:t xml:space="preserve">Train </w:t>
      </w:r>
      <w:r w:rsidR="001F1351" w:rsidRPr="00547B8C">
        <w:t>staff</w:t>
      </w:r>
      <w:r w:rsidRPr="00547B8C">
        <w:t xml:space="preserve"> in </w:t>
      </w:r>
      <w:r w:rsidRPr="00547B8C">
        <w:rPr>
          <w:rStyle w:val="Strong"/>
        </w:rPr>
        <w:t>active learning methodologies and ICT integration</w:t>
      </w:r>
      <w:r w:rsidRPr="00547B8C">
        <w:t>.</w:t>
      </w:r>
    </w:p>
    <w:p w:rsidR="00335121" w:rsidRPr="00547B8C" w:rsidRDefault="00335121" w:rsidP="001F1351">
      <w:pPr>
        <w:pStyle w:val="NormalWeb"/>
        <w:numPr>
          <w:ilvl w:val="0"/>
          <w:numId w:val="196"/>
        </w:numPr>
      </w:pPr>
      <w:r w:rsidRPr="00547B8C">
        <w:t xml:space="preserve">Develop </w:t>
      </w:r>
      <w:r w:rsidRPr="00547B8C">
        <w:rPr>
          <w:rStyle w:val="Strong"/>
        </w:rPr>
        <w:t>policies</w:t>
      </w:r>
      <w:r w:rsidRPr="00547B8C">
        <w:t xml:space="preserve"> encouraging innovation, research, and student participation.</w:t>
      </w:r>
    </w:p>
    <w:p w:rsidR="00335121" w:rsidRPr="00547B8C" w:rsidRDefault="00335121" w:rsidP="001F1351">
      <w:pPr>
        <w:pStyle w:val="NormalWeb"/>
        <w:numPr>
          <w:ilvl w:val="0"/>
          <w:numId w:val="196"/>
        </w:numPr>
      </w:pPr>
      <w:r w:rsidRPr="00547B8C">
        <w:t>Recognize and reward excellence in teaching and student innovation.</w:t>
      </w:r>
    </w:p>
    <w:p w:rsidR="00C53482" w:rsidRPr="00547B8C" w:rsidRDefault="00C53482" w:rsidP="000378E4">
      <w:pPr>
        <w:pStyle w:val="NormalWeb"/>
        <w:rPr>
          <w:b/>
          <w:sz w:val="28"/>
        </w:rPr>
      </w:pPr>
      <w:r w:rsidRPr="00547B8C">
        <w:rPr>
          <w:b/>
          <w:sz w:val="28"/>
        </w:rPr>
        <w:t>Examination Administration and Grading System</w:t>
      </w:r>
    </w:p>
    <w:p w:rsidR="00C53482" w:rsidRPr="00547B8C" w:rsidRDefault="00C53482" w:rsidP="00C53482">
      <w:pPr>
        <w:pStyle w:val="NormalWeb"/>
      </w:pPr>
      <w:r w:rsidRPr="00547B8C">
        <w:lastRenderedPageBreak/>
        <w:t xml:space="preserve">This section provides guidelines for the </w:t>
      </w:r>
      <w:r w:rsidRPr="00547B8C">
        <w:rPr>
          <w:rStyle w:val="Strong"/>
        </w:rPr>
        <w:t>planning, conducting, and evaluating of student assessments</w:t>
      </w:r>
      <w:r w:rsidRPr="00547B8C">
        <w:t xml:space="preserve">. It ensures that examinations and grading are </w:t>
      </w:r>
      <w:r w:rsidRPr="00547B8C">
        <w:rPr>
          <w:rStyle w:val="Strong"/>
        </w:rPr>
        <w:t>fair, transparent, reliable, and aligned</w:t>
      </w:r>
      <w:r w:rsidRPr="00547B8C">
        <w:t xml:space="preserve"> with the standards set by regulatory bodies such as </w:t>
      </w:r>
      <w:r w:rsidRPr="00547B8C">
        <w:rPr>
          <w:rStyle w:val="Strong"/>
        </w:rPr>
        <w:t>TVET-CDACC</w:t>
      </w:r>
      <w:r w:rsidRPr="00547B8C">
        <w:t xml:space="preserve">, </w:t>
      </w:r>
      <w:r w:rsidRPr="00547B8C">
        <w:rPr>
          <w:rStyle w:val="Strong"/>
        </w:rPr>
        <w:t>KNEC</w:t>
      </w:r>
      <w:r w:rsidRPr="00547B8C">
        <w:t>, or universities.</w:t>
      </w:r>
    </w:p>
    <w:p w:rsidR="00C53482" w:rsidRPr="00547B8C" w:rsidRDefault="00C53482" w:rsidP="00C53482">
      <w:pPr>
        <w:pStyle w:val="NormalWeb"/>
      </w:pPr>
      <w:r w:rsidRPr="00547B8C">
        <w:t>The purpose of this policy is to:</w:t>
      </w:r>
    </w:p>
    <w:p w:rsidR="00C53482" w:rsidRPr="00547B8C" w:rsidRDefault="00C53482" w:rsidP="000378E4">
      <w:pPr>
        <w:pStyle w:val="NormalWeb"/>
        <w:numPr>
          <w:ilvl w:val="0"/>
          <w:numId w:val="199"/>
        </w:numPr>
      </w:pPr>
      <w:r w:rsidRPr="00547B8C">
        <w:t xml:space="preserve">Maintain </w:t>
      </w:r>
      <w:r w:rsidRPr="00547B8C">
        <w:rPr>
          <w:rStyle w:val="Strong"/>
        </w:rPr>
        <w:t>academic integrity</w:t>
      </w:r>
      <w:r w:rsidRPr="00547B8C">
        <w:t xml:space="preserve"> and </w:t>
      </w:r>
      <w:r w:rsidRPr="00547B8C">
        <w:rPr>
          <w:rStyle w:val="Strong"/>
        </w:rPr>
        <w:t>quality assurance</w:t>
      </w:r>
      <w:r w:rsidRPr="00547B8C">
        <w:t xml:space="preserve"> in assessment processes.</w:t>
      </w:r>
    </w:p>
    <w:p w:rsidR="00C53482" w:rsidRPr="00547B8C" w:rsidRDefault="00C53482" w:rsidP="000378E4">
      <w:pPr>
        <w:pStyle w:val="NormalWeb"/>
        <w:numPr>
          <w:ilvl w:val="0"/>
          <w:numId w:val="199"/>
        </w:numPr>
      </w:pPr>
      <w:r w:rsidRPr="00547B8C">
        <w:t xml:space="preserve">Ensure that student evaluations reflect </w:t>
      </w:r>
      <w:r w:rsidRPr="00547B8C">
        <w:rPr>
          <w:rStyle w:val="Strong"/>
        </w:rPr>
        <w:t>competence</w:t>
      </w:r>
      <w:r w:rsidRPr="00547B8C">
        <w:t xml:space="preserve">, </w:t>
      </w:r>
      <w:r w:rsidRPr="00547B8C">
        <w:rPr>
          <w:rStyle w:val="Strong"/>
        </w:rPr>
        <w:t>knowledge</w:t>
      </w:r>
      <w:r w:rsidRPr="00547B8C">
        <w:t xml:space="preserve">, and </w:t>
      </w:r>
      <w:r w:rsidRPr="00547B8C">
        <w:rPr>
          <w:rStyle w:val="Strong"/>
        </w:rPr>
        <w:t>practical skills</w:t>
      </w:r>
      <w:r w:rsidRPr="00547B8C">
        <w:t xml:space="preserve"> gained.</w:t>
      </w:r>
    </w:p>
    <w:p w:rsidR="00C53482" w:rsidRPr="00547B8C" w:rsidRDefault="00C53482" w:rsidP="000378E4">
      <w:pPr>
        <w:pStyle w:val="NormalWeb"/>
        <w:numPr>
          <w:ilvl w:val="0"/>
          <w:numId w:val="199"/>
        </w:numPr>
      </w:pPr>
      <w:r w:rsidRPr="00547B8C">
        <w:t>Provide clear and consistent criteria for measuring academic performance.</w:t>
      </w:r>
    </w:p>
    <w:p w:rsidR="00C53482" w:rsidRPr="00547B8C" w:rsidRDefault="00C53482" w:rsidP="000378E4">
      <w:pPr>
        <w:pStyle w:val="NormalWeb"/>
        <w:numPr>
          <w:ilvl w:val="0"/>
          <w:numId w:val="199"/>
        </w:numPr>
      </w:pPr>
      <w:r w:rsidRPr="00547B8C">
        <w:t>Comply with national and institutional examination regulations.</w:t>
      </w:r>
    </w:p>
    <w:p w:rsidR="00C53482" w:rsidRPr="00547B8C" w:rsidRDefault="00C53482" w:rsidP="000378E4">
      <w:pPr>
        <w:pStyle w:val="NormalWeb"/>
        <w:rPr>
          <w:rStyle w:val="Strong"/>
          <w:i/>
        </w:rPr>
      </w:pPr>
      <w:r w:rsidRPr="00547B8C">
        <w:rPr>
          <w:rStyle w:val="Strong"/>
          <w:bCs w:val="0"/>
          <w:i/>
        </w:rPr>
        <w:t>Examination Administration Procedures</w:t>
      </w:r>
    </w:p>
    <w:p w:rsidR="00C53482" w:rsidRPr="00547B8C" w:rsidRDefault="00C53482" w:rsidP="00C53482">
      <w:pPr>
        <w:pStyle w:val="NormalWeb"/>
      </w:pPr>
      <w:r w:rsidRPr="00547B8C">
        <w:t>Examination administration covers the entire process from setting to release of results.</w:t>
      </w:r>
    </w:p>
    <w:p w:rsidR="00C53482" w:rsidRPr="00547B8C" w:rsidRDefault="00C53482" w:rsidP="00C53482">
      <w:pPr>
        <w:pStyle w:val="NormalWeb"/>
      </w:pPr>
      <w:r w:rsidRPr="00547B8C">
        <w:rPr>
          <w:rStyle w:val="Strong"/>
        </w:rPr>
        <w:t>a. Examination Planning</w:t>
      </w:r>
    </w:p>
    <w:p w:rsidR="00C53482" w:rsidRPr="00547B8C" w:rsidRDefault="00C53482" w:rsidP="000378E4">
      <w:pPr>
        <w:pStyle w:val="NormalWeb"/>
        <w:numPr>
          <w:ilvl w:val="0"/>
          <w:numId w:val="198"/>
        </w:numPr>
      </w:pPr>
      <w:r w:rsidRPr="00547B8C">
        <w:t xml:space="preserve">The </w:t>
      </w:r>
      <w:r w:rsidRPr="00547B8C">
        <w:rPr>
          <w:rStyle w:val="Strong"/>
        </w:rPr>
        <w:t>Academic Board or Examinations Committee</w:t>
      </w:r>
      <w:r w:rsidR="000378E4" w:rsidRPr="00547B8C">
        <w:rPr>
          <w:rStyle w:val="Strong"/>
        </w:rPr>
        <w:t>/HOD</w:t>
      </w:r>
      <w:r w:rsidRPr="00547B8C">
        <w:t xml:space="preserve"> prepares the academic calendar and examination timetable.</w:t>
      </w:r>
    </w:p>
    <w:p w:rsidR="00C53482" w:rsidRPr="00547B8C" w:rsidRDefault="000378E4" w:rsidP="000378E4">
      <w:pPr>
        <w:pStyle w:val="NormalWeb"/>
        <w:numPr>
          <w:ilvl w:val="0"/>
          <w:numId w:val="198"/>
        </w:numPr>
      </w:pPr>
      <w:r w:rsidRPr="00547B8C">
        <w:t>Trainers</w:t>
      </w:r>
      <w:r w:rsidR="00C53482" w:rsidRPr="00547B8C">
        <w:t xml:space="preserve"> submit exam questions early for moderation and approval.</w:t>
      </w:r>
    </w:p>
    <w:p w:rsidR="00C53482" w:rsidRPr="00547B8C" w:rsidRDefault="000378E4" w:rsidP="000378E4">
      <w:pPr>
        <w:pStyle w:val="NormalWeb"/>
        <w:numPr>
          <w:ilvl w:val="0"/>
          <w:numId w:val="198"/>
        </w:numPr>
      </w:pPr>
      <w:r w:rsidRPr="00547B8C">
        <w:t xml:space="preserve">Students are </w:t>
      </w:r>
      <w:r w:rsidR="00C53482" w:rsidRPr="00547B8C">
        <w:t>informed of exam schedules and rules in advance.</w:t>
      </w:r>
    </w:p>
    <w:p w:rsidR="00C53482" w:rsidRPr="00547B8C" w:rsidRDefault="00C53482" w:rsidP="00C53482">
      <w:pPr>
        <w:pStyle w:val="NormalWeb"/>
      </w:pPr>
      <w:r w:rsidRPr="00547B8C">
        <w:rPr>
          <w:rStyle w:val="Strong"/>
        </w:rPr>
        <w:t>b. Setting and Moderation of Examinations</w:t>
      </w:r>
    </w:p>
    <w:p w:rsidR="00C53482" w:rsidRPr="00547B8C" w:rsidRDefault="00C53482" w:rsidP="000378E4">
      <w:pPr>
        <w:pStyle w:val="NormalWeb"/>
        <w:numPr>
          <w:ilvl w:val="0"/>
          <w:numId w:val="200"/>
        </w:numPr>
      </w:pPr>
      <w:r w:rsidRPr="00547B8C">
        <w:t xml:space="preserve">Examinations are designed to assess both </w:t>
      </w:r>
      <w:r w:rsidRPr="00547B8C">
        <w:rPr>
          <w:rStyle w:val="Strong"/>
        </w:rPr>
        <w:t>theoretical knowledge</w:t>
      </w:r>
      <w:r w:rsidRPr="00547B8C">
        <w:t xml:space="preserve"> and </w:t>
      </w:r>
      <w:r w:rsidRPr="00547B8C">
        <w:rPr>
          <w:rStyle w:val="Strong"/>
        </w:rPr>
        <w:t>practical ICT skills</w:t>
      </w:r>
      <w:r w:rsidRPr="00547B8C">
        <w:t>.</w:t>
      </w:r>
    </w:p>
    <w:p w:rsidR="00C53482" w:rsidRPr="00547B8C" w:rsidRDefault="00C53482" w:rsidP="000378E4">
      <w:pPr>
        <w:pStyle w:val="NormalWeb"/>
        <w:numPr>
          <w:ilvl w:val="0"/>
          <w:numId w:val="200"/>
        </w:numPr>
      </w:pPr>
      <w:r w:rsidRPr="00547B8C">
        <w:t xml:space="preserve">Question papers and marking schemes are </w:t>
      </w:r>
      <w:r w:rsidRPr="00547B8C">
        <w:rPr>
          <w:rStyle w:val="Strong"/>
        </w:rPr>
        <w:t>moderated internally</w:t>
      </w:r>
      <w:r w:rsidRPr="00547B8C">
        <w:t xml:space="preserve"> and, where applicable, </w:t>
      </w:r>
      <w:r w:rsidRPr="00547B8C">
        <w:rPr>
          <w:rStyle w:val="Strong"/>
        </w:rPr>
        <w:t>externally</w:t>
      </w:r>
      <w:r w:rsidR="000378E4" w:rsidRPr="00547B8C">
        <w:t>.</w:t>
      </w:r>
    </w:p>
    <w:p w:rsidR="00C53482" w:rsidRPr="00547B8C" w:rsidRDefault="00C53482" w:rsidP="000378E4">
      <w:pPr>
        <w:pStyle w:val="NormalWeb"/>
        <w:numPr>
          <w:ilvl w:val="0"/>
          <w:numId w:val="200"/>
        </w:numPr>
      </w:pPr>
      <w:r w:rsidRPr="00547B8C">
        <w:t xml:space="preserve">This ensures that exams meet </w:t>
      </w:r>
      <w:r w:rsidRPr="00547B8C">
        <w:rPr>
          <w:rStyle w:val="Strong"/>
        </w:rPr>
        <w:t>standard learning outcomes</w:t>
      </w:r>
      <w:r w:rsidRPr="00547B8C">
        <w:t xml:space="preserve"> and </w:t>
      </w:r>
      <w:r w:rsidRPr="00547B8C">
        <w:rPr>
          <w:rStyle w:val="Strong"/>
        </w:rPr>
        <w:t>curriculum objectives</w:t>
      </w:r>
      <w:r w:rsidRPr="00547B8C">
        <w:t>.</w:t>
      </w:r>
    </w:p>
    <w:p w:rsidR="00C53482" w:rsidRPr="00547B8C" w:rsidRDefault="00C53482" w:rsidP="00C53482">
      <w:pPr>
        <w:pStyle w:val="NormalWeb"/>
      </w:pPr>
      <w:r w:rsidRPr="00547B8C">
        <w:rPr>
          <w:rStyle w:val="Strong"/>
        </w:rPr>
        <w:t>c. Examination Conduct</w:t>
      </w:r>
    </w:p>
    <w:p w:rsidR="00C53482" w:rsidRPr="00547B8C" w:rsidRDefault="00C53482" w:rsidP="000378E4">
      <w:pPr>
        <w:pStyle w:val="NormalWeb"/>
        <w:numPr>
          <w:ilvl w:val="0"/>
          <w:numId w:val="201"/>
        </w:numPr>
      </w:pPr>
      <w:r w:rsidRPr="00547B8C">
        <w:t xml:space="preserve">Exams are conducted under strict </w:t>
      </w:r>
      <w:r w:rsidRPr="00547B8C">
        <w:rPr>
          <w:rStyle w:val="Strong"/>
        </w:rPr>
        <w:t>supervision and invigilation</w:t>
      </w:r>
      <w:r w:rsidRPr="00547B8C">
        <w:t xml:space="preserve"> to prevent malpractice.</w:t>
      </w:r>
    </w:p>
    <w:p w:rsidR="00C53482" w:rsidRPr="00547B8C" w:rsidRDefault="00C53482" w:rsidP="000378E4">
      <w:pPr>
        <w:pStyle w:val="NormalWeb"/>
        <w:numPr>
          <w:ilvl w:val="0"/>
          <w:numId w:val="201"/>
        </w:numPr>
      </w:pPr>
      <w:r w:rsidRPr="00547B8C">
        <w:t>Students must present valid identification and adhere to examination rules.</w:t>
      </w:r>
    </w:p>
    <w:p w:rsidR="00C53482" w:rsidRPr="00547B8C" w:rsidRDefault="00C53482" w:rsidP="000378E4">
      <w:pPr>
        <w:pStyle w:val="NormalWeb"/>
        <w:numPr>
          <w:ilvl w:val="0"/>
          <w:numId w:val="201"/>
        </w:numPr>
      </w:pPr>
      <w:r w:rsidRPr="00547B8C">
        <w:t>Electronic devices, unauthorized notes, and plagiarism are prohibited.</w:t>
      </w:r>
    </w:p>
    <w:p w:rsidR="00C53482" w:rsidRPr="00547B8C" w:rsidRDefault="00C53482" w:rsidP="000378E4">
      <w:pPr>
        <w:pStyle w:val="NormalWeb"/>
        <w:numPr>
          <w:ilvl w:val="0"/>
          <w:numId w:val="201"/>
        </w:numPr>
      </w:pPr>
      <w:r w:rsidRPr="00547B8C">
        <w:t xml:space="preserve">Examination irregularities lead to </w:t>
      </w:r>
      <w:r w:rsidRPr="00547B8C">
        <w:rPr>
          <w:rStyle w:val="Strong"/>
        </w:rPr>
        <w:t>disciplinary action</w:t>
      </w:r>
      <w:r w:rsidRPr="00547B8C">
        <w:t xml:space="preserve"> as per institutional policy.</w:t>
      </w:r>
    </w:p>
    <w:p w:rsidR="00C53482" w:rsidRPr="00547B8C" w:rsidRDefault="00C53482" w:rsidP="00C53482">
      <w:pPr>
        <w:pStyle w:val="NormalWeb"/>
      </w:pPr>
      <w:r w:rsidRPr="00547B8C">
        <w:rPr>
          <w:rStyle w:val="Strong"/>
        </w:rPr>
        <w:t>d. Marking and Verification</w:t>
      </w:r>
    </w:p>
    <w:p w:rsidR="00C53482" w:rsidRPr="00547B8C" w:rsidRDefault="00C53482" w:rsidP="000378E4">
      <w:pPr>
        <w:pStyle w:val="NormalWeb"/>
        <w:numPr>
          <w:ilvl w:val="0"/>
          <w:numId w:val="202"/>
        </w:numPr>
      </w:pPr>
      <w:r w:rsidRPr="00547B8C">
        <w:t xml:space="preserve">Scripts are marked promptly by course </w:t>
      </w:r>
      <w:r w:rsidR="000378E4" w:rsidRPr="00547B8C">
        <w:t>trainers</w:t>
      </w:r>
      <w:r w:rsidRPr="00547B8C">
        <w:t xml:space="preserve"> using approved marking guides.</w:t>
      </w:r>
    </w:p>
    <w:p w:rsidR="00C53482" w:rsidRPr="00547B8C" w:rsidRDefault="00C53482" w:rsidP="000378E4">
      <w:pPr>
        <w:pStyle w:val="NormalWeb"/>
        <w:numPr>
          <w:ilvl w:val="0"/>
          <w:numId w:val="202"/>
        </w:numPr>
      </w:pPr>
      <w:r w:rsidRPr="00547B8C">
        <w:t xml:space="preserve">Marks are verified by the </w:t>
      </w:r>
      <w:r w:rsidRPr="00547B8C">
        <w:rPr>
          <w:rStyle w:val="Strong"/>
        </w:rPr>
        <w:t>Head of Department (HOD)</w:t>
      </w:r>
      <w:r w:rsidRPr="00547B8C">
        <w:t xml:space="preserve"> and the </w:t>
      </w:r>
      <w:r w:rsidRPr="00547B8C">
        <w:rPr>
          <w:rStyle w:val="Strong"/>
        </w:rPr>
        <w:t>Examination Officer</w:t>
      </w:r>
      <w:r w:rsidRPr="00547B8C">
        <w:t xml:space="preserve"> to ensure consistency and accuracy.</w:t>
      </w:r>
    </w:p>
    <w:p w:rsidR="00C53482" w:rsidRPr="00547B8C" w:rsidRDefault="00C53482" w:rsidP="00C53482">
      <w:pPr>
        <w:pStyle w:val="NormalWeb"/>
      </w:pPr>
      <w:r w:rsidRPr="00547B8C">
        <w:rPr>
          <w:rStyle w:val="Strong"/>
        </w:rPr>
        <w:t>e. Results Approval and Release</w:t>
      </w:r>
    </w:p>
    <w:p w:rsidR="00C53482" w:rsidRPr="00547B8C" w:rsidRDefault="00C53482" w:rsidP="000378E4">
      <w:pPr>
        <w:pStyle w:val="NormalWeb"/>
        <w:numPr>
          <w:ilvl w:val="0"/>
          <w:numId w:val="204"/>
        </w:numPr>
      </w:pPr>
      <w:r w:rsidRPr="00547B8C">
        <w:lastRenderedPageBreak/>
        <w:t xml:space="preserve">Results are presented to the </w:t>
      </w:r>
      <w:r w:rsidRPr="00547B8C">
        <w:rPr>
          <w:rStyle w:val="Strong"/>
        </w:rPr>
        <w:t>Academic Board</w:t>
      </w:r>
      <w:r w:rsidRPr="00547B8C">
        <w:t xml:space="preserve"> for approval before publication.</w:t>
      </w:r>
    </w:p>
    <w:p w:rsidR="00C53482" w:rsidRPr="00547B8C" w:rsidRDefault="00C53482" w:rsidP="000378E4">
      <w:pPr>
        <w:pStyle w:val="NormalWeb"/>
        <w:numPr>
          <w:ilvl w:val="0"/>
          <w:numId w:val="204"/>
        </w:numPr>
      </w:pPr>
      <w:r w:rsidRPr="00547B8C">
        <w:t xml:space="preserve">Students can access results through </w:t>
      </w:r>
      <w:r w:rsidR="000378E4" w:rsidRPr="00547B8C">
        <w:t>announcement page in our website</w:t>
      </w:r>
      <w:r w:rsidRPr="00547B8C">
        <w:t xml:space="preserve">, </w:t>
      </w:r>
      <w:r w:rsidR="000378E4" w:rsidRPr="00547B8C">
        <w:t xml:space="preserve">student </w:t>
      </w:r>
      <w:r w:rsidRPr="00547B8C">
        <w:t>portals, or printed transcripts.</w:t>
      </w:r>
    </w:p>
    <w:p w:rsidR="00C53482" w:rsidRPr="00547B8C" w:rsidRDefault="00C53482" w:rsidP="000378E4">
      <w:pPr>
        <w:pStyle w:val="NormalWeb"/>
        <w:numPr>
          <w:ilvl w:val="0"/>
          <w:numId w:val="204"/>
        </w:numPr>
      </w:pPr>
      <w:r w:rsidRPr="00547B8C">
        <w:t>Confidentiality and data protection are maintained at all stages.</w:t>
      </w:r>
    </w:p>
    <w:p w:rsidR="00C53482" w:rsidRPr="00547B8C" w:rsidRDefault="00C53482" w:rsidP="000378E4">
      <w:pPr>
        <w:pStyle w:val="NormalWeb"/>
        <w:rPr>
          <w:rStyle w:val="Strong"/>
          <w:i/>
        </w:rPr>
      </w:pPr>
      <w:r w:rsidRPr="00547B8C">
        <w:rPr>
          <w:rStyle w:val="Strong"/>
          <w:bCs w:val="0"/>
          <w:i/>
        </w:rPr>
        <w:t>Grading System</w:t>
      </w:r>
    </w:p>
    <w:p w:rsidR="00C53482" w:rsidRPr="00547B8C" w:rsidRDefault="00C53482" w:rsidP="00C53482">
      <w:pPr>
        <w:pStyle w:val="NormalWeb"/>
      </w:pPr>
      <w:r w:rsidRPr="00547B8C">
        <w:t xml:space="preserve">Grading systems </w:t>
      </w:r>
      <w:r w:rsidR="000378E4" w:rsidRPr="00547B8C">
        <w:t xml:space="preserve">generally </w:t>
      </w:r>
      <w:r w:rsidRPr="00547B8C">
        <w:t>follow</w:t>
      </w:r>
      <w:r w:rsidR="000378E4" w:rsidRPr="00547B8C">
        <w:t>s</w:t>
      </w:r>
      <w:r w:rsidRPr="00547B8C">
        <w:t xml:space="preserve"> standardized score ranges:</w:t>
      </w:r>
    </w:p>
    <w:tbl>
      <w:tblPr>
        <w:tblStyle w:val="TableGrid"/>
        <w:tblW w:w="0" w:type="auto"/>
        <w:tblLook w:val="04A0" w:firstRow="1" w:lastRow="0" w:firstColumn="1" w:lastColumn="0" w:noHBand="0" w:noVBand="1"/>
      </w:tblPr>
      <w:tblGrid>
        <w:gridCol w:w="1915"/>
        <w:gridCol w:w="1567"/>
        <w:gridCol w:w="1304"/>
        <w:gridCol w:w="1194"/>
      </w:tblGrid>
      <w:tr w:rsidR="00C53482" w:rsidRPr="00547B8C" w:rsidTr="000378E4">
        <w:tc>
          <w:tcPr>
            <w:tcW w:w="0" w:type="auto"/>
            <w:hideMark/>
          </w:tcPr>
          <w:p w:rsidR="00C53482" w:rsidRPr="00547B8C" w:rsidRDefault="00C53482">
            <w:pPr>
              <w:jc w:val="center"/>
              <w:rPr>
                <w:rFonts w:ascii="Times New Roman" w:hAnsi="Times New Roman" w:cs="Times New Roman"/>
                <w:b/>
                <w:bCs/>
              </w:rPr>
            </w:pPr>
            <w:r w:rsidRPr="00547B8C">
              <w:rPr>
                <w:rStyle w:val="Strong"/>
                <w:rFonts w:ascii="Times New Roman" w:hAnsi="Times New Roman" w:cs="Times New Roman"/>
              </w:rPr>
              <w:t>Marks Range (%)</w:t>
            </w:r>
          </w:p>
        </w:tc>
        <w:tc>
          <w:tcPr>
            <w:tcW w:w="0" w:type="auto"/>
            <w:hideMark/>
          </w:tcPr>
          <w:p w:rsidR="00C53482" w:rsidRPr="00547B8C" w:rsidRDefault="00C53482">
            <w:pPr>
              <w:jc w:val="center"/>
              <w:rPr>
                <w:rFonts w:ascii="Times New Roman" w:hAnsi="Times New Roman" w:cs="Times New Roman"/>
                <w:b/>
                <w:bCs/>
              </w:rPr>
            </w:pPr>
            <w:r w:rsidRPr="00547B8C">
              <w:rPr>
                <w:rStyle w:val="Strong"/>
                <w:rFonts w:ascii="Times New Roman" w:hAnsi="Times New Roman" w:cs="Times New Roman"/>
              </w:rPr>
              <w:t>Grade</w:t>
            </w:r>
          </w:p>
        </w:tc>
        <w:tc>
          <w:tcPr>
            <w:tcW w:w="0" w:type="auto"/>
            <w:hideMark/>
          </w:tcPr>
          <w:p w:rsidR="00C53482" w:rsidRPr="00547B8C" w:rsidRDefault="00C53482">
            <w:pPr>
              <w:jc w:val="center"/>
              <w:rPr>
                <w:rFonts w:ascii="Times New Roman" w:hAnsi="Times New Roman" w:cs="Times New Roman"/>
                <w:b/>
                <w:bCs/>
              </w:rPr>
            </w:pPr>
            <w:r w:rsidRPr="00547B8C">
              <w:rPr>
                <w:rStyle w:val="Strong"/>
                <w:rFonts w:ascii="Times New Roman" w:hAnsi="Times New Roman" w:cs="Times New Roman"/>
              </w:rPr>
              <w:t>Description</w:t>
            </w:r>
          </w:p>
        </w:tc>
        <w:tc>
          <w:tcPr>
            <w:tcW w:w="0" w:type="auto"/>
            <w:hideMark/>
          </w:tcPr>
          <w:p w:rsidR="00C53482" w:rsidRPr="00547B8C" w:rsidRDefault="00C53482">
            <w:pPr>
              <w:jc w:val="center"/>
              <w:rPr>
                <w:rFonts w:ascii="Times New Roman" w:hAnsi="Times New Roman" w:cs="Times New Roman"/>
                <w:b/>
                <w:bCs/>
              </w:rPr>
            </w:pPr>
            <w:r w:rsidRPr="00547B8C">
              <w:rPr>
                <w:rStyle w:val="Strong"/>
                <w:rFonts w:ascii="Times New Roman" w:hAnsi="Times New Roman" w:cs="Times New Roman"/>
              </w:rPr>
              <w:t>Remarks</w:t>
            </w:r>
          </w:p>
        </w:tc>
      </w:tr>
      <w:tr w:rsidR="00C53482" w:rsidRPr="00547B8C" w:rsidTr="000378E4">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80 – 100</w:t>
            </w:r>
          </w:p>
        </w:tc>
        <w:tc>
          <w:tcPr>
            <w:tcW w:w="0" w:type="auto"/>
            <w:hideMark/>
          </w:tcPr>
          <w:p w:rsidR="00C53482" w:rsidRPr="00547B8C" w:rsidRDefault="000378E4">
            <w:pPr>
              <w:rPr>
                <w:rFonts w:ascii="Times New Roman" w:hAnsi="Times New Roman" w:cs="Times New Roman"/>
              </w:rPr>
            </w:pPr>
            <w:r w:rsidRPr="00547B8C">
              <w:rPr>
                <w:rFonts w:ascii="Times New Roman" w:hAnsi="Times New Roman" w:cs="Times New Roman"/>
              </w:rPr>
              <w:t xml:space="preserve">A. Mastery </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Excellent</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Distinction</w:t>
            </w:r>
          </w:p>
        </w:tc>
      </w:tr>
      <w:tr w:rsidR="00C53482" w:rsidRPr="00547B8C" w:rsidTr="000378E4">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70 – 79</w:t>
            </w:r>
          </w:p>
        </w:tc>
        <w:tc>
          <w:tcPr>
            <w:tcW w:w="0" w:type="auto"/>
            <w:hideMark/>
          </w:tcPr>
          <w:p w:rsidR="00C53482" w:rsidRPr="00547B8C" w:rsidRDefault="000378E4">
            <w:pPr>
              <w:rPr>
                <w:rFonts w:ascii="Times New Roman" w:hAnsi="Times New Roman" w:cs="Times New Roman"/>
              </w:rPr>
            </w:pPr>
            <w:r w:rsidRPr="00547B8C">
              <w:rPr>
                <w:rFonts w:ascii="Times New Roman" w:hAnsi="Times New Roman" w:cs="Times New Roman"/>
              </w:rPr>
              <w:t xml:space="preserve">Mastery </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Very Good</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Credit</w:t>
            </w:r>
          </w:p>
        </w:tc>
      </w:tr>
      <w:tr w:rsidR="00C53482" w:rsidRPr="00547B8C" w:rsidTr="000378E4">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60 – 69</w:t>
            </w:r>
          </w:p>
        </w:tc>
        <w:tc>
          <w:tcPr>
            <w:tcW w:w="0" w:type="auto"/>
            <w:hideMark/>
          </w:tcPr>
          <w:p w:rsidR="00C53482" w:rsidRPr="00547B8C" w:rsidRDefault="000378E4">
            <w:pPr>
              <w:rPr>
                <w:rFonts w:ascii="Times New Roman" w:hAnsi="Times New Roman" w:cs="Times New Roman"/>
              </w:rPr>
            </w:pPr>
            <w:r w:rsidRPr="00547B8C">
              <w:rPr>
                <w:rFonts w:ascii="Times New Roman" w:hAnsi="Times New Roman" w:cs="Times New Roman"/>
              </w:rPr>
              <w:t xml:space="preserve">Proficiency </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Good</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Credit</w:t>
            </w:r>
          </w:p>
        </w:tc>
      </w:tr>
      <w:tr w:rsidR="00C53482" w:rsidRPr="00547B8C" w:rsidTr="000378E4">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50 – 59</w:t>
            </w:r>
          </w:p>
        </w:tc>
        <w:tc>
          <w:tcPr>
            <w:tcW w:w="0" w:type="auto"/>
            <w:hideMark/>
          </w:tcPr>
          <w:p w:rsidR="00C53482" w:rsidRPr="00547B8C" w:rsidRDefault="000378E4">
            <w:pPr>
              <w:rPr>
                <w:rFonts w:ascii="Times New Roman" w:hAnsi="Times New Roman" w:cs="Times New Roman"/>
              </w:rPr>
            </w:pPr>
            <w:r w:rsidRPr="00547B8C">
              <w:rPr>
                <w:rFonts w:ascii="Times New Roman" w:hAnsi="Times New Roman" w:cs="Times New Roman"/>
              </w:rPr>
              <w:t>Competent</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Fair</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Pass</w:t>
            </w:r>
          </w:p>
        </w:tc>
      </w:tr>
      <w:tr w:rsidR="00C53482" w:rsidRPr="00547B8C" w:rsidTr="000378E4">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Below 50</w:t>
            </w:r>
          </w:p>
        </w:tc>
        <w:tc>
          <w:tcPr>
            <w:tcW w:w="0" w:type="auto"/>
            <w:hideMark/>
          </w:tcPr>
          <w:p w:rsidR="00C53482" w:rsidRPr="00547B8C" w:rsidRDefault="000378E4">
            <w:pPr>
              <w:rPr>
                <w:rFonts w:ascii="Times New Roman" w:hAnsi="Times New Roman" w:cs="Times New Roman"/>
              </w:rPr>
            </w:pPr>
            <w:r w:rsidRPr="00547B8C">
              <w:rPr>
                <w:rFonts w:ascii="Times New Roman" w:hAnsi="Times New Roman" w:cs="Times New Roman"/>
              </w:rPr>
              <w:t>Not Competent</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Poor/Fail</w:t>
            </w:r>
          </w:p>
        </w:tc>
        <w:tc>
          <w:tcPr>
            <w:tcW w:w="0" w:type="auto"/>
            <w:hideMark/>
          </w:tcPr>
          <w:p w:rsidR="00C53482" w:rsidRPr="00547B8C" w:rsidRDefault="00C53482">
            <w:pPr>
              <w:rPr>
                <w:rFonts w:ascii="Times New Roman" w:hAnsi="Times New Roman" w:cs="Times New Roman"/>
              </w:rPr>
            </w:pPr>
            <w:r w:rsidRPr="00547B8C">
              <w:rPr>
                <w:rFonts w:ascii="Times New Roman" w:hAnsi="Times New Roman" w:cs="Times New Roman"/>
              </w:rPr>
              <w:t>Fail</w:t>
            </w:r>
          </w:p>
        </w:tc>
      </w:tr>
    </w:tbl>
    <w:p w:rsidR="00C53482" w:rsidRPr="00547B8C" w:rsidRDefault="00C53482" w:rsidP="00CD0985">
      <w:pPr>
        <w:pStyle w:val="NormalWeb"/>
        <w:numPr>
          <w:ilvl w:val="0"/>
          <w:numId w:val="203"/>
        </w:numPr>
      </w:pPr>
      <w:r w:rsidRPr="00547B8C">
        <w:rPr>
          <w:rStyle w:val="Strong"/>
        </w:rPr>
        <w:t>Continuous Assessments (CATs):</w:t>
      </w:r>
      <w:r w:rsidR="00CD0985" w:rsidRPr="00547B8C">
        <w:t xml:space="preserve"> 10</w:t>
      </w:r>
      <w:r w:rsidRPr="00547B8C">
        <w:t>0%</w:t>
      </w:r>
      <w:r w:rsidRPr="00547B8C">
        <w:br/>
      </w:r>
      <w:r w:rsidRPr="00547B8C">
        <w:rPr>
          <w:rStyle w:val="Emphasis"/>
        </w:rPr>
        <w:t xml:space="preserve">(This may vary slightly depending on the </w:t>
      </w:r>
      <w:r w:rsidR="000378E4" w:rsidRPr="00547B8C">
        <w:rPr>
          <w:rStyle w:val="Emphasis"/>
        </w:rPr>
        <w:t>decision of the trainer</w:t>
      </w:r>
      <w:r w:rsidRPr="00547B8C">
        <w:rPr>
          <w:rStyle w:val="Emphasis"/>
        </w:rPr>
        <w:t>.)</w:t>
      </w:r>
    </w:p>
    <w:p w:rsidR="00C53482" w:rsidRPr="00547B8C" w:rsidRDefault="00C53482" w:rsidP="00C53482">
      <w:pPr>
        <w:rPr>
          <w:rFonts w:ascii="Times New Roman" w:hAnsi="Times New Roman" w:cs="Times New Roman"/>
        </w:rPr>
      </w:pPr>
    </w:p>
    <w:p w:rsidR="00C53482" w:rsidRPr="00547B8C" w:rsidRDefault="00C53482" w:rsidP="000378E4">
      <w:pPr>
        <w:pStyle w:val="NormalWeb"/>
        <w:rPr>
          <w:rStyle w:val="Strong"/>
          <w:i/>
        </w:rPr>
      </w:pPr>
      <w:r w:rsidRPr="00547B8C">
        <w:rPr>
          <w:rStyle w:val="Strong"/>
          <w:bCs w:val="0"/>
          <w:i/>
        </w:rPr>
        <w:t>Supplementary and Special Examinations</w:t>
      </w:r>
    </w:p>
    <w:p w:rsidR="00C53482" w:rsidRPr="00547B8C" w:rsidRDefault="00C53482" w:rsidP="000378E4">
      <w:pPr>
        <w:pStyle w:val="NormalWeb"/>
        <w:numPr>
          <w:ilvl w:val="0"/>
          <w:numId w:val="205"/>
        </w:numPr>
      </w:pPr>
      <w:r w:rsidRPr="00547B8C">
        <w:t xml:space="preserve">Students who fail a paper may be allowed to </w:t>
      </w:r>
      <w:r w:rsidRPr="00547B8C">
        <w:rPr>
          <w:rStyle w:val="Strong"/>
        </w:rPr>
        <w:t>sit a supplementary exam</w:t>
      </w:r>
      <w:r w:rsidRPr="00547B8C">
        <w:t xml:space="preserve">, </w:t>
      </w:r>
      <w:r w:rsidR="00CD0985" w:rsidRPr="00547B8C">
        <w:t>and he/she is expected to pay a re-sit fee of Kshs. 500</w:t>
      </w:r>
    </w:p>
    <w:p w:rsidR="00C53482" w:rsidRPr="00547B8C" w:rsidRDefault="00C53482" w:rsidP="000378E4">
      <w:pPr>
        <w:pStyle w:val="NormalWeb"/>
        <w:numPr>
          <w:ilvl w:val="0"/>
          <w:numId w:val="205"/>
        </w:numPr>
      </w:pPr>
      <w:r w:rsidRPr="00547B8C">
        <w:rPr>
          <w:rStyle w:val="Strong"/>
        </w:rPr>
        <w:t>Special exams</w:t>
      </w:r>
      <w:r w:rsidRPr="00547B8C">
        <w:t xml:space="preserve"> are provided for students who miss exams due to valid reasons (illness, bereavement, official duty), upon approval.</w:t>
      </w:r>
    </w:p>
    <w:p w:rsidR="00C53482" w:rsidRPr="00547B8C" w:rsidRDefault="00C53482" w:rsidP="000378E4">
      <w:pPr>
        <w:pStyle w:val="NormalWeb"/>
        <w:numPr>
          <w:ilvl w:val="0"/>
          <w:numId w:val="205"/>
        </w:numPr>
      </w:pPr>
      <w:r w:rsidRPr="00547B8C">
        <w:t xml:space="preserve">Re-sit marks are usually </w:t>
      </w:r>
      <w:r w:rsidRPr="00547B8C">
        <w:rPr>
          <w:rStyle w:val="Strong"/>
        </w:rPr>
        <w:t>capped at the pass grade</w:t>
      </w:r>
      <w:r w:rsidRPr="00547B8C">
        <w:t>.</w:t>
      </w:r>
    </w:p>
    <w:p w:rsidR="00C53482" w:rsidRPr="00547B8C" w:rsidRDefault="00C53482" w:rsidP="006B065D">
      <w:pPr>
        <w:pStyle w:val="NormalWeb"/>
        <w:rPr>
          <w:rStyle w:val="Strong"/>
          <w:i/>
        </w:rPr>
      </w:pPr>
      <w:r w:rsidRPr="00547B8C">
        <w:rPr>
          <w:rStyle w:val="Strong"/>
          <w:bCs w:val="0"/>
          <w:i/>
        </w:rPr>
        <w:t>Examination Security and Confidentiality</w:t>
      </w:r>
    </w:p>
    <w:p w:rsidR="00C53482" w:rsidRPr="00547B8C" w:rsidRDefault="00C53482" w:rsidP="006B065D">
      <w:pPr>
        <w:pStyle w:val="NormalWeb"/>
        <w:numPr>
          <w:ilvl w:val="0"/>
          <w:numId w:val="206"/>
        </w:numPr>
      </w:pPr>
      <w:r w:rsidRPr="00547B8C">
        <w:t xml:space="preserve">Examination materials are </w:t>
      </w:r>
      <w:r w:rsidRPr="00547B8C">
        <w:rPr>
          <w:rStyle w:val="Strong"/>
        </w:rPr>
        <w:t>secured</w:t>
      </w:r>
      <w:r w:rsidRPr="00547B8C">
        <w:t xml:space="preserve"> in locked storage before use.</w:t>
      </w:r>
    </w:p>
    <w:p w:rsidR="00C53482" w:rsidRPr="00547B8C" w:rsidRDefault="00C53482" w:rsidP="006B065D">
      <w:pPr>
        <w:pStyle w:val="NormalWeb"/>
        <w:numPr>
          <w:ilvl w:val="0"/>
          <w:numId w:val="206"/>
        </w:numPr>
      </w:pPr>
      <w:r w:rsidRPr="00547B8C">
        <w:t xml:space="preserve">Printing, transport, and distribution are handled by </w:t>
      </w:r>
      <w:r w:rsidRPr="00547B8C">
        <w:rPr>
          <w:rStyle w:val="Strong"/>
        </w:rPr>
        <w:t>authorized personnel only</w:t>
      </w:r>
      <w:r w:rsidRPr="00547B8C">
        <w:t>.</w:t>
      </w:r>
    </w:p>
    <w:p w:rsidR="00C53482" w:rsidRPr="00547B8C" w:rsidRDefault="00C53482" w:rsidP="006B065D">
      <w:pPr>
        <w:pStyle w:val="NormalWeb"/>
        <w:numPr>
          <w:ilvl w:val="0"/>
          <w:numId w:val="206"/>
        </w:numPr>
      </w:pPr>
      <w:r w:rsidRPr="00547B8C">
        <w:t>Examination data and results are stored securely and backed up electronically.</w:t>
      </w:r>
    </w:p>
    <w:p w:rsidR="00C53482" w:rsidRPr="00547B8C" w:rsidRDefault="00C53482" w:rsidP="00C53482">
      <w:pPr>
        <w:pStyle w:val="NormalWeb"/>
        <w:numPr>
          <w:ilvl w:val="0"/>
          <w:numId w:val="206"/>
        </w:numPr>
      </w:pPr>
      <w:r w:rsidRPr="00547B8C">
        <w:t>Any leakage, alteration, or unauthorized access constitutes a serious disciplinary offense.</w:t>
      </w:r>
    </w:p>
    <w:p w:rsidR="00C53482" w:rsidRPr="00547B8C" w:rsidRDefault="00C53482" w:rsidP="00BB2C17">
      <w:pPr>
        <w:pStyle w:val="NormalWeb"/>
      </w:pPr>
      <w:r w:rsidRPr="00547B8C">
        <w:rPr>
          <w:rStyle w:val="Strong"/>
          <w:bCs w:val="0"/>
          <w:i/>
        </w:rPr>
        <w:t>External Examinations</w:t>
      </w:r>
    </w:p>
    <w:p w:rsidR="00C53482" w:rsidRPr="00547B8C" w:rsidRDefault="00C53482" w:rsidP="005A4B44">
      <w:pPr>
        <w:pStyle w:val="NormalWeb"/>
        <w:numPr>
          <w:ilvl w:val="0"/>
          <w:numId w:val="207"/>
        </w:numPr>
      </w:pPr>
      <w:r w:rsidRPr="00547B8C">
        <w:t xml:space="preserve">For programs under </w:t>
      </w:r>
      <w:r w:rsidR="00BB2C17" w:rsidRPr="00547B8C">
        <w:rPr>
          <w:rStyle w:val="Strong"/>
        </w:rPr>
        <w:t>KASNEB, T</w:t>
      </w:r>
      <w:r w:rsidRPr="00547B8C">
        <w:rPr>
          <w:rStyle w:val="Strong"/>
        </w:rPr>
        <w:t>VET-CDACC</w:t>
      </w:r>
      <w:r w:rsidRPr="00547B8C">
        <w:t xml:space="preserve"> or </w:t>
      </w:r>
      <w:r w:rsidRPr="00547B8C">
        <w:rPr>
          <w:rStyle w:val="Strong"/>
        </w:rPr>
        <w:t>KNEC</w:t>
      </w:r>
      <w:r w:rsidRPr="00547B8C">
        <w:t>, the institution follows their rules for registration, administration, and grading.</w:t>
      </w:r>
    </w:p>
    <w:p w:rsidR="00C53482" w:rsidRPr="00547B8C" w:rsidRDefault="00C53482" w:rsidP="005A4B44">
      <w:pPr>
        <w:pStyle w:val="NormalWeb"/>
        <w:numPr>
          <w:ilvl w:val="0"/>
          <w:numId w:val="207"/>
        </w:numPr>
      </w:pPr>
      <w:r w:rsidRPr="00547B8C">
        <w:t xml:space="preserve">The institution acts as an </w:t>
      </w:r>
      <w:r w:rsidRPr="00547B8C">
        <w:rPr>
          <w:rStyle w:val="Strong"/>
        </w:rPr>
        <w:t>approved examination center</w:t>
      </w:r>
      <w:r w:rsidRPr="00547B8C">
        <w:t xml:space="preserve"> and collaborates with external moderators and assessors.</w:t>
      </w:r>
    </w:p>
    <w:p w:rsidR="00C53482" w:rsidRPr="00547B8C" w:rsidRDefault="00C53482" w:rsidP="00C53482">
      <w:pPr>
        <w:rPr>
          <w:rFonts w:ascii="Times New Roman" w:hAnsi="Times New Roman" w:cs="Times New Roman"/>
        </w:rPr>
      </w:pPr>
    </w:p>
    <w:p w:rsidR="00C53482" w:rsidRPr="00547B8C" w:rsidRDefault="00C53482" w:rsidP="00BB2C17">
      <w:pPr>
        <w:pStyle w:val="NormalWeb"/>
        <w:rPr>
          <w:rStyle w:val="Strong"/>
          <w:i/>
        </w:rPr>
      </w:pPr>
      <w:r w:rsidRPr="00547B8C">
        <w:rPr>
          <w:rStyle w:val="Strong"/>
          <w:bCs w:val="0"/>
          <w:i/>
        </w:rPr>
        <w:t>Continuous Improvement</w:t>
      </w:r>
    </w:p>
    <w:p w:rsidR="00C53482" w:rsidRPr="00547B8C" w:rsidRDefault="00BB2C17" w:rsidP="005A4B44">
      <w:pPr>
        <w:pStyle w:val="NormalWeb"/>
        <w:numPr>
          <w:ilvl w:val="0"/>
          <w:numId w:val="208"/>
        </w:numPr>
      </w:pPr>
      <w:r w:rsidRPr="00547B8C">
        <w:lastRenderedPageBreak/>
        <w:t xml:space="preserve">Ruralnet </w:t>
      </w:r>
      <w:r w:rsidR="00C53482" w:rsidRPr="00547B8C">
        <w:t xml:space="preserve">periodically reviews </w:t>
      </w:r>
      <w:r w:rsidR="005A4B44" w:rsidRPr="00547B8C">
        <w:t>her</w:t>
      </w:r>
      <w:r w:rsidR="00C53482" w:rsidRPr="00547B8C">
        <w:t xml:space="preserve"> examination and grading systems to maintain </w:t>
      </w:r>
      <w:r w:rsidR="00C53482" w:rsidRPr="00547B8C">
        <w:rPr>
          <w:rStyle w:val="Strong"/>
        </w:rPr>
        <w:t>fairness, accuracy, and relevance</w:t>
      </w:r>
      <w:r w:rsidR="00C53482" w:rsidRPr="00547B8C">
        <w:t>.</w:t>
      </w:r>
    </w:p>
    <w:p w:rsidR="00C53482" w:rsidRPr="00547B8C" w:rsidRDefault="00C53482" w:rsidP="005A4B44">
      <w:pPr>
        <w:pStyle w:val="NormalWeb"/>
        <w:numPr>
          <w:ilvl w:val="0"/>
          <w:numId w:val="208"/>
        </w:numPr>
      </w:pPr>
      <w:r w:rsidRPr="00547B8C">
        <w:t xml:space="preserve">Feedback from students, </w:t>
      </w:r>
      <w:r w:rsidR="005A4B44" w:rsidRPr="00547B8C">
        <w:t>trainers</w:t>
      </w:r>
      <w:r w:rsidRPr="00547B8C">
        <w:t>, and examiners is used to enhance assessment quality.</w:t>
      </w:r>
    </w:p>
    <w:p w:rsidR="00C53482" w:rsidRPr="00547B8C" w:rsidRDefault="00C53482" w:rsidP="0005434E">
      <w:pPr>
        <w:pStyle w:val="NormalWeb"/>
      </w:pPr>
    </w:p>
    <w:p w:rsidR="00C53482" w:rsidRPr="00547B8C" w:rsidRDefault="00C53482" w:rsidP="005A4B44">
      <w:pPr>
        <w:pStyle w:val="NormalWeb"/>
        <w:rPr>
          <w:b/>
          <w:sz w:val="28"/>
        </w:rPr>
      </w:pPr>
      <w:r w:rsidRPr="00547B8C">
        <w:rPr>
          <w:b/>
          <w:sz w:val="28"/>
        </w:rPr>
        <w:t>Student Assessment and Moderation</w:t>
      </w:r>
    </w:p>
    <w:p w:rsidR="00C53482" w:rsidRPr="00547B8C" w:rsidRDefault="00C53482" w:rsidP="00C53482">
      <w:pPr>
        <w:pStyle w:val="NormalWeb"/>
      </w:pPr>
      <w:r w:rsidRPr="00547B8C">
        <w:t xml:space="preserve">This section outlines how students’ academic performance is </w:t>
      </w:r>
      <w:r w:rsidRPr="00547B8C">
        <w:rPr>
          <w:rStyle w:val="Strong"/>
        </w:rPr>
        <w:t>evaluated, verified, and standardized</w:t>
      </w:r>
      <w:r w:rsidRPr="00547B8C">
        <w:t xml:space="preserve"> to ensure fairness, consistency, and alignment with national and institutional standards. It focuses on </w:t>
      </w:r>
      <w:r w:rsidRPr="00547B8C">
        <w:rPr>
          <w:rStyle w:val="Strong"/>
        </w:rPr>
        <w:t>how assessments are conducted and moderated</w:t>
      </w:r>
      <w:r w:rsidRPr="00547B8C">
        <w:t xml:space="preserve"> to maintain the integrity and quality of education in ICT programs.</w:t>
      </w:r>
    </w:p>
    <w:p w:rsidR="00C53482" w:rsidRPr="00547B8C" w:rsidRDefault="00C53482" w:rsidP="00C53482">
      <w:pPr>
        <w:pStyle w:val="NormalWeb"/>
      </w:pPr>
      <w:r w:rsidRPr="00547B8C">
        <w:t>The purpose of student assessment and moderation is to:</w:t>
      </w:r>
    </w:p>
    <w:p w:rsidR="00C53482" w:rsidRPr="00547B8C" w:rsidRDefault="00C53482" w:rsidP="00561FDF">
      <w:pPr>
        <w:pStyle w:val="NormalWeb"/>
        <w:numPr>
          <w:ilvl w:val="0"/>
          <w:numId w:val="209"/>
        </w:numPr>
      </w:pPr>
      <w:r w:rsidRPr="00547B8C">
        <w:t xml:space="preserve">Evaluate </w:t>
      </w:r>
      <w:r w:rsidRPr="00547B8C">
        <w:rPr>
          <w:rStyle w:val="Strong"/>
        </w:rPr>
        <w:t>student learning outcomes</w:t>
      </w:r>
      <w:r w:rsidRPr="00547B8C">
        <w:t xml:space="preserve"> and competencies effectively.</w:t>
      </w:r>
    </w:p>
    <w:p w:rsidR="00C53482" w:rsidRPr="00547B8C" w:rsidRDefault="00C53482" w:rsidP="00561FDF">
      <w:pPr>
        <w:pStyle w:val="NormalWeb"/>
        <w:numPr>
          <w:ilvl w:val="0"/>
          <w:numId w:val="209"/>
        </w:numPr>
      </w:pPr>
      <w:r w:rsidRPr="00547B8C">
        <w:t xml:space="preserve">Ensure </w:t>
      </w:r>
      <w:r w:rsidRPr="00547B8C">
        <w:rPr>
          <w:rStyle w:val="Strong"/>
        </w:rPr>
        <w:t>consistency and fairness</w:t>
      </w:r>
      <w:r w:rsidRPr="00547B8C">
        <w:t xml:space="preserve"> across different courses, trainers, and assessment methods.</w:t>
      </w:r>
    </w:p>
    <w:p w:rsidR="00C53482" w:rsidRPr="00547B8C" w:rsidRDefault="00C53482" w:rsidP="00561FDF">
      <w:pPr>
        <w:pStyle w:val="NormalWeb"/>
        <w:numPr>
          <w:ilvl w:val="0"/>
          <w:numId w:val="209"/>
        </w:numPr>
      </w:pPr>
      <w:r w:rsidRPr="00547B8C">
        <w:t xml:space="preserve">Align all assessment practices with </w:t>
      </w:r>
      <w:r w:rsidR="005A4B44" w:rsidRPr="00547B8C">
        <w:rPr>
          <w:rStyle w:val="Strong"/>
        </w:rPr>
        <w:t>ASNEB, K</w:t>
      </w:r>
      <w:r w:rsidRPr="00547B8C">
        <w:rPr>
          <w:rStyle w:val="Strong"/>
        </w:rPr>
        <w:t>CDACC, KNEC, or university guidelines</w:t>
      </w:r>
      <w:r w:rsidRPr="00547B8C">
        <w:t>.</w:t>
      </w:r>
    </w:p>
    <w:p w:rsidR="00C53482" w:rsidRPr="00547B8C" w:rsidRDefault="00C53482" w:rsidP="00561FDF">
      <w:pPr>
        <w:pStyle w:val="NormalWeb"/>
        <w:numPr>
          <w:ilvl w:val="0"/>
          <w:numId w:val="209"/>
        </w:numPr>
      </w:pPr>
      <w:r w:rsidRPr="00547B8C">
        <w:t xml:space="preserve">Maintain </w:t>
      </w:r>
      <w:r w:rsidRPr="00547B8C">
        <w:rPr>
          <w:rStyle w:val="Strong"/>
        </w:rPr>
        <w:t>academic credibility and transparency</w:t>
      </w:r>
      <w:r w:rsidRPr="00547B8C">
        <w:t xml:space="preserve"> in the evaluation process.</w:t>
      </w:r>
    </w:p>
    <w:p w:rsidR="00C53482" w:rsidRPr="00547B8C" w:rsidRDefault="00C53482" w:rsidP="00C53482">
      <w:pPr>
        <w:rPr>
          <w:rFonts w:ascii="Times New Roman" w:hAnsi="Times New Roman" w:cs="Times New Roman"/>
        </w:rPr>
      </w:pPr>
    </w:p>
    <w:p w:rsidR="00C53482" w:rsidRPr="00547B8C" w:rsidRDefault="00C53482" w:rsidP="005A4B44">
      <w:pPr>
        <w:pStyle w:val="NormalWeb"/>
        <w:rPr>
          <w:rStyle w:val="Strong"/>
          <w:i/>
        </w:rPr>
      </w:pPr>
      <w:r w:rsidRPr="00547B8C">
        <w:rPr>
          <w:rStyle w:val="Strong"/>
          <w:bCs w:val="0"/>
          <w:i/>
        </w:rPr>
        <w:t>Types of Student Assessment</w:t>
      </w:r>
    </w:p>
    <w:p w:rsidR="00C53482" w:rsidRPr="00547B8C" w:rsidRDefault="00C53482" w:rsidP="00C53482">
      <w:pPr>
        <w:pStyle w:val="NormalWeb"/>
      </w:pPr>
      <w:r w:rsidRPr="00547B8C">
        <w:t xml:space="preserve">Assessment </w:t>
      </w:r>
      <w:r w:rsidR="005A4B44" w:rsidRPr="00547B8C">
        <w:t>at Ruralnet</w:t>
      </w:r>
      <w:r w:rsidRPr="00547B8C">
        <w:t xml:space="preserve"> is continuous and multi-dimensional. It combines both </w:t>
      </w:r>
      <w:r w:rsidRPr="00547B8C">
        <w:rPr>
          <w:rStyle w:val="Strong"/>
        </w:rPr>
        <w:t>formative (ongoing)</w:t>
      </w:r>
      <w:r w:rsidRPr="00547B8C">
        <w:t xml:space="preserve"> and </w:t>
      </w:r>
      <w:r w:rsidRPr="00547B8C">
        <w:rPr>
          <w:rStyle w:val="Strong"/>
        </w:rPr>
        <w:t>summative (final)</w:t>
      </w:r>
      <w:r w:rsidRPr="00547B8C">
        <w:t xml:space="preserve"> assessments.</w:t>
      </w:r>
    </w:p>
    <w:p w:rsidR="00C53482" w:rsidRPr="00547B8C" w:rsidRDefault="00C53482" w:rsidP="00C53482">
      <w:pPr>
        <w:pStyle w:val="NormalWeb"/>
      </w:pPr>
      <w:r w:rsidRPr="00547B8C">
        <w:rPr>
          <w:rStyle w:val="Strong"/>
        </w:rPr>
        <w:t>a. Continuous Assessment (Formative)</w:t>
      </w:r>
    </w:p>
    <w:p w:rsidR="00C53482" w:rsidRPr="00547B8C" w:rsidRDefault="00C53482" w:rsidP="004348ED">
      <w:pPr>
        <w:pStyle w:val="NormalWeb"/>
        <w:numPr>
          <w:ilvl w:val="0"/>
          <w:numId w:val="213"/>
        </w:numPr>
      </w:pPr>
      <w:r w:rsidRPr="00547B8C">
        <w:t xml:space="preserve">Conducted throughout the </w:t>
      </w:r>
      <w:r w:rsidR="00561FDF" w:rsidRPr="00547B8C">
        <w:t>course duration</w:t>
      </w:r>
      <w:r w:rsidRPr="00547B8C">
        <w:t xml:space="preserve"> to monitor student progress.</w:t>
      </w:r>
    </w:p>
    <w:p w:rsidR="00C53482" w:rsidRPr="00547B8C" w:rsidRDefault="00C53482" w:rsidP="004348ED">
      <w:pPr>
        <w:pStyle w:val="NormalWeb"/>
        <w:numPr>
          <w:ilvl w:val="0"/>
          <w:numId w:val="213"/>
        </w:numPr>
      </w:pPr>
      <w:r w:rsidRPr="00547B8C">
        <w:t xml:space="preserve">Includes </w:t>
      </w:r>
      <w:r w:rsidRPr="00547B8C">
        <w:rPr>
          <w:rStyle w:val="Strong"/>
        </w:rPr>
        <w:t>class tests, assignments, group projects, practical exercises, quizzes, and presentations</w:t>
      </w:r>
      <w:r w:rsidRPr="00547B8C">
        <w:t>.</w:t>
      </w:r>
    </w:p>
    <w:p w:rsidR="00C53482" w:rsidRPr="00547B8C" w:rsidRDefault="00C53482" w:rsidP="004348ED">
      <w:pPr>
        <w:pStyle w:val="NormalWeb"/>
        <w:numPr>
          <w:ilvl w:val="0"/>
          <w:numId w:val="213"/>
        </w:numPr>
      </w:pPr>
      <w:r w:rsidRPr="00547B8C">
        <w:t>Encourages students to improve learning through regular feedback.</w:t>
      </w:r>
    </w:p>
    <w:p w:rsidR="00C53482" w:rsidRPr="00547B8C" w:rsidRDefault="00C53482" w:rsidP="00C53482">
      <w:pPr>
        <w:pStyle w:val="NormalWeb"/>
      </w:pPr>
      <w:r w:rsidRPr="00547B8C">
        <w:rPr>
          <w:rStyle w:val="Strong"/>
        </w:rPr>
        <w:t>b. Final Examination (Summative)</w:t>
      </w:r>
    </w:p>
    <w:p w:rsidR="00C53482" w:rsidRPr="00547B8C" w:rsidRDefault="00C53482" w:rsidP="004348ED">
      <w:pPr>
        <w:pStyle w:val="NormalWeb"/>
        <w:numPr>
          <w:ilvl w:val="0"/>
          <w:numId w:val="212"/>
        </w:numPr>
      </w:pPr>
      <w:r w:rsidRPr="00547B8C">
        <w:t>Conducted at the end of the learning period to evaluate cumulative knowledge and skills.</w:t>
      </w:r>
    </w:p>
    <w:p w:rsidR="00561FDF" w:rsidRPr="00547B8C" w:rsidRDefault="00C53482" w:rsidP="004348ED">
      <w:pPr>
        <w:pStyle w:val="NormalWeb"/>
        <w:numPr>
          <w:ilvl w:val="0"/>
          <w:numId w:val="212"/>
        </w:numPr>
      </w:pPr>
      <w:r w:rsidRPr="00547B8C">
        <w:t xml:space="preserve">Includes </w:t>
      </w:r>
      <w:r w:rsidR="00561FDF" w:rsidRPr="00547B8C">
        <w:t>PowerPoint practical assessment that contains six slides;</w:t>
      </w:r>
    </w:p>
    <w:p w:rsidR="00561FDF" w:rsidRPr="00547B8C" w:rsidRDefault="00561FDF" w:rsidP="00561FDF">
      <w:pPr>
        <w:pStyle w:val="NormalWeb"/>
        <w:numPr>
          <w:ilvl w:val="0"/>
          <w:numId w:val="210"/>
        </w:numPr>
      </w:pPr>
      <w:r w:rsidRPr="00547B8C">
        <w:t>The first slide contains the tittle ‘MY EXPERIENCE AT RURALNET ICT ACADEMY’ and subtitle containing student’s name,</w:t>
      </w:r>
    </w:p>
    <w:p w:rsidR="00561FDF" w:rsidRPr="00547B8C" w:rsidRDefault="00561FDF" w:rsidP="00561FDF">
      <w:pPr>
        <w:pStyle w:val="NormalWeb"/>
        <w:numPr>
          <w:ilvl w:val="0"/>
          <w:numId w:val="210"/>
        </w:numPr>
      </w:pPr>
      <w:r w:rsidRPr="00547B8C">
        <w:t>Slide two contains list of contents learnt while at ruralnet</w:t>
      </w:r>
    </w:p>
    <w:p w:rsidR="00561FDF" w:rsidRPr="00547B8C" w:rsidRDefault="00561FDF" w:rsidP="00561FDF">
      <w:pPr>
        <w:pStyle w:val="NormalWeb"/>
        <w:numPr>
          <w:ilvl w:val="0"/>
          <w:numId w:val="210"/>
        </w:numPr>
      </w:pPr>
      <w:r w:rsidRPr="00547B8C">
        <w:t>Slide three contains what pleased the student while pursuing his/her course</w:t>
      </w:r>
    </w:p>
    <w:p w:rsidR="00561FDF" w:rsidRPr="00547B8C" w:rsidRDefault="00561FDF" w:rsidP="00561FDF">
      <w:pPr>
        <w:pStyle w:val="NormalWeb"/>
        <w:numPr>
          <w:ilvl w:val="0"/>
          <w:numId w:val="210"/>
        </w:numPr>
      </w:pPr>
      <w:r w:rsidRPr="00547B8C">
        <w:lastRenderedPageBreak/>
        <w:t xml:space="preserve">Slide four contains what the student expected to learn but they didn’t get the concept, and the ones covered but not well understood. </w:t>
      </w:r>
    </w:p>
    <w:p w:rsidR="00561FDF" w:rsidRPr="00547B8C" w:rsidRDefault="00561FDF" w:rsidP="00561FDF">
      <w:pPr>
        <w:pStyle w:val="NormalWeb"/>
        <w:numPr>
          <w:ilvl w:val="0"/>
          <w:numId w:val="210"/>
        </w:numPr>
      </w:pPr>
      <w:r w:rsidRPr="00547B8C">
        <w:t>Slide five contains challenges faced while studying at Ruralnet ICT Academy</w:t>
      </w:r>
    </w:p>
    <w:p w:rsidR="00561FDF" w:rsidRPr="00547B8C" w:rsidRDefault="00561FDF" w:rsidP="00561FDF">
      <w:pPr>
        <w:pStyle w:val="NormalWeb"/>
        <w:numPr>
          <w:ilvl w:val="0"/>
          <w:numId w:val="210"/>
        </w:numPr>
      </w:pPr>
      <w:r w:rsidRPr="00547B8C">
        <w:t>Slide six contains recommendations on the above challenges for improvement.</w:t>
      </w:r>
    </w:p>
    <w:p w:rsidR="00561FDF" w:rsidRPr="00547B8C" w:rsidRDefault="00561FDF" w:rsidP="00561FDF">
      <w:pPr>
        <w:pStyle w:val="NormalWeb"/>
        <w:numPr>
          <w:ilvl w:val="0"/>
          <w:numId w:val="210"/>
        </w:numPr>
      </w:pPr>
      <w:r w:rsidRPr="00547B8C">
        <w:t>The last slide contains designed pictures of what they learnt</w:t>
      </w:r>
    </w:p>
    <w:p w:rsidR="00C53482" w:rsidRPr="00547B8C" w:rsidRDefault="003A5FF9" w:rsidP="004348ED">
      <w:pPr>
        <w:pStyle w:val="NormalWeb"/>
        <w:numPr>
          <w:ilvl w:val="0"/>
          <w:numId w:val="211"/>
        </w:numPr>
      </w:pPr>
      <w:r w:rsidRPr="00547B8C">
        <w:t>The presentation is then styled</w:t>
      </w:r>
    </w:p>
    <w:p w:rsidR="003A5FF9" w:rsidRPr="00547B8C" w:rsidRDefault="003A5FF9" w:rsidP="004348ED">
      <w:pPr>
        <w:pStyle w:val="NormalWeb"/>
        <w:numPr>
          <w:ilvl w:val="0"/>
          <w:numId w:val="211"/>
        </w:numPr>
      </w:pPr>
      <w:r w:rsidRPr="00547B8C">
        <w:t>Finally, it is sent to Ruralnet’s official email; (</w:t>
      </w:r>
      <w:hyperlink r:id="rId17" w:history="1">
        <w:r w:rsidRPr="00547B8C">
          <w:rPr>
            <w:rStyle w:val="Hyperlink"/>
          </w:rPr>
          <w:t>ruralnet2016@gmail.com</w:t>
        </w:r>
      </w:hyperlink>
      <w:r w:rsidRPr="00547B8C">
        <w:t xml:space="preserve">) </w:t>
      </w:r>
    </w:p>
    <w:p w:rsidR="00C53482" w:rsidRPr="00547B8C" w:rsidRDefault="00C53482" w:rsidP="00C53482">
      <w:pPr>
        <w:pStyle w:val="NormalWeb"/>
      </w:pPr>
      <w:r w:rsidRPr="00547B8C">
        <w:rPr>
          <w:rStyle w:val="Strong"/>
        </w:rPr>
        <w:t xml:space="preserve">c. </w:t>
      </w:r>
      <w:r w:rsidR="004348ED" w:rsidRPr="00547B8C">
        <w:rPr>
          <w:rStyle w:val="Strong"/>
        </w:rPr>
        <w:t xml:space="preserve">KASNEB and </w:t>
      </w:r>
      <w:r w:rsidRPr="00547B8C">
        <w:rPr>
          <w:rStyle w:val="Strong"/>
        </w:rPr>
        <w:t>Competency-Based Assessment (CBA) – For TVET/CDACC</w:t>
      </w:r>
    </w:p>
    <w:p w:rsidR="00C53482" w:rsidRPr="00547B8C" w:rsidRDefault="00C53482" w:rsidP="00C53482">
      <w:pPr>
        <w:pStyle w:val="NormalWeb"/>
        <w:numPr>
          <w:ilvl w:val="0"/>
          <w:numId w:val="144"/>
        </w:numPr>
      </w:pPr>
      <w:r w:rsidRPr="00547B8C">
        <w:t xml:space="preserve">Based on </w:t>
      </w:r>
      <w:r w:rsidRPr="00547B8C">
        <w:rPr>
          <w:rStyle w:val="Strong"/>
        </w:rPr>
        <w:t>demonstration of specific competencies</w:t>
      </w:r>
      <w:r w:rsidRPr="00547B8C">
        <w:t xml:space="preserve"> or skills.</w:t>
      </w:r>
    </w:p>
    <w:p w:rsidR="00C53482" w:rsidRPr="00547B8C" w:rsidRDefault="00C53482" w:rsidP="00C53482">
      <w:pPr>
        <w:pStyle w:val="NormalWeb"/>
        <w:numPr>
          <w:ilvl w:val="0"/>
          <w:numId w:val="144"/>
        </w:numPr>
      </w:pPr>
      <w:r w:rsidRPr="00547B8C">
        <w:t xml:space="preserve">Students must show mastery in performing given </w:t>
      </w:r>
      <w:r w:rsidR="004348ED" w:rsidRPr="00547B8C">
        <w:t xml:space="preserve">accounting and </w:t>
      </w:r>
      <w:r w:rsidRPr="00547B8C">
        <w:t>ICT tasks or projects.</w:t>
      </w:r>
    </w:p>
    <w:p w:rsidR="00C53482" w:rsidRPr="00547B8C" w:rsidRDefault="00C53482" w:rsidP="00C53482">
      <w:pPr>
        <w:pStyle w:val="NormalWeb"/>
        <w:numPr>
          <w:ilvl w:val="0"/>
          <w:numId w:val="144"/>
        </w:numPr>
      </w:pPr>
      <w:r w:rsidRPr="00547B8C">
        <w:t xml:space="preserve">Uses </w:t>
      </w:r>
      <w:r w:rsidRPr="00547B8C">
        <w:rPr>
          <w:rStyle w:val="Strong"/>
        </w:rPr>
        <w:t>observation checklists, portfolios, and performance evidence</w:t>
      </w:r>
      <w:r w:rsidRPr="00547B8C">
        <w:t>.</w:t>
      </w:r>
    </w:p>
    <w:p w:rsidR="00C53482" w:rsidRPr="00547B8C" w:rsidRDefault="00C53482" w:rsidP="00C53482">
      <w:pPr>
        <w:rPr>
          <w:rFonts w:ascii="Times New Roman" w:hAnsi="Times New Roman" w:cs="Times New Roman"/>
        </w:rPr>
      </w:pPr>
    </w:p>
    <w:p w:rsidR="00C53482" w:rsidRPr="00547B8C" w:rsidRDefault="00C53482" w:rsidP="00442949">
      <w:pPr>
        <w:pStyle w:val="NormalWeb"/>
        <w:rPr>
          <w:rStyle w:val="Strong"/>
          <w:i/>
        </w:rPr>
      </w:pPr>
      <w:r w:rsidRPr="00547B8C">
        <w:rPr>
          <w:rStyle w:val="Strong"/>
          <w:bCs w:val="0"/>
          <w:i/>
        </w:rPr>
        <w:t>Assessment Principles</w:t>
      </w:r>
    </w:p>
    <w:p w:rsidR="00C53482" w:rsidRPr="00547B8C" w:rsidRDefault="00C53482" w:rsidP="00C53482">
      <w:pPr>
        <w:pStyle w:val="NormalWeb"/>
      </w:pPr>
      <w:r w:rsidRPr="00547B8C">
        <w:t>All assessments must follow these guiding principles:</w:t>
      </w:r>
    </w:p>
    <w:p w:rsidR="00C53482" w:rsidRPr="00547B8C" w:rsidRDefault="00C53482" w:rsidP="00442949">
      <w:pPr>
        <w:pStyle w:val="NormalWeb"/>
        <w:numPr>
          <w:ilvl w:val="0"/>
          <w:numId w:val="214"/>
        </w:numPr>
      </w:pPr>
      <w:r w:rsidRPr="00547B8C">
        <w:rPr>
          <w:rStyle w:val="Strong"/>
        </w:rPr>
        <w:t>Validity:</w:t>
      </w:r>
      <w:r w:rsidRPr="00547B8C">
        <w:t xml:space="preserve"> Tests what it is intended to test (e.g., programming skills through coding tasks).</w:t>
      </w:r>
    </w:p>
    <w:p w:rsidR="00C53482" w:rsidRPr="00547B8C" w:rsidRDefault="00C53482" w:rsidP="00442949">
      <w:pPr>
        <w:pStyle w:val="NormalWeb"/>
        <w:numPr>
          <w:ilvl w:val="0"/>
          <w:numId w:val="214"/>
        </w:numPr>
      </w:pPr>
      <w:r w:rsidRPr="00547B8C">
        <w:rPr>
          <w:rStyle w:val="Strong"/>
        </w:rPr>
        <w:t>Reliability:</w:t>
      </w:r>
      <w:r w:rsidRPr="00547B8C">
        <w:t xml:space="preserve"> Produces consistent results across assessors and settings.</w:t>
      </w:r>
    </w:p>
    <w:p w:rsidR="00C53482" w:rsidRPr="00547B8C" w:rsidRDefault="00C53482" w:rsidP="00442949">
      <w:pPr>
        <w:pStyle w:val="NormalWeb"/>
        <w:numPr>
          <w:ilvl w:val="0"/>
          <w:numId w:val="214"/>
        </w:numPr>
      </w:pPr>
      <w:r w:rsidRPr="00547B8C">
        <w:rPr>
          <w:rStyle w:val="Strong"/>
        </w:rPr>
        <w:t>Fairness:</w:t>
      </w:r>
      <w:r w:rsidRPr="00547B8C">
        <w:t xml:space="preserve"> Free from bias and accessible to all learners.</w:t>
      </w:r>
    </w:p>
    <w:p w:rsidR="00C53482" w:rsidRPr="00547B8C" w:rsidRDefault="00C53482" w:rsidP="00442949">
      <w:pPr>
        <w:pStyle w:val="NormalWeb"/>
        <w:numPr>
          <w:ilvl w:val="0"/>
          <w:numId w:val="214"/>
        </w:numPr>
      </w:pPr>
      <w:r w:rsidRPr="00547B8C">
        <w:rPr>
          <w:rStyle w:val="Strong"/>
        </w:rPr>
        <w:t>Transparency:</w:t>
      </w:r>
      <w:r w:rsidRPr="00547B8C">
        <w:t xml:space="preserve"> Students are informed about assessment criteria and grading systems in advance.</w:t>
      </w:r>
    </w:p>
    <w:p w:rsidR="00C53482" w:rsidRPr="00547B8C" w:rsidRDefault="00C53482" w:rsidP="00442949">
      <w:pPr>
        <w:pStyle w:val="NormalWeb"/>
        <w:numPr>
          <w:ilvl w:val="0"/>
          <w:numId w:val="214"/>
        </w:numPr>
      </w:pPr>
      <w:r w:rsidRPr="00547B8C">
        <w:rPr>
          <w:rStyle w:val="Strong"/>
        </w:rPr>
        <w:t>Accountability:</w:t>
      </w:r>
      <w:r w:rsidRPr="00547B8C">
        <w:t xml:space="preserve"> Trainers maintain proper records of student marks and feedback.</w:t>
      </w:r>
    </w:p>
    <w:p w:rsidR="00C53482" w:rsidRPr="00547B8C" w:rsidRDefault="00C53482" w:rsidP="00C53482">
      <w:pPr>
        <w:rPr>
          <w:rFonts w:ascii="Times New Roman" w:hAnsi="Times New Roman" w:cs="Times New Roman"/>
        </w:rPr>
      </w:pPr>
    </w:p>
    <w:p w:rsidR="00C53482" w:rsidRPr="00547B8C" w:rsidRDefault="00C53482" w:rsidP="00442949">
      <w:pPr>
        <w:pStyle w:val="NormalWeb"/>
        <w:rPr>
          <w:rStyle w:val="Strong"/>
          <w:i/>
        </w:rPr>
      </w:pPr>
      <w:r w:rsidRPr="00547B8C">
        <w:rPr>
          <w:rStyle w:val="Strong"/>
          <w:bCs w:val="0"/>
          <w:i/>
        </w:rPr>
        <w:t>Moderation of Assessments</w:t>
      </w:r>
    </w:p>
    <w:p w:rsidR="00C53482" w:rsidRPr="00547B8C" w:rsidRDefault="00C53482" w:rsidP="00C53482">
      <w:pPr>
        <w:pStyle w:val="NormalWeb"/>
      </w:pPr>
      <w:r w:rsidRPr="00547B8C">
        <w:rPr>
          <w:rStyle w:val="Strong"/>
        </w:rPr>
        <w:t>Moderation</w:t>
      </w:r>
      <w:r w:rsidRPr="00547B8C">
        <w:t xml:space="preserve"> ensures that assessments and results are consistent, objective, and meet institutional and national standards. It is carried out at different levels.</w:t>
      </w:r>
    </w:p>
    <w:p w:rsidR="00C53482" w:rsidRPr="00547B8C" w:rsidRDefault="00C53482" w:rsidP="00C53482">
      <w:pPr>
        <w:pStyle w:val="NormalWeb"/>
      </w:pPr>
      <w:r w:rsidRPr="00547B8C">
        <w:rPr>
          <w:rStyle w:val="Strong"/>
        </w:rPr>
        <w:t>a. Internal Moderation</w:t>
      </w:r>
    </w:p>
    <w:p w:rsidR="00C53482" w:rsidRPr="00547B8C" w:rsidRDefault="00C53482" w:rsidP="00442949">
      <w:pPr>
        <w:pStyle w:val="NormalWeb"/>
        <w:numPr>
          <w:ilvl w:val="0"/>
          <w:numId w:val="215"/>
        </w:numPr>
      </w:pPr>
      <w:r w:rsidRPr="00547B8C">
        <w:t xml:space="preserve">Conducted within the college by experienced </w:t>
      </w:r>
      <w:r w:rsidR="00442949" w:rsidRPr="00547B8C">
        <w:t>trainers</w:t>
      </w:r>
      <w:r w:rsidRPr="00547B8C">
        <w:t xml:space="preserve"> or Heads of Department (HODs).</w:t>
      </w:r>
    </w:p>
    <w:p w:rsidR="00C53482" w:rsidRPr="00547B8C" w:rsidRDefault="00C53482" w:rsidP="00442949">
      <w:pPr>
        <w:pStyle w:val="NormalWeb"/>
        <w:numPr>
          <w:ilvl w:val="0"/>
          <w:numId w:val="215"/>
        </w:numPr>
      </w:pPr>
      <w:r w:rsidRPr="00547B8C">
        <w:t>Involves reviewing:</w:t>
      </w:r>
    </w:p>
    <w:p w:rsidR="00C53482" w:rsidRPr="00547B8C" w:rsidRDefault="00C53482" w:rsidP="00442949">
      <w:pPr>
        <w:pStyle w:val="NormalWeb"/>
        <w:numPr>
          <w:ilvl w:val="1"/>
          <w:numId w:val="216"/>
        </w:numPr>
      </w:pPr>
      <w:r w:rsidRPr="00547B8C">
        <w:t>Examination questions and marking schemes before exams.</w:t>
      </w:r>
    </w:p>
    <w:p w:rsidR="00C53482" w:rsidRPr="00547B8C" w:rsidRDefault="00C53482" w:rsidP="00442949">
      <w:pPr>
        <w:pStyle w:val="NormalWeb"/>
        <w:numPr>
          <w:ilvl w:val="1"/>
          <w:numId w:val="216"/>
        </w:numPr>
      </w:pPr>
      <w:r w:rsidRPr="00547B8C">
        <w:t>Sample marked scripts and projects after grading.</w:t>
      </w:r>
    </w:p>
    <w:p w:rsidR="00C53482" w:rsidRPr="00547B8C" w:rsidRDefault="00C53482" w:rsidP="00442949">
      <w:pPr>
        <w:pStyle w:val="NormalWeb"/>
        <w:numPr>
          <w:ilvl w:val="0"/>
          <w:numId w:val="215"/>
        </w:numPr>
      </w:pPr>
      <w:r w:rsidRPr="00547B8C">
        <w:t>Ensures uniformity in marking and fairness in grading among different trainers.</w:t>
      </w:r>
    </w:p>
    <w:p w:rsidR="00C53482" w:rsidRPr="00547B8C" w:rsidRDefault="00C53482" w:rsidP="00442949">
      <w:pPr>
        <w:pStyle w:val="NormalWeb"/>
        <w:numPr>
          <w:ilvl w:val="0"/>
          <w:numId w:val="215"/>
        </w:numPr>
      </w:pPr>
      <w:r w:rsidRPr="00547B8C">
        <w:t>Addresses any discrepancies before results are finalized.</w:t>
      </w:r>
    </w:p>
    <w:p w:rsidR="00C53482" w:rsidRPr="00547B8C" w:rsidRDefault="00C53482" w:rsidP="00C53482">
      <w:pPr>
        <w:pStyle w:val="NormalWeb"/>
      </w:pPr>
      <w:r w:rsidRPr="00547B8C">
        <w:rPr>
          <w:rStyle w:val="Strong"/>
        </w:rPr>
        <w:lastRenderedPageBreak/>
        <w:t>b. External Moderation</w:t>
      </w:r>
    </w:p>
    <w:p w:rsidR="00C53482" w:rsidRPr="00547B8C" w:rsidRDefault="00C53482" w:rsidP="00C53482">
      <w:pPr>
        <w:pStyle w:val="NormalWeb"/>
        <w:numPr>
          <w:ilvl w:val="0"/>
          <w:numId w:val="147"/>
        </w:numPr>
      </w:pPr>
      <w:r w:rsidRPr="00547B8C">
        <w:t xml:space="preserve">Conducted by </w:t>
      </w:r>
      <w:r w:rsidRPr="00547B8C">
        <w:rPr>
          <w:rStyle w:val="Strong"/>
        </w:rPr>
        <w:t>external moderators</w:t>
      </w:r>
      <w:r w:rsidRPr="00547B8C">
        <w:t xml:space="preserve"> appointed by </w:t>
      </w:r>
      <w:r w:rsidR="00442949" w:rsidRPr="00547B8C">
        <w:rPr>
          <w:rStyle w:val="Strong"/>
        </w:rPr>
        <w:t xml:space="preserve">KASNEB and </w:t>
      </w:r>
      <w:r w:rsidRPr="00547B8C">
        <w:rPr>
          <w:rStyle w:val="Strong"/>
        </w:rPr>
        <w:t>VET-CDACC, KNEC</w:t>
      </w:r>
      <w:r w:rsidRPr="00547B8C">
        <w:t xml:space="preserve">, or </w:t>
      </w:r>
      <w:r w:rsidRPr="00547B8C">
        <w:rPr>
          <w:rStyle w:val="Strong"/>
        </w:rPr>
        <w:t>university partners</w:t>
      </w:r>
      <w:r w:rsidRPr="00547B8C">
        <w:t>.</w:t>
      </w:r>
    </w:p>
    <w:p w:rsidR="00C53482" w:rsidRPr="00547B8C" w:rsidRDefault="00C53482" w:rsidP="00C53482">
      <w:pPr>
        <w:pStyle w:val="NormalWeb"/>
        <w:numPr>
          <w:ilvl w:val="0"/>
          <w:numId w:val="147"/>
        </w:numPr>
      </w:pPr>
      <w:r w:rsidRPr="00547B8C">
        <w:t>Verifies that internal assessments meet required national and professional standards.</w:t>
      </w:r>
    </w:p>
    <w:p w:rsidR="00C53482" w:rsidRPr="00547B8C" w:rsidRDefault="00C53482" w:rsidP="00C53482">
      <w:pPr>
        <w:pStyle w:val="NormalWeb"/>
        <w:numPr>
          <w:ilvl w:val="0"/>
          <w:numId w:val="147"/>
        </w:numPr>
      </w:pPr>
      <w:r w:rsidRPr="00547B8C">
        <w:t>Confirms fairness and accuracy of student marks and reports.</w:t>
      </w:r>
    </w:p>
    <w:p w:rsidR="00C53482" w:rsidRPr="00547B8C" w:rsidRDefault="00C53482" w:rsidP="00C53482">
      <w:pPr>
        <w:pStyle w:val="NormalWeb"/>
        <w:numPr>
          <w:ilvl w:val="0"/>
          <w:numId w:val="147"/>
        </w:numPr>
      </w:pPr>
      <w:r w:rsidRPr="00547B8C">
        <w:t>Provides recommendations for improvement in future assessments.</w:t>
      </w:r>
    </w:p>
    <w:p w:rsidR="00C53482" w:rsidRPr="00547B8C" w:rsidRDefault="00C53482" w:rsidP="00C53482">
      <w:pPr>
        <w:rPr>
          <w:rFonts w:ascii="Times New Roman" w:hAnsi="Times New Roman" w:cs="Times New Roman"/>
        </w:rPr>
      </w:pPr>
    </w:p>
    <w:p w:rsidR="00C53482" w:rsidRPr="00547B8C" w:rsidRDefault="00C53482" w:rsidP="00065981">
      <w:pPr>
        <w:pStyle w:val="NormalWeb"/>
        <w:rPr>
          <w:rStyle w:val="Strong"/>
          <w:i/>
        </w:rPr>
      </w:pPr>
      <w:r w:rsidRPr="00547B8C">
        <w:rPr>
          <w:rStyle w:val="Strong"/>
          <w:bCs w:val="0"/>
          <w:i/>
        </w:rPr>
        <w:t>Feedback and Continuous Improvement</w:t>
      </w:r>
    </w:p>
    <w:p w:rsidR="00C53482" w:rsidRPr="00547B8C" w:rsidRDefault="00C53482" w:rsidP="00065981">
      <w:pPr>
        <w:pStyle w:val="NormalWeb"/>
        <w:numPr>
          <w:ilvl w:val="0"/>
          <w:numId w:val="217"/>
        </w:numPr>
      </w:pPr>
      <w:r w:rsidRPr="00547B8C">
        <w:t xml:space="preserve">Students receive </w:t>
      </w:r>
      <w:r w:rsidRPr="00547B8C">
        <w:rPr>
          <w:rStyle w:val="Strong"/>
        </w:rPr>
        <w:t>timely and constructive feedback</w:t>
      </w:r>
      <w:r w:rsidRPr="00547B8C">
        <w:t xml:space="preserve"> to help them identify strengths and areas for improvement.</w:t>
      </w:r>
    </w:p>
    <w:p w:rsidR="00C53482" w:rsidRPr="00547B8C" w:rsidRDefault="00C53482" w:rsidP="00065981">
      <w:pPr>
        <w:pStyle w:val="NormalWeb"/>
        <w:numPr>
          <w:ilvl w:val="0"/>
          <w:numId w:val="217"/>
        </w:numPr>
      </w:pPr>
      <w:r w:rsidRPr="00547B8C">
        <w:t xml:space="preserve">Trainers use assessment outcomes to </w:t>
      </w:r>
      <w:r w:rsidRPr="00547B8C">
        <w:rPr>
          <w:rStyle w:val="Strong"/>
        </w:rPr>
        <w:t>adjust teaching methods</w:t>
      </w:r>
      <w:r w:rsidRPr="00547B8C">
        <w:t xml:space="preserve"> and address learning gaps.</w:t>
      </w:r>
    </w:p>
    <w:p w:rsidR="00C53482" w:rsidRPr="00547B8C" w:rsidRDefault="00C53482" w:rsidP="00C53482">
      <w:pPr>
        <w:pStyle w:val="NormalWeb"/>
        <w:numPr>
          <w:ilvl w:val="0"/>
          <w:numId w:val="217"/>
        </w:numPr>
      </w:pPr>
      <w:r w:rsidRPr="00547B8C">
        <w:t>The institution periodically reviews its assessment tools and processes based on moderation reports and performance trends.</w:t>
      </w:r>
    </w:p>
    <w:p w:rsidR="00C53482" w:rsidRPr="00547B8C" w:rsidRDefault="00C53482" w:rsidP="00065981">
      <w:pPr>
        <w:pStyle w:val="NormalWeb"/>
        <w:rPr>
          <w:rStyle w:val="Strong"/>
          <w:i/>
        </w:rPr>
      </w:pPr>
      <w:r w:rsidRPr="00547B8C">
        <w:rPr>
          <w:rStyle w:val="Strong"/>
          <w:bCs w:val="0"/>
          <w:i/>
        </w:rPr>
        <w:t>Assessment Records Management</w:t>
      </w:r>
    </w:p>
    <w:p w:rsidR="00C53482" w:rsidRPr="00547B8C" w:rsidRDefault="00C53482" w:rsidP="00065981">
      <w:pPr>
        <w:pStyle w:val="NormalWeb"/>
        <w:numPr>
          <w:ilvl w:val="0"/>
          <w:numId w:val="218"/>
        </w:numPr>
      </w:pPr>
      <w:r w:rsidRPr="00547B8C">
        <w:t>All student assessment records (marks, scripts, practical reports, portfolios) are securely stored and backed up.</w:t>
      </w:r>
    </w:p>
    <w:p w:rsidR="00C53482" w:rsidRPr="00547B8C" w:rsidRDefault="00C53482" w:rsidP="00065981">
      <w:pPr>
        <w:pStyle w:val="NormalWeb"/>
        <w:numPr>
          <w:ilvl w:val="0"/>
          <w:numId w:val="218"/>
        </w:numPr>
      </w:pPr>
      <w:r w:rsidRPr="00547B8C">
        <w:t>Access to these records is restricted to authorized academic staff.</w:t>
      </w:r>
    </w:p>
    <w:p w:rsidR="00C53482" w:rsidRPr="00547B8C" w:rsidRDefault="00C53482" w:rsidP="00065981">
      <w:pPr>
        <w:pStyle w:val="NormalWeb"/>
        <w:numPr>
          <w:ilvl w:val="0"/>
          <w:numId w:val="218"/>
        </w:numPr>
      </w:pPr>
      <w:r w:rsidRPr="00547B8C">
        <w:t xml:space="preserve">Records are retained </w:t>
      </w:r>
      <w:r w:rsidR="00065981" w:rsidRPr="00547B8C">
        <w:t>for a period of 5 months from the time of course completion</w:t>
      </w:r>
      <w:r w:rsidRPr="00547B8C">
        <w:t xml:space="preserve"> for audit and verification purposes.</w:t>
      </w:r>
    </w:p>
    <w:p w:rsidR="00C53482" w:rsidRPr="00547B8C" w:rsidRDefault="00C53482" w:rsidP="00C53482">
      <w:pPr>
        <w:rPr>
          <w:rFonts w:ascii="Times New Roman" w:hAnsi="Times New Roman" w:cs="Times New Roman"/>
        </w:rPr>
      </w:pPr>
    </w:p>
    <w:p w:rsidR="00C53482" w:rsidRPr="00547B8C" w:rsidRDefault="00C53482" w:rsidP="00065981">
      <w:pPr>
        <w:pStyle w:val="NormalWeb"/>
        <w:rPr>
          <w:rStyle w:val="Strong"/>
          <w:i/>
        </w:rPr>
      </w:pPr>
      <w:r w:rsidRPr="00547B8C">
        <w:rPr>
          <w:rStyle w:val="Strong"/>
          <w:bCs w:val="0"/>
          <w:i/>
        </w:rPr>
        <w:t>Special Considerations</w:t>
      </w:r>
    </w:p>
    <w:p w:rsidR="00C53482" w:rsidRPr="00547B8C" w:rsidRDefault="00C53482" w:rsidP="00C53482">
      <w:pPr>
        <w:pStyle w:val="NormalWeb"/>
        <w:numPr>
          <w:ilvl w:val="0"/>
          <w:numId w:val="150"/>
        </w:numPr>
      </w:pPr>
      <w:r w:rsidRPr="00547B8C">
        <w:t xml:space="preserve">Students with valid reasons (e.g., illness, </w:t>
      </w:r>
      <w:r w:rsidR="00065981" w:rsidRPr="00547B8C">
        <w:t xml:space="preserve">disability, bereavement) are </w:t>
      </w:r>
      <w:r w:rsidRPr="00547B8C">
        <w:t xml:space="preserve">allowed </w:t>
      </w:r>
      <w:r w:rsidRPr="00547B8C">
        <w:rPr>
          <w:rStyle w:val="Strong"/>
        </w:rPr>
        <w:t>special assessments or extensions</w:t>
      </w:r>
      <w:r w:rsidRPr="00547B8C">
        <w:t xml:space="preserve">, upon approval by the </w:t>
      </w:r>
      <w:r w:rsidR="00065981" w:rsidRPr="00547B8C">
        <w:t>CEO</w:t>
      </w:r>
    </w:p>
    <w:p w:rsidR="00C53482" w:rsidRPr="00547B8C" w:rsidRDefault="00C53482" w:rsidP="00C53482">
      <w:pPr>
        <w:pStyle w:val="NormalWeb"/>
        <w:numPr>
          <w:ilvl w:val="0"/>
          <w:numId w:val="150"/>
        </w:numPr>
      </w:pPr>
      <w:r w:rsidRPr="00547B8C">
        <w:t xml:space="preserve">Any cases of </w:t>
      </w:r>
      <w:r w:rsidRPr="00547B8C">
        <w:rPr>
          <w:rStyle w:val="Strong"/>
        </w:rPr>
        <w:t>academic dishonesty</w:t>
      </w:r>
      <w:r w:rsidRPr="00547B8C">
        <w:t xml:space="preserve"> (cheating, plagiarism, collusion) are handled under the institution’s </w:t>
      </w:r>
      <w:r w:rsidRPr="00547B8C">
        <w:rPr>
          <w:rStyle w:val="Strong"/>
        </w:rPr>
        <w:t>Academic Integrity Policy</w:t>
      </w:r>
      <w:r w:rsidRPr="00547B8C">
        <w:t xml:space="preserve"> and attract disciplinary action.</w:t>
      </w:r>
    </w:p>
    <w:p w:rsidR="00C53482" w:rsidRPr="00547B8C" w:rsidRDefault="00C53482" w:rsidP="005D3394">
      <w:pPr>
        <w:pStyle w:val="NormalWeb"/>
        <w:rPr>
          <w:b/>
          <w:sz w:val="28"/>
        </w:rPr>
      </w:pPr>
      <w:r w:rsidRPr="00547B8C">
        <w:rPr>
          <w:b/>
          <w:sz w:val="28"/>
        </w:rPr>
        <w:t>Research and Innovation Policy</w:t>
      </w:r>
    </w:p>
    <w:p w:rsidR="00C53482" w:rsidRPr="00547B8C" w:rsidRDefault="00C53482" w:rsidP="005D3394">
      <w:pPr>
        <w:pStyle w:val="NormalWeb"/>
      </w:pPr>
      <w:r w:rsidRPr="00547B8C">
        <w:t xml:space="preserve">This section outlines the framework through which the ICT college promotes, manages, and supports </w:t>
      </w:r>
      <w:r w:rsidRPr="00547B8C">
        <w:rPr>
          <w:rStyle w:val="Strong"/>
        </w:rPr>
        <w:t>research, innovation, and creative problem-solving</w:t>
      </w:r>
      <w:r w:rsidRPr="00547B8C">
        <w:t xml:space="preserve"> among staff and students. It ensures that all research and innovation activities contribute to </w:t>
      </w:r>
      <w:r w:rsidRPr="00547B8C">
        <w:rPr>
          <w:rStyle w:val="Strong"/>
        </w:rPr>
        <w:t>technological advancement, academic excellence, and community development</w:t>
      </w:r>
      <w:r w:rsidR="005D3394" w:rsidRPr="00547B8C">
        <w:t>.</w:t>
      </w:r>
    </w:p>
    <w:p w:rsidR="00C53482" w:rsidRPr="00547B8C" w:rsidRDefault="00C53482" w:rsidP="00C53482">
      <w:pPr>
        <w:pStyle w:val="NormalWeb"/>
      </w:pPr>
      <w:r w:rsidRPr="00547B8C">
        <w:t>The Research and Innovation Policy aims to:</w:t>
      </w:r>
    </w:p>
    <w:p w:rsidR="00C53482" w:rsidRPr="00547B8C" w:rsidRDefault="00C53482" w:rsidP="005D3394">
      <w:pPr>
        <w:pStyle w:val="NormalWeb"/>
        <w:numPr>
          <w:ilvl w:val="0"/>
          <w:numId w:val="219"/>
        </w:numPr>
      </w:pPr>
      <w:r w:rsidRPr="00547B8C">
        <w:lastRenderedPageBreak/>
        <w:t xml:space="preserve">Promote a </w:t>
      </w:r>
      <w:r w:rsidRPr="00547B8C">
        <w:rPr>
          <w:rStyle w:val="Strong"/>
        </w:rPr>
        <w:t>culture of inquiry, creativity, and technological innovation</w:t>
      </w:r>
      <w:r w:rsidRPr="00547B8C">
        <w:t xml:space="preserve"> within the college.</w:t>
      </w:r>
    </w:p>
    <w:p w:rsidR="00C53482" w:rsidRPr="00547B8C" w:rsidRDefault="00C53482" w:rsidP="005D3394">
      <w:pPr>
        <w:pStyle w:val="NormalWeb"/>
        <w:numPr>
          <w:ilvl w:val="0"/>
          <w:numId w:val="219"/>
        </w:numPr>
      </w:pPr>
      <w:r w:rsidRPr="00547B8C">
        <w:t xml:space="preserve">Encourage </w:t>
      </w:r>
      <w:r w:rsidRPr="00547B8C">
        <w:rPr>
          <w:rStyle w:val="Strong"/>
        </w:rPr>
        <w:t>evidence-based research</w:t>
      </w:r>
      <w:r w:rsidRPr="00547B8C">
        <w:t xml:space="preserve"> that addresses real-world ICT and socio-economic challenges.</w:t>
      </w:r>
    </w:p>
    <w:p w:rsidR="00C53482" w:rsidRPr="00547B8C" w:rsidRDefault="00C53482" w:rsidP="005D3394">
      <w:pPr>
        <w:pStyle w:val="NormalWeb"/>
        <w:numPr>
          <w:ilvl w:val="0"/>
          <w:numId w:val="219"/>
        </w:numPr>
      </w:pPr>
      <w:r w:rsidRPr="00547B8C">
        <w:t xml:space="preserve">Strengthen </w:t>
      </w:r>
      <w:r w:rsidRPr="00547B8C">
        <w:rPr>
          <w:rStyle w:val="Strong"/>
        </w:rPr>
        <w:t>industry-academia collaboration</w:t>
      </w:r>
      <w:r w:rsidRPr="00547B8C">
        <w:t xml:space="preserve"> to enhance applied research and innovation.</w:t>
      </w:r>
    </w:p>
    <w:p w:rsidR="00C53482" w:rsidRPr="00547B8C" w:rsidRDefault="00C53482" w:rsidP="005D3394">
      <w:pPr>
        <w:pStyle w:val="NormalWeb"/>
        <w:numPr>
          <w:ilvl w:val="0"/>
          <w:numId w:val="219"/>
        </w:numPr>
      </w:pPr>
      <w:r w:rsidRPr="00547B8C">
        <w:t>Guide ethical research conduct and protect intellectual property rights.</w:t>
      </w:r>
    </w:p>
    <w:p w:rsidR="00C53482" w:rsidRPr="00547B8C" w:rsidRDefault="00C53482" w:rsidP="00C53482">
      <w:pPr>
        <w:rPr>
          <w:rFonts w:ascii="Times New Roman" w:hAnsi="Times New Roman" w:cs="Times New Roman"/>
        </w:rPr>
      </w:pPr>
    </w:p>
    <w:p w:rsidR="00C53482" w:rsidRPr="00547B8C" w:rsidRDefault="00C53482" w:rsidP="009713DA">
      <w:pPr>
        <w:pStyle w:val="NormalWeb"/>
        <w:rPr>
          <w:rStyle w:val="Strong"/>
          <w:i/>
        </w:rPr>
      </w:pPr>
      <w:r w:rsidRPr="00547B8C">
        <w:rPr>
          <w:rStyle w:val="Strong"/>
          <w:bCs w:val="0"/>
          <w:i/>
        </w:rPr>
        <w:t>Objectives</w:t>
      </w:r>
    </w:p>
    <w:p w:rsidR="00C53482" w:rsidRPr="00547B8C" w:rsidRDefault="00C53482" w:rsidP="00C53482">
      <w:pPr>
        <w:pStyle w:val="NormalWeb"/>
        <w:numPr>
          <w:ilvl w:val="0"/>
          <w:numId w:val="153"/>
        </w:numPr>
      </w:pPr>
      <w:r w:rsidRPr="00547B8C">
        <w:t xml:space="preserve">To support </w:t>
      </w:r>
      <w:r w:rsidRPr="00547B8C">
        <w:rPr>
          <w:rStyle w:val="Strong"/>
        </w:rPr>
        <w:t>staff and student participation</w:t>
      </w:r>
      <w:r w:rsidRPr="00547B8C">
        <w:t xml:space="preserve"> in research and innovation activities.</w:t>
      </w:r>
    </w:p>
    <w:p w:rsidR="00C53482" w:rsidRPr="00547B8C" w:rsidRDefault="00C53482" w:rsidP="00C53482">
      <w:pPr>
        <w:pStyle w:val="NormalWeb"/>
        <w:numPr>
          <w:ilvl w:val="0"/>
          <w:numId w:val="153"/>
        </w:numPr>
      </w:pPr>
      <w:r w:rsidRPr="00547B8C">
        <w:t xml:space="preserve">To establish a structured process for </w:t>
      </w:r>
      <w:r w:rsidRPr="00547B8C">
        <w:rPr>
          <w:rStyle w:val="Strong"/>
        </w:rPr>
        <w:t>proposal development, funding, implementation, and dissemination</w:t>
      </w:r>
      <w:r w:rsidRPr="00547B8C">
        <w:t>.</w:t>
      </w:r>
    </w:p>
    <w:p w:rsidR="00C53482" w:rsidRPr="00547B8C" w:rsidRDefault="00C53482" w:rsidP="00C53482">
      <w:pPr>
        <w:pStyle w:val="NormalWeb"/>
        <w:numPr>
          <w:ilvl w:val="0"/>
          <w:numId w:val="153"/>
        </w:numPr>
      </w:pPr>
      <w:r w:rsidRPr="00547B8C">
        <w:t xml:space="preserve">To ensure that research aligns with </w:t>
      </w:r>
      <w:r w:rsidRPr="00547B8C">
        <w:rPr>
          <w:rStyle w:val="Strong"/>
        </w:rPr>
        <w:t>national priorities</w:t>
      </w:r>
      <w:r w:rsidRPr="00547B8C">
        <w:t xml:space="preserve">, institutional goals, and </w:t>
      </w:r>
      <w:r w:rsidRPr="00547B8C">
        <w:rPr>
          <w:rStyle w:val="Strong"/>
        </w:rPr>
        <w:t>TVET/CDACC or university standards</w:t>
      </w:r>
      <w:r w:rsidRPr="00547B8C">
        <w:t>.</w:t>
      </w:r>
    </w:p>
    <w:p w:rsidR="00C53482" w:rsidRPr="00547B8C" w:rsidRDefault="00C53482" w:rsidP="00C53482">
      <w:pPr>
        <w:pStyle w:val="NormalWeb"/>
        <w:numPr>
          <w:ilvl w:val="0"/>
          <w:numId w:val="153"/>
        </w:numPr>
      </w:pPr>
      <w:r w:rsidRPr="00547B8C">
        <w:t xml:space="preserve">To promote the development of </w:t>
      </w:r>
      <w:r w:rsidRPr="00547B8C">
        <w:rPr>
          <w:rStyle w:val="Strong"/>
        </w:rPr>
        <w:t>ICT-based solutions</w:t>
      </w:r>
      <w:r w:rsidRPr="00547B8C">
        <w:t xml:space="preserve"> for community and industry needs.</w:t>
      </w:r>
    </w:p>
    <w:p w:rsidR="00C53482" w:rsidRPr="00547B8C" w:rsidRDefault="00C53482" w:rsidP="00C53482">
      <w:pPr>
        <w:pStyle w:val="NormalWeb"/>
        <w:numPr>
          <w:ilvl w:val="0"/>
          <w:numId w:val="153"/>
        </w:numPr>
      </w:pPr>
      <w:r w:rsidRPr="00547B8C">
        <w:t xml:space="preserve">To recognize and reward </w:t>
      </w:r>
      <w:r w:rsidRPr="00547B8C">
        <w:rPr>
          <w:rStyle w:val="Strong"/>
        </w:rPr>
        <w:t>innovative ideas, prototypes, and publications</w:t>
      </w:r>
      <w:r w:rsidRPr="00547B8C">
        <w:t>.</w:t>
      </w:r>
    </w:p>
    <w:p w:rsidR="00C53482" w:rsidRPr="00547B8C" w:rsidRDefault="00C53482" w:rsidP="00C53482">
      <w:pPr>
        <w:rPr>
          <w:rFonts w:ascii="Times New Roman" w:hAnsi="Times New Roman" w:cs="Times New Roman"/>
        </w:rPr>
      </w:pPr>
    </w:p>
    <w:p w:rsidR="00C53482" w:rsidRPr="00547B8C" w:rsidRDefault="00C53482" w:rsidP="009713DA">
      <w:pPr>
        <w:pStyle w:val="NormalWeb"/>
        <w:rPr>
          <w:rStyle w:val="Strong"/>
          <w:i/>
        </w:rPr>
      </w:pPr>
      <w:r w:rsidRPr="00547B8C">
        <w:rPr>
          <w:rStyle w:val="Strong"/>
          <w:bCs w:val="0"/>
          <w:i/>
        </w:rPr>
        <w:t>Scope</w:t>
      </w:r>
    </w:p>
    <w:p w:rsidR="00C53482" w:rsidRPr="00547B8C" w:rsidRDefault="00C53482" w:rsidP="00C53482">
      <w:pPr>
        <w:pStyle w:val="NormalWeb"/>
      </w:pPr>
      <w:r w:rsidRPr="00547B8C">
        <w:t>This policy applies to:</w:t>
      </w:r>
    </w:p>
    <w:p w:rsidR="00C53482" w:rsidRPr="00547B8C" w:rsidRDefault="00C53482" w:rsidP="00C53482">
      <w:pPr>
        <w:pStyle w:val="NormalWeb"/>
        <w:numPr>
          <w:ilvl w:val="0"/>
          <w:numId w:val="154"/>
        </w:numPr>
      </w:pPr>
      <w:r w:rsidRPr="00547B8C">
        <w:t xml:space="preserve">All </w:t>
      </w:r>
      <w:r w:rsidRPr="00547B8C">
        <w:rPr>
          <w:rStyle w:val="Strong"/>
        </w:rPr>
        <w:t>academic and technical staff</w:t>
      </w:r>
      <w:r w:rsidRPr="00547B8C">
        <w:t xml:space="preserve"> conducting research or supervising projects.</w:t>
      </w:r>
    </w:p>
    <w:p w:rsidR="00C53482" w:rsidRPr="00547B8C" w:rsidRDefault="00C53482" w:rsidP="00C53482">
      <w:pPr>
        <w:pStyle w:val="NormalWeb"/>
        <w:numPr>
          <w:ilvl w:val="0"/>
          <w:numId w:val="154"/>
        </w:numPr>
      </w:pPr>
      <w:r w:rsidRPr="00547B8C">
        <w:t xml:space="preserve">All </w:t>
      </w:r>
      <w:r w:rsidRPr="00547B8C">
        <w:rPr>
          <w:rStyle w:val="Strong"/>
        </w:rPr>
        <w:t>students</w:t>
      </w:r>
      <w:r w:rsidRPr="00547B8C">
        <w:t xml:space="preserve"> undertaking final-year or competency-based innovation projects.</w:t>
      </w:r>
    </w:p>
    <w:p w:rsidR="00C53482" w:rsidRPr="00547B8C" w:rsidRDefault="00C53482" w:rsidP="00C53482">
      <w:pPr>
        <w:pStyle w:val="NormalWeb"/>
        <w:numPr>
          <w:ilvl w:val="0"/>
          <w:numId w:val="154"/>
        </w:numPr>
      </w:pPr>
      <w:r w:rsidRPr="00547B8C">
        <w:rPr>
          <w:rStyle w:val="Strong"/>
        </w:rPr>
        <w:t>Collaborative projects</w:t>
      </w:r>
      <w:r w:rsidRPr="00547B8C">
        <w:t xml:space="preserve"> involving external partners, industries, or funding agencies.</w:t>
      </w:r>
    </w:p>
    <w:p w:rsidR="00C53482" w:rsidRPr="00547B8C" w:rsidRDefault="00C53482" w:rsidP="00C53482">
      <w:pPr>
        <w:pStyle w:val="NormalWeb"/>
        <w:numPr>
          <w:ilvl w:val="0"/>
          <w:numId w:val="154"/>
        </w:numPr>
      </w:pPr>
      <w:r w:rsidRPr="00547B8C">
        <w:t xml:space="preserve">Institutional </w:t>
      </w:r>
      <w:r w:rsidRPr="00547B8C">
        <w:rPr>
          <w:rStyle w:val="Strong"/>
        </w:rPr>
        <w:t>research centers, innovation hubs, and incubators</w:t>
      </w:r>
      <w:r w:rsidRPr="00547B8C">
        <w:t xml:space="preserve"> established for technology development.</w:t>
      </w:r>
    </w:p>
    <w:p w:rsidR="00C53482" w:rsidRPr="00547B8C" w:rsidRDefault="00C53482" w:rsidP="00C53482">
      <w:pPr>
        <w:rPr>
          <w:rFonts w:ascii="Times New Roman" w:hAnsi="Times New Roman" w:cs="Times New Roman"/>
        </w:rPr>
      </w:pPr>
    </w:p>
    <w:p w:rsidR="00C53482" w:rsidRPr="00547B8C" w:rsidRDefault="00C53482" w:rsidP="00664388">
      <w:pPr>
        <w:pStyle w:val="NormalWeb"/>
        <w:rPr>
          <w:rStyle w:val="Strong"/>
          <w:i/>
        </w:rPr>
      </w:pPr>
      <w:r w:rsidRPr="00547B8C">
        <w:rPr>
          <w:rStyle w:val="Strong"/>
          <w:bCs w:val="0"/>
          <w:i/>
        </w:rPr>
        <w:t>Research Focus Areas</w:t>
      </w:r>
    </w:p>
    <w:p w:rsidR="00C53482" w:rsidRPr="00547B8C" w:rsidRDefault="00664388" w:rsidP="00C53482">
      <w:pPr>
        <w:pStyle w:val="NormalWeb"/>
      </w:pPr>
      <w:r w:rsidRPr="00547B8C">
        <w:t xml:space="preserve">Ruralnet ICT </w:t>
      </w:r>
      <w:r w:rsidR="00C53482" w:rsidRPr="00547B8C">
        <w:t>prioritizes research and innovation in emerging ICT and related fields such as:</w:t>
      </w:r>
    </w:p>
    <w:p w:rsidR="00C53482" w:rsidRPr="00547B8C" w:rsidRDefault="00C53482" w:rsidP="000A0C60">
      <w:pPr>
        <w:pStyle w:val="NormalWeb"/>
        <w:numPr>
          <w:ilvl w:val="0"/>
          <w:numId w:val="220"/>
        </w:numPr>
      </w:pPr>
      <w:r w:rsidRPr="00547B8C">
        <w:t>Software development and systems engineering.</w:t>
      </w:r>
    </w:p>
    <w:p w:rsidR="00C53482" w:rsidRPr="00547B8C" w:rsidRDefault="00C53482" w:rsidP="000A0C60">
      <w:pPr>
        <w:pStyle w:val="NormalWeb"/>
        <w:numPr>
          <w:ilvl w:val="0"/>
          <w:numId w:val="220"/>
        </w:numPr>
      </w:pPr>
      <w:r w:rsidRPr="00547B8C">
        <w:t>Artificial Intelligence (AI) and Data Science.</w:t>
      </w:r>
    </w:p>
    <w:p w:rsidR="00C53482" w:rsidRPr="00547B8C" w:rsidRDefault="00C53482" w:rsidP="000A0C60">
      <w:pPr>
        <w:pStyle w:val="NormalWeb"/>
        <w:numPr>
          <w:ilvl w:val="0"/>
          <w:numId w:val="220"/>
        </w:numPr>
      </w:pPr>
      <w:r w:rsidRPr="00547B8C">
        <w:t>Cybersecurity and ethical hacking.</w:t>
      </w:r>
    </w:p>
    <w:p w:rsidR="00C53482" w:rsidRPr="00547B8C" w:rsidRDefault="00C53482" w:rsidP="000A0C60">
      <w:pPr>
        <w:pStyle w:val="NormalWeb"/>
        <w:numPr>
          <w:ilvl w:val="0"/>
          <w:numId w:val="220"/>
        </w:numPr>
      </w:pPr>
      <w:r w:rsidRPr="00547B8C">
        <w:t>Computer networking and cloud computing.</w:t>
      </w:r>
    </w:p>
    <w:p w:rsidR="00C53482" w:rsidRPr="00547B8C" w:rsidRDefault="00C53482" w:rsidP="000A0C60">
      <w:pPr>
        <w:pStyle w:val="NormalWeb"/>
        <w:numPr>
          <w:ilvl w:val="0"/>
          <w:numId w:val="220"/>
        </w:numPr>
      </w:pPr>
      <w:r w:rsidRPr="00547B8C">
        <w:t>Internet of Things (IoT) and embedded systems.</w:t>
      </w:r>
    </w:p>
    <w:p w:rsidR="00C53482" w:rsidRPr="00547B8C" w:rsidRDefault="00C53482" w:rsidP="000A0C60">
      <w:pPr>
        <w:pStyle w:val="NormalWeb"/>
        <w:numPr>
          <w:ilvl w:val="0"/>
          <w:numId w:val="220"/>
        </w:numPr>
      </w:pPr>
      <w:r w:rsidRPr="00547B8C">
        <w:t>Digital literacy, e-learning technologies, and ICT for development.</w:t>
      </w:r>
    </w:p>
    <w:p w:rsidR="00C53482" w:rsidRPr="00547B8C" w:rsidRDefault="00C53482" w:rsidP="000A0C60">
      <w:pPr>
        <w:pStyle w:val="NormalWeb"/>
        <w:numPr>
          <w:ilvl w:val="0"/>
          <w:numId w:val="220"/>
        </w:numPr>
      </w:pPr>
      <w:r w:rsidRPr="00547B8C">
        <w:t>Green computing and sustainable ICT practices.</w:t>
      </w:r>
    </w:p>
    <w:p w:rsidR="00664388" w:rsidRPr="00547B8C" w:rsidRDefault="00664388" w:rsidP="000A0C60">
      <w:pPr>
        <w:pStyle w:val="NormalWeb"/>
        <w:numPr>
          <w:ilvl w:val="0"/>
          <w:numId w:val="220"/>
        </w:numPr>
      </w:pPr>
      <w:r w:rsidRPr="00547B8C">
        <w:t>Finance and accounting advancements</w:t>
      </w:r>
    </w:p>
    <w:p w:rsidR="00664388" w:rsidRPr="00547B8C" w:rsidRDefault="00664388" w:rsidP="000A0C60">
      <w:pPr>
        <w:pStyle w:val="NormalWeb"/>
        <w:numPr>
          <w:ilvl w:val="0"/>
          <w:numId w:val="220"/>
        </w:numPr>
      </w:pPr>
      <w:r w:rsidRPr="00547B8C">
        <w:lastRenderedPageBreak/>
        <w:t xml:space="preserve">Managerial Accounting </w:t>
      </w:r>
    </w:p>
    <w:p w:rsidR="00664388" w:rsidRPr="00547B8C" w:rsidRDefault="00664388" w:rsidP="000A0C60">
      <w:pPr>
        <w:pStyle w:val="NormalWeb"/>
        <w:numPr>
          <w:ilvl w:val="0"/>
          <w:numId w:val="220"/>
        </w:numPr>
      </w:pPr>
      <w:r w:rsidRPr="00547B8C">
        <w:t xml:space="preserve">Auditing and Assurance </w:t>
      </w:r>
    </w:p>
    <w:p w:rsidR="00664388" w:rsidRPr="00547B8C" w:rsidRDefault="00664388" w:rsidP="000A0C60">
      <w:pPr>
        <w:pStyle w:val="NormalWeb"/>
        <w:numPr>
          <w:ilvl w:val="0"/>
          <w:numId w:val="220"/>
        </w:numPr>
      </w:pPr>
      <w:r w:rsidRPr="00547B8C">
        <w:t xml:space="preserve">Taxation </w:t>
      </w:r>
    </w:p>
    <w:p w:rsidR="00664388" w:rsidRPr="00547B8C" w:rsidRDefault="00664388" w:rsidP="000A0C60">
      <w:pPr>
        <w:pStyle w:val="NormalWeb"/>
        <w:numPr>
          <w:ilvl w:val="0"/>
          <w:numId w:val="220"/>
        </w:numPr>
      </w:pPr>
      <w:r w:rsidRPr="00547B8C">
        <w:t>Accounting Information System (AIS)</w:t>
      </w:r>
    </w:p>
    <w:p w:rsidR="00C53482" w:rsidRPr="00547B8C" w:rsidRDefault="00664388" w:rsidP="000A0C60">
      <w:pPr>
        <w:pStyle w:val="NormalWeb"/>
        <w:numPr>
          <w:ilvl w:val="0"/>
          <w:numId w:val="220"/>
        </w:numPr>
      </w:pPr>
      <w:r w:rsidRPr="00547B8C">
        <w:t xml:space="preserve">Corporate governance and ethics </w:t>
      </w:r>
    </w:p>
    <w:p w:rsidR="00664388" w:rsidRPr="00547B8C" w:rsidRDefault="00664388" w:rsidP="00664388">
      <w:pPr>
        <w:pStyle w:val="NormalWeb"/>
      </w:pPr>
    </w:p>
    <w:p w:rsidR="00C53482" w:rsidRPr="00547B8C" w:rsidRDefault="00C53482" w:rsidP="000A0C60">
      <w:pPr>
        <w:pStyle w:val="NormalWeb"/>
        <w:rPr>
          <w:rStyle w:val="Strong"/>
          <w:i/>
        </w:rPr>
      </w:pPr>
      <w:r w:rsidRPr="00547B8C">
        <w:rPr>
          <w:rStyle w:val="Strong"/>
          <w:bCs w:val="0"/>
          <w:i/>
        </w:rPr>
        <w:t>Research and Innovation Structure</w:t>
      </w:r>
    </w:p>
    <w:p w:rsidR="00C53482" w:rsidRPr="00547B8C" w:rsidRDefault="00C53482" w:rsidP="00C53482">
      <w:pPr>
        <w:pStyle w:val="NormalWeb"/>
      </w:pPr>
      <w:r w:rsidRPr="00547B8C">
        <w:t xml:space="preserve">To manage research activities effectively, </w:t>
      </w:r>
      <w:r w:rsidR="000A0C60" w:rsidRPr="00547B8C">
        <w:t>Ruralnet</w:t>
      </w:r>
      <w:r w:rsidRPr="00547B8C">
        <w:t xml:space="preserve"> establishes:</w:t>
      </w:r>
    </w:p>
    <w:p w:rsidR="00C53482" w:rsidRPr="00547B8C" w:rsidRDefault="00C53482" w:rsidP="00584784">
      <w:pPr>
        <w:pStyle w:val="NormalWeb"/>
        <w:numPr>
          <w:ilvl w:val="0"/>
          <w:numId w:val="221"/>
        </w:numPr>
      </w:pPr>
      <w:r w:rsidRPr="00547B8C">
        <w:t xml:space="preserve">A </w:t>
      </w:r>
      <w:r w:rsidRPr="00547B8C">
        <w:rPr>
          <w:rStyle w:val="Strong"/>
        </w:rPr>
        <w:t>Research and Innovation Committee (RIC)</w:t>
      </w:r>
      <w:r w:rsidRPr="00547B8C">
        <w:t xml:space="preserve"> or </w:t>
      </w:r>
      <w:r w:rsidRPr="00547B8C">
        <w:rPr>
          <w:rStyle w:val="Strong"/>
        </w:rPr>
        <w:t>Directorate</w:t>
      </w:r>
      <w:r w:rsidRPr="00547B8C">
        <w:t>, responsible for:</w:t>
      </w:r>
    </w:p>
    <w:p w:rsidR="00C53482" w:rsidRPr="00547B8C" w:rsidRDefault="00C53482" w:rsidP="00584784">
      <w:pPr>
        <w:pStyle w:val="NormalWeb"/>
        <w:numPr>
          <w:ilvl w:val="1"/>
          <w:numId w:val="222"/>
        </w:numPr>
      </w:pPr>
      <w:r w:rsidRPr="00547B8C">
        <w:t>Approving research proposals.</w:t>
      </w:r>
    </w:p>
    <w:p w:rsidR="00C53482" w:rsidRPr="00547B8C" w:rsidRDefault="00C53482" w:rsidP="00584784">
      <w:pPr>
        <w:pStyle w:val="NormalWeb"/>
        <w:numPr>
          <w:ilvl w:val="1"/>
          <w:numId w:val="222"/>
        </w:numPr>
      </w:pPr>
      <w:r w:rsidRPr="00547B8C">
        <w:t>Overseeing project implementation and reporting.</w:t>
      </w:r>
    </w:p>
    <w:p w:rsidR="00C53482" w:rsidRPr="00547B8C" w:rsidRDefault="00C53482" w:rsidP="00584784">
      <w:pPr>
        <w:pStyle w:val="NormalWeb"/>
        <w:numPr>
          <w:ilvl w:val="1"/>
          <w:numId w:val="222"/>
        </w:numPr>
      </w:pPr>
      <w:r w:rsidRPr="00547B8C">
        <w:t>Managing research ethics compliance.</w:t>
      </w:r>
    </w:p>
    <w:p w:rsidR="00C53482" w:rsidRPr="00547B8C" w:rsidRDefault="00C53482" w:rsidP="00584784">
      <w:pPr>
        <w:pStyle w:val="NormalWeb"/>
        <w:numPr>
          <w:ilvl w:val="0"/>
          <w:numId w:val="221"/>
        </w:numPr>
      </w:pPr>
      <w:r w:rsidRPr="00547B8C">
        <w:rPr>
          <w:rStyle w:val="Strong"/>
        </w:rPr>
        <w:t>Departmental Research Coordinators</w:t>
      </w:r>
      <w:r w:rsidRPr="00547B8C">
        <w:t>, who:</w:t>
      </w:r>
    </w:p>
    <w:p w:rsidR="00C53482" w:rsidRPr="00547B8C" w:rsidRDefault="00C53482" w:rsidP="00584784">
      <w:pPr>
        <w:pStyle w:val="NormalWeb"/>
        <w:numPr>
          <w:ilvl w:val="1"/>
          <w:numId w:val="223"/>
        </w:numPr>
      </w:pPr>
      <w:r w:rsidRPr="00547B8C">
        <w:t>Guide students and staff on proposal writing.</w:t>
      </w:r>
    </w:p>
    <w:p w:rsidR="00C53482" w:rsidRPr="00547B8C" w:rsidRDefault="00C53482" w:rsidP="00584784">
      <w:pPr>
        <w:pStyle w:val="NormalWeb"/>
        <w:numPr>
          <w:ilvl w:val="1"/>
          <w:numId w:val="223"/>
        </w:numPr>
      </w:pPr>
      <w:r w:rsidRPr="00547B8C">
        <w:t>Coordinate departmental innovation projects.</w:t>
      </w:r>
    </w:p>
    <w:p w:rsidR="00C53482" w:rsidRPr="00547B8C" w:rsidRDefault="00C53482" w:rsidP="00584784">
      <w:pPr>
        <w:pStyle w:val="NormalWeb"/>
        <w:numPr>
          <w:ilvl w:val="0"/>
          <w:numId w:val="221"/>
        </w:numPr>
      </w:pPr>
      <w:r w:rsidRPr="00547B8C">
        <w:rPr>
          <w:rStyle w:val="Strong"/>
        </w:rPr>
        <w:t>Innovation Hubs or Labs</w:t>
      </w:r>
      <w:r w:rsidRPr="00547B8C">
        <w:t>, where students can prototype and test their ICT solutions.</w:t>
      </w:r>
    </w:p>
    <w:p w:rsidR="00C53482" w:rsidRPr="00547B8C" w:rsidRDefault="00C53482" w:rsidP="00C53482">
      <w:pPr>
        <w:rPr>
          <w:rFonts w:ascii="Times New Roman" w:hAnsi="Times New Roman" w:cs="Times New Roman"/>
        </w:rPr>
      </w:pPr>
    </w:p>
    <w:p w:rsidR="00C53482" w:rsidRPr="00547B8C" w:rsidRDefault="00C53482" w:rsidP="00584784">
      <w:pPr>
        <w:pStyle w:val="NormalWeb"/>
        <w:rPr>
          <w:rStyle w:val="Strong"/>
          <w:i/>
        </w:rPr>
      </w:pPr>
      <w:r w:rsidRPr="00547B8C">
        <w:rPr>
          <w:rStyle w:val="Strong"/>
          <w:bCs w:val="0"/>
          <w:i/>
        </w:rPr>
        <w:t>Funding and Resource Support</w:t>
      </w:r>
    </w:p>
    <w:p w:rsidR="00C53482" w:rsidRPr="00547B8C" w:rsidRDefault="00584784" w:rsidP="00C53482">
      <w:pPr>
        <w:pStyle w:val="NormalWeb"/>
        <w:numPr>
          <w:ilvl w:val="0"/>
          <w:numId w:val="157"/>
        </w:numPr>
      </w:pPr>
      <w:r w:rsidRPr="00547B8C">
        <w:t>Ruralnet</w:t>
      </w:r>
      <w:r w:rsidR="00C53482" w:rsidRPr="00547B8C">
        <w:t xml:space="preserve"> allocates an </w:t>
      </w:r>
      <w:r w:rsidR="00C53482" w:rsidRPr="00547B8C">
        <w:rPr>
          <w:rStyle w:val="Strong"/>
        </w:rPr>
        <w:t>annual research and innovation budget</w:t>
      </w:r>
      <w:r w:rsidR="00C53482" w:rsidRPr="00547B8C">
        <w:t>.</w:t>
      </w:r>
    </w:p>
    <w:p w:rsidR="00C53482" w:rsidRPr="00547B8C" w:rsidRDefault="00C53482" w:rsidP="00C53482">
      <w:pPr>
        <w:pStyle w:val="NormalWeb"/>
        <w:numPr>
          <w:ilvl w:val="0"/>
          <w:numId w:val="157"/>
        </w:numPr>
      </w:pPr>
      <w:r w:rsidRPr="00547B8C">
        <w:t xml:space="preserve">Partnerships with industries provide </w:t>
      </w:r>
      <w:r w:rsidRPr="00547B8C">
        <w:rPr>
          <w:rStyle w:val="Strong"/>
        </w:rPr>
        <w:t>mentorship, equipment, and internship opportunities</w:t>
      </w:r>
      <w:r w:rsidRPr="00547B8C">
        <w:t>.</w:t>
      </w:r>
    </w:p>
    <w:p w:rsidR="00C53482" w:rsidRPr="00547B8C" w:rsidRDefault="00C53482" w:rsidP="00C53482">
      <w:pPr>
        <w:pStyle w:val="NormalWeb"/>
        <w:numPr>
          <w:ilvl w:val="0"/>
          <w:numId w:val="157"/>
        </w:numPr>
      </w:pPr>
      <w:r w:rsidRPr="00547B8C">
        <w:t xml:space="preserve">Access to </w:t>
      </w:r>
      <w:r w:rsidRPr="00547B8C">
        <w:rPr>
          <w:rStyle w:val="Strong"/>
        </w:rPr>
        <w:t>digital libraries, ICT infrastructure, and laboratories</w:t>
      </w:r>
      <w:r w:rsidRPr="00547B8C">
        <w:t xml:space="preserve"> supports research activities.</w:t>
      </w:r>
    </w:p>
    <w:p w:rsidR="00584784" w:rsidRPr="00547B8C" w:rsidRDefault="00584784" w:rsidP="00C53482">
      <w:pPr>
        <w:pStyle w:val="NormalWeb"/>
        <w:numPr>
          <w:ilvl w:val="0"/>
          <w:numId w:val="157"/>
        </w:numPr>
      </w:pPr>
      <w:r w:rsidRPr="00547B8C">
        <w:t>For accounting courses;</w:t>
      </w:r>
    </w:p>
    <w:tbl>
      <w:tblPr>
        <w:tblStyle w:val="TableGrid"/>
        <w:tblW w:w="0" w:type="auto"/>
        <w:tblLook w:val="04A0" w:firstRow="1" w:lastRow="0" w:firstColumn="1" w:lastColumn="0" w:noHBand="0" w:noVBand="1"/>
      </w:tblPr>
      <w:tblGrid>
        <w:gridCol w:w="2427"/>
        <w:gridCol w:w="3195"/>
        <w:gridCol w:w="3728"/>
      </w:tblGrid>
      <w:tr w:rsidR="00584784" w:rsidRPr="00547B8C" w:rsidTr="00584784">
        <w:tc>
          <w:tcPr>
            <w:tcW w:w="0" w:type="auto"/>
            <w:hideMark/>
          </w:tcPr>
          <w:p w:rsidR="00584784" w:rsidRPr="00547B8C" w:rsidRDefault="00584784" w:rsidP="00584784">
            <w:pPr>
              <w:jc w:val="center"/>
              <w:rPr>
                <w:rFonts w:ascii="Times New Roman" w:eastAsia="Times New Roman" w:hAnsi="Times New Roman" w:cs="Times New Roman"/>
                <w:b/>
                <w:bCs/>
                <w:sz w:val="24"/>
                <w:szCs w:val="24"/>
              </w:rPr>
            </w:pPr>
            <w:r w:rsidRPr="00547B8C">
              <w:rPr>
                <w:rFonts w:ascii="Times New Roman" w:eastAsia="Times New Roman" w:hAnsi="Times New Roman" w:cs="Times New Roman"/>
                <w:b/>
                <w:bCs/>
                <w:sz w:val="24"/>
                <w:szCs w:val="24"/>
              </w:rPr>
              <w:t>Funding Type</w:t>
            </w:r>
          </w:p>
        </w:tc>
        <w:tc>
          <w:tcPr>
            <w:tcW w:w="0" w:type="auto"/>
            <w:hideMark/>
          </w:tcPr>
          <w:p w:rsidR="00584784" w:rsidRPr="00547B8C" w:rsidRDefault="00584784" w:rsidP="00584784">
            <w:pPr>
              <w:jc w:val="center"/>
              <w:rPr>
                <w:rFonts w:ascii="Times New Roman" w:eastAsia="Times New Roman" w:hAnsi="Times New Roman" w:cs="Times New Roman"/>
                <w:b/>
                <w:bCs/>
                <w:sz w:val="24"/>
                <w:szCs w:val="24"/>
              </w:rPr>
            </w:pPr>
            <w:r w:rsidRPr="00547B8C">
              <w:rPr>
                <w:rFonts w:ascii="Times New Roman" w:eastAsia="Times New Roman" w:hAnsi="Times New Roman" w:cs="Times New Roman"/>
                <w:b/>
                <w:bCs/>
                <w:sz w:val="24"/>
                <w:szCs w:val="24"/>
              </w:rPr>
              <w:t>Source Examples</w:t>
            </w:r>
          </w:p>
        </w:tc>
        <w:tc>
          <w:tcPr>
            <w:tcW w:w="0" w:type="auto"/>
            <w:hideMark/>
          </w:tcPr>
          <w:p w:rsidR="00584784" w:rsidRPr="00547B8C" w:rsidRDefault="00584784" w:rsidP="00584784">
            <w:pPr>
              <w:jc w:val="center"/>
              <w:rPr>
                <w:rFonts w:ascii="Times New Roman" w:eastAsia="Times New Roman" w:hAnsi="Times New Roman" w:cs="Times New Roman"/>
                <w:b/>
                <w:bCs/>
                <w:sz w:val="24"/>
                <w:szCs w:val="24"/>
              </w:rPr>
            </w:pPr>
            <w:r w:rsidRPr="00547B8C">
              <w:rPr>
                <w:rFonts w:ascii="Times New Roman" w:eastAsia="Times New Roman" w:hAnsi="Times New Roman" w:cs="Times New Roman"/>
                <w:b/>
                <w:bCs/>
                <w:sz w:val="24"/>
                <w:szCs w:val="24"/>
              </w:rPr>
              <w:t>Usage</w:t>
            </w:r>
          </w:p>
        </w:tc>
      </w:tr>
      <w:tr w:rsidR="00584784" w:rsidRPr="00547B8C" w:rsidTr="00584784">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Institutional Funding</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Ruralnet budgets, academic councils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Faculty salaries, course materials</w:t>
            </w:r>
          </w:p>
        </w:tc>
      </w:tr>
      <w:tr w:rsidR="00584784" w:rsidRPr="00547B8C" w:rsidTr="00584784">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Government Grants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Education ministries, research councils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Curriculum dev., research, public accounting</w:t>
            </w:r>
          </w:p>
        </w:tc>
      </w:tr>
      <w:tr w:rsidR="00584784" w:rsidRPr="00547B8C" w:rsidTr="00584784">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Industry &amp; Professional</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ACCA, CPA firms, corporate sponsors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Guest speakers, internships, sponsorships</w:t>
            </w:r>
          </w:p>
        </w:tc>
      </w:tr>
      <w:tr w:rsidR="00584784" w:rsidRPr="00547B8C" w:rsidTr="00584784">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International Donors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World Bank, IMF, OECD, UNDP</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Public sector/governance accounting</w:t>
            </w:r>
          </w:p>
        </w:tc>
      </w:tr>
      <w:tr w:rsidR="00584784" w:rsidRPr="00547B8C" w:rsidTr="00584784">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lastRenderedPageBreak/>
              <w:t>Philanthropy</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Alumni, foundations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Scholarships, professorships, tech labs</w:t>
            </w:r>
          </w:p>
        </w:tc>
      </w:tr>
      <w:tr w:rsidR="00584784" w:rsidRPr="00547B8C" w:rsidTr="00584784">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Student-Focused Resources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Scholarships, exam prep, digital tools</w:t>
            </w:r>
          </w:p>
        </w:tc>
        <w:tc>
          <w:tcPr>
            <w:tcW w:w="0" w:type="auto"/>
            <w:hideMark/>
          </w:tcPr>
          <w:p w:rsidR="00584784" w:rsidRPr="00547B8C" w:rsidRDefault="00584784" w:rsidP="00584784">
            <w:pPr>
              <w:rPr>
                <w:rFonts w:ascii="Times New Roman" w:eastAsia="Times New Roman" w:hAnsi="Times New Roman" w:cs="Times New Roman"/>
                <w:sz w:val="24"/>
                <w:szCs w:val="24"/>
              </w:rPr>
            </w:pPr>
            <w:r w:rsidRPr="00547B8C">
              <w:rPr>
                <w:rFonts w:ascii="Times New Roman" w:eastAsia="Times New Roman" w:hAnsi="Times New Roman" w:cs="Times New Roman"/>
                <w:sz w:val="24"/>
                <w:szCs w:val="24"/>
              </w:rPr>
              <w:t>Tuition help, academic success</w:t>
            </w:r>
          </w:p>
        </w:tc>
      </w:tr>
    </w:tbl>
    <w:p w:rsidR="00C53482" w:rsidRPr="00547B8C" w:rsidRDefault="00C53482" w:rsidP="00C53482">
      <w:pPr>
        <w:rPr>
          <w:rFonts w:ascii="Times New Roman" w:hAnsi="Times New Roman" w:cs="Times New Roman"/>
        </w:rPr>
      </w:pPr>
    </w:p>
    <w:p w:rsidR="00C53482" w:rsidRPr="00547B8C" w:rsidRDefault="00C53482" w:rsidP="00584784">
      <w:pPr>
        <w:pStyle w:val="NormalWeb"/>
        <w:rPr>
          <w:rStyle w:val="Strong"/>
          <w:i/>
        </w:rPr>
      </w:pPr>
      <w:r w:rsidRPr="00547B8C">
        <w:rPr>
          <w:rStyle w:val="Strong"/>
          <w:bCs w:val="0"/>
          <w:i/>
        </w:rPr>
        <w:t>Research Ethics and Integrity</w:t>
      </w:r>
    </w:p>
    <w:p w:rsidR="00C53482" w:rsidRPr="00547B8C" w:rsidRDefault="00C53482" w:rsidP="00C53482">
      <w:pPr>
        <w:pStyle w:val="NormalWeb"/>
      </w:pPr>
      <w:r w:rsidRPr="00547B8C">
        <w:t>All research must adhere to high ethical standards, including:</w:t>
      </w:r>
    </w:p>
    <w:p w:rsidR="00C53482" w:rsidRPr="00547B8C" w:rsidRDefault="00C53482" w:rsidP="00C53482">
      <w:pPr>
        <w:pStyle w:val="NormalWeb"/>
        <w:numPr>
          <w:ilvl w:val="0"/>
          <w:numId w:val="158"/>
        </w:numPr>
      </w:pPr>
      <w:r w:rsidRPr="00547B8C">
        <w:rPr>
          <w:rStyle w:val="Strong"/>
        </w:rPr>
        <w:t>Honesty and transparency</w:t>
      </w:r>
      <w:r w:rsidRPr="00547B8C">
        <w:t xml:space="preserve"> in data collection, analysis, and reporting.</w:t>
      </w:r>
    </w:p>
    <w:p w:rsidR="00C53482" w:rsidRPr="00547B8C" w:rsidRDefault="00C53482" w:rsidP="00C53482">
      <w:pPr>
        <w:pStyle w:val="NormalWeb"/>
        <w:numPr>
          <w:ilvl w:val="0"/>
          <w:numId w:val="158"/>
        </w:numPr>
      </w:pPr>
      <w:r w:rsidRPr="00547B8C">
        <w:rPr>
          <w:rStyle w:val="Strong"/>
        </w:rPr>
        <w:t>Respect for intellectual property rights</w:t>
      </w:r>
      <w:r w:rsidRPr="00547B8C">
        <w:t xml:space="preserve"> and proper acknowledgment of sources.</w:t>
      </w:r>
    </w:p>
    <w:p w:rsidR="00C53482" w:rsidRPr="00547B8C" w:rsidRDefault="00C53482" w:rsidP="00C53482">
      <w:pPr>
        <w:pStyle w:val="NormalWeb"/>
        <w:numPr>
          <w:ilvl w:val="0"/>
          <w:numId w:val="158"/>
        </w:numPr>
      </w:pPr>
      <w:r w:rsidRPr="00547B8C">
        <w:rPr>
          <w:rStyle w:val="Strong"/>
        </w:rPr>
        <w:t>Informed consent</w:t>
      </w:r>
      <w:r w:rsidRPr="00547B8C">
        <w:t xml:space="preserve"> and confidentiality in research involving human participants.</w:t>
      </w:r>
    </w:p>
    <w:p w:rsidR="00C53482" w:rsidRPr="00547B8C" w:rsidRDefault="00C53482" w:rsidP="00C53482">
      <w:pPr>
        <w:pStyle w:val="NormalWeb"/>
        <w:numPr>
          <w:ilvl w:val="0"/>
          <w:numId w:val="158"/>
        </w:numPr>
      </w:pPr>
      <w:r w:rsidRPr="00547B8C">
        <w:rPr>
          <w:rStyle w:val="Strong"/>
        </w:rPr>
        <w:t>Prohibition of plagiarism, data falsification, or fabrication</w:t>
      </w:r>
      <w:r w:rsidRPr="00547B8C">
        <w:t>.</w:t>
      </w:r>
    </w:p>
    <w:p w:rsidR="00C53482" w:rsidRPr="00547B8C" w:rsidRDefault="00C53482" w:rsidP="00C53482">
      <w:pPr>
        <w:pStyle w:val="NormalWeb"/>
        <w:numPr>
          <w:ilvl w:val="0"/>
          <w:numId w:val="158"/>
        </w:numPr>
      </w:pPr>
      <w:r w:rsidRPr="00547B8C">
        <w:t>Compliance with institutional and national research ethics guidelines.</w:t>
      </w:r>
    </w:p>
    <w:p w:rsidR="00C53482" w:rsidRPr="00547B8C" w:rsidRDefault="00C53482" w:rsidP="00C53482">
      <w:pPr>
        <w:rPr>
          <w:rFonts w:ascii="Times New Roman" w:hAnsi="Times New Roman" w:cs="Times New Roman"/>
        </w:rPr>
      </w:pPr>
    </w:p>
    <w:p w:rsidR="00C53482" w:rsidRPr="00547B8C" w:rsidRDefault="00C53482" w:rsidP="007E029A">
      <w:pPr>
        <w:pStyle w:val="NormalWeb"/>
        <w:rPr>
          <w:rStyle w:val="Strong"/>
          <w:i/>
        </w:rPr>
      </w:pPr>
      <w:r w:rsidRPr="00547B8C">
        <w:rPr>
          <w:rStyle w:val="Strong"/>
          <w:bCs w:val="0"/>
          <w:i/>
        </w:rPr>
        <w:t>Research Dissemination</w:t>
      </w:r>
    </w:p>
    <w:p w:rsidR="00C53482" w:rsidRPr="00547B8C" w:rsidRDefault="00C53482" w:rsidP="00C53482">
      <w:pPr>
        <w:pStyle w:val="NormalWeb"/>
        <w:numPr>
          <w:ilvl w:val="0"/>
          <w:numId w:val="160"/>
        </w:numPr>
      </w:pPr>
      <w:r w:rsidRPr="00547B8C">
        <w:t xml:space="preserve">Research outcomes are shared through </w:t>
      </w:r>
      <w:r w:rsidRPr="00547B8C">
        <w:rPr>
          <w:rStyle w:val="Strong"/>
        </w:rPr>
        <w:t>seminars, conferences, journals, and online platforms</w:t>
      </w:r>
      <w:r w:rsidRPr="00547B8C">
        <w:t>.</w:t>
      </w:r>
    </w:p>
    <w:p w:rsidR="00C53482" w:rsidRPr="00547B8C" w:rsidRDefault="00C53482" w:rsidP="00C53482">
      <w:pPr>
        <w:pStyle w:val="NormalWeb"/>
        <w:numPr>
          <w:ilvl w:val="0"/>
          <w:numId w:val="160"/>
        </w:numPr>
      </w:pPr>
      <w:r w:rsidRPr="00547B8C">
        <w:t xml:space="preserve">The institution may publish a </w:t>
      </w:r>
      <w:r w:rsidRPr="00547B8C">
        <w:rPr>
          <w:rStyle w:val="Strong"/>
        </w:rPr>
        <w:t>college research journal or newsletter</w:t>
      </w:r>
      <w:r w:rsidRPr="00547B8C">
        <w:t>.</w:t>
      </w:r>
    </w:p>
    <w:p w:rsidR="00C53482" w:rsidRPr="00547B8C" w:rsidRDefault="00C53482" w:rsidP="00C53482">
      <w:pPr>
        <w:pStyle w:val="NormalWeb"/>
        <w:numPr>
          <w:ilvl w:val="0"/>
          <w:numId w:val="160"/>
        </w:numPr>
      </w:pPr>
      <w:r w:rsidRPr="00547B8C">
        <w:t xml:space="preserve">Staff and students are encouraged to present papers at </w:t>
      </w:r>
      <w:r w:rsidRPr="00547B8C">
        <w:rPr>
          <w:rStyle w:val="Strong"/>
        </w:rPr>
        <w:t>local and international conferences</w:t>
      </w:r>
      <w:r w:rsidRPr="00547B8C">
        <w:t>.</w:t>
      </w:r>
    </w:p>
    <w:p w:rsidR="00C53482" w:rsidRPr="00547B8C" w:rsidRDefault="00C53482" w:rsidP="00C53482">
      <w:pPr>
        <w:pStyle w:val="NormalWeb"/>
        <w:numPr>
          <w:ilvl w:val="0"/>
          <w:numId w:val="160"/>
        </w:numPr>
      </w:pPr>
      <w:r w:rsidRPr="00547B8C">
        <w:t xml:space="preserve">Partnerships with other academic and professional institutions promote </w:t>
      </w:r>
      <w:r w:rsidRPr="00547B8C">
        <w:rPr>
          <w:rStyle w:val="Strong"/>
        </w:rPr>
        <w:t>knowledge exchange</w:t>
      </w:r>
      <w:r w:rsidRPr="00547B8C">
        <w:t>.</w:t>
      </w:r>
    </w:p>
    <w:p w:rsidR="00C53482" w:rsidRPr="00547B8C" w:rsidRDefault="00C53482" w:rsidP="00C53482">
      <w:pPr>
        <w:rPr>
          <w:rFonts w:ascii="Times New Roman" w:hAnsi="Times New Roman" w:cs="Times New Roman"/>
        </w:rPr>
      </w:pPr>
    </w:p>
    <w:p w:rsidR="00C53482" w:rsidRPr="00547B8C" w:rsidRDefault="00C53482" w:rsidP="007E029A">
      <w:pPr>
        <w:pStyle w:val="NormalWeb"/>
        <w:rPr>
          <w:rStyle w:val="Strong"/>
          <w:i/>
        </w:rPr>
      </w:pPr>
      <w:r w:rsidRPr="00547B8C">
        <w:rPr>
          <w:rStyle w:val="Strong"/>
          <w:bCs w:val="0"/>
          <w:i/>
        </w:rPr>
        <w:t>Monitoring, Evaluation, and Recognition</w:t>
      </w:r>
    </w:p>
    <w:p w:rsidR="00C53482" w:rsidRPr="00547B8C" w:rsidRDefault="00C53482" w:rsidP="00C53482">
      <w:pPr>
        <w:pStyle w:val="NormalWeb"/>
        <w:numPr>
          <w:ilvl w:val="0"/>
          <w:numId w:val="161"/>
        </w:numPr>
      </w:pPr>
      <w:r w:rsidRPr="00547B8C">
        <w:t>The Research and Innovation Committee regularly evaluates research outputs and impact.</w:t>
      </w:r>
    </w:p>
    <w:p w:rsidR="00C53482" w:rsidRPr="00547B8C" w:rsidRDefault="00C53482" w:rsidP="00C53482">
      <w:pPr>
        <w:pStyle w:val="NormalWeb"/>
        <w:numPr>
          <w:ilvl w:val="0"/>
          <w:numId w:val="161"/>
        </w:numPr>
      </w:pPr>
      <w:r w:rsidRPr="00547B8C">
        <w:t xml:space="preserve">Successful projects are recognized through </w:t>
      </w:r>
      <w:r w:rsidRPr="00547B8C">
        <w:rPr>
          <w:rStyle w:val="Strong"/>
        </w:rPr>
        <w:t>awards, certificates, or promotions</w:t>
      </w:r>
      <w:r w:rsidRPr="00547B8C">
        <w:t>.</w:t>
      </w:r>
    </w:p>
    <w:p w:rsidR="00C53482" w:rsidRPr="00547B8C" w:rsidRDefault="00C53482" w:rsidP="00C53482">
      <w:pPr>
        <w:pStyle w:val="NormalWeb"/>
        <w:numPr>
          <w:ilvl w:val="0"/>
          <w:numId w:val="161"/>
        </w:numPr>
      </w:pPr>
      <w:r w:rsidRPr="00547B8C">
        <w:t xml:space="preserve">Findings from research are used to </w:t>
      </w:r>
      <w:r w:rsidRPr="00547B8C">
        <w:rPr>
          <w:rStyle w:val="Strong"/>
        </w:rPr>
        <w:t>improve curriculum, teaching methods, and institutional development</w:t>
      </w:r>
      <w:r w:rsidRPr="00547B8C">
        <w:t>.</w:t>
      </w:r>
    </w:p>
    <w:p w:rsidR="00C53482" w:rsidRPr="00547B8C" w:rsidRDefault="00C53482" w:rsidP="00D02B88">
      <w:pPr>
        <w:pStyle w:val="NormalWeb"/>
        <w:rPr>
          <w:rStyle w:val="Strong"/>
          <w:i/>
        </w:rPr>
      </w:pPr>
      <w:r w:rsidRPr="00547B8C">
        <w:rPr>
          <w:rStyle w:val="Strong"/>
          <w:bCs w:val="0"/>
          <w:i/>
        </w:rPr>
        <w:t>Link with Academic Programs</w:t>
      </w:r>
    </w:p>
    <w:p w:rsidR="00C53482" w:rsidRPr="00547B8C" w:rsidRDefault="00C53482" w:rsidP="00C53482">
      <w:pPr>
        <w:pStyle w:val="NormalWeb"/>
        <w:numPr>
          <w:ilvl w:val="0"/>
          <w:numId w:val="162"/>
        </w:numPr>
      </w:pPr>
      <w:r w:rsidRPr="00547B8C">
        <w:t xml:space="preserve">Research is integrated into teaching and learning, particularly through </w:t>
      </w:r>
      <w:r w:rsidRPr="00547B8C">
        <w:rPr>
          <w:rStyle w:val="Strong"/>
        </w:rPr>
        <w:t>capstone assignments</w:t>
      </w:r>
      <w:r w:rsidRPr="00547B8C">
        <w:t xml:space="preserve">, and </w:t>
      </w:r>
      <w:r w:rsidRPr="00547B8C">
        <w:rPr>
          <w:rStyle w:val="Strong"/>
        </w:rPr>
        <w:t>competency-based assessments</w:t>
      </w:r>
      <w:r w:rsidRPr="00547B8C">
        <w:t>.</w:t>
      </w:r>
    </w:p>
    <w:p w:rsidR="00C53482" w:rsidRPr="00547B8C" w:rsidRDefault="00C53482" w:rsidP="00C53482">
      <w:pPr>
        <w:pStyle w:val="NormalWeb"/>
        <w:numPr>
          <w:ilvl w:val="0"/>
          <w:numId w:val="162"/>
        </w:numPr>
      </w:pPr>
      <w:r w:rsidRPr="00547B8C">
        <w:t xml:space="preserve">Students are guided by qualified supervisors to ensure </w:t>
      </w:r>
      <w:r w:rsidRPr="00547B8C">
        <w:rPr>
          <w:rStyle w:val="Strong"/>
        </w:rPr>
        <w:t>methodological rigor and originality</w:t>
      </w:r>
      <w:r w:rsidRPr="00547B8C">
        <w:t>.</w:t>
      </w:r>
    </w:p>
    <w:p w:rsidR="00C53482" w:rsidRPr="00547B8C" w:rsidRDefault="00C53482" w:rsidP="00C53482">
      <w:pPr>
        <w:pStyle w:val="NormalWeb"/>
        <w:numPr>
          <w:ilvl w:val="0"/>
          <w:numId w:val="162"/>
        </w:numPr>
      </w:pPr>
      <w:r w:rsidRPr="00547B8C">
        <w:t xml:space="preserve">Research findings are used to </w:t>
      </w:r>
      <w:r w:rsidRPr="00547B8C">
        <w:rPr>
          <w:rStyle w:val="Strong"/>
        </w:rPr>
        <w:t>update course content</w:t>
      </w:r>
      <w:r w:rsidRPr="00547B8C">
        <w:t xml:space="preserve"> and maintain curriculum relevance.</w:t>
      </w:r>
    </w:p>
    <w:p w:rsidR="00C53482" w:rsidRPr="00547B8C" w:rsidRDefault="00C53482" w:rsidP="0005434E">
      <w:pPr>
        <w:pStyle w:val="NormalWeb"/>
      </w:pPr>
    </w:p>
    <w:p w:rsidR="00C53482" w:rsidRPr="00547B8C" w:rsidRDefault="00C53482" w:rsidP="00D02B88">
      <w:pPr>
        <w:pStyle w:val="NormalWeb"/>
        <w:rPr>
          <w:b/>
          <w:sz w:val="28"/>
        </w:rPr>
      </w:pPr>
      <w:r w:rsidRPr="00547B8C">
        <w:rPr>
          <w:b/>
          <w:sz w:val="28"/>
        </w:rPr>
        <w:lastRenderedPageBreak/>
        <w:t>Academic Integrity (Anti-Plagiarism, Ethical ICT Use)</w:t>
      </w:r>
    </w:p>
    <w:p w:rsidR="00C53482" w:rsidRPr="00547B8C" w:rsidRDefault="00C53482" w:rsidP="000915FF">
      <w:pPr>
        <w:pStyle w:val="NormalWeb"/>
      </w:pPr>
      <w:r w:rsidRPr="00547B8C">
        <w:t xml:space="preserve">This section establishes the standards of </w:t>
      </w:r>
      <w:r w:rsidRPr="00547B8C">
        <w:rPr>
          <w:rStyle w:val="Strong"/>
        </w:rPr>
        <w:t>honesty, responsibility, and ethical behavior</w:t>
      </w:r>
      <w:r w:rsidRPr="00547B8C">
        <w:t xml:space="preserve"> expected of all students and staff in academic and research activities. It ensures that all work submitted or performed represents </w:t>
      </w:r>
      <w:r w:rsidRPr="00547B8C">
        <w:rPr>
          <w:rStyle w:val="Strong"/>
        </w:rPr>
        <w:t>original effort</w:t>
      </w:r>
      <w:r w:rsidRPr="00547B8C">
        <w:t xml:space="preserve"> and upholds the </w:t>
      </w:r>
      <w:r w:rsidRPr="00547B8C">
        <w:rPr>
          <w:rStyle w:val="Strong"/>
        </w:rPr>
        <w:t>values of professionalism and integrity</w:t>
      </w:r>
      <w:r w:rsidRPr="00547B8C">
        <w:t xml:space="preserve"> </w:t>
      </w:r>
      <w:r w:rsidR="001C6C5E" w:rsidRPr="00547B8C">
        <w:t xml:space="preserve">at Ruralnet ICT Academy. </w:t>
      </w:r>
    </w:p>
    <w:p w:rsidR="00C53482" w:rsidRPr="00547B8C" w:rsidRDefault="00C53482" w:rsidP="00C53482">
      <w:pPr>
        <w:pStyle w:val="NormalWeb"/>
      </w:pPr>
      <w:r w:rsidRPr="00547B8C">
        <w:t>The purpose of the Academic Integrity Policy is to:</w:t>
      </w:r>
    </w:p>
    <w:p w:rsidR="00C53482" w:rsidRPr="00547B8C" w:rsidRDefault="00C53482" w:rsidP="000915FF">
      <w:pPr>
        <w:pStyle w:val="NormalWeb"/>
        <w:numPr>
          <w:ilvl w:val="0"/>
          <w:numId w:val="224"/>
        </w:numPr>
      </w:pPr>
      <w:r w:rsidRPr="00547B8C">
        <w:t xml:space="preserve">Promote </w:t>
      </w:r>
      <w:r w:rsidRPr="00547B8C">
        <w:rPr>
          <w:rStyle w:val="Strong"/>
        </w:rPr>
        <w:t>honest scholarship</w:t>
      </w:r>
      <w:r w:rsidRPr="00547B8C">
        <w:t xml:space="preserve"> and </w:t>
      </w:r>
      <w:r w:rsidRPr="00547B8C">
        <w:rPr>
          <w:rStyle w:val="Strong"/>
        </w:rPr>
        <w:t>ethical academic conduct</w:t>
      </w:r>
      <w:r w:rsidRPr="00547B8C">
        <w:t>.</w:t>
      </w:r>
    </w:p>
    <w:p w:rsidR="00C53482" w:rsidRPr="00547B8C" w:rsidRDefault="00C53482" w:rsidP="000915FF">
      <w:pPr>
        <w:pStyle w:val="NormalWeb"/>
        <w:numPr>
          <w:ilvl w:val="0"/>
          <w:numId w:val="224"/>
        </w:numPr>
      </w:pPr>
      <w:r w:rsidRPr="00547B8C">
        <w:t xml:space="preserve">Prevent and address </w:t>
      </w:r>
      <w:r w:rsidRPr="00547B8C">
        <w:rPr>
          <w:rStyle w:val="Strong"/>
        </w:rPr>
        <w:t>academic dishonesty</w:t>
      </w:r>
      <w:r w:rsidRPr="00547B8C">
        <w:t xml:space="preserve">, </w:t>
      </w:r>
      <w:r w:rsidRPr="00547B8C">
        <w:rPr>
          <w:rStyle w:val="Strong"/>
        </w:rPr>
        <w:t>plagiarism</w:t>
      </w:r>
      <w:r w:rsidRPr="00547B8C">
        <w:t xml:space="preserve">, and </w:t>
      </w:r>
      <w:r w:rsidRPr="00547B8C">
        <w:rPr>
          <w:rStyle w:val="Strong"/>
        </w:rPr>
        <w:t>misuse of ICT resources</w:t>
      </w:r>
      <w:r w:rsidRPr="00547B8C">
        <w:t>.</w:t>
      </w:r>
    </w:p>
    <w:p w:rsidR="00C53482" w:rsidRPr="00547B8C" w:rsidRDefault="00C53482" w:rsidP="000915FF">
      <w:pPr>
        <w:pStyle w:val="NormalWeb"/>
        <w:numPr>
          <w:ilvl w:val="0"/>
          <w:numId w:val="224"/>
        </w:numPr>
      </w:pPr>
      <w:r w:rsidRPr="00547B8C">
        <w:t xml:space="preserve">Foster a culture of </w:t>
      </w:r>
      <w:r w:rsidRPr="00547B8C">
        <w:rPr>
          <w:rStyle w:val="Strong"/>
        </w:rPr>
        <w:t>trust, accountability, and professionalism</w:t>
      </w:r>
      <w:r w:rsidRPr="00547B8C">
        <w:t xml:space="preserve"> within </w:t>
      </w:r>
      <w:r w:rsidR="000915FF" w:rsidRPr="00547B8C">
        <w:t>Ruralnet</w:t>
      </w:r>
    </w:p>
    <w:p w:rsidR="00C53482" w:rsidRPr="00547B8C" w:rsidRDefault="00C53482" w:rsidP="000915FF">
      <w:pPr>
        <w:pStyle w:val="NormalWeb"/>
        <w:numPr>
          <w:ilvl w:val="0"/>
          <w:numId w:val="224"/>
        </w:numPr>
      </w:pPr>
      <w:r w:rsidRPr="00547B8C">
        <w:t xml:space="preserve">Ensure compliance with </w:t>
      </w:r>
      <w:r w:rsidRPr="00547B8C">
        <w:rPr>
          <w:rStyle w:val="Strong"/>
        </w:rPr>
        <w:t>institutional regulations</w:t>
      </w:r>
      <w:r w:rsidRPr="00547B8C">
        <w:t xml:space="preserve"> and </w:t>
      </w:r>
      <w:r w:rsidRPr="00547B8C">
        <w:rPr>
          <w:rStyle w:val="Strong"/>
        </w:rPr>
        <w:t>national academic standards</w:t>
      </w:r>
      <w:r w:rsidRPr="00547B8C">
        <w:t>.</w:t>
      </w:r>
    </w:p>
    <w:p w:rsidR="00C53482" w:rsidRPr="00547B8C" w:rsidRDefault="00C53482" w:rsidP="00C53482">
      <w:pPr>
        <w:rPr>
          <w:rFonts w:ascii="Times New Roman" w:hAnsi="Times New Roman" w:cs="Times New Roman"/>
        </w:rPr>
      </w:pPr>
    </w:p>
    <w:p w:rsidR="00C53482" w:rsidRPr="00547B8C" w:rsidRDefault="00C53482" w:rsidP="000915FF">
      <w:pPr>
        <w:pStyle w:val="NormalWeb"/>
        <w:rPr>
          <w:rStyle w:val="Strong"/>
          <w:i/>
        </w:rPr>
      </w:pPr>
      <w:r w:rsidRPr="00547B8C">
        <w:rPr>
          <w:rStyle w:val="Strong"/>
          <w:bCs w:val="0"/>
          <w:i/>
        </w:rPr>
        <w:t>Principles of Academic Integrity</w:t>
      </w:r>
    </w:p>
    <w:p w:rsidR="00C53482" w:rsidRPr="00547B8C" w:rsidRDefault="00C53482" w:rsidP="00C53482">
      <w:pPr>
        <w:pStyle w:val="NormalWeb"/>
      </w:pPr>
      <w:r w:rsidRPr="00547B8C">
        <w:t>All members of the college community—students, lecturers, and researchers—are expected to:</w:t>
      </w:r>
    </w:p>
    <w:p w:rsidR="00C53482" w:rsidRPr="00547B8C" w:rsidRDefault="00C53482" w:rsidP="00E95CB3">
      <w:pPr>
        <w:pStyle w:val="NormalWeb"/>
        <w:numPr>
          <w:ilvl w:val="0"/>
          <w:numId w:val="225"/>
        </w:numPr>
      </w:pPr>
      <w:r w:rsidRPr="00547B8C">
        <w:t xml:space="preserve">Produce and present </w:t>
      </w:r>
      <w:r w:rsidRPr="00547B8C">
        <w:rPr>
          <w:rStyle w:val="Strong"/>
        </w:rPr>
        <w:t>original work</w:t>
      </w:r>
      <w:r w:rsidRPr="00547B8C">
        <w:t>.</w:t>
      </w:r>
    </w:p>
    <w:p w:rsidR="00C53482" w:rsidRPr="00547B8C" w:rsidRDefault="00C53482" w:rsidP="00E95CB3">
      <w:pPr>
        <w:pStyle w:val="NormalWeb"/>
        <w:numPr>
          <w:ilvl w:val="0"/>
          <w:numId w:val="225"/>
        </w:numPr>
      </w:pPr>
      <w:r w:rsidRPr="00547B8C">
        <w:rPr>
          <w:rStyle w:val="Strong"/>
        </w:rPr>
        <w:t>Acknowledge</w:t>
      </w:r>
      <w:r w:rsidRPr="00547B8C">
        <w:t xml:space="preserve"> all sources of information, data, and ideas appropriately.</w:t>
      </w:r>
    </w:p>
    <w:p w:rsidR="00C53482" w:rsidRPr="00547B8C" w:rsidRDefault="00C53482" w:rsidP="00E95CB3">
      <w:pPr>
        <w:pStyle w:val="NormalWeb"/>
        <w:numPr>
          <w:ilvl w:val="0"/>
          <w:numId w:val="225"/>
        </w:numPr>
      </w:pPr>
      <w:r w:rsidRPr="00547B8C">
        <w:t xml:space="preserve">Use </w:t>
      </w:r>
      <w:r w:rsidRPr="00547B8C">
        <w:rPr>
          <w:rStyle w:val="Strong"/>
        </w:rPr>
        <w:t>ICT tools and resources responsibly</w:t>
      </w:r>
      <w:r w:rsidRPr="00547B8C">
        <w:t>.</w:t>
      </w:r>
    </w:p>
    <w:p w:rsidR="00C53482" w:rsidRPr="00547B8C" w:rsidRDefault="00C53482" w:rsidP="00E95CB3">
      <w:pPr>
        <w:pStyle w:val="NormalWeb"/>
        <w:numPr>
          <w:ilvl w:val="0"/>
          <w:numId w:val="225"/>
        </w:numPr>
      </w:pPr>
      <w:r w:rsidRPr="00547B8C">
        <w:t xml:space="preserve">Avoid any behavior that undermines </w:t>
      </w:r>
      <w:r w:rsidRPr="00547B8C">
        <w:rPr>
          <w:rStyle w:val="Strong"/>
        </w:rPr>
        <w:t>fairness, honesty, and academic standards</w:t>
      </w:r>
      <w:r w:rsidRPr="00547B8C">
        <w:t>.</w:t>
      </w:r>
    </w:p>
    <w:p w:rsidR="00C53482" w:rsidRPr="00547B8C" w:rsidRDefault="00C53482" w:rsidP="00E95CB3">
      <w:pPr>
        <w:pStyle w:val="NormalWeb"/>
        <w:numPr>
          <w:ilvl w:val="0"/>
          <w:numId w:val="225"/>
        </w:numPr>
      </w:pPr>
      <w:r w:rsidRPr="00547B8C">
        <w:t xml:space="preserve">Respect </w:t>
      </w:r>
      <w:r w:rsidRPr="00547B8C">
        <w:rPr>
          <w:rStyle w:val="Strong"/>
        </w:rPr>
        <w:t>intellectual property rights</w:t>
      </w:r>
      <w:r w:rsidRPr="00547B8C">
        <w:t xml:space="preserve"> and confidentiality in academic work.</w:t>
      </w:r>
    </w:p>
    <w:p w:rsidR="00C53482" w:rsidRPr="00547B8C" w:rsidRDefault="00C53482" w:rsidP="00E95CB3">
      <w:pPr>
        <w:pStyle w:val="NormalWeb"/>
        <w:rPr>
          <w:rStyle w:val="Strong"/>
          <w:i/>
        </w:rPr>
      </w:pPr>
      <w:r w:rsidRPr="00547B8C">
        <w:rPr>
          <w:rStyle w:val="Strong"/>
          <w:bCs w:val="0"/>
          <w:i/>
        </w:rPr>
        <w:t>Forms of Academic Misconduct</w:t>
      </w:r>
    </w:p>
    <w:p w:rsidR="00C53482" w:rsidRPr="00547B8C" w:rsidRDefault="00F60CC2" w:rsidP="00C53482">
      <w:pPr>
        <w:pStyle w:val="NormalWeb"/>
      </w:pPr>
      <w:r w:rsidRPr="00547B8C">
        <w:t>Academic misconduct includes;</w:t>
      </w:r>
    </w:p>
    <w:p w:rsidR="00C53482" w:rsidRPr="00547B8C" w:rsidRDefault="00C53482" w:rsidP="00C53482">
      <w:pPr>
        <w:pStyle w:val="NormalWeb"/>
      </w:pPr>
      <w:r w:rsidRPr="00547B8C">
        <w:rPr>
          <w:rStyle w:val="Strong"/>
        </w:rPr>
        <w:t>a. Plagiarism</w:t>
      </w:r>
    </w:p>
    <w:p w:rsidR="00C53482" w:rsidRPr="00547B8C" w:rsidRDefault="00C53482" w:rsidP="00F60CC2">
      <w:pPr>
        <w:pStyle w:val="NormalWeb"/>
        <w:numPr>
          <w:ilvl w:val="0"/>
          <w:numId w:val="226"/>
        </w:numPr>
      </w:pPr>
      <w:r w:rsidRPr="00547B8C">
        <w:t>Presenting another person’s ideas, words, or digital content as one’s own without proper citation.</w:t>
      </w:r>
    </w:p>
    <w:p w:rsidR="00C53482" w:rsidRPr="00547B8C" w:rsidRDefault="00C53482" w:rsidP="00F60CC2">
      <w:pPr>
        <w:pStyle w:val="NormalWeb"/>
        <w:numPr>
          <w:ilvl w:val="0"/>
          <w:numId w:val="226"/>
        </w:numPr>
      </w:pPr>
      <w:r w:rsidRPr="00547B8C">
        <w:t>Copying from websites, journals, reports, or classmates without acknowledgment.</w:t>
      </w:r>
    </w:p>
    <w:p w:rsidR="00C53482" w:rsidRPr="00547B8C" w:rsidRDefault="00C53482" w:rsidP="00F60CC2">
      <w:pPr>
        <w:pStyle w:val="NormalWeb"/>
        <w:numPr>
          <w:ilvl w:val="0"/>
          <w:numId w:val="226"/>
        </w:numPr>
      </w:pPr>
      <w:r w:rsidRPr="00547B8C">
        <w:t>Submitting work generated by AI or software without disclosure or permission.</w:t>
      </w:r>
    </w:p>
    <w:p w:rsidR="00C53482" w:rsidRPr="00547B8C" w:rsidRDefault="00C53482" w:rsidP="00C53482">
      <w:pPr>
        <w:pStyle w:val="NormalWeb"/>
      </w:pPr>
      <w:r w:rsidRPr="00547B8C">
        <w:rPr>
          <w:rStyle w:val="Strong"/>
        </w:rPr>
        <w:t>b. Cheating in Examinations or Tests</w:t>
      </w:r>
    </w:p>
    <w:p w:rsidR="00C53482" w:rsidRPr="00547B8C" w:rsidRDefault="00C53482" w:rsidP="00F60CC2">
      <w:pPr>
        <w:pStyle w:val="NormalWeb"/>
        <w:numPr>
          <w:ilvl w:val="0"/>
          <w:numId w:val="227"/>
        </w:numPr>
      </w:pPr>
      <w:r w:rsidRPr="00547B8C">
        <w:t>Possessing unauthorized materials during exams.</w:t>
      </w:r>
    </w:p>
    <w:p w:rsidR="00C53482" w:rsidRPr="00547B8C" w:rsidRDefault="00C53482" w:rsidP="00F60CC2">
      <w:pPr>
        <w:pStyle w:val="NormalWeb"/>
        <w:numPr>
          <w:ilvl w:val="0"/>
          <w:numId w:val="227"/>
        </w:numPr>
      </w:pPr>
      <w:r w:rsidRPr="00547B8C">
        <w:t>Communicating with others or using devices (phones, smartwatches) to gain unfair advantage.</w:t>
      </w:r>
    </w:p>
    <w:p w:rsidR="00C53482" w:rsidRPr="00547B8C" w:rsidRDefault="00C53482" w:rsidP="00F60CC2">
      <w:pPr>
        <w:pStyle w:val="NormalWeb"/>
        <w:numPr>
          <w:ilvl w:val="0"/>
          <w:numId w:val="227"/>
        </w:numPr>
      </w:pPr>
      <w:r w:rsidRPr="00547B8C">
        <w:t>Impersonating another candidate or colluding in exam irregularities.</w:t>
      </w:r>
    </w:p>
    <w:p w:rsidR="00C53482" w:rsidRPr="00547B8C" w:rsidRDefault="00C53482" w:rsidP="00C53482">
      <w:pPr>
        <w:pStyle w:val="NormalWeb"/>
      </w:pPr>
      <w:r w:rsidRPr="00547B8C">
        <w:rPr>
          <w:rStyle w:val="Strong"/>
        </w:rPr>
        <w:t>c. Fabrication or Falsification</w:t>
      </w:r>
    </w:p>
    <w:p w:rsidR="00C53482" w:rsidRPr="00547B8C" w:rsidRDefault="00C53482" w:rsidP="00F60CC2">
      <w:pPr>
        <w:pStyle w:val="NormalWeb"/>
        <w:numPr>
          <w:ilvl w:val="0"/>
          <w:numId w:val="228"/>
        </w:numPr>
      </w:pPr>
      <w:r w:rsidRPr="00547B8C">
        <w:lastRenderedPageBreak/>
        <w:t>Making up data, results, or citations in projects or reports.</w:t>
      </w:r>
    </w:p>
    <w:p w:rsidR="00C53482" w:rsidRPr="00547B8C" w:rsidRDefault="00C53482" w:rsidP="00F60CC2">
      <w:pPr>
        <w:pStyle w:val="NormalWeb"/>
        <w:numPr>
          <w:ilvl w:val="0"/>
          <w:numId w:val="228"/>
        </w:numPr>
      </w:pPr>
      <w:r w:rsidRPr="00547B8C">
        <w:t>Altering marks, attendance, or academic records.</w:t>
      </w:r>
    </w:p>
    <w:p w:rsidR="00C53482" w:rsidRPr="00547B8C" w:rsidRDefault="00C53482" w:rsidP="00C53482">
      <w:pPr>
        <w:pStyle w:val="NormalWeb"/>
      </w:pPr>
      <w:r w:rsidRPr="00547B8C">
        <w:rPr>
          <w:rStyle w:val="Strong"/>
        </w:rPr>
        <w:t>d. Unauthorized Collaboration</w:t>
      </w:r>
    </w:p>
    <w:p w:rsidR="00C53482" w:rsidRPr="00547B8C" w:rsidRDefault="00C53482" w:rsidP="00F60CC2">
      <w:pPr>
        <w:pStyle w:val="NormalWeb"/>
        <w:numPr>
          <w:ilvl w:val="0"/>
          <w:numId w:val="229"/>
        </w:numPr>
      </w:pPr>
      <w:r w:rsidRPr="00547B8C">
        <w:t>Working with others on assignments meant to be done individually.</w:t>
      </w:r>
    </w:p>
    <w:p w:rsidR="00C53482" w:rsidRPr="00547B8C" w:rsidRDefault="00C53482" w:rsidP="00F60CC2">
      <w:pPr>
        <w:pStyle w:val="NormalWeb"/>
        <w:numPr>
          <w:ilvl w:val="0"/>
          <w:numId w:val="229"/>
        </w:numPr>
      </w:pPr>
      <w:r w:rsidRPr="00547B8C">
        <w:t>Sharing confidential exam questions or solutions.</w:t>
      </w:r>
    </w:p>
    <w:p w:rsidR="00C53482" w:rsidRPr="00547B8C" w:rsidRDefault="00C53482" w:rsidP="00C53482">
      <w:pPr>
        <w:pStyle w:val="NormalWeb"/>
      </w:pPr>
      <w:r w:rsidRPr="00547B8C">
        <w:rPr>
          <w:rStyle w:val="Strong"/>
        </w:rPr>
        <w:t>e. Misuse of ICT Resources</w:t>
      </w:r>
    </w:p>
    <w:p w:rsidR="00C53482" w:rsidRPr="00547B8C" w:rsidRDefault="00C53482" w:rsidP="00707280">
      <w:pPr>
        <w:pStyle w:val="NormalWeb"/>
        <w:numPr>
          <w:ilvl w:val="0"/>
          <w:numId w:val="230"/>
        </w:numPr>
      </w:pPr>
      <w:r w:rsidRPr="00547B8C">
        <w:t>Using institutional computers or networks for unethical or illegal activities such as hacking, piracy, or spreading malware.</w:t>
      </w:r>
    </w:p>
    <w:p w:rsidR="00C53482" w:rsidRPr="00547B8C" w:rsidRDefault="00C53482" w:rsidP="00707280">
      <w:pPr>
        <w:pStyle w:val="NormalWeb"/>
        <w:numPr>
          <w:ilvl w:val="0"/>
          <w:numId w:val="230"/>
        </w:numPr>
      </w:pPr>
      <w:r w:rsidRPr="00547B8C">
        <w:t>Accessing or sharing restricted data without authorization.</w:t>
      </w:r>
    </w:p>
    <w:p w:rsidR="00C53482" w:rsidRPr="00547B8C" w:rsidRDefault="00C53482" w:rsidP="00707280">
      <w:pPr>
        <w:pStyle w:val="NormalWeb"/>
        <w:numPr>
          <w:ilvl w:val="0"/>
          <w:numId w:val="230"/>
        </w:numPr>
      </w:pPr>
      <w:r w:rsidRPr="00547B8C">
        <w:t>Installing unauthorized software or bypassing security systems.</w:t>
      </w:r>
    </w:p>
    <w:p w:rsidR="00C53482" w:rsidRPr="00547B8C" w:rsidRDefault="00C53482" w:rsidP="00C53482">
      <w:pPr>
        <w:rPr>
          <w:rFonts w:ascii="Times New Roman" w:hAnsi="Times New Roman" w:cs="Times New Roman"/>
        </w:rPr>
      </w:pPr>
    </w:p>
    <w:p w:rsidR="00C53482" w:rsidRPr="00547B8C" w:rsidRDefault="00C53482" w:rsidP="00AF404B">
      <w:pPr>
        <w:pStyle w:val="NormalWeb"/>
        <w:rPr>
          <w:rStyle w:val="Strong"/>
          <w:i/>
        </w:rPr>
      </w:pPr>
      <w:r w:rsidRPr="00547B8C">
        <w:rPr>
          <w:rStyle w:val="Strong"/>
          <w:bCs w:val="0"/>
          <w:i/>
        </w:rPr>
        <w:t>Anti-Plagiarism Measures</w:t>
      </w:r>
    </w:p>
    <w:p w:rsidR="00C53482" w:rsidRPr="00547B8C" w:rsidRDefault="00C53482" w:rsidP="00AF404B">
      <w:pPr>
        <w:pStyle w:val="NormalWeb"/>
        <w:numPr>
          <w:ilvl w:val="0"/>
          <w:numId w:val="231"/>
        </w:numPr>
      </w:pPr>
      <w:r w:rsidRPr="00547B8C">
        <w:t xml:space="preserve">All academic work (assignments, research projects, reports, and theses) must be </w:t>
      </w:r>
      <w:r w:rsidRPr="00547B8C">
        <w:rPr>
          <w:rStyle w:val="Strong"/>
        </w:rPr>
        <w:t>checked using plagiarism detection tools</w:t>
      </w:r>
      <w:r w:rsidRPr="00547B8C">
        <w:t xml:space="preserve"> such as Turnitin, Grammarly, or institutional software.</w:t>
      </w:r>
    </w:p>
    <w:p w:rsidR="00C53482" w:rsidRPr="00547B8C" w:rsidRDefault="00C53482" w:rsidP="00AF404B">
      <w:pPr>
        <w:pStyle w:val="NormalWeb"/>
        <w:numPr>
          <w:ilvl w:val="0"/>
          <w:numId w:val="231"/>
        </w:numPr>
      </w:pPr>
      <w:r w:rsidRPr="00547B8C">
        <w:t xml:space="preserve">Acceptable </w:t>
      </w:r>
      <w:r w:rsidRPr="00547B8C">
        <w:rPr>
          <w:rStyle w:val="Strong"/>
        </w:rPr>
        <w:t>similarity index</w:t>
      </w:r>
      <w:r w:rsidRPr="00547B8C">
        <w:t>:</w:t>
      </w:r>
    </w:p>
    <w:p w:rsidR="00C53482" w:rsidRPr="00547B8C" w:rsidRDefault="00C53482" w:rsidP="00AF404B">
      <w:pPr>
        <w:pStyle w:val="NormalWeb"/>
        <w:numPr>
          <w:ilvl w:val="1"/>
          <w:numId w:val="231"/>
        </w:numPr>
      </w:pPr>
      <w:r w:rsidRPr="00547B8C">
        <w:rPr>
          <w:rStyle w:val="Strong"/>
        </w:rPr>
        <w:t>Below 20%</w:t>
      </w:r>
      <w:r w:rsidRPr="00547B8C">
        <w:t xml:space="preserve"> for student work (unless otherwise specified).</w:t>
      </w:r>
    </w:p>
    <w:p w:rsidR="00C53482" w:rsidRPr="00547B8C" w:rsidRDefault="00707280" w:rsidP="00AF404B">
      <w:pPr>
        <w:pStyle w:val="NormalWeb"/>
        <w:numPr>
          <w:ilvl w:val="0"/>
          <w:numId w:val="231"/>
        </w:numPr>
      </w:pPr>
      <w:r w:rsidRPr="00547B8C">
        <w:t>Trainers</w:t>
      </w:r>
      <w:r w:rsidR="00C53482" w:rsidRPr="00547B8C">
        <w:t xml:space="preserve"> must educate students on </w:t>
      </w:r>
      <w:r w:rsidR="00C53482" w:rsidRPr="00547B8C">
        <w:rPr>
          <w:rStyle w:val="Strong"/>
        </w:rPr>
        <w:t>proper citation and referencing techniques</w:t>
      </w:r>
      <w:r w:rsidR="00C53482" w:rsidRPr="00547B8C">
        <w:t xml:space="preserve"> (A</w:t>
      </w:r>
      <w:r w:rsidRPr="00547B8C">
        <w:t xml:space="preserve">merican </w:t>
      </w:r>
      <w:r w:rsidR="00C53482" w:rsidRPr="00547B8C">
        <w:t>P</w:t>
      </w:r>
      <w:r w:rsidRPr="00547B8C">
        <w:t xml:space="preserve">sychological </w:t>
      </w:r>
      <w:r w:rsidR="00C53482" w:rsidRPr="00547B8C">
        <w:t>A</w:t>
      </w:r>
      <w:r w:rsidRPr="00547B8C">
        <w:t>ssociation</w:t>
      </w:r>
      <w:r w:rsidR="00C53482" w:rsidRPr="00547B8C">
        <w:t>, M</w:t>
      </w:r>
      <w:r w:rsidRPr="00547B8C">
        <w:t xml:space="preserve">odern </w:t>
      </w:r>
      <w:r w:rsidR="00C53482" w:rsidRPr="00547B8C">
        <w:t>L</w:t>
      </w:r>
      <w:r w:rsidRPr="00547B8C">
        <w:t xml:space="preserve">anguage </w:t>
      </w:r>
      <w:r w:rsidR="00C53482" w:rsidRPr="00547B8C">
        <w:t>A</w:t>
      </w:r>
      <w:r w:rsidRPr="00547B8C">
        <w:t>ssociation</w:t>
      </w:r>
      <w:r w:rsidR="00C53482" w:rsidRPr="00547B8C">
        <w:t>, or Harvard style).</w:t>
      </w:r>
    </w:p>
    <w:p w:rsidR="00C53482" w:rsidRPr="00547B8C" w:rsidRDefault="00C53482" w:rsidP="00C53482">
      <w:pPr>
        <w:rPr>
          <w:rFonts w:ascii="Times New Roman" w:hAnsi="Times New Roman" w:cs="Times New Roman"/>
        </w:rPr>
      </w:pPr>
    </w:p>
    <w:p w:rsidR="00C53482" w:rsidRPr="00547B8C" w:rsidRDefault="00C53482" w:rsidP="00312353">
      <w:pPr>
        <w:pStyle w:val="NormalWeb"/>
        <w:rPr>
          <w:rStyle w:val="Strong"/>
          <w:i/>
        </w:rPr>
      </w:pPr>
      <w:r w:rsidRPr="00547B8C">
        <w:rPr>
          <w:rStyle w:val="Strong"/>
          <w:bCs w:val="0"/>
          <w:i/>
        </w:rPr>
        <w:t>Ethical Use of ICT Resources</w:t>
      </w:r>
    </w:p>
    <w:p w:rsidR="00C53482" w:rsidRPr="00547B8C" w:rsidRDefault="00312353" w:rsidP="00C53482">
      <w:pPr>
        <w:pStyle w:val="NormalWeb"/>
      </w:pPr>
      <w:r w:rsidRPr="00547B8C">
        <w:t>Ruralnet</w:t>
      </w:r>
      <w:r w:rsidR="00C53482" w:rsidRPr="00547B8C">
        <w:t xml:space="preserve"> provides ICT resources (computers, internet, software, and e-learning platforms) for </w:t>
      </w:r>
      <w:r w:rsidR="00C53482" w:rsidRPr="00547B8C">
        <w:rPr>
          <w:rStyle w:val="Strong"/>
        </w:rPr>
        <w:t>academic and professional development</w:t>
      </w:r>
      <w:r w:rsidR="00C53482" w:rsidRPr="00547B8C">
        <w:t>. Users must:</w:t>
      </w:r>
    </w:p>
    <w:p w:rsidR="00C53482" w:rsidRPr="00547B8C" w:rsidRDefault="00C53482" w:rsidP="00075D09">
      <w:pPr>
        <w:pStyle w:val="NormalWeb"/>
        <w:numPr>
          <w:ilvl w:val="0"/>
          <w:numId w:val="232"/>
        </w:numPr>
      </w:pPr>
      <w:r w:rsidRPr="00547B8C">
        <w:t>Access only authorized systems and data.</w:t>
      </w:r>
    </w:p>
    <w:p w:rsidR="00312353" w:rsidRPr="00547B8C" w:rsidRDefault="00312353" w:rsidP="00075D09">
      <w:pPr>
        <w:pStyle w:val="NormalWeb"/>
        <w:numPr>
          <w:ilvl w:val="0"/>
          <w:numId w:val="232"/>
        </w:numPr>
      </w:pPr>
      <w:r w:rsidRPr="00547B8C">
        <w:t>Avoid downloading and watching/listening to videos and music</w:t>
      </w:r>
    </w:p>
    <w:p w:rsidR="00C53482" w:rsidRPr="00547B8C" w:rsidRDefault="00C53482" w:rsidP="00075D09">
      <w:pPr>
        <w:pStyle w:val="NormalWeb"/>
        <w:numPr>
          <w:ilvl w:val="0"/>
          <w:numId w:val="232"/>
        </w:numPr>
      </w:pPr>
      <w:r w:rsidRPr="00547B8C">
        <w:t>Avoid downloading or sharing pirated software.</w:t>
      </w:r>
    </w:p>
    <w:p w:rsidR="00C53482" w:rsidRPr="00547B8C" w:rsidRDefault="00C53482" w:rsidP="00075D09">
      <w:pPr>
        <w:pStyle w:val="NormalWeb"/>
        <w:numPr>
          <w:ilvl w:val="0"/>
          <w:numId w:val="232"/>
        </w:numPr>
      </w:pPr>
      <w:r w:rsidRPr="00547B8C">
        <w:t xml:space="preserve">Use institutional email and online platforms for </w:t>
      </w:r>
      <w:r w:rsidRPr="00547B8C">
        <w:rPr>
          <w:rStyle w:val="Strong"/>
        </w:rPr>
        <w:t>official and educational purposes</w:t>
      </w:r>
      <w:r w:rsidRPr="00547B8C">
        <w:t>.</w:t>
      </w:r>
    </w:p>
    <w:p w:rsidR="00C53482" w:rsidRPr="00547B8C" w:rsidRDefault="00C53482" w:rsidP="00075D09">
      <w:pPr>
        <w:pStyle w:val="NormalWeb"/>
        <w:numPr>
          <w:ilvl w:val="0"/>
          <w:numId w:val="232"/>
        </w:numPr>
      </w:pPr>
      <w:r w:rsidRPr="00547B8C">
        <w:t xml:space="preserve">Maintain </w:t>
      </w:r>
      <w:r w:rsidRPr="00547B8C">
        <w:rPr>
          <w:rStyle w:val="Strong"/>
        </w:rPr>
        <w:t>cybersecurity awareness</w:t>
      </w:r>
      <w:r w:rsidRPr="00547B8C">
        <w:t>, including safeguarding passwords and personal data.</w:t>
      </w:r>
    </w:p>
    <w:p w:rsidR="00C53482" w:rsidRPr="00547B8C" w:rsidRDefault="00C53482" w:rsidP="00075D09">
      <w:pPr>
        <w:pStyle w:val="NormalWeb"/>
        <w:numPr>
          <w:ilvl w:val="0"/>
          <w:numId w:val="232"/>
        </w:numPr>
      </w:pPr>
      <w:r w:rsidRPr="00547B8C">
        <w:t xml:space="preserve">Report any </w:t>
      </w:r>
      <w:r w:rsidRPr="00547B8C">
        <w:rPr>
          <w:rStyle w:val="Strong"/>
        </w:rPr>
        <w:t>security breaches or unethical digital behavior</w:t>
      </w:r>
      <w:r w:rsidRPr="00547B8C">
        <w:t xml:space="preserve"> to the ICT department.</w:t>
      </w:r>
    </w:p>
    <w:p w:rsidR="00C53482" w:rsidRPr="00547B8C" w:rsidRDefault="00C53482" w:rsidP="00C53482">
      <w:pPr>
        <w:rPr>
          <w:rFonts w:ascii="Times New Roman" w:hAnsi="Times New Roman" w:cs="Times New Roman"/>
        </w:rPr>
      </w:pPr>
    </w:p>
    <w:p w:rsidR="00C53482" w:rsidRPr="00547B8C" w:rsidRDefault="00C53482" w:rsidP="00075D09">
      <w:pPr>
        <w:pStyle w:val="NormalWeb"/>
        <w:rPr>
          <w:rStyle w:val="Strong"/>
          <w:i/>
        </w:rPr>
      </w:pPr>
      <w:r w:rsidRPr="00547B8C">
        <w:rPr>
          <w:rStyle w:val="Strong"/>
          <w:bCs w:val="0"/>
          <w:i/>
        </w:rPr>
        <w:t>Academic Integrity Training and Awareness</w:t>
      </w:r>
    </w:p>
    <w:p w:rsidR="00C53482" w:rsidRPr="00547B8C" w:rsidRDefault="00C53482" w:rsidP="00075D09">
      <w:pPr>
        <w:pStyle w:val="NormalWeb"/>
        <w:numPr>
          <w:ilvl w:val="0"/>
          <w:numId w:val="233"/>
        </w:numPr>
      </w:pPr>
      <w:r w:rsidRPr="00547B8C">
        <w:t xml:space="preserve">All new students and staff undergo </w:t>
      </w:r>
      <w:r w:rsidRPr="00547B8C">
        <w:rPr>
          <w:rStyle w:val="Strong"/>
        </w:rPr>
        <w:t>orientation on academic ethics and ICT responsibility</w:t>
      </w:r>
      <w:r w:rsidRPr="00547B8C">
        <w:t>.</w:t>
      </w:r>
    </w:p>
    <w:p w:rsidR="00C53482" w:rsidRPr="00547B8C" w:rsidRDefault="00C53482" w:rsidP="00075D09">
      <w:pPr>
        <w:pStyle w:val="NormalWeb"/>
        <w:numPr>
          <w:ilvl w:val="0"/>
          <w:numId w:val="233"/>
        </w:numPr>
      </w:pPr>
      <w:r w:rsidRPr="00547B8C">
        <w:lastRenderedPageBreak/>
        <w:t xml:space="preserve">Regular </w:t>
      </w:r>
      <w:r w:rsidRPr="00547B8C">
        <w:rPr>
          <w:rStyle w:val="Strong"/>
        </w:rPr>
        <w:t>seminars and workshops</w:t>
      </w:r>
      <w:r w:rsidRPr="00547B8C">
        <w:t xml:space="preserve"> are held to promote awareness of plagiarism, intellectual property rights, and digital ethics.</w:t>
      </w:r>
    </w:p>
    <w:p w:rsidR="00C53482" w:rsidRPr="00547B8C" w:rsidRDefault="00C53482" w:rsidP="00075D09">
      <w:pPr>
        <w:pStyle w:val="NormalWeb"/>
        <w:numPr>
          <w:ilvl w:val="0"/>
          <w:numId w:val="233"/>
        </w:numPr>
      </w:pPr>
      <w:r w:rsidRPr="00547B8C">
        <w:t xml:space="preserve">The institution provides guides and resources on </w:t>
      </w:r>
      <w:r w:rsidRPr="00547B8C">
        <w:rPr>
          <w:rStyle w:val="Strong"/>
        </w:rPr>
        <w:t>ethical research writing and ICT usage</w:t>
      </w:r>
      <w:r w:rsidRPr="00547B8C">
        <w:t>.</w:t>
      </w:r>
    </w:p>
    <w:p w:rsidR="00C53482" w:rsidRPr="00547B8C" w:rsidRDefault="00C53482" w:rsidP="00C53482">
      <w:pPr>
        <w:rPr>
          <w:rFonts w:ascii="Times New Roman" w:hAnsi="Times New Roman" w:cs="Times New Roman"/>
        </w:rPr>
      </w:pPr>
    </w:p>
    <w:p w:rsidR="00C53482" w:rsidRPr="00547B8C" w:rsidRDefault="00C53482" w:rsidP="00075D09">
      <w:pPr>
        <w:pStyle w:val="NormalWeb"/>
      </w:pPr>
      <w:r w:rsidRPr="00547B8C">
        <w:rPr>
          <w:rStyle w:val="Strong"/>
          <w:bCs w:val="0"/>
          <w:i/>
        </w:rPr>
        <w:t>Disciplinary Actions for Academic Misconduct</w:t>
      </w:r>
    </w:p>
    <w:p w:rsidR="00C53482" w:rsidRPr="00547B8C" w:rsidRDefault="00C53482" w:rsidP="00C53482">
      <w:pPr>
        <w:pStyle w:val="NormalWeb"/>
      </w:pPr>
      <w:r w:rsidRPr="00547B8C">
        <w:t>Violations of academic integrity are treated seriously and may lead to disciplinary measures such as:</w:t>
      </w:r>
    </w:p>
    <w:p w:rsidR="00C53482" w:rsidRPr="00547B8C" w:rsidRDefault="00C53482" w:rsidP="00C53482">
      <w:pPr>
        <w:pStyle w:val="NormalWeb"/>
        <w:numPr>
          <w:ilvl w:val="0"/>
          <w:numId w:val="173"/>
        </w:numPr>
      </w:pPr>
      <w:r w:rsidRPr="00547B8C">
        <w:rPr>
          <w:rStyle w:val="Strong"/>
        </w:rPr>
        <w:t>Written warning or deduction of marks</w:t>
      </w:r>
      <w:r w:rsidRPr="00547B8C">
        <w:t xml:space="preserve"> for minor offenses.</w:t>
      </w:r>
    </w:p>
    <w:p w:rsidR="00C53482" w:rsidRPr="00547B8C" w:rsidRDefault="00C53482" w:rsidP="00C53482">
      <w:pPr>
        <w:pStyle w:val="NormalWeb"/>
        <w:numPr>
          <w:ilvl w:val="0"/>
          <w:numId w:val="173"/>
        </w:numPr>
      </w:pPr>
      <w:r w:rsidRPr="00547B8C">
        <w:rPr>
          <w:rStyle w:val="Strong"/>
        </w:rPr>
        <w:t>Cancellation of an exam or project</w:t>
      </w:r>
      <w:r w:rsidRPr="00547B8C">
        <w:t xml:space="preserve"> in cases of confirmed cheating or plagiarism.</w:t>
      </w:r>
    </w:p>
    <w:p w:rsidR="00C53482" w:rsidRPr="00547B8C" w:rsidRDefault="00C53482" w:rsidP="00C53482">
      <w:pPr>
        <w:pStyle w:val="NormalWeb"/>
        <w:numPr>
          <w:ilvl w:val="0"/>
          <w:numId w:val="173"/>
        </w:numPr>
      </w:pPr>
      <w:r w:rsidRPr="00547B8C">
        <w:rPr>
          <w:rStyle w:val="Strong"/>
        </w:rPr>
        <w:t>Suspension or expulsion</w:t>
      </w:r>
      <w:r w:rsidRPr="00547B8C">
        <w:t xml:space="preserve"> for repeated or severe violations.</w:t>
      </w:r>
    </w:p>
    <w:p w:rsidR="00C53482" w:rsidRPr="00547B8C" w:rsidRDefault="00C53482" w:rsidP="00C53482">
      <w:pPr>
        <w:pStyle w:val="NormalWeb"/>
        <w:numPr>
          <w:ilvl w:val="0"/>
          <w:numId w:val="173"/>
        </w:numPr>
      </w:pPr>
      <w:r w:rsidRPr="00547B8C">
        <w:rPr>
          <w:rStyle w:val="Strong"/>
        </w:rPr>
        <w:t>Withdrawal of certificates or transcripts</w:t>
      </w:r>
      <w:r w:rsidRPr="00547B8C">
        <w:t xml:space="preserve"> if misconduct is discovered after completion of studies.</w:t>
      </w:r>
    </w:p>
    <w:p w:rsidR="00C53482" w:rsidRPr="00547B8C" w:rsidRDefault="00C53482" w:rsidP="00C53482">
      <w:pPr>
        <w:rPr>
          <w:rFonts w:ascii="Times New Roman" w:hAnsi="Times New Roman" w:cs="Times New Roman"/>
        </w:rPr>
      </w:pPr>
    </w:p>
    <w:p w:rsidR="00C53482" w:rsidRPr="00547B8C" w:rsidRDefault="00C53482" w:rsidP="00795B40">
      <w:pPr>
        <w:pStyle w:val="NormalWeb"/>
        <w:rPr>
          <w:rStyle w:val="Strong"/>
          <w:i/>
        </w:rPr>
      </w:pPr>
      <w:r w:rsidRPr="00547B8C">
        <w:rPr>
          <w:rStyle w:val="Strong"/>
          <w:bCs w:val="0"/>
          <w:i/>
        </w:rPr>
        <w:t>Continuous Improvement</w:t>
      </w:r>
    </w:p>
    <w:p w:rsidR="00C53482" w:rsidRPr="00547B8C" w:rsidRDefault="00C53482" w:rsidP="00C53482">
      <w:pPr>
        <w:pStyle w:val="NormalWeb"/>
        <w:numPr>
          <w:ilvl w:val="0"/>
          <w:numId w:val="175"/>
        </w:numPr>
      </w:pPr>
      <w:r w:rsidRPr="00547B8C">
        <w:t xml:space="preserve">The institution reviews its academic integrity and ICT ethics policies </w:t>
      </w:r>
      <w:r w:rsidR="00075D09" w:rsidRPr="00547B8C">
        <w:t>yearly</w:t>
      </w:r>
      <w:r w:rsidRPr="00547B8C">
        <w:t>.</w:t>
      </w:r>
    </w:p>
    <w:p w:rsidR="00C53482" w:rsidRPr="00547B8C" w:rsidRDefault="00C53482" w:rsidP="00C53482">
      <w:pPr>
        <w:pStyle w:val="NormalWeb"/>
        <w:numPr>
          <w:ilvl w:val="0"/>
          <w:numId w:val="175"/>
        </w:numPr>
      </w:pPr>
      <w:r w:rsidRPr="00547B8C">
        <w:t xml:space="preserve">Feedback from staff, students, and regulators helps refine the policy to match </w:t>
      </w:r>
      <w:r w:rsidRPr="00547B8C">
        <w:rPr>
          <w:rStyle w:val="Strong"/>
        </w:rPr>
        <w:t>emerging technologies</w:t>
      </w:r>
      <w:r w:rsidRPr="00547B8C">
        <w:t xml:space="preserve"> (AI tools, cloud computing, cybersecurity challenges).</w:t>
      </w:r>
    </w:p>
    <w:p w:rsidR="00C53482" w:rsidRPr="00547B8C" w:rsidRDefault="00C53482" w:rsidP="00C53482">
      <w:pPr>
        <w:pStyle w:val="NormalWeb"/>
        <w:numPr>
          <w:ilvl w:val="0"/>
          <w:numId w:val="175"/>
        </w:numPr>
      </w:pPr>
      <w:r w:rsidRPr="00547B8C">
        <w:t xml:space="preserve">Promotes a </w:t>
      </w:r>
      <w:r w:rsidRPr="00547B8C">
        <w:rPr>
          <w:rStyle w:val="Strong"/>
        </w:rPr>
        <w:t>culture of responsibility, innovation, and ethical professionalism</w:t>
      </w:r>
      <w:r w:rsidRPr="00547B8C">
        <w:t xml:space="preserve"> among graduates.</w:t>
      </w:r>
    </w:p>
    <w:p w:rsidR="00795B40" w:rsidRPr="00547B8C" w:rsidRDefault="00795B40" w:rsidP="00795B40">
      <w:pPr>
        <w:pStyle w:val="NormalWeb"/>
      </w:pPr>
    </w:p>
    <w:p w:rsidR="00795B40" w:rsidRPr="00547B8C" w:rsidRDefault="00795B40" w:rsidP="00795B40">
      <w:pPr>
        <w:pStyle w:val="NormalWeb"/>
      </w:pPr>
    </w:p>
    <w:p w:rsidR="00C53482" w:rsidRPr="00547B8C" w:rsidRDefault="00733F66" w:rsidP="0005434E">
      <w:pPr>
        <w:pStyle w:val="NormalWeb"/>
        <w:rPr>
          <w:b/>
          <w:sz w:val="28"/>
        </w:rPr>
      </w:pPr>
      <w:r w:rsidRPr="00547B8C">
        <w:rPr>
          <w:b/>
          <w:sz w:val="28"/>
        </w:rPr>
        <w:t>CHAPTER FIVE</w:t>
      </w:r>
    </w:p>
    <w:p w:rsidR="001B64F5" w:rsidRPr="00547B8C" w:rsidRDefault="001B64F5" w:rsidP="0005434E">
      <w:pPr>
        <w:pStyle w:val="NormalWeb"/>
        <w:rPr>
          <w:b/>
          <w:sz w:val="28"/>
        </w:rPr>
      </w:pPr>
      <w:r w:rsidRPr="00547B8C">
        <w:rPr>
          <w:b/>
          <w:sz w:val="28"/>
        </w:rPr>
        <w:t>STUDENT AFFAIRS POLICY</w:t>
      </w:r>
    </w:p>
    <w:p w:rsidR="001B64F5" w:rsidRPr="00547B8C" w:rsidRDefault="001B64F5" w:rsidP="001B64F5">
      <w:pPr>
        <w:pStyle w:val="NormalWeb"/>
      </w:pPr>
      <w:r w:rsidRPr="00547B8C">
        <w:t xml:space="preserve">The </w:t>
      </w:r>
      <w:r w:rsidRPr="00547B8C">
        <w:rPr>
          <w:rStyle w:val="Strong"/>
        </w:rPr>
        <w:t>Student Affairs Policy</w:t>
      </w:r>
      <w:r w:rsidRPr="00547B8C">
        <w:t xml:space="preserve"> provides guidelines for managing all </w:t>
      </w:r>
      <w:r w:rsidRPr="00547B8C">
        <w:rPr>
          <w:rStyle w:val="Strong"/>
        </w:rPr>
        <w:t>non-academic aspects</w:t>
      </w:r>
      <w:r w:rsidRPr="00547B8C">
        <w:t xml:space="preserve"> of student life at Ruralnet ICT Academy</w:t>
      </w:r>
      <w:r w:rsidRPr="00547B8C">
        <w:br/>
        <w:t xml:space="preserve">It ensures that students learn in a </w:t>
      </w:r>
      <w:r w:rsidRPr="00547B8C">
        <w:rPr>
          <w:rStyle w:val="Strong"/>
        </w:rPr>
        <w:t>safe, supportive, and inclusive environment</w:t>
      </w:r>
      <w:r w:rsidRPr="00547B8C">
        <w:t xml:space="preserve"> that promotes personal growth, discipline, leadership, and innovation alongside academic achievement.</w:t>
      </w:r>
    </w:p>
    <w:p w:rsidR="001B64F5" w:rsidRPr="00547B8C" w:rsidRDefault="001B64F5" w:rsidP="001B64F5">
      <w:pPr>
        <w:pStyle w:val="NormalWeb"/>
        <w:rPr>
          <w:rStyle w:val="Strong"/>
          <w:i/>
        </w:rPr>
      </w:pPr>
      <w:r w:rsidRPr="00547B8C">
        <w:rPr>
          <w:rStyle w:val="Strong"/>
          <w:bCs w:val="0"/>
          <w:i/>
        </w:rPr>
        <w:t>Objectives of the Policy</w:t>
      </w:r>
    </w:p>
    <w:p w:rsidR="001B64F5" w:rsidRPr="00547B8C" w:rsidRDefault="001B64F5" w:rsidP="001B64F5">
      <w:pPr>
        <w:pStyle w:val="NormalWeb"/>
      </w:pPr>
      <w:r w:rsidRPr="00547B8C">
        <w:t>The main objectives of the Student Affairs Policy are to:</w:t>
      </w:r>
    </w:p>
    <w:p w:rsidR="001B64F5" w:rsidRPr="00547B8C" w:rsidRDefault="001B64F5" w:rsidP="001B64F5">
      <w:pPr>
        <w:pStyle w:val="NormalWeb"/>
        <w:numPr>
          <w:ilvl w:val="0"/>
          <w:numId w:val="234"/>
        </w:numPr>
      </w:pPr>
      <w:r w:rsidRPr="00547B8C">
        <w:t xml:space="preserve">Promote the </w:t>
      </w:r>
      <w:r w:rsidRPr="00547B8C">
        <w:rPr>
          <w:rStyle w:val="Strong"/>
        </w:rPr>
        <w:t>welfare, safety, and holistic development</w:t>
      </w:r>
      <w:r w:rsidRPr="00547B8C">
        <w:t xml:space="preserve"> of students.</w:t>
      </w:r>
    </w:p>
    <w:p w:rsidR="001B64F5" w:rsidRPr="00547B8C" w:rsidRDefault="001B64F5" w:rsidP="001B64F5">
      <w:pPr>
        <w:pStyle w:val="NormalWeb"/>
        <w:numPr>
          <w:ilvl w:val="0"/>
          <w:numId w:val="234"/>
        </w:numPr>
      </w:pPr>
      <w:r w:rsidRPr="00547B8C">
        <w:lastRenderedPageBreak/>
        <w:t xml:space="preserve">Ensure </w:t>
      </w:r>
      <w:r w:rsidRPr="00547B8C">
        <w:rPr>
          <w:rStyle w:val="Strong"/>
        </w:rPr>
        <w:t>effective student representation and participation</w:t>
      </w:r>
      <w:r w:rsidRPr="00547B8C">
        <w:t xml:space="preserve"> in institutional governance.</w:t>
      </w:r>
    </w:p>
    <w:p w:rsidR="001B64F5" w:rsidRPr="00547B8C" w:rsidRDefault="001B64F5" w:rsidP="001B64F5">
      <w:pPr>
        <w:pStyle w:val="NormalWeb"/>
        <w:numPr>
          <w:ilvl w:val="0"/>
          <w:numId w:val="234"/>
        </w:numPr>
      </w:pPr>
      <w:r w:rsidRPr="00547B8C">
        <w:t xml:space="preserve">Maintain </w:t>
      </w:r>
      <w:r w:rsidRPr="00547B8C">
        <w:rPr>
          <w:rStyle w:val="Strong"/>
        </w:rPr>
        <w:t>discipline, integrity, and ethical conduct</w:t>
      </w:r>
      <w:r w:rsidRPr="00547B8C">
        <w:t xml:space="preserve"> among students.</w:t>
      </w:r>
    </w:p>
    <w:p w:rsidR="001B64F5" w:rsidRPr="00547B8C" w:rsidRDefault="001B64F5" w:rsidP="001B64F5">
      <w:pPr>
        <w:pStyle w:val="NormalWeb"/>
        <w:numPr>
          <w:ilvl w:val="0"/>
          <w:numId w:val="234"/>
        </w:numPr>
      </w:pPr>
      <w:r w:rsidRPr="00547B8C">
        <w:t xml:space="preserve">Provide </w:t>
      </w:r>
      <w:r w:rsidRPr="00547B8C">
        <w:rPr>
          <w:rStyle w:val="Strong"/>
        </w:rPr>
        <w:t>support services</w:t>
      </w:r>
      <w:r w:rsidRPr="00547B8C">
        <w:t xml:space="preserve"> that enhance learning, career growth, and personal wellbeing.</w:t>
      </w:r>
    </w:p>
    <w:p w:rsidR="001B64F5" w:rsidRPr="00547B8C" w:rsidRDefault="001B64F5" w:rsidP="001B64F5">
      <w:pPr>
        <w:pStyle w:val="NormalWeb"/>
        <w:numPr>
          <w:ilvl w:val="0"/>
          <w:numId w:val="234"/>
        </w:numPr>
      </w:pPr>
      <w:r w:rsidRPr="00547B8C">
        <w:t xml:space="preserve">Encourage </w:t>
      </w:r>
      <w:r w:rsidRPr="00547B8C">
        <w:rPr>
          <w:rStyle w:val="Strong"/>
        </w:rPr>
        <w:t>co-curricular and extra-curricular engagement</w:t>
      </w:r>
      <w:r w:rsidRPr="00547B8C">
        <w:t xml:space="preserve"> to build soft skills and leadership capacity.</w:t>
      </w:r>
    </w:p>
    <w:p w:rsidR="001B64F5" w:rsidRPr="00547B8C" w:rsidRDefault="001B64F5" w:rsidP="001A387B">
      <w:pPr>
        <w:pStyle w:val="NormalWeb"/>
        <w:numPr>
          <w:ilvl w:val="0"/>
          <w:numId w:val="234"/>
        </w:numPr>
      </w:pPr>
      <w:r w:rsidRPr="00547B8C">
        <w:t xml:space="preserve">Foster a </w:t>
      </w:r>
      <w:r w:rsidRPr="00547B8C">
        <w:rPr>
          <w:b/>
          <w:bCs/>
        </w:rPr>
        <w:t>culture of innovation, responsibility, and citizenship</w:t>
      </w:r>
      <w:r w:rsidRPr="00547B8C">
        <w:t xml:space="preserve"> in line with ICT professionalism.</w:t>
      </w:r>
    </w:p>
    <w:p w:rsidR="001B64F5" w:rsidRPr="00547B8C" w:rsidRDefault="001B64F5" w:rsidP="001A387B">
      <w:pPr>
        <w:pStyle w:val="NormalWeb"/>
        <w:rPr>
          <w:b/>
          <w:sz w:val="28"/>
        </w:rPr>
      </w:pPr>
      <w:r w:rsidRPr="00547B8C">
        <w:rPr>
          <w:b/>
          <w:sz w:val="28"/>
        </w:rPr>
        <w:t>Admission and Registration Procedures</w:t>
      </w:r>
    </w:p>
    <w:p w:rsidR="001B64F5" w:rsidRPr="00547B8C" w:rsidRDefault="001B64F5" w:rsidP="001B64F5">
      <w:pPr>
        <w:pStyle w:val="NormalWeb"/>
      </w:pPr>
      <w:r w:rsidRPr="00547B8C">
        <w:t xml:space="preserve">The </w:t>
      </w:r>
      <w:r w:rsidRPr="00547B8C">
        <w:rPr>
          <w:rStyle w:val="Strong"/>
        </w:rPr>
        <w:t>Admission and Registration Procedures</w:t>
      </w:r>
      <w:r w:rsidRPr="00547B8C">
        <w:t xml:space="preserve"> outline the guidelines for admitting and enrolling students into various ICT programs.</w:t>
      </w:r>
      <w:r w:rsidRPr="00547B8C">
        <w:br/>
        <w:t xml:space="preserve">They ensure that the process is </w:t>
      </w:r>
      <w:r w:rsidRPr="00547B8C">
        <w:rPr>
          <w:rStyle w:val="Strong"/>
        </w:rPr>
        <w:t>transparent, merit-based, and compliant</w:t>
      </w:r>
      <w:r w:rsidRPr="00547B8C">
        <w:t xml:space="preserve"> with the standards set by relevant regulatory bodies such as </w:t>
      </w:r>
      <w:r w:rsidRPr="00547B8C">
        <w:rPr>
          <w:rStyle w:val="Strong"/>
        </w:rPr>
        <w:t>TVET/CDACC</w:t>
      </w:r>
      <w:r w:rsidR="001A387B" w:rsidRPr="00547B8C">
        <w:rPr>
          <w:rStyle w:val="Strong"/>
        </w:rPr>
        <w:t>, KASNEB</w:t>
      </w:r>
      <w:r w:rsidRPr="00547B8C">
        <w:t>,</w:t>
      </w:r>
      <w:r w:rsidR="001A387B" w:rsidRPr="00547B8C">
        <w:t xml:space="preserve"> </w:t>
      </w:r>
      <w:r w:rsidRPr="00547B8C">
        <w:rPr>
          <w:rStyle w:val="Strong"/>
        </w:rPr>
        <w:t>KNEC</w:t>
      </w:r>
      <w:r w:rsidRPr="00547B8C">
        <w:t xml:space="preserve">, and the </w:t>
      </w:r>
      <w:r w:rsidRPr="00547B8C">
        <w:rPr>
          <w:rStyle w:val="Strong"/>
        </w:rPr>
        <w:t>Ministry of Education</w:t>
      </w:r>
      <w:r w:rsidRPr="00547B8C">
        <w:t>.</w:t>
      </w:r>
    </w:p>
    <w:p w:rsidR="001B64F5" w:rsidRPr="00547B8C" w:rsidRDefault="001B64F5" w:rsidP="001B64F5">
      <w:pPr>
        <w:pStyle w:val="NormalWeb"/>
      </w:pPr>
      <w:r w:rsidRPr="00547B8C">
        <w:t>This policy guarantees fairness, equal opportunity, and accountability in admitting students to certificate, diploma, and higher diploma programs.</w:t>
      </w:r>
    </w:p>
    <w:p w:rsidR="001B64F5" w:rsidRPr="00547B8C" w:rsidRDefault="001B64F5" w:rsidP="001B64F5">
      <w:pPr>
        <w:pStyle w:val="NormalWeb"/>
      </w:pPr>
      <w:r w:rsidRPr="00547B8C">
        <w:t>The objectives of the admission and registration policy are to:</w:t>
      </w:r>
    </w:p>
    <w:p w:rsidR="001B64F5" w:rsidRPr="00547B8C" w:rsidRDefault="001B64F5" w:rsidP="001B64F5">
      <w:pPr>
        <w:pStyle w:val="NormalWeb"/>
        <w:numPr>
          <w:ilvl w:val="0"/>
          <w:numId w:val="235"/>
        </w:numPr>
      </w:pPr>
      <w:r w:rsidRPr="00547B8C">
        <w:t xml:space="preserve">Maintain </w:t>
      </w:r>
      <w:r w:rsidRPr="00547B8C">
        <w:rPr>
          <w:rStyle w:val="Strong"/>
        </w:rPr>
        <w:t>standardized procedures</w:t>
      </w:r>
      <w:r w:rsidRPr="00547B8C">
        <w:t xml:space="preserve"> for admitting qualified applicants.</w:t>
      </w:r>
    </w:p>
    <w:p w:rsidR="001B64F5" w:rsidRPr="00547B8C" w:rsidRDefault="001B64F5" w:rsidP="001B64F5">
      <w:pPr>
        <w:pStyle w:val="NormalWeb"/>
        <w:numPr>
          <w:ilvl w:val="0"/>
          <w:numId w:val="235"/>
        </w:numPr>
      </w:pPr>
      <w:r w:rsidRPr="00547B8C">
        <w:t xml:space="preserve">Ensure that </w:t>
      </w:r>
      <w:r w:rsidRPr="00547B8C">
        <w:rPr>
          <w:rStyle w:val="Strong"/>
        </w:rPr>
        <w:t>entry requirements</w:t>
      </w:r>
      <w:r w:rsidRPr="00547B8C">
        <w:t xml:space="preserve"> meet accreditation and national education standards.</w:t>
      </w:r>
    </w:p>
    <w:p w:rsidR="001B64F5" w:rsidRPr="00547B8C" w:rsidRDefault="001B64F5" w:rsidP="001B64F5">
      <w:pPr>
        <w:pStyle w:val="NormalWeb"/>
        <w:numPr>
          <w:ilvl w:val="0"/>
          <w:numId w:val="235"/>
        </w:numPr>
      </w:pPr>
      <w:r w:rsidRPr="00547B8C">
        <w:t xml:space="preserve">Promote </w:t>
      </w:r>
      <w:r w:rsidRPr="00547B8C">
        <w:rPr>
          <w:rStyle w:val="Strong"/>
        </w:rPr>
        <w:t>transparency and fairness</w:t>
      </w:r>
      <w:r w:rsidRPr="00547B8C">
        <w:t xml:space="preserve"> in student selection.</w:t>
      </w:r>
    </w:p>
    <w:p w:rsidR="001B64F5" w:rsidRPr="00547B8C" w:rsidRDefault="001B64F5" w:rsidP="001B64F5">
      <w:pPr>
        <w:pStyle w:val="NormalWeb"/>
        <w:numPr>
          <w:ilvl w:val="0"/>
          <w:numId w:val="235"/>
        </w:numPr>
      </w:pPr>
      <w:r w:rsidRPr="00547B8C">
        <w:t xml:space="preserve">Ensure </w:t>
      </w:r>
      <w:r w:rsidRPr="00547B8C">
        <w:rPr>
          <w:rStyle w:val="Strong"/>
        </w:rPr>
        <w:t>accurate data management</w:t>
      </w:r>
      <w:r w:rsidRPr="00547B8C">
        <w:t xml:space="preserve"> of student records.</w:t>
      </w:r>
    </w:p>
    <w:p w:rsidR="001B64F5" w:rsidRPr="00547B8C" w:rsidRDefault="001B64F5" w:rsidP="001B64F5">
      <w:pPr>
        <w:pStyle w:val="NormalWeb"/>
        <w:numPr>
          <w:ilvl w:val="0"/>
          <w:numId w:val="235"/>
        </w:numPr>
      </w:pPr>
      <w:r w:rsidRPr="00547B8C">
        <w:t xml:space="preserve">Support students through a </w:t>
      </w:r>
      <w:r w:rsidRPr="00547B8C">
        <w:rPr>
          <w:rStyle w:val="Strong"/>
        </w:rPr>
        <w:t>smooth transition</w:t>
      </w:r>
      <w:r w:rsidRPr="00547B8C">
        <w:t xml:space="preserve"> from admission to academic registration.</w:t>
      </w:r>
    </w:p>
    <w:p w:rsidR="001B64F5" w:rsidRPr="00547B8C" w:rsidRDefault="001B64F5" w:rsidP="001B64F5">
      <w:pPr>
        <w:rPr>
          <w:rFonts w:ascii="Times New Roman" w:hAnsi="Times New Roman" w:cs="Times New Roman"/>
        </w:rPr>
      </w:pPr>
    </w:p>
    <w:p w:rsidR="001B64F5" w:rsidRPr="00547B8C" w:rsidRDefault="001B64F5" w:rsidP="001A387B">
      <w:pPr>
        <w:pStyle w:val="NormalWeb"/>
        <w:rPr>
          <w:b/>
          <w:sz w:val="28"/>
        </w:rPr>
      </w:pPr>
      <w:r w:rsidRPr="00547B8C">
        <w:rPr>
          <w:b/>
          <w:sz w:val="28"/>
        </w:rPr>
        <w:t>Admission Policy</w:t>
      </w:r>
    </w:p>
    <w:p w:rsidR="001B64F5" w:rsidRPr="00547B8C" w:rsidRDefault="001B64F5" w:rsidP="001A387B">
      <w:pPr>
        <w:pStyle w:val="NormalWeb"/>
        <w:rPr>
          <w:rStyle w:val="Strong"/>
          <w:i/>
        </w:rPr>
      </w:pPr>
      <w:r w:rsidRPr="00547B8C">
        <w:rPr>
          <w:rStyle w:val="Strong"/>
          <w:bCs w:val="0"/>
          <w:i/>
        </w:rPr>
        <w:t>Admission Principles</w:t>
      </w:r>
    </w:p>
    <w:p w:rsidR="001B64F5" w:rsidRPr="00547B8C" w:rsidRDefault="001B64F5" w:rsidP="00FC6494">
      <w:pPr>
        <w:pStyle w:val="NormalWeb"/>
        <w:numPr>
          <w:ilvl w:val="0"/>
          <w:numId w:val="265"/>
        </w:numPr>
      </w:pPr>
      <w:r w:rsidRPr="00547B8C">
        <w:t xml:space="preserve">Admission is based on </w:t>
      </w:r>
      <w:r w:rsidRPr="00547B8C">
        <w:rPr>
          <w:rStyle w:val="Strong"/>
        </w:rPr>
        <w:t>academic merit</w:t>
      </w:r>
      <w:r w:rsidRPr="00547B8C">
        <w:t xml:space="preserve">, </w:t>
      </w:r>
      <w:r w:rsidRPr="00547B8C">
        <w:rPr>
          <w:rStyle w:val="Strong"/>
        </w:rPr>
        <w:t>eligibility</w:t>
      </w:r>
      <w:r w:rsidRPr="00547B8C">
        <w:t xml:space="preserve">, and </w:t>
      </w:r>
      <w:r w:rsidRPr="00547B8C">
        <w:rPr>
          <w:rStyle w:val="Strong"/>
        </w:rPr>
        <w:t>availability of space</w:t>
      </w:r>
      <w:r w:rsidRPr="00547B8C">
        <w:t xml:space="preserve"> in the chosen program.</w:t>
      </w:r>
    </w:p>
    <w:p w:rsidR="001B64F5" w:rsidRPr="00547B8C" w:rsidRDefault="001B64F5" w:rsidP="00FC6494">
      <w:pPr>
        <w:pStyle w:val="NormalWeb"/>
        <w:numPr>
          <w:ilvl w:val="0"/>
          <w:numId w:val="265"/>
        </w:numPr>
      </w:pPr>
      <w:r w:rsidRPr="00547B8C">
        <w:t xml:space="preserve">The institution upholds the principles of </w:t>
      </w:r>
      <w:r w:rsidRPr="00547B8C">
        <w:rPr>
          <w:rStyle w:val="Strong"/>
        </w:rPr>
        <w:t>equity, inclusivity, and non-discrimination</w:t>
      </w:r>
      <w:r w:rsidRPr="00547B8C">
        <w:t xml:space="preserve"> regardless of gender, religion, or background.</w:t>
      </w:r>
    </w:p>
    <w:p w:rsidR="001B64F5" w:rsidRPr="00547B8C" w:rsidRDefault="001B64F5" w:rsidP="00FC6494">
      <w:pPr>
        <w:pStyle w:val="NormalWeb"/>
        <w:numPr>
          <w:ilvl w:val="0"/>
          <w:numId w:val="265"/>
        </w:numPr>
      </w:pPr>
      <w:r w:rsidRPr="00547B8C">
        <w:t xml:space="preserve">All applicants must meet the </w:t>
      </w:r>
      <w:r w:rsidRPr="00547B8C">
        <w:rPr>
          <w:rStyle w:val="Strong"/>
        </w:rPr>
        <w:t>minimum entry requirements</w:t>
      </w:r>
      <w:r w:rsidRPr="00547B8C">
        <w:t xml:space="preserve"> approved by </w:t>
      </w:r>
      <w:r w:rsidRPr="00547B8C">
        <w:rPr>
          <w:rStyle w:val="Strong"/>
        </w:rPr>
        <w:t>TVET/CDACC</w:t>
      </w:r>
      <w:r w:rsidRPr="00547B8C">
        <w:t xml:space="preserve"> or </w:t>
      </w:r>
      <w:r w:rsidRPr="00547B8C">
        <w:rPr>
          <w:rStyle w:val="Strong"/>
        </w:rPr>
        <w:t>KNEC</w:t>
      </w:r>
      <w:r w:rsidRPr="00547B8C">
        <w:t>.</w:t>
      </w:r>
    </w:p>
    <w:p w:rsidR="001B64F5" w:rsidRPr="00547B8C" w:rsidRDefault="001B64F5" w:rsidP="00FC6494">
      <w:pPr>
        <w:pStyle w:val="NormalWeb"/>
        <w:numPr>
          <w:ilvl w:val="0"/>
          <w:numId w:val="265"/>
        </w:numPr>
      </w:pPr>
      <w:r w:rsidRPr="00547B8C">
        <w:t xml:space="preserve">The college reserves the right to </w:t>
      </w:r>
      <w:r w:rsidRPr="00547B8C">
        <w:rPr>
          <w:rStyle w:val="Strong"/>
        </w:rPr>
        <w:t>verify academic documents</w:t>
      </w:r>
      <w:r w:rsidRPr="00547B8C">
        <w:t xml:space="preserve"> and reject falsified credentials.</w:t>
      </w:r>
    </w:p>
    <w:p w:rsidR="001B64F5" w:rsidRPr="00547B8C" w:rsidRDefault="001B64F5" w:rsidP="00730DE8">
      <w:pPr>
        <w:pStyle w:val="NormalWeb"/>
        <w:rPr>
          <w:rStyle w:val="Strong"/>
          <w:i/>
        </w:rPr>
      </w:pPr>
      <w:r w:rsidRPr="00547B8C">
        <w:rPr>
          <w:rStyle w:val="Strong"/>
          <w:bCs w:val="0"/>
          <w:i/>
        </w:rPr>
        <w:t>Entry Requirements</w:t>
      </w:r>
      <w:r w:rsidR="00E26DDA" w:rsidRPr="00547B8C">
        <w:rPr>
          <w:rStyle w:val="Strong"/>
          <w:bCs w:val="0"/>
          <w:i/>
        </w:rPr>
        <w:t xml:space="preserve"> for computer</w:t>
      </w:r>
      <w:r w:rsidR="001F2BE1" w:rsidRPr="00547B8C">
        <w:rPr>
          <w:rStyle w:val="Strong"/>
          <w:bCs w:val="0"/>
          <w:i/>
        </w:rPr>
        <w:t xml:space="preserve"> Courses</w:t>
      </w:r>
    </w:p>
    <w:p w:rsidR="00730DE8" w:rsidRPr="00547B8C" w:rsidRDefault="001B64F5" w:rsidP="001B64F5">
      <w:pPr>
        <w:pStyle w:val="NormalWeb"/>
      </w:pPr>
      <w:r w:rsidRPr="00547B8C">
        <w:t>Entry requirements vary depending on the program level and regulatory body.</w:t>
      </w:r>
    </w:p>
    <w:tbl>
      <w:tblPr>
        <w:tblStyle w:val="TableGrid"/>
        <w:tblW w:w="9586" w:type="dxa"/>
        <w:tblLook w:val="04A0" w:firstRow="1" w:lastRow="0" w:firstColumn="1" w:lastColumn="0" w:noHBand="0" w:noVBand="1"/>
      </w:tblPr>
      <w:tblGrid>
        <w:gridCol w:w="2870"/>
        <w:gridCol w:w="3088"/>
        <w:gridCol w:w="3628"/>
      </w:tblGrid>
      <w:tr w:rsidR="008A4C76" w:rsidRPr="00547B8C" w:rsidTr="00D419A7">
        <w:tc>
          <w:tcPr>
            <w:tcW w:w="0" w:type="auto"/>
            <w:hideMark/>
          </w:tcPr>
          <w:p w:rsidR="001F2BE1" w:rsidRPr="00547B8C" w:rsidRDefault="001F2BE1">
            <w:pPr>
              <w:jc w:val="center"/>
              <w:rPr>
                <w:rFonts w:ascii="Times New Roman" w:hAnsi="Times New Roman" w:cs="Times New Roman"/>
                <w:b/>
                <w:bCs/>
                <w:sz w:val="24"/>
              </w:rPr>
            </w:pPr>
            <w:r w:rsidRPr="00547B8C">
              <w:rPr>
                <w:rFonts w:ascii="Times New Roman" w:hAnsi="Times New Roman" w:cs="Times New Roman"/>
                <w:b/>
                <w:bCs/>
                <w:sz w:val="24"/>
              </w:rPr>
              <w:lastRenderedPageBreak/>
              <w:t>Level / Course Type</w:t>
            </w:r>
          </w:p>
        </w:tc>
        <w:tc>
          <w:tcPr>
            <w:tcW w:w="3088" w:type="dxa"/>
            <w:hideMark/>
          </w:tcPr>
          <w:p w:rsidR="001F2BE1" w:rsidRPr="00547B8C" w:rsidRDefault="001F2BE1">
            <w:pPr>
              <w:jc w:val="center"/>
              <w:rPr>
                <w:rFonts w:ascii="Times New Roman" w:hAnsi="Times New Roman" w:cs="Times New Roman"/>
                <w:b/>
                <w:bCs/>
                <w:sz w:val="24"/>
              </w:rPr>
            </w:pPr>
            <w:r w:rsidRPr="00547B8C">
              <w:rPr>
                <w:rFonts w:ascii="Times New Roman" w:hAnsi="Times New Roman" w:cs="Times New Roman"/>
                <w:b/>
                <w:bCs/>
                <w:sz w:val="24"/>
              </w:rPr>
              <w:t>What it is</w:t>
            </w:r>
          </w:p>
        </w:tc>
        <w:tc>
          <w:tcPr>
            <w:tcW w:w="0" w:type="auto"/>
            <w:hideMark/>
          </w:tcPr>
          <w:p w:rsidR="001F2BE1" w:rsidRPr="00547B8C" w:rsidRDefault="001F2BE1">
            <w:pPr>
              <w:jc w:val="center"/>
              <w:rPr>
                <w:rFonts w:ascii="Times New Roman" w:hAnsi="Times New Roman" w:cs="Times New Roman"/>
                <w:b/>
                <w:bCs/>
                <w:sz w:val="24"/>
              </w:rPr>
            </w:pPr>
            <w:r w:rsidRPr="00547B8C">
              <w:rPr>
                <w:rFonts w:ascii="Times New Roman" w:hAnsi="Times New Roman" w:cs="Times New Roman"/>
                <w:b/>
                <w:bCs/>
                <w:sz w:val="24"/>
              </w:rPr>
              <w:t>Usual Minimum Requirements</w:t>
            </w:r>
          </w:p>
        </w:tc>
      </w:tr>
      <w:tr w:rsidR="008A4C76" w:rsidRPr="00547B8C" w:rsidTr="00D419A7">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Short / Certificate courses</w:t>
            </w:r>
            <w:r w:rsidRPr="00547B8C">
              <w:rPr>
                <w:rFonts w:ascii="Times New Roman" w:hAnsi="Times New Roman" w:cs="Times New Roman"/>
                <w:sz w:val="24"/>
              </w:rPr>
              <w:t xml:space="preserve"> (e.g. basic ICT skills, computer applications)</w:t>
            </w:r>
          </w:p>
        </w:tc>
        <w:tc>
          <w:tcPr>
            <w:tcW w:w="3088" w:type="dxa"/>
            <w:hideMark/>
          </w:tcPr>
          <w:p w:rsidR="00656550" w:rsidRPr="00547B8C" w:rsidRDefault="001F2BE1" w:rsidP="00656550">
            <w:pPr>
              <w:rPr>
                <w:rFonts w:ascii="Times New Roman" w:hAnsi="Times New Roman" w:cs="Times New Roman"/>
                <w:sz w:val="24"/>
              </w:rPr>
            </w:pPr>
            <w:r w:rsidRPr="00547B8C">
              <w:rPr>
                <w:rFonts w:ascii="Times New Roman" w:hAnsi="Times New Roman" w:cs="Times New Roman"/>
                <w:sz w:val="24"/>
              </w:rPr>
              <w:t xml:space="preserve">Very introductory skills: </w:t>
            </w:r>
          </w:p>
          <w:p w:rsidR="00656550" w:rsidRPr="00547B8C" w:rsidRDefault="001F2BE1" w:rsidP="00656550">
            <w:pPr>
              <w:pStyle w:val="ListParagraph"/>
              <w:numPr>
                <w:ilvl w:val="0"/>
                <w:numId w:val="254"/>
              </w:numPr>
              <w:rPr>
                <w:sz w:val="24"/>
              </w:rPr>
            </w:pPr>
            <w:r w:rsidRPr="00547B8C">
              <w:rPr>
                <w:sz w:val="24"/>
              </w:rPr>
              <w:t xml:space="preserve">Introduction, </w:t>
            </w:r>
          </w:p>
          <w:p w:rsidR="00656550" w:rsidRPr="00547B8C" w:rsidRDefault="00656550" w:rsidP="00656550">
            <w:pPr>
              <w:pStyle w:val="ListParagraph"/>
              <w:numPr>
                <w:ilvl w:val="0"/>
                <w:numId w:val="254"/>
              </w:numPr>
              <w:rPr>
                <w:sz w:val="24"/>
              </w:rPr>
            </w:pPr>
            <w:r w:rsidRPr="00547B8C">
              <w:rPr>
                <w:sz w:val="24"/>
              </w:rPr>
              <w:t xml:space="preserve">Microsoft Office, </w:t>
            </w:r>
          </w:p>
          <w:p w:rsidR="00656550" w:rsidRPr="00547B8C" w:rsidRDefault="00656550" w:rsidP="00656550">
            <w:pPr>
              <w:pStyle w:val="ListParagraph"/>
              <w:numPr>
                <w:ilvl w:val="0"/>
                <w:numId w:val="254"/>
              </w:numPr>
              <w:rPr>
                <w:sz w:val="24"/>
              </w:rPr>
            </w:pPr>
            <w:r w:rsidRPr="00547B8C">
              <w:rPr>
                <w:sz w:val="24"/>
              </w:rPr>
              <w:t>B</w:t>
            </w:r>
            <w:r w:rsidR="001F2BE1" w:rsidRPr="00547B8C">
              <w:rPr>
                <w:sz w:val="24"/>
              </w:rPr>
              <w:t xml:space="preserve">asic hardware/software, </w:t>
            </w:r>
          </w:p>
          <w:p w:rsidR="00656550" w:rsidRPr="00547B8C" w:rsidRDefault="00656550" w:rsidP="00656550">
            <w:pPr>
              <w:pStyle w:val="ListParagraph"/>
              <w:numPr>
                <w:ilvl w:val="0"/>
                <w:numId w:val="254"/>
              </w:numPr>
              <w:rPr>
                <w:sz w:val="24"/>
              </w:rPr>
            </w:pPr>
            <w:r w:rsidRPr="00547B8C">
              <w:rPr>
                <w:sz w:val="24"/>
              </w:rPr>
              <w:t>I</w:t>
            </w:r>
            <w:r w:rsidR="001F2BE1" w:rsidRPr="00547B8C">
              <w:rPr>
                <w:sz w:val="24"/>
              </w:rPr>
              <w:t>nternet</w:t>
            </w:r>
            <w:r w:rsidRPr="00547B8C">
              <w:rPr>
                <w:sz w:val="24"/>
              </w:rPr>
              <w:t xml:space="preserve">, </w:t>
            </w:r>
          </w:p>
          <w:p w:rsidR="001F2BE1" w:rsidRPr="00547B8C" w:rsidRDefault="00656550" w:rsidP="00656550">
            <w:pPr>
              <w:pStyle w:val="ListParagraph"/>
              <w:numPr>
                <w:ilvl w:val="0"/>
                <w:numId w:val="254"/>
              </w:numPr>
              <w:rPr>
                <w:sz w:val="24"/>
              </w:rPr>
            </w:pPr>
            <w:r w:rsidRPr="00547B8C">
              <w:rPr>
                <w:sz w:val="24"/>
              </w:rPr>
              <w:t>S</w:t>
            </w:r>
            <w:r w:rsidR="008A4C76" w:rsidRPr="00547B8C">
              <w:rPr>
                <w:sz w:val="24"/>
              </w:rPr>
              <w:t xml:space="preserve">oftware installation. </w:t>
            </w:r>
          </w:p>
        </w:tc>
        <w:tc>
          <w:tcPr>
            <w:tcW w:w="0" w:type="auto"/>
            <w:hideMark/>
          </w:tcPr>
          <w:p w:rsidR="001F2BE1" w:rsidRPr="00547B8C" w:rsidRDefault="001F2BE1">
            <w:pPr>
              <w:rPr>
                <w:rFonts w:ascii="Times New Roman" w:hAnsi="Times New Roman" w:cs="Times New Roman"/>
                <w:b/>
                <w:bCs/>
                <w:sz w:val="24"/>
              </w:rPr>
            </w:pPr>
            <w:r w:rsidRPr="00547B8C">
              <w:rPr>
                <w:rFonts w:ascii="Times New Roman" w:hAnsi="Times New Roman" w:cs="Times New Roman"/>
                <w:sz w:val="24"/>
              </w:rPr>
              <w:t xml:space="preserve">Basic pass in </w:t>
            </w:r>
            <w:r w:rsidRPr="00547B8C">
              <w:rPr>
                <w:rStyle w:val="Strong"/>
                <w:rFonts w:ascii="Times New Roman" w:hAnsi="Times New Roman" w:cs="Times New Roman"/>
                <w:sz w:val="24"/>
              </w:rPr>
              <w:t xml:space="preserve">KCSE and above. </w:t>
            </w:r>
          </w:p>
        </w:tc>
      </w:tr>
      <w:tr w:rsidR="008A4C76" w:rsidRPr="00547B8C" w:rsidTr="00D419A7">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ICT Technician / Craft Certificate Level 5</w:t>
            </w:r>
          </w:p>
        </w:tc>
        <w:tc>
          <w:tcPr>
            <w:tcW w:w="3088" w:type="dxa"/>
            <w:hideMark/>
          </w:tcPr>
          <w:p w:rsidR="008A4C76" w:rsidRPr="00547B8C" w:rsidRDefault="000473DB" w:rsidP="00656550">
            <w:pPr>
              <w:pStyle w:val="ListParagraph"/>
              <w:numPr>
                <w:ilvl w:val="0"/>
                <w:numId w:val="254"/>
              </w:numPr>
              <w:rPr>
                <w:sz w:val="24"/>
              </w:rPr>
            </w:pPr>
            <w:hyperlink r:id="rId18" w:history="1">
              <w:r w:rsidR="008A4C76" w:rsidRPr="00547B8C">
                <w:rPr>
                  <w:sz w:val="24"/>
                </w:rPr>
                <w:t>Apply Basic Electronics</w:t>
              </w:r>
            </w:hyperlink>
          </w:p>
          <w:p w:rsidR="008A4C76" w:rsidRPr="00547B8C" w:rsidRDefault="000473DB" w:rsidP="00656550">
            <w:pPr>
              <w:pStyle w:val="ListParagraph"/>
              <w:numPr>
                <w:ilvl w:val="0"/>
                <w:numId w:val="254"/>
              </w:numPr>
              <w:rPr>
                <w:sz w:val="24"/>
              </w:rPr>
            </w:pPr>
            <w:hyperlink r:id="rId19" w:history="1">
              <w:r w:rsidR="008A4C76" w:rsidRPr="00547B8C">
                <w:rPr>
                  <w:sz w:val="24"/>
                </w:rPr>
                <w:t>Develop Computer Program</w:t>
              </w:r>
            </w:hyperlink>
          </w:p>
          <w:p w:rsidR="008A4C76" w:rsidRPr="00547B8C" w:rsidRDefault="000473DB" w:rsidP="00656550">
            <w:pPr>
              <w:pStyle w:val="ListParagraph"/>
              <w:numPr>
                <w:ilvl w:val="0"/>
                <w:numId w:val="254"/>
              </w:numPr>
              <w:rPr>
                <w:sz w:val="24"/>
              </w:rPr>
            </w:pPr>
            <w:hyperlink r:id="rId20" w:history="1">
              <w:r w:rsidR="008A4C76" w:rsidRPr="00547B8C">
                <w:rPr>
                  <w:sz w:val="24"/>
                </w:rPr>
                <w:t>Install Computer Software</w:t>
              </w:r>
            </w:hyperlink>
          </w:p>
          <w:p w:rsidR="008A4C76" w:rsidRPr="00547B8C" w:rsidRDefault="000473DB" w:rsidP="00656550">
            <w:pPr>
              <w:pStyle w:val="ListParagraph"/>
              <w:numPr>
                <w:ilvl w:val="0"/>
                <w:numId w:val="254"/>
              </w:numPr>
              <w:rPr>
                <w:sz w:val="24"/>
              </w:rPr>
            </w:pPr>
            <w:hyperlink r:id="rId21" w:history="1">
              <w:r w:rsidR="008A4C76" w:rsidRPr="00547B8C">
                <w:rPr>
                  <w:sz w:val="24"/>
                </w:rPr>
                <w:t>Manage Database Systems</w:t>
              </w:r>
            </w:hyperlink>
          </w:p>
          <w:p w:rsidR="008A4C76" w:rsidRPr="00547B8C" w:rsidRDefault="000473DB" w:rsidP="00656550">
            <w:pPr>
              <w:pStyle w:val="ListParagraph"/>
              <w:numPr>
                <w:ilvl w:val="0"/>
                <w:numId w:val="254"/>
              </w:numPr>
              <w:rPr>
                <w:sz w:val="24"/>
              </w:rPr>
            </w:pPr>
            <w:hyperlink r:id="rId22" w:history="1">
              <w:r w:rsidR="008A4C76" w:rsidRPr="00547B8C">
                <w:rPr>
                  <w:sz w:val="24"/>
                </w:rPr>
                <w:t>Manage Operating System</w:t>
              </w:r>
            </w:hyperlink>
          </w:p>
          <w:p w:rsidR="008A4C76" w:rsidRPr="00547B8C" w:rsidRDefault="000473DB" w:rsidP="00656550">
            <w:pPr>
              <w:pStyle w:val="ListParagraph"/>
              <w:numPr>
                <w:ilvl w:val="0"/>
                <w:numId w:val="254"/>
              </w:numPr>
              <w:rPr>
                <w:sz w:val="24"/>
              </w:rPr>
            </w:pPr>
            <w:hyperlink r:id="rId23" w:history="1">
              <w:r w:rsidR="008A4C76" w:rsidRPr="00547B8C">
                <w:rPr>
                  <w:sz w:val="24"/>
                </w:rPr>
                <w:t>Perform Computer Repair and Maintenance</w:t>
              </w:r>
            </w:hyperlink>
          </w:p>
          <w:p w:rsidR="001F2BE1" w:rsidRPr="00547B8C" w:rsidRDefault="001F2BE1">
            <w:pPr>
              <w:rPr>
                <w:rFonts w:ascii="Times New Roman" w:hAnsi="Times New Roman" w:cs="Times New Roman"/>
                <w:sz w:val="24"/>
              </w:rPr>
            </w:pPr>
          </w:p>
        </w:tc>
        <w:tc>
          <w:tcPr>
            <w:tcW w:w="0" w:type="auto"/>
            <w:hideMark/>
          </w:tcPr>
          <w:p w:rsidR="00D419A7" w:rsidRPr="00547B8C" w:rsidRDefault="001F2BE1">
            <w:pPr>
              <w:rPr>
                <w:rFonts w:ascii="Times New Roman" w:hAnsi="Times New Roman" w:cs="Times New Roman"/>
                <w:sz w:val="24"/>
              </w:rPr>
            </w:pPr>
            <w:r w:rsidRPr="00547B8C">
              <w:rPr>
                <w:rFonts w:ascii="Times New Roman" w:hAnsi="Times New Roman" w:cs="Times New Roman"/>
                <w:sz w:val="24"/>
              </w:rPr>
              <w:t xml:space="preserve">KCSE minimum grade </w:t>
            </w:r>
            <w:r w:rsidRPr="00547B8C">
              <w:rPr>
                <w:rStyle w:val="Strong"/>
                <w:rFonts w:ascii="Times New Roman" w:hAnsi="Times New Roman" w:cs="Times New Roman"/>
                <w:sz w:val="24"/>
              </w:rPr>
              <w:t>D plain</w:t>
            </w:r>
          </w:p>
          <w:p w:rsidR="001F2BE1" w:rsidRPr="00547B8C" w:rsidRDefault="00D419A7">
            <w:pPr>
              <w:rPr>
                <w:rFonts w:ascii="Times New Roman" w:hAnsi="Times New Roman" w:cs="Times New Roman"/>
                <w:sz w:val="24"/>
              </w:rPr>
            </w:pPr>
            <w:r w:rsidRPr="00547B8C">
              <w:rPr>
                <w:rFonts w:ascii="Times New Roman" w:hAnsi="Times New Roman" w:cs="Times New Roman"/>
                <w:sz w:val="24"/>
              </w:rPr>
              <w:t>C</w:t>
            </w:r>
            <w:r w:rsidR="001F2BE1" w:rsidRPr="00547B8C">
              <w:rPr>
                <w:rFonts w:ascii="Times New Roman" w:hAnsi="Times New Roman" w:cs="Times New Roman"/>
                <w:sz w:val="24"/>
              </w:rPr>
              <w:t>ertified Level 4 artisan certificate (ICT Level 4) or previous ICT certificate</w:t>
            </w:r>
            <w:r w:rsidRPr="00547B8C">
              <w:rPr>
                <w:rFonts w:ascii="Times New Roman" w:hAnsi="Times New Roman" w:cs="Times New Roman"/>
                <w:sz w:val="24"/>
              </w:rPr>
              <w:t xml:space="preserve"> plus some experience.</w:t>
            </w:r>
          </w:p>
        </w:tc>
      </w:tr>
      <w:tr w:rsidR="008A4C76" w:rsidRPr="00547B8C" w:rsidTr="00D419A7">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Diploma in ICT / ICT Technician Diploma</w:t>
            </w:r>
          </w:p>
        </w:tc>
        <w:tc>
          <w:tcPr>
            <w:tcW w:w="3088" w:type="dxa"/>
            <w:hideMark/>
          </w:tcPr>
          <w:p w:rsidR="00D419A7" w:rsidRPr="00547B8C" w:rsidRDefault="000473DB" w:rsidP="00656550">
            <w:pPr>
              <w:pStyle w:val="ListParagraph"/>
              <w:numPr>
                <w:ilvl w:val="0"/>
                <w:numId w:val="254"/>
              </w:numPr>
              <w:rPr>
                <w:sz w:val="24"/>
              </w:rPr>
            </w:pPr>
            <w:hyperlink r:id="rId24" w:history="1">
              <w:r w:rsidR="00D419A7" w:rsidRPr="00547B8C">
                <w:rPr>
                  <w:sz w:val="24"/>
                </w:rPr>
                <w:t>Apply Basic Electronics</w:t>
              </w:r>
            </w:hyperlink>
          </w:p>
          <w:p w:rsidR="00D419A7" w:rsidRPr="00547B8C" w:rsidRDefault="000473DB" w:rsidP="00656550">
            <w:pPr>
              <w:pStyle w:val="ListParagraph"/>
              <w:numPr>
                <w:ilvl w:val="0"/>
                <w:numId w:val="254"/>
              </w:numPr>
              <w:rPr>
                <w:sz w:val="24"/>
              </w:rPr>
            </w:pPr>
            <w:hyperlink r:id="rId25" w:history="1">
              <w:r w:rsidR="00D419A7" w:rsidRPr="00547B8C">
                <w:rPr>
                  <w:sz w:val="24"/>
                </w:rPr>
                <w:t>Control ICT Security Threats</w:t>
              </w:r>
            </w:hyperlink>
          </w:p>
          <w:p w:rsidR="00D419A7" w:rsidRPr="00547B8C" w:rsidRDefault="000473DB" w:rsidP="00656550">
            <w:pPr>
              <w:pStyle w:val="ListParagraph"/>
              <w:numPr>
                <w:ilvl w:val="0"/>
                <w:numId w:val="254"/>
              </w:numPr>
              <w:rPr>
                <w:sz w:val="24"/>
              </w:rPr>
            </w:pPr>
            <w:hyperlink r:id="rId26" w:history="1">
              <w:r w:rsidR="00D419A7" w:rsidRPr="00547B8C">
                <w:rPr>
                  <w:sz w:val="24"/>
                </w:rPr>
                <w:t>Develop Computer Program</w:t>
              </w:r>
            </w:hyperlink>
          </w:p>
          <w:p w:rsidR="00D419A7" w:rsidRPr="00547B8C" w:rsidRDefault="000473DB" w:rsidP="00656550">
            <w:pPr>
              <w:pStyle w:val="ListParagraph"/>
              <w:numPr>
                <w:ilvl w:val="0"/>
                <w:numId w:val="254"/>
              </w:numPr>
              <w:rPr>
                <w:sz w:val="24"/>
              </w:rPr>
            </w:pPr>
            <w:hyperlink r:id="rId27" w:history="1">
              <w:r w:rsidR="00D419A7" w:rsidRPr="00547B8C">
                <w:rPr>
                  <w:sz w:val="24"/>
                </w:rPr>
                <w:t>Install Computer Software</w:t>
              </w:r>
            </w:hyperlink>
          </w:p>
          <w:p w:rsidR="00D419A7" w:rsidRPr="00547B8C" w:rsidRDefault="000473DB" w:rsidP="00656550">
            <w:pPr>
              <w:pStyle w:val="ListParagraph"/>
              <w:numPr>
                <w:ilvl w:val="0"/>
                <w:numId w:val="254"/>
              </w:numPr>
              <w:rPr>
                <w:sz w:val="24"/>
              </w:rPr>
            </w:pPr>
            <w:hyperlink r:id="rId28" w:history="1">
              <w:r w:rsidR="00D419A7" w:rsidRPr="00547B8C">
                <w:rPr>
                  <w:sz w:val="24"/>
                </w:rPr>
                <w:t>Manage Database Systems</w:t>
              </w:r>
            </w:hyperlink>
          </w:p>
          <w:p w:rsidR="00D419A7" w:rsidRPr="00547B8C" w:rsidRDefault="000473DB" w:rsidP="00656550">
            <w:pPr>
              <w:pStyle w:val="ListParagraph"/>
              <w:numPr>
                <w:ilvl w:val="0"/>
                <w:numId w:val="254"/>
              </w:numPr>
              <w:rPr>
                <w:sz w:val="24"/>
              </w:rPr>
            </w:pPr>
            <w:hyperlink r:id="rId29" w:history="1">
              <w:r w:rsidR="00D419A7" w:rsidRPr="00547B8C">
                <w:rPr>
                  <w:sz w:val="24"/>
                </w:rPr>
                <w:t>Manage Information System</w:t>
              </w:r>
            </w:hyperlink>
          </w:p>
          <w:p w:rsidR="00D419A7" w:rsidRPr="00547B8C" w:rsidRDefault="000473DB" w:rsidP="00656550">
            <w:pPr>
              <w:pStyle w:val="ListParagraph"/>
              <w:numPr>
                <w:ilvl w:val="0"/>
                <w:numId w:val="254"/>
              </w:numPr>
              <w:rPr>
                <w:sz w:val="24"/>
              </w:rPr>
            </w:pPr>
            <w:hyperlink r:id="rId30" w:history="1">
              <w:r w:rsidR="00D419A7" w:rsidRPr="00547B8C">
                <w:rPr>
                  <w:sz w:val="24"/>
                </w:rPr>
                <w:t>Mobile Application Development</w:t>
              </w:r>
            </w:hyperlink>
          </w:p>
          <w:p w:rsidR="00D419A7" w:rsidRPr="00547B8C" w:rsidRDefault="000473DB" w:rsidP="00656550">
            <w:pPr>
              <w:pStyle w:val="ListParagraph"/>
              <w:numPr>
                <w:ilvl w:val="0"/>
                <w:numId w:val="254"/>
              </w:numPr>
              <w:rPr>
                <w:sz w:val="24"/>
              </w:rPr>
            </w:pPr>
            <w:hyperlink r:id="rId31" w:history="1">
              <w:r w:rsidR="00D419A7" w:rsidRPr="00547B8C">
                <w:rPr>
                  <w:sz w:val="24"/>
                </w:rPr>
                <w:t>Perform Computer Networking</w:t>
              </w:r>
            </w:hyperlink>
          </w:p>
          <w:p w:rsidR="00D419A7" w:rsidRPr="00547B8C" w:rsidRDefault="000473DB" w:rsidP="00656550">
            <w:pPr>
              <w:pStyle w:val="ListParagraph"/>
              <w:numPr>
                <w:ilvl w:val="0"/>
                <w:numId w:val="254"/>
              </w:numPr>
              <w:rPr>
                <w:sz w:val="24"/>
              </w:rPr>
            </w:pPr>
            <w:hyperlink r:id="rId32" w:history="1">
              <w:r w:rsidR="00D419A7" w:rsidRPr="00547B8C">
                <w:rPr>
                  <w:sz w:val="24"/>
                </w:rPr>
                <w:t>Perform Computer Repair and Maintenance</w:t>
              </w:r>
            </w:hyperlink>
          </w:p>
          <w:p w:rsidR="00D419A7" w:rsidRPr="00547B8C" w:rsidRDefault="000473DB" w:rsidP="00656550">
            <w:pPr>
              <w:pStyle w:val="ListParagraph"/>
              <w:numPr>
                <w:ilvl w:val="0"/>
                <w:numId w:val="254"/>
              </w:numPr>
              <w:rPr>
                <w:sz w:val="24"/>
              </w:rPr>
            </w:pPr>
            <w:hyperlink r:id="rId33" w:history="1">
              <w:r w:rsidR="00D419A7" w:rsidRPr="00547B8C">
                <w:rPr>
                  <w:sz w:val="24"/>
                </w:rPr>
                <w:t>Perform Graphic Design</w:t>
              </w:r>
            </w:hyperlink>
          </w:p>
          <w:p w:rsidR="00D419A7" w:rsidRPr="00547B8C" w:rsidRDefault="000473DB" w:rsidP="00656550">
            <w:pPr>
              <w:pStyle w:val="ListParagraph"/>
              <w:numPr>
                <w:ilvl w:val="0"/>
                <w:numId w:val="254"/>
              </w:numPr>
              <w:rPr>
                <w:sz w:val="24"/>
              </w:rPr>
            </w:pPr>
            <w:hyperlink r:id="rId34" w:history="1">
              <w:r w:rsidR="00D419A7" w:rsidRPr="00547B8C">
                <w:rPr>
                  <w:sz w:val="24"/>
                </w:rPr>
                <w:t>Perform ICT System Support</w:t>
              </w:r>
            </w:hyperlink>
          </w:p>
          <w:p w:rsidR="00D419A7" w:rsidRPr="00547B8C" w:rsidRDefault="000473DB" w:rsidP="00656550">
            <w:pPr>
              <w:pStyle w:val="ListParagraph"/>
              <w:numPr>
                <w:ilvl w:val="0"/>
                <w:numId w:val="254"/>
              </w:numPr>
              <w:rPr>
                <w:sz w:val="24"/>
              </w:rPr>
            </w:pPr>
            <w:hyperlink r:id="rId35" w:history="1">
              <w:r w:rsidR="00D419A7" w:rsidRPr="00547B8C">
                <w:rPr>
                  <w:sz w:val="24"/>
                </w:rPr>
                <w:t>Perform System Analysis and Design</w:t>
              </w:r>
            </w:hyperlink>
          </w:p>
          <w:p w:rsidR="00D419A7" w:rsidRPr="00547B8C" w:rsidRDefault="000473DB" w:rsidP="00656550">
            <w:pPr>
              <w:pStyle w:val="ListParagraph"/>
              <w:numPr>
                <w:ilvl w:val="0"/>
                <w:numId w:val="254"/>
              </w:numPr>
              <w:rPr>
                <w:sz w:val="24"/>
              </w:rPr>
            </w:pPr>
            <w:hyperlink r:id="rId36" w:history="1">
              <w:r w:rsidR="00D419A7" w:rsidRPr="00547B8C">
                <w:rPr>
                  <w:sz w:val="24"/>
                </w:rPr>
                <w:t>Perform Website Design</w:t>
              </w:r>
            </w:hyperlink>
          </w:p>
          <w:p w:rsidR="001F2BE1" w:rsidRPr="00547B8C" w:rsidRDefault="001F2BE1">
            <w:pPr>
              <w:rPr>
                <w:rFonts w:ascii="Times New Roman" w:hAnsi="Times New Roman" w:cs="Times New Roman"/>
                <w:sz w:val="24"/>
              </w:rPr>
            </w:pPr>
          </w:p>
        </w:tc>
        <w:tc>
          <w:tcPr>
            <w:tcW w:w="0" w:type="auto"/>
            <w:hideMark/>
          </w:tcPr>
          <w:p w:rsidR="00D419A7" w:rsidRPr="00547B8C" w:rsidRDefault="001F2BE1">
            <w:pPr>
              <w:rPr>
                <w:rFonts w:ascii="Times New Roman" w:hAnsi="Times New Roman" w:cs="Times New Roman"/>
                <w:sz w:val="24"/>
              </w:rPr>
            </w:pPr>
            <w:r w:rsidRPr="00547B8C">
              <w:rPr>
                <w:rFonts w:ascii="Times New Roman" w:hAnsi="Times New Roman" w:cs="Times New Roman"/>
                <w:sz w:val="24"/>
              </w:rPr>
              <w:t xml:space="preserve">KCSE with at least </w:t>
            </w:r>
            <w:r w:rsidRPr="00547B8C">
              <w:rPr>
                <w:rStyle w:val="Strong"/>
                <w:rFonts w:ascii="Times New Roman" w:hAnsi="Times New Roman" w:cs="Times New Roman"/>
                <w:sz w:val="24"/>
              </w:rPr>
              <w:t>C</w:t>
            </w:r>
            <w:r w:rsidRPr="00547B8C">
              <w:rPr>
                <w:rStyle w:val="Strong"/>
                <w:rFonts w:ascii="Times New Roman" w:hAnsi="Times New Roman" w:cs="Times New Roman"/>
                <w:sz w:val="24"/>
              </w:rPr>
              <w:noBreakHyphen/>
              <w:t xml:space="preserve"> (C Minus)</w:t>
            </w:r>
          </w:p>
          <w:p w:rsidR="001F2BE1" w:rsidRPr="00547B8C" w:rsidRDefault="00D419A7">
            <w:pPr>
              <w:rPr>
                <w:rFonts w:ascii="Times New Roman" w:hAnsi="Times New Roman" w:cs="Times New Roman"/>
                <w:sz w:val="24"/>
              </w:rPr>
            </w:pPr>
            <w:r w:rsidRPr="00547B8C">
              <w:rPr>
                <w:rFonts w:ascii="Times New Roman" w:hAnsi="Times New Roman" w:cs="Times New Roman"/>
                <w:sz w:val="24"/>
              </w:rPr>
              <w:t>C</w:t>
            </w:r>
            <w:r w:rsidR="001F2BE1" w:rsidRPr="00547B8C">
              <w:rPr>
                <w:rFonts w:ascii="Times New Roman" w:hAnsi="Times New Roman" w:cs="Times New Roman"/>
                <w:sz w:val="24"/>
              </w:rPr>
              <w:t>raft certificate or equivalent ICT</w:t>
            </w:r>
            <w:r w:rsidR="001F2BE1" w:rsidRPr="00547B8C">
              <w:rPr>
                <w:rFonts w:ascii="Times New Roman" w:hAnsi="Times New Roman" w:cs="Times New Roman"/>
                <w:sz w:val="24"/>
              </w:rPr>
              <w:noBreakHyphen/>
              <w:t>level certificate (Level 5)</w:t>
            </w:r>
            <w:r w:rsidRPr="00547B8C">
              <w:rPr>
                <w:rFonts w:ascii="Times New Roman" w:hAnsi="Times New Roman" w:cs="Times New Roman"/>
                <w:sz w:val="24"/>
              </w:rPr>
              <w:t xml:space="preserve"> from recognized institutions.</w:t>
            </w:r>
          </w:p>
        </w:tc>
      </w:tr>
    </w:tbl>
    <w:p w:rsidR="001F2BE1" w:rsidRPr="00547B8C" w:rsidRDefault="001F2BE1" w:rsidP="001B64F5">
      <w:pPr>
        <w:pStyle w:val="NormalWeb"/>
      </w:pPr>
    </w:p>
    <w:p w:rsidR="001F2BE1" w:rsidRPr="00547B8C" w:rsidRDefault="001F2BE1" w:rsidP="001B64F5">
      <w:pPr>
        <w:pStyle w:val="NormalWeb"/>
        <w:rPr>
          <w:b/>
          <w:bCs/>
          <w:i/>
        </w:rPr>
      </w:pPr>
      <w:r w:rsidRPr="00547B8C">
        <w:rPr>
          <w:rStyle w:val="Strong"/>
          <w:bCs w:val="0"/>
          <w:i/>
        </w:rPr>
        <w:lastRenderedPageBreak/>
        <w:t>Entry Requirements</w:t>
      </w:r>
      <w:r w:rsidR="00504955" w:rsidRPr="00547B8C">
        <w:rPr>
          <w:rStyle w:val="Strong"/>
          <w:bCs w:val="0"/>
          <w:i/>
        </w:rPr>
        <w:t xml:space="preserve"> for </w:t>
      </w:r>
      <w:r w:rsidRPr="00547B8C">
        <w:rPr>
          <w:rStyle w:val="Strong"/>
          <w:bCs w:val="0"/>
          <w:i/>
        </w:rPr>
        <w:t>KASNEB/Accounting  Courses</w:t>
      </w:r>
    </w:p>
    <w:tbl>
      <w:tblPr>
        <w:tblStyle w:val="TableGrid"/>
        <w:tblW w:w="0" w:type="auto"/>
        <w:tblLook w:val="04A0" w:firstRow="1" w:lastRow="0" w:firstColumn="1" w:lastColumn="0" w:noHBand="0" w:noVBand="1"/>
      </w:tblPr>
      <w:tblGrid>
        <w:gridCol w:w="2390"/>
        <w:gridCol w:w="2302"/>
        <w:gridCol w:w="4658"/>
      </w:tblGrid>
      <w:tr w:rsidR="00504955" w:rsidRPr="00547B8C" w:rsidTr="001F2BE1">
        <w:tc>
          <w:tcPr>
            <w:tcW w:w="0" w:type="auto"/>
            <w:hideMark/>
          </w:tcPr>
          <w:p w:rsidR="001F2BE1" w:rsidRPr="00547B8C" w:rsidRDefault="001F2BE1">
            <w:pPr>
              <w:jc w:val="center"/>
              <w:rPr>
                <w:rFonts w:ascii="Times New Roman" w:hAnsi="Times New Roman" w:cs="Times New Roman"/>
                <w:b/>
                <w:bCs/>
                <w:sz w:val="24"/>
              </w:rPr>
            </w:pPr>
            <w:r w:rsidRPr="00547B8C">
              <w:rPr>
                <w:rFonts w:ascii="Times New Roman" w:hAnsi="Times New Roman" w:cs="Times New Roman"/>
                <w:b/>
                <w:bCs/>
                <w:sz w:val="24"/>
              </w:rPr>
              <w:t>Course</w:t>
            </w:r>
          </w:p>
        </w:tc>
        <w:tc>
          <w:tcPr>
            <w:tcW w:w="0" w:type="auto"/>
            <w:hideMark/>
          </w:tcPr>
          <w:p w:rsidR="001F2BE1" w:rsidRPr="00547B8C" w:rsidRDefault="001F2BE1">
            <w:pPr>
              <w:jc w:val="center"/>
              <w:rPr>
                <w:rFonts w:ascii="Times New Roman" w:hAnsi="Times New Roman" w:cs="Times New Roman"/>
                <w:b/>
                <w:bCs/>
                <w:sz w:val="24"/>
              </w:rPr>
            </w:pPr>
            <w:r w:rsidRPr="00547B8C">
              <w:rPr>
                <w:rFonts w:ascii="Times New Roman" w:hAnsi="Times New Roman" w:cs="Times New Roman"/>
                <w:b/>
                <w:bCs/>
                <w:sz w:val="24"/>
              </w:rPr>
              <w:t>Full Name / Abbreviation</w:t>
            </w:r>
          </w:p>
        </w:tc>
        <w:tc>
          <w:tcPr>
            <w:tcW w:w="0" w:type="auto"/>
            <w:hideMark/>
          </w:tcPr>
          <w:p w:rsidR="001F2BE1" w:rsidRPr="00547B8C" w:rsidRDefault="001F2BE1" w:rsidP="00504955">
            <w:pPr>
              <w:rPr>
                <w:rFonts w:ascii="Times New Roman" w:hAnsi="Times New Roman" w:cs="Times New Roman"/>
                <w:b/>
                <w:bCs/>
                <w:sz w:val="24"/>
              </w:rPr>
            </w:pPr>
            <w:r w:rsidRPr="00547B8C">
              <w:rPr>
                <w:rFonts w:ascii="Times New Roman" w:hAnsi="Times New Roman" w:cs="Times New Roman"/>
                <w:b/>
                <w:bCs/>
                <w:sz w:val="24"/>
              </w:rPr>
              <w:t>Typical Minimum Entry Requirements</w:t>
            </w:r>
          </w:p>
        </w:tc>
      </w:tr>
      <w:tr w:rsidR="00504955" w:rsidRPr="00547B8C" w:rsidTr="001F2BE1">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CAMS</w:t>
            </w:r>
            <w:r w:rsidRPr="00547B8C">
              <w:rPr>
                <w:rFonts w:ascii="Times New Roman" w:hAnsi="Times New Roman" w:cs="Times New Roman"/>
                <w:sz w:val="24"/>
              </w:rPr>
              <w:t xml:space="preserve"> (Certificate in Accounting &amp; Management Skills)</w:t>
            </w:r>
          </w:p>
        </w:tc>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CAMS</w:t>
            </w:r>
          </w:p>
        </w:tc>
        <w:tc>
          <w:tcPr>
            <w:tcW w:w="0" w:type="auto"/>
            <w:hideMark/>
          </w:tcPr>
          <w:p w:rsidR="001F2BE1" w:rsidRPr="00547B8C" w:rsidRDefault="001F2BE1" w:rsidP="00656550">
            <w:pPr>
              <w:pStyle w:val="ListParagraph"/>
              <w:numPr>
                <w:ilvl w:val="0"/>
                <w:numId w:val="254"/>
              </w:numPr>
              <w:rPr>
                <w:sz w:val="24"/>
              </w:rPr>
            </w:pPr>
            <w:r w:rsidRPr="00547B8C">
              <w:rPr>
                <w:sz w:val="24"/>
              </w:rPr>
              <w:t xml:space="preserve">Kenya Certificate of Secondary Education (KCSE) grade </w:t>
            </w:r>
            <w:r w:rsidRPr="00547B8C">
              <w:rPr>
                <w:b/>
                <w:bCs/>
              </w:rPr>
              <w:t>D &amp; Above</w:t>
            </w:r>
            <w:r w:rsidR="00504955" w:rsidRPr="00547B8C">
              <w:rPr>
                <w:sz w:val="24"/>
              </w:rPr>
              <w:t>.</w:t>
            </w:r>
          </w:p>
        </w:tc>
      </w:tr>
      <w:tr w:rsidR="00504955" w:rsidRPr="00547B8C" w:rsidTr="001F2BE1">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ATD</w:t>
            </w:r>
            <w:r w:rsidRPr="00547B8C">
              <w:rPr>
                <w:rFonts w:ascii="Times New Roman" w:hAnsi="Times New Roman" w:cs="Times New Roman"/>
                <w:sz w:val="24"/>
              </w:rPr>
              <w:t xml:space="preserve"> (Accounting Technicians Diploma)</w:t>
            </w:r>
          </w:p>
        </w:tc>
        <w:tc>
          <w:tcPr>
            <w:tcW w:w="0" w:type="auto"/>
            <w:hideMark/>
          </w:tcPr>
          <w:p w:rsidR="001F2BE1" w:rsidRPr="00547B8C" w:rsidRDefault="001F2BE1">
            <w:pPr>
              <w:rPr>
                <w:rFonts w:ascii="Times New Roman" w:hAnsi="Times New Roman" w:cs="Times New Roman"/>
                <w:sz w:val="24"/>
              </w:rPr>
            </w:pPr>
            <w:r w:rsidRPr="00547B8C">
              <w:rPr>
                <w:rFonts w:ascii="Times New Roman" w:hAnsi="Times New Roman" w:cs="Times New Roman"/>
                <w:sz w:val="24"/>
              </w:rPr>
              <w:t>ATD</w:t>
            </w:r>
          </w:p>
        </w:tc>
        <w:tc>
          <w:tcPr>
            <w:tcW w:w="0" w:type="auto"/>
            <w:hideMark/>
          </w:tcPr>
          <w:p w:rsidR="00504955" w:rsidRPr="00547B8C" w:rsidRDefault="001F2BE1" w:rsidP="00656550">
            <w:pPr>
              <w:pStyle w:val="ListParagraph"/>
              <w:numPr>
                <w:ilvl w:val="0"/>
                <w:numId w:val="254"/>
              </w:numPr>
              <w:rPr>
                <w:sz w:val="24"/>
              </w:rPr>
            </w:pPr>
            <w:r w:rsidRPr="00547B8C">
              <w:rPr>
                <w:sz w:val="24"/>
              </w:rPr>
              <w:t xml:space="preserve">KCSE with a mean grade of </w:t>
            </w:r>
            <w:r w:rsidRPr="00547B8C">
              <w:rPr>
                <w:b/>
                <w:bCs/>
              </w:rPr>
              <w:t>C</w:t>
            </w:r>
            <w:r w:rsidRPr="00547B8C">
              <w:rPr>
                <w:b/>
                <w:bCs/>
              </w:rPr>
              <w:noBreakHyphen/>
            </w:r>
            <w:r w:rsidRPr="00547B8C">
              <w:rPr>
                <w:b/>
                <w:bCs/>
              </w:rPr>
              <w:noBreakHyphen/>
            </w:r>
            <w:r w:rsidR="00504955" w:rsidRPr="00547B8C">
              <w:rPr>
                <w:sz w:val="24"/>
              </w:rPr>
              <w:t xml:space="preserve"> (C Minus) or equivalent.</w:t>
            </w:r>
          </w:p>
          <w:p w:rsidR="001F2BE1" w:rsidRPr="00547B8C" w:rsidRDefault="001F2BE1" w:rsidP="00656550">
            <w:pPr>
              <w:pStyle w:val="ListParagraph"/>
              <w:numPr>
                <w:ilvl w:val="0"/>
                <w:numId w:val="254"/>
              </w:numPr>
              <w:rPr>
                <w:sz w:val="24"/>
              </w:rPr>
            </w:pPr>
            <w:r w:rsidRPr="00547B8C">
              <w:rPr>
                <w:sz w:val="24"/>
              </w:rPr>
              <w:t xml:space="preserve">OR a certificate such as Accounting &amp; Management Skills (CAMS) or other technician/diploma certificate recognized by KASNEB. </w:t>
            </w:r>
          </w:p>
        </w:tc>
      </w:tr>
      <w:tr w:rsidR="00504955" w:rsidRPr="00547B8C" w:rsidTr="001F2BE1">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CPA</w:t>
            </w:r>
            <w:r w:rsidRPr="00547B8C">
              <w:rPr>
                <w:rFonts w:ascii="Times New Roman" w:hAnsi="Times New Roman" w:cs="Times New Roman"/>
                <w:sz w:val="24"/>
              </w:rPr>
              <w:t xml:space="preserve"> (Certified Public Accountant)</w:t>
            </w:r>
          </w:p>
        </w:tc>
        <w:tc>
          <w:tcPr>
            <w:tcW w:w="0" w:type="auto"/>
            <w:hideMark/>
          </w:tcPr>
          <w:p w:rsidR="001F2BE1" w:rsidRPr="00547B8C" w:rsidRDefault="001F2BE1">
            <w:pPr>
              <w:rPr>
                <w:rFonts w:ascii="Times New Roman" w:hAnsi="Times New Roman" w:cs="Times New Roman"/>
                <w:sz w:val="24"/>
              </w:rPr>
            </w:pPr>
            <w:r w:rsidRPr="00547B8C">
              <w:rPr>
                <w:rFonts w:ascii="Times New Roman" w:hAnsi="Times New Roman" w:cs="Times New Roman"/>
                <w:sz w:val="24"/>
              </w:rPr>
              <w:t>CPA</w:t>
            </w:r>
          </w:p>
        </w:tc>
        <w:tc>
          <w:tcPr>
            <w:tcW w:w="0" w:type="auto"/>
            <w:hideMark/>
          </w:tcPr>
          <w:p w:rsidR="00504955" w:rsidRPr="00547B8C" w:rsidRDefault="001F2BE1" w:rsidP="00656550">
            <w:pPr>
              <w:pStyle w:val="ListParagraph"/>
              <w:numPr>
                <w:ilvl w:val="0"/>
                <w:numId w:val="254"/>
              </w:numPr>
              <w:rPr>
                <w:sz w:val="24"/>
              </w:rPr>
            </w:pPr>
            <w:r w:rsidRPr="00547B8C">
              <w:rPr>
                <w:sz w:val="24"/>
              </w:rPr>
              <w:t xml:space="preserve">KCSE with an aggregate average of at least </w:t>
            </w:r>
            <w:r w:rsidRPr="00547B8C">
              <w:rPr>
                <w:b/>
                <w:bCs/>
              </w:rPr>
              <w:t>C+</w:t>
            </w:r>
            <w:r w:rsidR="00504955" w:rsidRPr="00547B8C">
              <w:rPr>
                <w:sz w:val="24"/>
              </w:rPr>
              <w:t>.</w:t>
            </w:r>
          </w:p>
          <w:p w:rsidR="00A433DA" w:rsidRPr="00547B8C" w:rsidRDefault="001F2BE1" w:rsidP="00656550">
            <w:pPr>
              <w:pStyle w:val="ListParagraph"/>
              <w:numPr>
                <w:ilvl w:val="0"/>
                <w:numId w:val="254"/>
              </w:numPr>
              <w:rPr>
                <w:sz w:val="24"/>
              </w:rPr>
            </w:pPr>
            <w:r w:rsidRPr="00547B8C">
              <w:rPr>
                <w:sz w:val="24"/>
              </w:rPr>
              <w:t xml:space="preserve">KACE (Kenya Advanced Certificate of Education) with at least </w:t>
            </w:r>
            <w:r w:rsidRPr="00547B8C">
              <w:rPr>
                <w:b/>
                <w:bCs/>
              </w:rPr>
              <w:t>two Principal passes</w:t>
            </w:r>
            <w:r w:rsidRPr="00547B8C">
              <w:rPr>
                <w:sz w:val="24"/>
              </w:rPr>
              <w:t xml:space="preserve">, with </w:t>
            </w:r>
            <w:r w:rsidR="00A433DA" w:rsidRPr="00547B8C">
              <w:rPr>
                <w:sz w:val="24"/>
              </w:rPr>
              <w:t>good scores</w:t>
            </w:r>
            <w:r w:rsidRPr="00547B8C">
              <w:rPr>
                <w:sz w:val="24"/>
              </w:rPr>
              <w:t xml:space="preserve"> in Mathematics and</w:t>
            </w:r>
            <w:r w:rsidR="00A433DA" w:rsidRPr="00547B8C">
              <w:rPr>
                <w:sz w:val="24"/>
              </w:rPr>
              <w:t xml:space="preserve"> English at KCE or equivalent.</w:t>
            </w:r>
          </w:p>
          <w:p w:rsidR="00A433DA" w:rsidRPr="00547B8C" w:rsidRDefault="001F2BE1" w:rsidP="00656550">
            <w:pPr>
              <w:pStyle w:val="ListParagraph"/>
              <w:numPr>
                <w:ilvl w:val="0"/>
                <w:numId w:val="254"/>
              </w:numPr>
              <w:rPr>
                <w:sz w:val="24"/>
              </w:rPr>
            </w:pPr>
            <w:r w:rsidRPr="00547B8C">
              <w:rPr>
                <w:sz w:val="24"/>
              </w:rPr>
              <w:t>A diploma or professional examination certificate (technician or equivalent) from KAS</w:t>
            </w:r>
            <w:r w:rsidR="00A433DA" w:rsidRPr="00547B8C">
              <w:rPr>
                <w:sz w:val="24"/>
              </w:rPr>
              <w:t>NEB or recognized institution.</w:t>
            </w:r>
          </w:p>
          <w:p w:rsidR="00A433DA" w:rsidRPr="00547B8C" w:rsidRDefault="001F2BE1" w:rsidP="00656550">
            <w:pPr>
              <w:pStyle w:val="ListParagraph"/>
              <w:numPr>
                <w:ilvl w:val="0"/>
                <w:numId w:val="254"/>
              </w:numPr>
              <w:rPr>
                <w:sz w:val="24"/>
              </w:rPr>
            </w:pPr>
            <w:r w:rsidRPr="00547B8C">
              <w:rPr>
                <w:sz w:val="24"/>
              </w:rPr>
              <w:t>A degree</w:t>
            </w:r>
            <w:r w:rsidR="00A433DA" w:rsidRPr="00547B8C">
              <w:rPr>
                <w:sz w:val="24"/>
              </w:rPr>
              <w:t xml:space="preserve"> from a recognized university.</w:t>
            </w:r>
          </w:p>
          <w:p w:rsidR="001F2BE1" w:rsidRPr="00547B8C" w:rsidRDefault="001F2BE1" w:rsidP="00656550">
            <w:pPr>
              <w:pStyle w:val="ListParagraph"/>
              <w:numPr>
                <w:ilvl w:val="0"/>
                <w:numId w:val="254"/>
              </w:numPr>
              <w:rPr>
                <w:sz w:val="24"/>
              </w:rPr>
            </w:pPr>
            <w:r w:rsidRPr="00547B8C">
              <w:rPr>
                <w:sz w:val="24"/>
              </w:rPr>
              <w:t xml:space="preserve">IGCSE grade C in 6 papers with C </w:t>
            </w:r>
            <w:r w:rsidR="00A433DA" w:rsidRPr="00547B8C">
              <w:rPr>
                <w:sz w:val="24"/>
              </w:rPr>
              <w:t>in both English &amp; Mathematics.</w:t>
            </w:r>
          </w:p>
        </w:tc>
      </w:tr>
      <w:tr w:rsidR="00504955" w:rsidRPr="00547B8C" w:rsidTr="001F2BE1">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CIFA</w:t>
            </w:r>
            <w:r w:rsidRPr="00547B8C">
              <w:rPr>
                <w:rFonts w:ascii="Times New Roman" w:hAnsi="Times New Roman" w:cs="Times New Roman"/>
                <w:sz w:val="24"/>
              </w:rPr>
              <w:t xml:space="preserve"> (Certified Investment &amp; Financial Analysts)</w:t>
            </w:r>
          </w:p>
        </w:tc>
        <w:tc>
          <w:tcPr>
            <w:tcW w:w="0" w:type="auto"/>
            <w:hideMark/>
          </w:tcPr>
          <w:p w:rsidR="001F2BE1" w:rsidRPr="00547B8C" w:rsidRDefault="001F2BE1">
            <w:pPr>
              <w:rPr>
                <w:rFonts w:ascii="Times New Roman" w:hAnsi="Times New Roman" w:cs="Times New Roman"/>
                <w:sz w:val="24"/>
              </w:rPr>
            </w:pPr>
            <w:r w:rsidRPr="00547B8C">
              <w:rPr>
                <w:rFonts w:ascii="Times New Roman" w:hAnsi="Times New Roman" w:cs="Times New Roman"/>
                <w:sz w:val="24"/>
              </w:rPr>
              <w:t>CIFA</w:t>
            </w:r>
          </w:p>
        </w:tc>
        <w:tc>
          <w:tcPr>
            <w:tcW w:w="0" w:type="auto"/>
            <w:hideMark/>
          </w:tcPr>
          <w:p w:rsidR="00A433DA" w:rsidRPr="00547B8C" w:rsidRDefault="001F2BE1" w:rsidP="00656550">
            <w:pPr>
              <w:pStyle w:val="ListParagraph"/>
              <w:numPr>
                <w:ilvl w:val="0"/>
                <w:numId w:val="254"/>
              </w:numPr>
              <w:rPr>
                <w:sz w:val="24"/>
              </w:rPr>
            </w:pPr>
            <w:r w:rsidRPr="00547B8C">
              <w:rPr>
                <w:sz w:val="24"/>
              </w:rPr>
              <w:t xml:space="preserve">KCSE mean grade </w:t>
            </w:r>
            <w:r w:rsidRPr="00547B8C">
              <w:rPr>
                <w:b/>
                <w:bCs/>
              </w:rPr>
              <w:t>C+</w:t>
            </w:r>
            <w:r w:rsidR="00A433DA" w:rsidRPr="00547B8C">
              <w:rPr>
                <w:sz w:val="24"/>
              </w:rPr>
              <w:t xml:space="preserve"> or equivalent.</w:t>
            </w:r>
          </w:p>
          <w:p w:rsidR="001F2BE1" w:rsidRPr="00547B8C" w:rsidRDefault="001F2BE1" w:rsidP="00656550">
            <w:pPr>
              <w:pStyle w:val="ListParagraph"/>
              <w:numPr>
                <w:ilvl w:val="0"/>
                <w:numId w:val="254"/>
              </w:numPr>
              <w:rPr>
                <w:sz w:val="24"/>
              </w:rPr>
            </w:pPr>
            <w:r w:rsidRPr="00547B8C">
              <w:rPr>
                <w:sz w:val="24"/>
              </w:rPr>
              <w:t>Also accepts a professional qualification (e.g. another KASNEB professional certificate or diploma) or a degree</w:t>
            </w:r>
            <w:r w:rsidR="00A433DA" w:rsidRPr="00547B8C">
              <w:rPr>
                <w:sz w:val="24"/>
              </w:rPr>
              <w:t xml:space="preserve"> from a recognized university.</w:t>
            </w:r>
          </w:p>
        </w:tc>
      </w:tr>
      <w:tr w:rsidR="00504955" w:rsidRPr="00547B8C" w:rsidTr="001F2BE1">
        <w:tc>
          <w:tcPr>
            <w:tcW w:w="0" w:type="auto"/>
            <w:hideMark/>
          </w:tcPr>
          <w:p w:rsidR="001F2BE1" w:rsidRPr="00547B8C" w:rsidRDefault="001F2BE1">
            <w:pPr>
              <w:rPr>
                <w:rFonts w:ascii="Times New Roman" w:hAnsi="Times New Roman" w:cs="Times New Roman"/>
                <w:sz w:val="24"/>
              </w:rPr>
            </w:pPr>
            <w:r w:rsidRPr="00547B8C">
              <w:rPr>
                <w:rStyle w:val="Strong"/>
                <w:rFonts w:ascii="Times New Roman" w:hAnsi="Times New Roman" w:cs="Times New Roman"/>
                <w:sz w:val="24"/>
              </w:rPr>
              <w:t>Computerized Accounting</w:t>
            </w:r>
          </w:p>
        </w:tc>
        <w:tc>
          <w:tcPr>
            <w:tcW w:w="0" w:type="auto"/>
            <w:hideMark/>
          </w:tcPr>
          <w:p w:rsidR="001F2BE1" w:rsidRPr="00547B8C" w:rsidRDefault="001F2BE1">
            <w:pPr>
              <w:rPr>
                <w:rFonts w:ascii="Times New Roman" w:hAnsi="Times New Roman" w:cs="Times New Roman"/>
                <w:sz w:val="24"/>
              </w:rPr>
            </w:pPr>
            <w:r w:rsidRPr="00547B8C">
              <w:rPr>
                <w:rFonts w:ascii="Times New Roman" w:hAnsi="Times New Roman" w:cs="Times New Roman"/>
                <w:sz w:val="24"/>
              </w:rPr>
              <w:t>(Short course or Certificate in Computerised Accounting)</w:t>
            </w:r>
          </w:p>
        </w:tc>
        <w:tc>
          <w:tcPr>
            <w:tcW w:w="0" w:type="auto"/>
            <w:hideMark/>
          </w:tcPr>
          <w:p w:rsidR="00A433DA" w:rsidRPr="00547B8C" w:rsidRDefault="00A433DA" w:rsidP="00656550">
            <w:pPr>
              <w:pStyle w:val="ListParagraph"/>
              <w:numPr>
                <w:ilvl w:val="0"/>
                <w:numId w:val="254"/>
              </w:numPr>
              <w:rPr>
                <w:sz w:val="24"/>
              </w:rPr>
            </w:pPr>
            <w:r w:rsidRPr="00547B8C">
              <w:rPr>
                <w:sz w:val="24"/>
              </w:rPr>
              <w:t>B</w:t>
            </w:r>
            <w:r w:rsidR="001F2BE1" w:rsidRPr="00547B8C">
              <w:rPr>
                <w:b/>
                <w:bCs/>
              </w:rPr>
              <w:t>asic pass in KCSE</w:t>
            </w:r>
            <w:r w:rsidR="001F2BE1" w:rsidRPr="00547B8C">
              <w:rPr>
                <w:sz w:val="24"/>
              </w:rPr>
              <w:t xml:space="preserve">, </w:t>
            </w:r>
          </w:p>
          <w:p w:rsidR="001F2BE1" w:rsidRPr="00547B8C" w:rsidRDefault="001F2BE1" w:rsidP="00656550">
            <w:pPr>
              <w:pStyle w:val="ListParagraph"/>
              <w:numPr>
                <w:ilvl w:val="0"/>
                <w:numId w:val="254"/>
              </w:numPr>
              <w:rPr>
                <w:sz w:val="24"/>
              </w:rPr>
            </w:pPr>
            <w:r w:rsidRPr="00547B8C">
              <w:rPr>
                <w:sz w:val="24"/>
              </w:rPr>
              <w:t>Basic mathema</w:t>
            </w:r>
            <w:r w:rsidR="00A433DA" w:rsidRPr="00547B8C">
              <w:rPr>
                <w:sz w:val="24"/>
              </w:rPr>
              <w:t>tics and some computer skills.</w:t>
            </w:r>
          </w:p>
        </w:tc>
      </w:tr>
    </w:tbl>
    <w:p w:rsidR="001F2BE1" w:rsidRPr="00547B8C" w:rsidRDefault="001F2BE1" w:rsidP="001B64F5">
      <w:pPr>
        <w:pStyle w:val="NormalWeb"/>
      </w:pPr>
    </w:p>
    <w:p w:rsidR="001B64F5" w:rsidRPr="00547B8C" w:rsidRDefault="001B64F5" w:rsidP="00E26DDA">
      <w:pPr>
        <w:pStyle w:val="NormalWeb"/>
        <w:rPr>
          <w:b/>
          <w:sz w:val="28"/>
        </w:rPr>
      </w:pPr>
      <w:r w:rsidRPr="00547B8C">
        <w:rPr>
          <w:b/>
          <w:sz w:val="28"/>
        </w:rPr>
        <w:t>Admission Procedure</w:t>
      </w:r>
    </w:p>
    <w:p w:rsidR="001B64F5" w:rsidRPr="00547B8C" w:rsidRDefault="001B64F5" w:rsidP="001B64F5">
      <w:pPr>
        <w:pStyle w:val="NormalWeb"/>
      </w:pPr>
      <w:r w:rsidRPr="00547B8C">
        <w:t>The admission process generally follows these steps:</w:t>
      </w:r>
    </w:p>
    <w:p w:rsidR="001B64F5" w:rsidRPr="00547B8C" w:rsidRDefault="001B64F5" w:rsidP="00950A5F">
      <w:pPr>
        <w:pStyle w:val="NormalWeb"/>
        <w:rPr>
          <w:i/>
        </w:rPr>
      </w:pPr>
      <w:r w:rsidRPr="00547B8C">
        <w:rPr>
          <w:rStyle w:val="Strong"/>
          <w:bCs w:val="0"/>
          <w:i/>
        </w:rPr>
        <w:t>Step 1: Application</w:t>
      </w:r>
    </w:p>
    <w:p w:rsidR="001B64F5" w:rsidRPr="00547B8C" w:rsidRDefault="001B64F5" w:rsidP="00FC6494">
      <w:pPr>
        <w:pStyle w:val="NormalWeb"/>
        <w:numPr>
          <w:ilvl w:val="0"/>
          <w:numId w:val="264"/>
        </w:numPr>
      </w:pPr>
      <w:r w:rsidRPr="00547B8C">
        <w:t xml:space="preserve">Prospective students obtain an </w:t>
      </w:r>
      <w:r w:rsidRPr="00547B8C">
        <w:rPr>
          <w:rStyle w:val="Strong"/>
        </w:rPr>
        <w:t>application form</w:t>
      </w:r>
      <w:r w:rsidR="00950A5F" w:rsidRPr="00547B8C">
        <w:t xml:space="preserve"> (from </w:t>
      </w:r>
      <w:r w:rsidR="0044770F" w:rsidRPr="00547B8C">
        <w:t>RuralNet</w:t>
      </w:r>
      <w:r w:rsidR="00950A5F" w:rsidRPr="00547B8C">
        <w:t xml:space="preserve"> portal or for those making physical inquiries, their details are </w:t>
      </w:r>
      <w:r w:rsidR="0044770F" w:rsidRPr="00547B8C">
        <w:t>captured</w:t>
      </w:r>
      <w:r w:rsidR="00950A5F" w:rsidRPr="00547B8C">
        <w:t xml:space="preserve"> by the recruiting officer or staff). </w:t>
      </w:r>
    </w:p>
    <w:p w:rsidR="001B64F5" w:rsidRPr="00547B8C" w:rsidRDefault="001B64F5" w:rsidP="00FC6494">
      <w:pPr>
        <w:pStyle w:val="NormalWeb"/>
        <w:numPr>
          <w:ilvl w:val="0"/>
          <w:numId w:val="264"/>
        </w:numPr>
      </w:pPr>
      <w:r w:rsidRPr="00547B8C">
        <w:lastRenderedPageBreak/>
        <w:t>Applicants fill in their details, attach certified academic certificates, ID copies, and passport-size photographs.</w:t>
      </w:r>
    </w:p>
    <w:p w:rsidR="001B64F5" w:rsidRPr="00547B8C" w:rsidRDefault="001B64F5" w:rsidP="00FC6494">
      <w:pPr>
        <w:pStyle w:val="NormalWeb"/>
        <w:numPr>
          <w:ilvl w:val="0"/>
          <w:numId w:val="264"/>
        </w:numPr>
      </w:pPr>
      <w:r w:rsidRPr="00547B8C">
        <w:t xml:space="preserve">A </w:t>
      </w:r>
      <w:r w:rsidRPr="00547B8C">
        <w:rPr>
          <w:rStyle w:val="Strong"/>
        </w:rPr>
        <w:t>non-refundable application fee</w:t>
      </w:r>
      <w:r w:rsidR="00656550" w:rsidRPr="00547B8C">
        <w:t xml:space="preserve"> (included in the fees</w:t>
      </w:r>
      <w:r w:rsidR="00365C59" w:rsidRPr="00547B8C">
        <w:t xml:space="preserve"> as per the course</w:t>
      </w:r>
      <w:r w:rsidRPr="00547B8C">
        <w:t>) must be paid.</w:t>
      </w:r>
    </w:p>
    <w:p w:rsidR="001B64F5" w:rsidRPr="00547B8C" w:rsidRDefault="001B64F5" w:rsidP="00656550">
      <w:pPr>
        <w:pStyle w:val="NormalWeb"/>
        <w:rPr>
          <w:rStyle w:val="Strong"/>
          <w:i/>
        </w:rPr>
      </w:pPr>
      <w:r w:rsidRPr="00547B8C">
        <w:rPr>
          <w:rStyle w:val="Strong"/>
          <w:bCs w:val="0"/>
          <w:i/>
        </w:rPr>
        <w:t>Step 2: Verification of Documents</w:t>
      </w:r>
    </w:p>
    <w:p w:rsidR="001B64F5" w:rsidRPr="00547B8C" w:rsidRDefault="001B64F5" w:rsidP="00FC6494">
      <w:pPr>
        <w:pStyle w:val="NormalWeb"/>
        <w:numPr>
          <w:ilvl w:val="0"/>
          <w:numId w:val="263"/>
        </w:numPr>
      </w:pPr>
      <w:r w:rsidRPr="00547B8C">
        <w:t>The admissions office verifies all academic and identification documents.</w:t>
      </w:r>
    </w:p>
    <w:p w:rsidR="001B64F5" w:rsidRPr="00547B8C" w:rsidRDefault="001B64F5" w:rsidP="00FC6494">
      <w:pPr>
        <w:pStyle w:val="NormalWeb"/>
        <w:numPr>
          <w:ilvl w:val="0"/>
          <w:numId w:val="263"/>
        </w:numPr>
      </w:pPr>
      <w:r w:rsidRPr="00547B8C">
        <w:t xml:space="preserve">Applications that meet the requirements are forwarded to the </w:t>
      </w:r>
      <w:r w:rsidRPr="00547B8C">
        <w:rPr>
          <w:rStyle w:val="Strong"/>
        </w:rPr>
        <w:t>Academic Board</w:t>
      </w:r>
      <w:r w:rsidRPr="00547B8C">
        <w:t xml:space="preserve"> for approval.</w:t>
      </w:r>
    </w:p>
    <w:p w:rsidR="001B64F5" w:rsidRPr="00547B8C" w:rsidRDefault="001B64F5" w:rsidP="00FC6494">
      <w:pPr>
        <w:pStyle w:val="NormalWeb"/>
        <w:numPr>
          <w:ilvl w:val="0"/>
          <w:numId w:val="263"/>
        </w:numPr>
      </w:pPr>
      <w:r w:rsidRPr="00547B8C">
        <w:t>Fraudulent or incomplete applications are rejected.</w:t>
      </w:r>
    </w:p>
    <w:p w:rsidR="001B64F5" w:rsidRPr="00547B8C" w:rsidRDefault="001B64F5" w:rsidP="00EA1ECE">
      <w:pPr>
        <w:pStyle w:val="NormalWeb"/>
        <w:rPr>
          <w:rStyle w:val="Strong"/>
          <w:bCs w:val="0"/>
          <w:i/>
        </w:rPr>
      </w:pPr>
      <w:r w:rsidRPr="00547B8C">
        <w:rPr>
          <w:rStyle w:val="Strong"/>
          <w:bCs w:val="0"/>
          <w:i/>
        </w:rPr>
        <w:t>Step 3: Selection and Admission</w:t>
      </w:r>
    </w:p>
    <w:p w:rsidR="001B64F5" w:rsidRPr="00547B8C" w:rsidRDefault="001B64F5" w:rsidP="00FC6494">
      <w:pPr>
        <w:pStyle w:val="NormalWeb"/>
        <w:numPr>
          <w:ilvl w:val="0"/>
          <w:numId w:val="261"/>
        </w:numPr>
      </w:pPr>
      <w:r w:rsidRPr="00547B8C">
        <w:t xml:space="preserve">Successful applicants receive an </w:t>
      </w:r>
      <w:r w:rsidRPr="00547B8C">
        <w:rPr>
          <w:rStyle w:val="Strong"/>
        </w:rPr>
        <w:t>official admission letter</w:t>
      </w:r>
      <w:r w:rsidRPr="00547B8C">
        <w:t xml:space="preserve"> specifying:</w:t>
      </w:r>
    </w:p>
    <w:p w:rsidR="001B64F5" w:rsidRPr="00547B8C" w:rsidRDefault="001B64F5" w:rsidP="00FC6494">
      <w:pPr>
        <w:pStyle w:val="NormalWeb"/>
        <w:numPr>
          <w:ilvl w:val="1"/>
          <w:numId w:val="262"/>
        </w:numPr>
      </w:pPr>
      <w:r w:rsidRPr="00547B8C">
        <w:t>Course admitted to</w:t>
      </w:r>
    </w:p>
    <w:p w:rsidR="001B64F5" w:rsidRPr="00547B8C" w:rsidRDefault="001B64F5" w:rsidP="00FC6494">
      <w:pPr>
        <w:pStyle w:val="NormalWeb"/>
        <w:numPr>
          <w:ilvl w:val="1"/>
          <w:numId w:val="262"/>
        </w:numPr>
      </w:pPr>
      <w:r w:rsidRPr="00547B8C">
        <w:t>Reporting date</w:t>
      </w:r>
    </w:p>
    <w:p w:rsidR="001B64F5" w:rsidRPr="00547B8C" w:rsidRDefault="001B64F5" w:rsidP="00FC6494">
      <w:pPr>
        <w:pStyle w:val="NormalWeb"/>
        <w:numPr>
          <w:ilvl w:val="1"/>
          <w:numId w:val="262"/>
        </w:numPr>
      </w:pPr>
      <w:r w:rsidRPr="00547B8C">
        <w:t>Duration of study</w:t>
      </w:r>
    </w:p>
    <w:p w:rsidR="001B64F5" w:rsidRPr="00547B8C" w:rsidRDefault="001B64F5" w:rsidP="00FC6494">
      <w:pPr>
        <w:pStyle w:val="NormalWeb"/>
        <w:numPr>
          <w:ilvl w:val="1"/>
          <w:numId w:val="262"/>
        </w:numPr>
      </w:pPr>
      <w:r w:rsidRPr="00547B8C">
        <w:t>Fees structure and payment schedule</w:t>
      </w:r>
    </w:p>
    <w:p w:rsidR="001B64F5" w:rsidRPr="00547B8C" w:rsidRDefault="001B64F5" w:rsidP="00FC6494">
      <w:pPr>
        <w:pStyle w:val="NormalWeb"/>
        <w:numPr>
          <w:ilvl w:val="1"/>
          <w:numId w:val="262"/>
        </w:numPr>
      </w:pPr>
      <w:r w:rsidRPr="00547B8C">
        <w:t>Required materials (e.g., laptop, uniform, or tools)</w:t>
      </w:r>
    </w:p>
    <w:p w:rsidR="001B64F5" w:rsidRPr="00547B8C" w:rsidRDefault="001B64F5" w:rsidP="00FC6494">
      <w:pPr>
        <w:pStyle w:val="NormalWeb"/>
        <w:numPr>
          <w:ilvl w:val="0"/>
          <w:numId w:val="261"/>
        </w:numPr>
      </w:pPr>
      <w:r w:rsidRPr="00547B8C">
        <w:t xml:space="preserve">Admission may be offered on a </w:t>
      </w:r>
      <w:r w:rsidRPr="00547B8C">
        <w:rPr>
          <w:rStyle w:val="Strong"/>
        </w:rPr>
        <w:t>first-come, first-served basis</w:t>
      </w:r>
      <w:r w:rsidRPr="00547B8C">
        <w:t xml:space="preserve"> where space is limited.</w:t>
      </w:r>
    </w:p>
    <w:p w:rsidR="001B64F5" w:rsidRPr="00547B8C" w:rsidRDefault="001B64F5" w:rsidP="005A3777">
      <w:pPr>
        <w:pStyle w:val="NormalWeb"/>
        <w:rPr>
          <w:rStyle w:val="Strong"/>
          <w:i/>
        </w:rPr>
      </w:pPr>
      <w:r w:rsidRPr="00547B8C">
        <w:rPr>
          <w:rStyle w:val="Strong"/>
          <w:bCs w:val="0"/>
          <w:i/>
        </w:rPr>
        <w:t>Step 4: Orientation</w:t>
      </w:r>
    </w:p>
    <w:p w:rsidR="001B64F5" w:rsidRPr="00547B8C" w:rsidRDefault="001B64F5" w:rsidP="00FC6494">
      <w:pPr>
        <w:pStyle w:val="NormalWeb"/>
        <w:numPr>
          <w:ilvl w:val="0"/>
          <w:numId w:val="259"/>
        </w:numPr>
      </w:pPr>
      <w:r w:rsidRPr="00547B8C">
        <w:t xml:space="preserve">Newly admitted students undergo an </w:t>
      </w:r>
      <w:r w:rsidRPr="00547B8C">
        <w:rPr>
          <w:rStyle w:val="Strong"/>
        </w:rPr>
        <w:t>orientation program</w:t>
      </w:r>
      <w:r w:rsidRPr="00547B8C">
        <w:t xml:space="preserve"> to familiarize them with:</w:t>
      </w:r>
    </w:p>
    <w:p w:rsidR="001B64F5" w:rsidRPr="00547B8C" w:rsidRDefault="005A3777" w:rsidP="00FC6494">
      <w:pPr>
        <w:pStyle w:val="NormalWeb"/>
        <w:numPr>
          <w:ilvl w:val="1"/>
          <w:numId w:val="260"/>
        </w:numPr>
      </w:pPr>
      <w:r w:rsidRPr="00547B8C">
        <w:t>Academy</w:t>
      </w:r>
      <w:r w:rsidR="001B64F5" w:rsidRPr="00547B8C">
        <w:t xml:space="preserve"> rules and regulations</w:t>
      </w:r>
    </w:p>
    <w:p w:rsidR="001B64F5" w:rsidRPr="00547B8C" w:rsidRDefault="001B64F5" w:rsidP="00FC6494">
      <w:pPr>
        <w:pStyle w:val="NormalWeb"/>
        <w:numPr>
          <w:ilvl w:val="1"/>
          <w:numId w:val="260"/>
        </w:numPr>
      </w:pPr>
      <w:r w:rsidRPr="00547B8C">
        <w:t>Academic structure and examination policies</w:t>
      </w:r>
    </w:p>
    <w:p w:rsidR="001B64F5" w:rsidRPr="00547B8C" w:rsidRDefault="001B64F5" w:rsidP="00FC6494">
      <w:pPr>
        <w:pStyle w:val="NormalWeb"/>
        <w:numPr>
          <w:ilvl w:val="1"/>
          <w:numId w:val="260"/>
        </w:numPr>
      </w:pPr>
      <w:r w:rsidRPr="00547B8C">
        <w:t>ICT facilities, e-learning platforms, and student services</w:t>
      </w:r>
    </w:p>
    <w:p w:rsidR="001B64F5" w:rsidRPr="00547B8C" w:rsidRDefault="001B64F5" w:rsidP="00FC6494">
      <w:pPr>
        <w:pStyle w:val="NormalWeb"/>
        <w:numPr>
          <w:ilvl w:val="1"/>
          <w:numId w:val="260"/>
        </w:numPr>
      </w:pPr>
      <w:r w:rsidRPr="00547B8C">
        <w:t>Code of conduct, health, and safety policies</w:t>
      </w:r>
    </w:p>
    <w:p w:rsidR="001B64F5" w:rsidRPr="00547B8C" w:rsidRDefault="001B64F5" w:rsidP="001B64F5">
      <w:pPr>
        <w:rPr>
          <w:rFonts w:ascii="Times New Roman" w:hAnsi="Times New Roman" w:cs="Times New Roman"/>
        </w:rPr>
      </w:pPr>
    </w:p>
    <w:p w:rsidR="001B64F5" w:rsidRPr="00547B8C" w:rsidRDefault="001B64F5" w:rsidP="005A3777">
      <w:pPr>
        <w:pStyle w:val="NormalWeb"/>
        <w:rPr>
          <w:b/>
          <w:sz w:val="28"/>
        </w:rPr>
      </w:pPr>
      <w:r w:rsidRPr="00547B8C">
        <w:rPr>
          <w:b/>
          <w:sz w:val="28"/>
        </w:rPr>
        <w:t>Registration Procedure</w:t>
      </w:r>
    </w:p>
    <w:p w:rsidR="001B64F5" w:rsidRPr="00547B8C" w:rsidRDefault="001B64F5" w:rsidP="001B64F5">
      <w:pPr>
        <w:pStyle w:val="NormalWeb"/>
      </w:pPr>
      <w:r w:rsidRPr="00547B8C">
        <w:t>Once admitted, students must complete formal registration to become active members of the institution.</w:t>
      </w:r>
    </w:p>
    <w:p w:rsidR="001B64F5" w:rsidRPr="00547B8C" w:rsidRDefault="001B64F5" w:rsidP="00145158">
      <w:pPr>
        <w:pStyle w:val="NormalWeb"/>
        <w:rPr>
          <w:rStyle w:val="Strong"/>
          <w:i/>
        </w:rPr>
      </w:pPr>
      <w:r w:rsidRPr="00547B8C">
        <w:rPr>
          <w:rStyle w:val="Strong"/>
          <w:bCs w:val="0"/>
          <w:i/>
        </w:rPr>
        <w:t>a. Requirements for Registration</w:t>
      </w:r>
    </w:p>
    <w:p w:rsidR="001B64F5" w:rsidRPr="00547B8C" w:rsidRDefault="001B64F5" w:rsidP="00FC6494">
      <w:pPr>
        <w:pStyle w:val="NormalWeb"/>
        <w:numPr>
          <w:ilvl w:val="0"/>
          <w:numId w:val="258"/>
        </w:numPr>
      </w:pPr>
      <w:r w:rsidRPr="00547B8C">
        <w:t xml:space="preserve">Valid </w:t>
      </w:r>
      <w:r w:rsidRPr="00547B8C">
        <w:rPr>
          <w:rStyle w:val="Strong"/>
        </w:rPr>
        <w:t>admission letter</w:t>
      </w:r>
      <w:r w:rsidRPr="00547B8C">
        <w:t>.</w:t>
      </w:r>
    </w:p>
    <w:p w:rsidR="001B64F5" w:rsidRPr="00547B8C" w:rsidRDefault="001B64F5" w:rsidP="00FC6494">
      <w:pPr>
        <w:pStyle w:val="NormalWeb"/>
        <w:numPr>
          <w:ilvl w:val="0"/>
          <w:numId w:val="258"/>
        </w:numPr>
      </w:pPr>
      <w:r w:rsidRPr="00547B8C">
        <w:t xml:space="preserve">Proof of </w:t>
      </w:r>
      <w:r w:rsidRPr="00547B8C">
        <w:rPr>
          <w:rStyle w:val="Strong"/>
        </w:rPr>
        <w:t>fee payment or installment plan</w:t>
      </w:r>
      <w:r w:rsidRPr="00547B8C">
        <w:t>.</w:t>
      </w:r>
    </w:p>
    <w:p w:rsidR="001B64F5" w:rsidRPr="00547B8C" w:rsidRDefault="001B64F5" w:rsidP="00FC6494">
      <w:pPr>
        <w:pStyle w:val="NormalWeb"/>
        <w:numPr>
          <w:ilvl w:val="0"/>
          <w:numId w:val="258"/>
        </w:numPr>
      </w:pPr>
      <w:r w:rsidRPr="00547B8C">
        <w:rPr>
          <w:rStyle w:val="Strong"/>
        </w:rPr>
        <w:t>Certified copies</w:t>
      </w:r>
      <w:r w:rsidRPr="00547B8C">
        <w:t xml:space="preserve"> of academic certificates and identification documents.</w:t>
      </w:r>
    </w:p>
    <w:p w:rsidR="001B64F5" w:rsidRPr="00547B8C" w:rsidRDefault="001B64F5" w:rsidP="00FC6494">
      <w:pPr>
        <w:pStyle w:val="NormalWeb"/>
        <w:numPr>
          <w:ilvl w:val="0"/>
          <w:numId w:val="258"/>
        </w:numPr>
      </w:pPr>
      <w:r w:rsidRPr="00547B8C">
        <w:rPr>
          <w:rStyle w:val="Strong"/>
        </w:rPr>
        <w:t>Two passport-size photographs</w:t>
      </w:r>
      <w:r w:rsidRPr="00547B8C">
        <w:t>.</w:t>
      </w:r>
    </w:p>
    <w:p w:rsidR="001B64F5" w:rsidRPr="00547B8C" w:rsidRDefault="001B64F5" w:rsidP="00FC6494">
      <w:pPr>
        <w:pStyle w:val="NormalWeb"/>
        <w:numPr>
          <w:ilvl w:val="0"/>
          <w:numId w:val="258"/>
        </w:numPr>
      </w:pPr>
      <w:r w:rsidRPr="00547B8C">
        <w:t xml:space="preserve">Signed copies of the </w:t>
      </w:r>
      <w:r w:rsidRPr="00547B8C">
        <w:rPr>
          <w:rStyle w:val="Strong"/>
        </w:rPr>
        <w:t>student declaration form</w:t>
      </w:r>
      <w:r w:rsidRPr="00547B8C">
        <w:t xml:space="preserve">, </w:t>
      </w:r>
      <w:r w:rsidRPr="00547B8C">
        <w:rPr>
          <w:rStyle w:val="Strong"/>
        </w:rPr>
        <w:t>code of conduct</w:t>
      </w:r>
      <w:r w:rsidRPr="00547B8C">
        <w:t xml:space="preserve">, and </w:t>
      </w:r>
      <w:r w:rsidRPr="00547B8C">
        <w:rPr>
          <w:rStyle w:val="Strong"/>
        </w:rPr>
        <w:t>ICT usage policy</w:t>
      </w:r>
      <w:r w:rsidRPr="00547B8C">
        <w:t>.</w:t>
      </w:r>
    </w:p>
    <w:p w:rsidR="001B64F5" w:rsidRPr="00547B8C" w:rsidRDefault="001B64F5" w:rsidP="00145158">
      <w:pPr>
        <w:pStyle w:val="NormalWeb"/>
        <w:rPr>
          <w:rStyle w:val="Strong"/>
          <w:i/>
        </w:rPr>
      </w:pPr>
      <w:r w:rsidRPr="00547B8C">
        <w:rPr>
          <w:rStyle w:val="Strong"/>
          <w:bCs w:val="0"/>
          <w:i/>
        </w:rPr>
        <w:lastRenderedPageBreak/>
        <w:t>b. Registration Steps</w:t>
      </w:r>
    </w:p>
    <w:p w:rsidR="001B64F5" w:rsidRPr="00547B8C" w:rsidRDefault="001B64F5" w:rsidP="001B64F5">
      <w:pPr>
        <w:pStyle w:val="NormalWeb"/>
        <w:numPr>
          <w:ilvl w:val="0"/>
          <w:numId w:val="242"/>
        </w:numPr>
      </w:pPr>
      <w:r w:rsidRPr="00547B8C">
        <w:t xml:space="preserve">Report to the </w:t>
      </w:r>
      <w:r w:rsidRPr="00547B8C">
        <w:rPr>
          <w:rStyle w:val="Strong"/>
        </w:rPr>
        <w:t>Admissions Office</w:t>
      </w:r>
      <w:r w:rsidRPr="00547B8C">
        <w:t xml:space="preserve"> with the required documents.</w:t>
      </w:r>
    </w:p>
    <w:p w:rsidR="001B64F5" w:rsidRPr="00547B8C" w:rsidRDefault="001B64F5" w:rsidP="001B64F5">
      <w:pPr>
        <w:pStyle w:val="NormalWeb"/>
        <w:numPr>
          <w:ilvl w:val="0"/>
          <w:numId w:val="242"/>
        </w:numPr>
      </w:pPr>
      <w:r w:rsidRPr="00547B8C">
        <w:t xml:space="preserve">Verify personal and course details in the </w:t>
      </w:r>
      <w:r w:rsidR="00145158" w:rsidRPr="00547B8C">
        <w:t>Management Information System (MIS)</w:t>
      </w:r>
    </w:p>
    <w:p w:rsidR="001B64F5" w:rsidRPr="00547B8C" w:rsidRDefault="001B64F5" w:rsidP="001B64F5">
      <w:pPr>
        <w:pStyle w:val="NormalWeb"/>
        <w:numPr>
          <w:ilvl w:val="0"/>
          <w:numId w:val="242"/>
        </w:numPr>
      </w:pPr>
      <w:r w:rsidRPr="00547B8C">
        <w:t xml:space="preserve">Receive </w:t>
      </w:r>
      <w:r w:rsidRPr="00547B8C">
        <w:rPr>
          <w:rStyle w:val="Strong"/>
        </w:rPr>
        <w:t>student admission number and ID card</w:t>
      </w:r>
      <w:r w:rsidRPr="00547B8C">
        <w:t>.</w:t>
      </w:r>
    </w:p>
    <w:p w:rsidR="001B64F5" w:rsidRPr="00547B8C" w:rsidRDefault="001B64F5" w:rsidP="001B64F5">
      <w:pPr>
        <w:pStyle w:val="NormalWeb"/>
        <w:numPr>
          <w:ilvl w:val="0"/>
          <w:numId w:val="242"/>
        </w:numPr>
      </w:pPr>
      <w:r w:rsidRPr="00547B8C">
        <w:t>Register online or manually for the semester units or modules.</w:t>
      </w:r>
    </w:p>
    <w:p w:rsidR="001B64F5" w:rsidRPr="00547B8C" w:rsidRDefault="001B64F5" w:rsidP="001B64F5">
      <w:pPr>
        <w:pStyle w:val="NormalWeb"/>
        <w:numPr>
          <w:ilvl w:val="0"/>
          <w:numId w:val="242"/>
        </w:numPr>
      </w:pPr>
      <w:r w:rsidRPr="00547B8C">
        <w:t xml:space="preserve">Receive access credentials to </w:t>
      </w:r>
      <w:r w:rsidRPr="00547B8C">
        <w:rPr>
          <w:rStyle w:val="Strong"/>
        </w:rPr>
        <w:t>e-learning systems and ICT labs</w:t>
      </w:r>
      <w:r w:rsidRPr="00547B8C">
        <w:t>.</w:t>
      </w:r>
    </w:p>
    <w:p w:rsidR="001B64F5" w:rsidRPr="00547B8C" w:rsidRDefault="001B64F5" w:rsidP="001B64F5">
      <w:pPr>
        <w:rPr>
          <w:rFonts w:ascii="Times New Roman" w:hAnsi="Times New Roman" w:cs="Times New Roman"/>
        </w:rPr>
      </w:pPr>
    </w:p>
    <w:p w:rsidR="001B64F5" w:rsidRPr="00547B8C" w:rsidRDefault="001B64F5" w:rsidP="00895138">
      <w:pPr>
        <w:pStyle w:val="NormalWeb"/>
        <w:rPr>
          <w:rStyle w:val="Strong"/>
          <w:i/>
        </w:rPr>
      </w:pPr>
      <w:r w:rsidRPr="00547B8C">
        <w:rPr>
          <w:rStyle w:val="Strong"/>
          <w:bCs w:val="0"/>
          <w:i/>
        </w:rPr>
        <w:t>Record Management</w:t>
      </w:r>
    </w:p>
    <w:p w:rsidR="001B64F5" w:rsidRPr="00547B8C" w:rsidRDefault="001B64F5" w:rsidP="00B7148C">
      <w:pPr>
        <w:pStyle w:val="NormalWeb"/>
        <w:numPr>
          <w:ilvl w:val="0"/>
          <w:numId w:val="257"/>
        </w:numPr>
      </w:pPr>
      <w:r w:rsidRPr="00547B8C">
        <w:t xml:space="preserve">The Admissions Office maintains </w:t>
      </w:r>
      <w:r w:rsidRPr="00547B8C">
        <w:rPr>
          <w:rStyle w:val="Strong"/>
        </w:rPr>
        <w:t>confidential student records</w:t>
      </w:r>
      <w:r w:rsidRPr="00547B8C">
        <w:t xml:space="preserve"> — personal data, academic history, and registration details.</w:t>
      </w:r>
    </w:p>
    <w:p w:rsidR="001B64F5" w:rsidRPr="00547B8C" w:rsidRDefault="001B64F5" w:rsidP="00B7148C">
      <w:pPr>
        <w:pStyle w:val="NormalWeb"/>
        <w:numPr>
          <w:ilvl w:val="0"/>
          <w:numId w:val="257"/>
        </w:numPr>
      </w:pPr>
      <w:r w:rsidRPr="00547B8C">
        <w:t xml:space="preserve">Student information is stored in a secure </w:t>
      </w:r>
      <w:r w:rsidR="00895138" w:rsidRPr="00547B8C">
        <w:rPr>
          <w:rStyle w:val="Strong"/>
        </w:rPr>
        <w:t>Management Information System (</w:t>
      </w:r>
      <w:r w:rsidRPr="00547B8C">
        <w:rPr>
          <w:rStyle w:val="Strong"/>
        </w:rPr>
        <w:t>MIS)</w:t>
      </w:r>
      <w:r w:rsidRPr="00547B8C">
        <w:t>.</w:t>
      </w:r>
    </w:p>
    <w:p w:rsidR="001B64F5" w:rsidRPr="00547B8C" w:rsidRDefault="001B64F5" w:rsidP="00B7148C">
      <w:pPr>
        <w:pStyle w:val="NormalWeb"/>
        <w:numPr>
          <w:ilvl w:val="0"/>
          <w:numId w:val="257"/>
        </w:numPr>
      </w:pPr>
      <w:r w:rsidRPr="00547B8C">
        <w:t>Access to data is restricted to authorized staff in compliance with data protection laws.</w:t>
      </w:r>
    </w:p>
    <w:p w:rsidR="001B64F5" w:rsidRPr="00547B8C" w:rsidRDefault="001B64F5" w:rsidP="001B64F5">
      <w:pPr>
        <w:rPr>
          <w:rFonts w:ascii="Times New Roman" w:hAnsi="Times New Roman" w:cs="Times New Roman"/>
        </w:rPr>
      </w:pPr>
    </w:p>
    <w:p w:rsidR="001B64F5" w:rsidRPr="00547B8C" w:rsidRDefault="001B64F5" w:rsidP="00785C35">
      <w:pPr>
        <w:pStyle w:val="NormalWeb"/>
        <w:rPr>
          <w:rStyle w:val="Strong"/>
          <w:i/>
        </w:rPr>
      </w:pPr>
      <w:r w:rsidRPr="00547B8C">
        <w:rPr>
          <w:rStyle w:val="Strong"/>
          <w:bCs w:val="0"/>
          <w:i/>
        </w:rPr>
        <w:t>Withdrawal or Discontinuation</w:t>
      </w:r>
    </w:p>
    <w:p w:rsidR="001B64F5" w:rsidRPr="00547B8C" w:rsidRDefault="001B64F5" w:rsidP="00537EFD">
      <w:pPr>
        <w:pStyle w:val="NormalWeb"/>
        <w:numPr>
          <w:ilvl w:val="0"/>
          <w:numId w:val="255"/>
        </w:numPr>
      </w:pPr>
      <w:r w:rsidRPr="00547B8C">
        <w:t xml:space="preserve">A student wishing to withdraw must submit a </w:t>
      </w:r>
      <w:r w:rsidRPr="00547B8C">
        <w:rPr>
          <w:rStyle w:val="Strong"/>
        </w:rPr>
        <w:t>written notification</w:t>
      </w:r>
      <w:r w:rsidRPr="00547B8C">
        <w:t xml:space="preserve"> to the </w:t>
      </w:r>
      <w:r w:rsidR="00CE41DC" w:rsidRPr="00547B8C">
        <w:t>instructor</w:t>
      </w:r>
      <w:r w:rsidRPr="00547B8C">
        <w:t>.</w:t>
      </w:r>
    </w:p>
    <w:p w:rsidR="001B64F5" w:rsidRPr="00547B8C" w:rsidRDefault="00CE41DC" w:rsidP="00537EFD">
      <w:pPr>
        <w:pStyle w:val="NormalWeb"/>
        <w:numPr>
          <w:ilvl w:val="0"/>
          <w:numId w:val="255"/>
        </w:numPr>
      </w:pPr>
      <w:r w:rsidRPr="00547B8C">
        <w:t xml:space="preserve">Ruralnet </w:t>
      </w:r>
      <w:r w:rsidR="001B64F5" w:rsidRPr="00547B8C">
        <w:t>may discontinue a student due to:</w:t>
      </w:r>
    </w:p>
    <w:p w:rsidR="001B64F5" w:rsidRPr="00547B8C" w:rsidRDefault="001B64F5" w:rsidP="00537EFD">
      <w:pPr>
        <w:pStyle w:val="NormalWeb"/>
        <w:numPr>
          <w:ilvl w:val="1"/>
          <w:numId w:val="256"/>
        </w:numPr>
      </w:pPr>
      <w:r w:rsidRPr="00547B8C">
        <w:t>Academic failure</w:t>
      </w:r>
    </w:p>
    <w:p w:rsidR="001B64F5" w:rsidRPr="00547B8C" w:rsidRDefault="001B64F5" w:rsidP="00537EFD">
      <w:pPr>
        <w:pStyle w:val="NormalWeb"/>
        <w:numPr>
          <w:ilvl w:val="1"/>
          <w:numId w:val="256"/>
        </w:numPr>
      </w:pPr>
      <w:r w:rsidRPr="00547B8C">
        <w:t>Misconduct</w:t>
      </w:r>
    </w:p>
    <w:p w:rsidR="001B64F5" w:rsidRPr="00547B8C" w:rsidRDefault="001B64F5" w:rsidP="00537EFD">
      <w:pPr>
        <w:pStyle w:val="NormalWeb"/>
        <w:numPr>
          <w:ilvl w:val="1"/>
          <w:numId w:val="256"/>
        </w:numPr>
      </w:pPr>
      <w:r w:rsidRPr="00547B8C">
        <w:t>Non-payment of fees</w:t>
      </w:r>
    </w:p>
    <w:p w:rsidR="001B64F5" w:rsidRPr="00547B8C" w:rsidRDefault="001B64F5" w:rsidP="00537EFD">
      <w:pPr>
        <w:pStyle w:val="NormalWeb"/>
        <w:numPr>
          <w:ilvl w:val="1"/>
          <w:numId w:val="256"/>
        </w:numPr>
      </w:pPr>
      <w:r w:rsidRPr="00547B8C">
        <w:t>Absenteeism beyond allowable limits</w:t>
      </w:r>
      <w:r w:rsidR="00CE41DC" w:rsidRPr="00547B8C">
        <w:t xml:space="preserve"> (One week) </w:t>
      </w:r>
    </w:p>
    <w:p w:rsidR="001B64F5" w:rsidRPr="00547B8C" w:rsidRDefault="001B64F5" w:rsidP="001B64F5">
      <w:pPr>
        <w:rPr>
          <w:rFonts w:ascii="Times New Roman" w:hAnsi="Times New Roman" w:cs="Times New Roman"/>
        </w:rPr>
      </w:pPr>
    </w:p>
    <w:p w:rsidR="004669A4" w:rsidRPr="00547B8C" w:rsidRDefault="004669A4" w:rsidP="004669A4">
      <w:pPr>
        <w:pStyle w:val="NormalWeb"/>
        <w:rPr>
          <w:b/>
          <w:sz w:val="28"/>
        </w:rPr>
      </w:pPr>
      <w:r w:rsidRPr="00547B8C">
        <w:rPr>
          <w:b/>
          <w:sz w:val="28"/>
        </w:rPr>
        <w:t>Code of Conduct and Disciplinary Rules</w:t>
      </w:r>
    </w:p>
    <w:p w:rsidR="004669A4" w:rsidRPr="00547B8C" w:rsidRDefault="004669A4" w:rsidP="004669A4">
      <w:pPr>
        <w:pStyle w:val="NormalWeb"/>
      </w:pPr>
      <w:r w:rsidRPr="00547B8C">
        <w:t xml:space="preserve">The </w:t>
      </w:r>
      <w:r w:rsidRPr="00547B8C">
        <w:rPr>
          <w:rStyle w:val="Strong"/>
        </w:rPr>
        <w:t>Code of Conduct and Disciplinary Rules</w:t>
      </w:r>
      <w:r w:rsidRPr="00547B8C">
        <w:t xml:space="preserve"> establish the expected standards of behavior, ethics, and responsibility among stu</w:t>
      </w:r>
      <w:r w:rsidR="009C2EBF" w:rsidRPr="00547B8C">
        <w:t>dents within Ruralnet</w:t>
      </w:r>
      <w:r w:rsidRPr="00547B8C">
        <w:t>. It ensures a safe, respectful, and conducive environment for learning, innovation, and personal growth.</w:t>
      </w:r>
      <w:r w:rsidR="009C2EBF" w:rsidRPr="00547B8C">
        <w:t xml:space="preserve"> Its main purpose is;</w:t>
      </w:r>
    </w:p>
    <w:p w:rsidR="004669A4" w:rsidRPr="00547B8C" w:rsidRDefault="004669A4" w:rsidP="004669A4">
      <w:pPr>
        <w:pStyle w:val="NormalWeb"/>
        <w:numPr>
          <w:ilvl w:val="0"/>
          <w:numId w:val="266"/>
        </w:numPr>
      </w:pPr>
      <w:r w:rsidRPr="00547B8C">
        <w:t>To promote discipline, integrity, and accountability among students.</w:t>
      </w:r>
    </w:p>
    <w:p w:rsidR="004669A4" w:rsidRPr="00547B8C" w:rsidRDefault="004669A4" w:rsidP="004669A4">
      <w:pPr>
        <w:pStyle w:val="NormalWeb"/>
        <w:numPr>
          <w:ilvl w:val="0"/>
          <w:numId w:val="266"/>
        </w:numPr>
      </w:pPr>
      <w:r w:rsidRPr="00547B8C">
        <w:t>To maintain harmony and respect among students, staff, and the institution.</w:t>
      </w:r>
    </w:p>
    <w:p w:rsidR="004669A4" w:rsidRPr="00547B8C" w:rsidRDefault="004669A4" w:rsidP="004669A4">
      <w:pPr>
        <w:pStyle w:val="NormalWeb"/>
        <w:numPr>
          <w:ilvl w:val="0"/>
          <w:numId w:val="266"/>
        </w:numPr>
      </w:pPr>
      <w:r w:rsidRPr="00547B8C">
        <w:t>To safeguard the institution’s reputation and uphold its core values.</w:t>
      </w:r>
    </w:p>
    <w:p w:rsidR="004669A4" w:rsidRPr="00547B8C" w:rsidRDefault="004669A4" w:rsidP="004669A4">
      <w:pPr>
        <w:pStyle w:val="NormalWeb"/>
        <w:numPr>
          <w:ilvl w:val="0"/>
          <w:numId w:val="266"/>
        </w:numPr>
      </w:pPr>
      <w:r w:rsidRPr="00547B8C">
        <w:t>To guide corrective measures when rules or ethical standards are violated.</w:t>
      </w:r>
    </w:p>
    <w:p w:rsidR="004669A4" w:rsidRPr="00547B8C" w:rsidRDefault="004669A4" w:rsidP="004669A4">
      <w:pPr>
        <w:rPr>
          <w:rFonts w:ascii="Times New Roman" w:hAnsi="Times New Roman" w:cs="Times New Roman"/>
        </w:rPr>
      </w:pPr>
    </w:p>
    <w:p w:rsidR="004669A4" w:rsidRPr="00547B8C" w:rsidRDefault="004669A4" w:rsidP="009C2EBF">
      <w:pPr>
        <w:pStyle w:val="NormalWeb"/>
        <w:rPr>
          <w:rStyle w:val="Strong"/>
          <w:i/>
        </w:rPr>
      </w:pPr>
      <w:r w:rsidRPr="00547B8C">
        <w:rPr>
          <w:rStyle w:val="Strong"/>
          <w:bCs w:val="0"/>
          <w:i/>
        </w:rPr>
        <w:t>General Conduct Expectations</w:t>
      </w:r>
    </w:p>
    <w:p w:rsidR="004669A4" w:rsidRPr="00547B8C" w:rsidRDefault="004669A4" w:rsidP="004669A4">
      <w:pPr>
        <w:pStyle w:val="NormalWeb"/>
      </w:pPr>
      <w:r w:rsidRPr="00547B8C">
        <w:lastRenderedPageBreak/>
        <w:t>All students must:</w:t>
      </w:r>
    </w:p>
    <w:p w:rsidR="004669A4" w:rsidRPr="00547B8C" w:rsidRDefault="004669A4" w:rsidP="004669A4">
      <w:pPr>
        <w:pStyle w:val="NormalWeb"/>
        <w:numPr>
          <w:ilvl w:val="0"/>
          <w:numId w:val="267"/>
        </w:numPr>
      </w:pPr>
      <w:r w:rsidRPr="00547B8C">
        <w:t xml:space="preserve">Adhere to all </w:t>
      </w:r>
      <w:r w:rsidRPr="00547B8C">
        <w:rPr>
          <w:rStyle w:val="Strong"/>
        </w:rPr>
        <w:t>institutional rules and regulations</w:t>
      </w:r>
      <w:r w:rsidRPr="00547B8C">
        <w:t>.</w:t>
      </w:r>
    </w:p>
    <w:p w:rsidR="004669A4" w:rsidRPr="00547B8C" w:rsidRDefault="004669A4" w:rsidP="004669A4">
      <w:pPr>
        <w:pStyle w:val="NormalWeb"/>
        <w:numPr>
          <w:ilvl w:val="0"/>
          <w:numId w:val="267"/>
        </w:numPr>
      </w:pPr>
      <w:r w:rsidRPr="00547B8C">
        <w:t xml:space="preserve">Show </w:t>
      </w:r>
      <w:r w:rsidRPr="00547B8C">
        <w:rPr>
          <w:rStyle w:val="Strong"/>
        </w:rPr>
        <w:t>respect</w:t>
      </w:r>
      <w:r w:rsidRPr="00547B8C">
        <w:t xml:space="preserve"> to </w:t>
      </w:r>
      <w:r w:rsidR="009C2EBF" w:rsidRPr="00547B8C">
        <w:t>trainers</w:t>
      </w:r>
      <w:r w:rsidRPr="00547B8C">
        <w:t>, staff, and fellow students.</w:t>
      </w:r>
    </w:p>
    <w:p w:rsidR="004669A4" w:rsidRPr="00547B8C" w:rsidRDefault="004669A4" w:rsidP="004669A4">
      <w:pPr>
        <w:pStyle w:val="NormalWeb"/>
        <w:numPr>
          <w:ilvl w:val="0"/>
          <w:numId w:val="267"/>
        </w:numPr>
      </w:pPr>
      <w:r w:rsidRPr="00547B8C">
        <w:t xml:space="preserve">Uphold </w:t>
      </w:r>
      <w:r w:rsidRPr="00547B8C">
        <w:rPr>
          <w:rStyle w:val="Strong"/>
        </w:rPr>
        <w:t>honesty, fairness, and responsibility</w:t>
      </w:r>
      <w:r w:rsidRPr="00547B8C">
        <w:t xml:space="preserve"> in all academic and social activities.</w:t>
      </w:r>
    </w:p>
    <w:p w:rsidR="004669A4" w:rsidRPr="00547B8C" w:rsidRDefault="004669A4" w:rsidP="004669A4">
      <w:pPr>
        <w:pStyle w:val="NormalWeb"/>
        <w:numPr>
          <w:ilvl w:val="0"/>
          <w:numId w:val="267"/>
        </w:numPr>
      </w:pPr>
      <w:r w:rsidRPr="00547B8C">
        <w:t xml:space="preserve">Observe </w:t>
      </w:r>
      <w:r w:rsidRPr="00547B8C">
        <w:rPr>
          <w:rStyle w:val="Strong"/>
        </w:rPr>
        <w:t>punctuality and regular attendance</w:t>
      </w:r>
      <w:r w:rsidRPr="00547B8C">
        <w:t xml:space="preserve"> in classes, examinations, and official events.</w:t>
      </w:r>
    </w:p>
    <w:p w:rsidR="004669A4" w:rsidRPr="00547B8C" w:rsidRDefault="004669A4" w:rsidP="004669A4">
      <w:pPr>
        <w:pStyle w:val="NormalWeb"/>
        <w:numPr>
          <w:ilvl w:val="0"/>
          <w:numId w:val="267"/>
        </w:numPr>
      </w:pPr>
      <w:r w:rsidRPr="00547B8C">
        <w:t xml:space="preserve">Take good care of </w:t>
      </w:r>
      <w:r w:rsidRPr="00547B8C">
        <w:rPr>
          <w:rStyle w:val="Strong"/>
        </w:rPr>
        <w:t>college property, ICT equipment, and facilities</w:t>
      </w:r>
      <w:r w:rsidRPr="00547B8C">
        <w:t>.</w:t>
      </w:r>
    </w:p>
    <w:p w:rsidR="004669A4" w:rsidRPr="00547B8C" w:rsidRDefault="004669A4" w:rsidP="004669A4">
      <w:pPr>
        <w:pStyle w:val="NormalWeb"/>
        <w:numPr>
          <w:ilvl w:val="0"/>
          <w:numId w:val="267"/>
        </w:numPr>
      </w:pPr>
      <w:r w:rsidRPr="00547B8C">
        <w:t xml:space="preserve">Dress </w:t>
      </w:r>
      <w:r w:rsidRPr="00547B8C">
        <w:rPr>
          <w:rStyle w:val="Strong"/>
        </w:rPr>
        <w:t>appropriately and decently</w:t>
      </w:r>
      <w:r w:rsidRPr="00547B8C">
        <w:t xml:space="preserve"> within the learning environment</w:t>
      </w:r>
      <w:r w:rsidR="009C2EBF" w:rsidRPr="00547B8C">
        <w:t xml:space="preserve"> to avoid distractions during learning process</w:t>
      </w:r>
      <w:r w:rsidRPr="00547B8C">
        <w:t>.</w:t>
      </w:r>
    </w:p>
    <w:p w:rsidR="004669A4" w:rsidRPr="00547B8C" w:rsidRDefault="004669A4" w:rsidP="004669A4">
      <w:pPr>
        <w:pStyle w:val="NormalWeb"/>
        <w:numPr>
          <w:ilvl w:val="0"/>
          <w:numId w:val="267"/>
        </w:numPr>
      </w:pPr>
      <w:r w:rsidRPr="00547B8C">
        <w:t xml:space="preserve">Comply with </w:t>
      </w:r>
      <w:r w:rsidRPr="00547B8C">
        <w:rPr>
          <w:rStyle w:val="Strong"/>
        </w:rPr>
        <w:t>ICT usage policies</w:t>
      </w:r>
      <w:r w:rsidRPr="00547B8C">
        <w:t>, including responsible internet and device use.</w:t>
      </w:r>
    </w:p>
    <w:p w:rsidR="004669A4" w:rsidRPr="00547B8C" w:rsidRDefault="004669A4" w:rsidP="004669A4">
      <w:pPr>
        <w:rPr>
          <w:rFonts w:ascii="Times New Roman" w:hAnsi="Times New Roman" w:cs="Times New Roman"/>
        </w:rPr>
      </w:pPr>
    </w:p>
    <w:p w:rsidR="004669A4" w:rsidRPr="00547B8C" w:rsidRDefault="004669A4" w:rsidP="009C2EBF">
      <w:pPr>
        <w:pStyle w:val="NormalWeb"/>
        <w:rPr>
          <w:rStyle w:val="Strong"/>
          <w:i/>
        </w:rPr>
      </w:pPr>
      <w:r w:rsidRPr="00547B8C">
        <w:rPr>
          <w:rStyle w:val="Strong"/>
          <w:bCs w:val="0"/>
          <w:i/>
        </w:rPr>
        <w:t>Academic Integrity</w:t>
      </w:r>
      <w:r w:rsidR="000F38A2" w:rsidRPr="00547B8C">
        <w:rPr>
          <w:rStyle w:val="Strong"/>
          <w:bCs w:val="0"/>
          <w:i/>
        </w:rPr>
        <w:t xml:space="preserve"> and conduct</w:t>
      </w:r>
    </w:p>
    <w:p w:rsidR="004669A4" w:rsidRPr="00547B8C" w:rsidRDefault="004669A4" w:rsidP="00131034">
      <w:pPr>
        <w:pStyle w:val="NormalWeb"/>
        <w:numPr>
          <w:ilvl w:val="0"/>
          <w:numId w:val="275"/>
        </w:numPr>
      </w:pPr>
      <w:r w:rsidRPr="00547B8C">
        <w:rPr>
          <w:rStyle w:val="Strong"/>
        </w:rPr>
        <w:t>Plagiarism, cheating, and impersonation</w:t>
      </w:r>
      <w:r w:rsidRPr="00547B8C">
        <w:t xml:space="preserve"> during exams or assignments are strictly prohibited.</w:t>
      </w:r>
    </w:p>
    <w:p w:rsidR="004669A4" w:rsidRPr="00547B8C" w:rsidRDefault="004669A4" w:rsidP="00131034">
      <w:pPr>
        <w:pStyle w:val="NormalWeb"/>
        <w:numPr>
          <w:ilvl w:val="0"/>
          <w:numId w:val="275"/>
        </w:numPr>
      </w:pPr>
      <w:r w:rsidRPr="00547B8C">
        <w:t xml:space="preserve">Students must properly acknowledge all </w:t>
      </w:r>
      <w:r w:rsidRPr="00547B8C">
        <w:rPr>
          <w:rStyle w:val="Strong"/>
        </w:rPr>
        <w:t>sources, software, and projects</w:t>
      </w:r>
      <w:r w:rsidRPr="00547B8C">
        <w:t xml:space="preserve"> used in academic work.</w:t>
      </w:r>
    </w:p>
    <w:p w:rsidR="004669A4" w:rsidRPr="00547B8C" w:rsidRDefault="004669A4" w:rsidP="00131034">
      <w:pPr>
        <w:pStyle w:val="NormalWeb"/>
        <w:numPr>
          <w:ilvl w:val="0"/>
          <w:numId w:val="275"/>
        </w:numPr>
      </w:pPr>
      <w:r w:rsidRPr="00547B8C">
        <w:rPr>
          <w:rStyle w:val="Strong"/>
        </w:rPr>
        <w:t>Collusion</w:t>
      </w:r>
      <w:r w:rsidRPr="00547B8C">
        <w:t xml:space="preserve"> (unauthorized cooperation) is treated as a serious academic offense.</w:t>
      </w:r>
    </w:p>
    <w:p w:rsidR="004669A4" w:rsidRPr="00547B8C" w:rsidRDefault="004669A4" w:rsidP="00131034">
      <w:pPr>
        <w:pStyle w:val="NormalWeb"/>
        <w:numPr>
          <w:ilvl w:val="0"/>
          <w:numId w:val="275"/>
        </w:numPr>
      </w:pPr>
      <w:r w:rsidRPr="00547B8C">
        <w:t>Breaches of academic integrity may lead to disciplinary action, including suspension or expulsion.</w:t>
      </w:r>
    </w:p>
    <w:p w:rsidR="000F38A2" w:rsidRPr="00547B8C" w:rsidRDefault="000F38A2" w:rsidP="00131034">
      <w:pPr>
        <w:pStyle w:val="NormalWeb"/>
        <w:numPr>
          <w:ilvl w:val="0"/>
          <w:numId w:val="275"/>
        </w:numPr>
      </w:pPr>
      <w:r w:rsidRPr="00547B8C">
        <w:t xml:space="preserve">Use computers, internet access, and digital platforms </w:t>
      </w:r>
      <w:r w:rsidRPr="00547B8C">
        <w:rPr>
          <w:rStyle w:val="Strong"/>
        </w:rPr>
        <w:t>only for educational purposes</w:t>
      </w:r>
      <w:r w:rsidRPr="00547B8C">
        <w:t>.</w:t>
      </w:r>
    </w:p>
    <w:p w:rsidR="000F38A2" w:rsidRPr="00547B8C" w:rsidRDefault="000F38A2" w:rsidP="00131034">
      <w:pPr>
        <w:pStyle w:val="NormalWeb"/>
        <w:numPr>
          <w:ilvl w:val="0"/>
          <w:numId w:val="275"/>
        </w:numPr>
      </w:pPr>
      <w:r w:rsidRPr="00547B8C">
        <w:t xml:space="preserve">Avoid </w:t>
      </w:r>
      <w:r w:rsidRPr="00547B8C">
        <w:rPr>
          <w:rStyle w:val="Strong"/>
        </w:rPr>
        <w:t>cyberbullying, hacking, or misuse of digital resources</w:t>
      </w:r>
      <w:r w:rsidRPr="00547B8C">
        <w:t>.</w:t>
      </w:r>
    </w:p>
    <w:p w:rsidR="000F38A2" w:rsidRPr="00547B8C" w:rsidRDefault="000F38A2" w:rsidP="00131034">
      <w:pPr>
        <w:pStyle w:val="NormalWeb"/>
        <w:numPr>
          <w:ilvl w:val="0"/>
          <w:numId w:val="275"/>
        </w:numPr>
      </w:pPr>
      <w:r w:rsidRPr="00547B8C">
        <w:t xml:space="preserve">Respect </w:t>
      </w:r>
      <w:r w:rsidRPr="00547B8C">
        <w:rPr>
          <w:rStyle w:val="Strong"/>
        </w:rPr>
        <w:t>data privacy, intellectual property, and cybersecurity ethics</w:t>
      </w:r>
      <w:r w:rsidRPr="00547B8C">
        <w:t>.</w:t>
      </w:r>
    </w:p>
    <w:p w:rsidR="000F38A2" w:rsidRPr="00547B8C" w:rsidRDefault="000F38A2" w:rsidP="00131034">
      <w:pPr>
        <w:pStyle w:val="NormalWeb"/>
        <w:numPr>
          <w:ilvl w:val="0"/>
          <w:numId w:val="275"/>
        </w:numPr>
      </w:pPr>
      <w:r w:rsidRPr="00547B8C">
        <w:t>Not install, modify, or delete institutional software without permission.</w:t>
      </w:r>
    </w:p>
    <w:p w:rsidR="000F38A2" w:rsidRPr="00547B8C" w:rsidRDefault="000F38A2" w:rsidP="00131034">
      <w:pPr>
        <w:pStyle w:val="NormalWeb"/>
        <w:numPr>
          <w:ilvl w:val="0"/>
          <w:numId w:val="275"/>
        </w:numPr>
      </w:pPr>
      <w:r w:rsidRPr="00547B8C">
        <w:t>Report any system abuse or security breach immediately to ICT administration.</w:t>
      </w:r>
    </w:p>
    <w:p w:rsidR="004669A4" w:rsidRPr="00547B8C" w:rsidRDefault="004669A4" w:rsidP="004669A4">
      <w:pPr>
        <w:rPr>
          <w:rFonts w:ascii="Times New Roman" w:hAnsi="Times New Roman" w:cs="Times New Roman"/>
        </w:rPr>
      </w:pPr>
    </w:p>
    <w:p w:rsidR="004669A4" w:rsidRPr="00547B8C" w:rsidRDefault="004669A4" w:rsidP="000F38A2">
      <w:pPr>
        <w:pStyle w:val="NormalWeb"/>
      </w:pPr>
      <w:r w:rsidRPr="00547B8C">
        <w:rPr>
          <w:rStyle w:val="Strong"/>
          <w:bCs w:val="0"/>
          <w:i/>
        </w:rPr>
        <w:t>Social and Behavioral Conduct</w:t>
      </w:r>
    </w:p>
    <w:p w:rsidR="004669A4" w:rsidRPr="00547B8C" w:rsidRDefault="004669A4" w:rsidP="004669A4">
      <w:pPr>
        <w:pStyle w:val="NormalWeb"/>
      </w:pPr>
      <w:r w:rsidRPr="00547B8C">
        <w:t>Students shall:</w:t>
      </w:r>
    </w:p>
    <w:p w:rsidR="004669A4" w:rsidRPr="00547B8C" w:rsidRDefault="004669A4" w:rsidP="00131034">
      <w:pPr>
        <w:pStyle w:val="NormalWeb"/>
        <w:numPr>
          <w:ilvl w:val="0"/>
          <w:numId w:val="276"/>
        </w:numPr>
      </w:pPr>
      <w:r w:rsidRPr="00547B8C">
        <w:t xml:space="preserve">Refrain from </w:t>
      </w:r>
      <w:r w:rsidRPr="00547B8C">
        <w:rPr>
          <w:rStyle w:val="Strong"/>
        </w:rPr>
        <w:t>fighting, harassment, discrimination, or intimidation</w:t>
      </w:r>
      <w:r w:rsidRPr="00547B8C">
        <w:t xml:space="preserve"> of any kind.</w:t>
      </w:r>
    </w:p>
    <w:p w:rsidR="004669A4" w:rsidRPr="00547B8C" w:rsidRDefault="004669A4" w:rsidP="00131034">
      <w:pPr>
        <w:pStyle w:val="NormalWeb"/>
        <w:numPr>
          <w:ilvl w:val="0"/>
          <w:numId w:val="276"/>
        </w:numPr>
      </w:pPr>
      <w:r w:rsidRPr="00547B8C">
        <w:t xml:space="preserve">Avoid </w:t>
      </w:r>
      <w:r w:rsidRPr="00547B8C">
        <w:rPr>
          <w:rStyle w:val="Strong"/>
        </w:rPr>
        <w:t>drug and alcohol abuse</w:t>
      </w:r>
      <w:r w:rsidRPr="00547B8C">
        <w:t>, smoking, or illegal activities within campus premises.</w:t>
      </w:r>
    </w:p>
    <w:p w:rsidR="004669A4" w:rsidRPr="00547B8C" w:rsidRDefault="004669A4" w:rsidP="00131034">
      <w:pPr>
        <w:pStyle w:val="NormalWeb"/>
        <w:numPr>
          <w:ilvl w:val="0"/>
          <w:numId w:val="276"/>
        </w:numPr>
      </w:pPr>
      <w:r w:rsidRPr="00547B8C">
        <w:t xml:space="preserve">Maintain </w:t>
      </w:r>
      <w:r w:rsidRPr="00547B8C">
        <w:rPr>
          <w:rStyle w:val="Strong"/>
        </w:rPr>
        <w:t>peaceful coexistence</w:t>
      </w:r>
      <w:r w:rsidRPr="00547B8C">
        <w:t xml:space="preserve"> and resolve conflicts through dialogue or official channels.</w:t>
      </w:r>
    </w:p>
    <w:p w:rsidR="004669A4" w:rsidRPr="00547B8C" w:rsidRDefault="004669A4" w:rsidP="00131034">
      <w:pPr>
        <w:pStyle w:val="NormalWeb"/>
        <w:numPr>
          <w:ilvl w:val="0"/>
          <w:numId w:val="276"/>
        </w:numPr>
      </w:pPr>
      <w:r w:rsidRPr="00547B8C">
        <w:t xml:space="preserve">Respect </w:t>
      </w:r>
      <w:r w:rsidRPr="00547B8C">
        <w:rPr>
          <w:rStyle w:val="Strong"/>
        </w:rPr>
        <w:t>gender equality and diversity</w:t>
      </w:r>
      <w:r w:rsidRPr="00547B8C">
        <w:t>.</w:t>
      </w:r>
    </w:p>
    <w:p w:rsidR="004669A4" w:rsidRPr="00547B8C" w:rsidRDefault="004669A4" w:rsidP="00131034">
      <w:pPr>
        <w:pStyle w:val="NormalWeb"/>
        <w:numPr>
          <w:ilvl w:val="0"/>
          <w:numId w:val="276"/>
        </w:numPr>
      </w:pPr>
      <w:r w:rsidRPr="00547B8C">
        <w:t>Abstain from political activities or demonstrations that disrupt academic operations.</w:t>
      </w:r>
    </w:p>
    <w:p w:rsidR="004669A4" w:rsidRPr="00547B8C" w:rsidRDefault="004669A4" w:rsidP="004669A4">
      <w:pPr>
        <w:rPr>
          <w:rFonts w:ascii="Times New Roman" w:hAnsi="Times New Roman" w:cs="Times New Roman"/>
        </w:rPr>
      </w:pPr>
    </w:p>
    <w:p w:rsidR="004669A4" w:rsidRPr="00547B8C" w:rsidRDefault="004669A4" w:rsidP="002B1E9B">
      <w:pPr>
        <w:pStyle w:val="NormalWeb"/>
        <w:rPr>
          <w:rStyle w:val="Strong"/>
          <w:i/>
        </w:rPr>
      </w:pPr>
      <w:r w:rsidRPr="00547B8C">
        <w:rPr>
          <w:rStyle w:val="Strong"/>
          <w:bCs w:val="0"/>
          <w:i/>
        </w:rPr>
        <w:t>Attendance and Punctuality</w:t>
      </w:r>
    </w:p>
    <w:p w:rsidR="004669A4" w:rsidRPr="00547B8C" w:rsidRDefault="004669A4" w:rsidP="00131034">
      <w:pPr>
        <w:pStyle w:val="NormalWeb"/>
        <w:numPr>
          <w:ilvl w:val="0"/>
          <w:numId w:val="276"/>
        </w:numPr>
      </w:pPr>
      <w:r w:rsidRPr="00547B8C">
        <w:lastRenderedPageBreak/>
        <w:t>Regular attendance is mandatory for all academic sessions and examinations.</w:t>
      </w:r>
    </w:p>
    <w:p w:rsidR="004669A4" w:rsidRPr="00547B8C" w:rsidRDefault="004669A4" w:rsidP="00131034">
      <w:pPr>
        <w:pStyle w:val="NormalWeb"/>
        <w:numPr>
          <w:ilvl w:val="0"/>
          <w:numId w:val="276"/>
        </w:numPr>
      </w:pPr>
      <w:r w:rsidRPr="00547B8C">
        <w:t>Absence without valid reason or permission may lead to disciplinary warning or exclusion.</w:t>
      </w:r>
    </w:p>
    <w:p w:rsidR="004669A4" w:rsidRPr="00547B8C" w:rsidRDefault="004669A4" w:rsidP="00131034">
      <w:pPr>
        <w:pStyle w:val="NormalWeb"/>
        <w:numPr>
          <w:ilvl w:val="0"/>
          <w:numId w:val="276"/>
        </w:numPr>
      </w:pPr>
      <w:r w:rsidRPr="00547B8C">
        <w:t xml:space="preserve">Students must sign class attendance registers and be punctual for lessons and </w:t>
      </w:r>
      <w:r w:rsidR="00131034" w:rsidRPr="00547B8C">
        <w:t>ICT</w:t>
      </w:r>
      <w:r w:rsidRPr="00547B8C">
        <w:t xml:space="preserve"> sessions.</w:t>
      </w:r>
    </w:p>
    <w:p w:rsidR="004669A4" w:rsidRPr="00547B8C" w:rsidRDefault="004669A4" w:rsidP="002B1E9B">
      <w:pPr>
        <w:pStyle w:val="NormalWeb"/>
        <w:rPr>
          <w:rStyle w:val="Strong"/>
          <w:bCs w:val="0"/>
          <w:i/>
        </w:rPr>
      </w:pPr>
      <w:r w:rsidRPr="00547B8C">
        <w:rPr>
          <w:rStyle w:val="Strong"/>
          <w:bCs w:val="0"/>
          <w:i/>
        </w:rPr>
        <w:t>Disciplinary Procedures</w:t>
      </w:r>
    </w:p>
    <w:p w:rsidR="004669A4" w:rsidRPr="00547B8C" w:rsidRDefault="004669A4" w:rsidP="004669A4">
      <w:pPr>
        <w:pStyle w:val="NormalWeb"/>
      </w:pPr>
      <w:r w:rsidRPr="00547B8C">
        <w:t>When a student violates the code of conduct:</w:t>
      </w:r>
    </w:p>
    <w:p w:rsidR="004669A4" w:rsidRPr="00547B8C" w:rsidRDefault="004669A4" w:rsidP="004669A4">
      <w:pPr>
        <w:pStyle w:val="NormalWeb"/>
        <w:numPr>
          <w:ilvl w:val="0"/>
          <w:numId w:val="272"/>
        </w:numPr>
      </w:pPr>
      <w:r w:rsidRPr="00547B8C">
        <w:rPr>
          <w:rStyle w:val="Strong"/>
        </w:rPr>
        <w:t>Reporting:</w:t>
      </w:r>
      <w:r w:rsidRPr="00547B8C">
        <w:t xml:space="preserve"> The case is reported to the </w:t>
      </w:r>
      <w:r w:rsidR="002B1E9B" w:rsidRPr="00547B8C">
        <w:t xml:space="preserve">Trainer who carries the matter to the admin. </w:t>
      </w:r>
    </w:p>
    <w:p w:rsidR="004669A4" w:rsidRPr="00547B8C" w:rsidRDefault="004669A4" w:rsidP="004669A4">
      <w:pPr>
        <w:pStyle w:val="NormalWeb"/>
        <w:numPr>
          <w:ilvl w:val="0"/>
          <w:numId w:val="272"/>
        </w:numPr>
      </w:pPr>
      <w:r w:rsidRPr="00547B8C">
        <w:rPr>
          <w:rStyle w:val="Strong"/>
        </w:rPr>
        <w:t>Investigation:</w:t>
      </w:r>
      <w:r w:rsidRPr="00547B8C">
        <w:t xml:space="preserve"> A</w:t>
      </w:r>
      <w:r w:rsidR="002B1E9B" w:rsidRPr="00547B8C">
        <w:t>dmin</w:t>
      </w:r>
      <w:r w:rsidRPr="00547B8C">
        <w:t xml:space="preserve"> investigates the issue fairly and confidentially.</w:t>
      </w:r>
    </w:p>
    <w:p w:rsidR="004669A4" w:rsidRPr="00547B8C" w:rsidRDefault="004669A4" w:rsidP="004669A4">
      <w:pPr>
        <w:pStyle w:val="NormalWeb"/>
        <w:numPr>
          <w:ilvl w:val="0"/>
          <w:numId w:val="272"/>
        </w:numPr>
      </w:pPr>
      <w:r w:rsidRPr="00547B8C">
        <w:rPr>
          <w:rStyle w:val="Strong"/>
        </w:rPr>
        <w:t>Hearing:</w:t>
      </w:r>
      <w:r w:rsidRPr="00547B8C">
        <w:t xml:space="preserve"> The student is given a chance to explain or defend themselves.</w:t>
      </w:r>
    </w:p>
    <w:p w:rsidR="004669A4" w:rsidRPr="00547B8C" w:rsidRDefault="004669A4" w:rsidP="002B1E9B">
      <w:pPr>
        <w:pStyle w:val="NormalWeb"/>
        <w:numPr>
          <w:ilvl w:val="0"/>
          <w:numId w:val="272"/>
        </w:numPr>
        <w:spacing w:before="0" w:beforeAutospacing="0" w:after="0" w:afterAutospacing="0"/>
      </w:pPr>
      <w:r w:rsidRPr="00547B8C">
        <w:rPr>
          <w:rStyle w:val="Strong"/>
        </w:rPr>
        <w:t>Verdict and Sanction:</w:t>
      </w:r>
      <w:r w:rsidRPr="00547B8C">
        <w:t xml:space="preserve"> Depending on the severity, penalties include</w:t>
      </w:r>
      <w:r w:rsidR="002B1E9B" w:rsidRPr="00547B8C">
        <w:t>s</w:t>
      </w:r>
      <w:r w:rsidRPr="00547B8C">
        <w:t>:</w:t>
      </w:r>
    </w:p>
    <w:p w:rsidR="004669A4" w:rsidRPr="00547B8C" w:rsidRDefault="004669A4" w:rsidP="002B1E9B">
      <w:pPr>
        <w:pStyle w:val="NormalWeb"/>
        <w:numPr>
          <w:ilvl w:val="1"/>
          <w:numId w:val="277"/>
        </w:numPr>
      </w:pPr>
      <w:r w:rsidRPr="00547B8C">
        <w:t>Verbal or written warning</w:t>
      </w:r>
    </w:p>
    <w:p w:rsidR="004669A4" w:rsidRPr="00547B8C" w:rsidRDefault="004669A4" w:rsidP="002B1E9B">
      <w:pPr>
        <w:pStyle w:val="NormalWeb"/>
        <w:numPr>
          <w:ilvl w:val="1"/>
          <w:numId w:val="277"/>
        </w:numPr>
      </w:pPr>
      <w:r w:rsidRPr="00547B8C">
        <w:t>Suspension</w:t>
      </w:r>
    </w:p>
    <w:p w:rsidR="004669A4" w:rsidRPr="00547B8C" w:rsidRDefault="004669A4" w:rsidP="002B1E9B">
      <w:pPr>
        <w:pStyle w:val="NormalWeb"/>
        <w:numPr>
          <w:ilvl w:val="1"/>
          <w:numId w:val="277"/>
        </w:numPr>
      </w:pPr>
      <w:r w:rsidRPr="00547B8C">
        <w:t>Restitution (paying for damage or loss)</w:t>
      </w:r>
    </w:p>
    <w:p w:rsidR="004669A4" w:rsidRPr="00547B8C" w:rsidRDefault="004669A4" w:rsidP="002B1E9B">
      <w:pPr>
        <w:pStyle w:val="NormalWeb"/>
        <w:numPr>
          <w:ilvl w:val="1"/>
          <w:numId w:val="277"/>
        </w:numPr>
      </w:pPr>
      <w:r w:rsidRPr="00547B8C">
        <w:t>Dismissal or expulsion</w:t>
      </w:r>
    </w:p>
    <w:p w:rsidR="004669A4" w:rsidRPr="00547B8C" w:rsidRDefault="004669A4" w:rsidP="004669A4">
      <w:pPr>
        <w:rPr>
          <w:rFonts w:ascii="Times New Roman" w:hAnsi="Times New Roman" w:cs="Times New Roman"/>
        </w:rPr>
      </w:pPr>
    </w:p>
    <w:p w:rsidR="004669A4" w:rsidRPr="00547B8C" w:rsidRDefault="004669A4" w:rsidP="002B1E9B">
      <w:pPr>
        <w:pStyle w:val="NormalWeb"/>
        <w:rPr>
          <w:rStyle w:val="Strong"/>
          <w:i/>
        </w:rPr>
      </w:pPr>
      <w:r w:rsidRPr="00547B8C">
        <w:rPr>
          <w:rStyle w:val="Strong"/>
          <w:bCs w:val="0"/>
          <w:i/>
        </w:rPr>
        <w:t>Appeals Process</w:t>
      </w:r>
    </w:p>
    <w:p w:rsidR="004669A4" w:rsidRPr="00547B8C" w:rsidRDefault="004669A4" w:rsidP="004669A4">
      <w:pPr>
        <w:pStyle w:val="NormalWeb"/>
        <w:numPr>
          <w:ilvl w:val="0"/>
          <w:numId w:val="273"/>
        </w:numPr>
      </w:pPr>
      <w:r w:rsidRPr="00547B8C">
        <w:t xml:space="preserve">A student dissatisfied with a disciplinary decision may </w:t>
      </w:r>
      <w:r w:rsidRPr="00547B8C">
        <w:rPr>
          <w:rStyle w:val="Strong"/>
        </w:rPr>
        <w:t>appeal in writing</w:t>
      </w:r>
      <w:r w:rsidRPr="00547B8C">
        <w:t xml:space="preserve"> to the </w:t>
      </w:r>
      <w:r w:rsidR="002B1E9B" w:rsidRPr="00547B8C">
        <w:t>Academic head</w:t>
      </w:r>
      <w:r w:rsidRPr="00547B8C">
        <w:t xml:space="preserve"> with</w:t>
      </w:r>
      <w:r w:rsidR="002B1E9B" w:rsidRPr="00547B8C">
        <w:t>in3 days</w:t>
      </w:r>
      <w:r w:rsidRPr="00547B8C">
        <w:t>.</w:t>
      </w:r>
    </w:p>
    <w:p w:rsidR="004669A4" w:rsidRPr="00547B8C" w:rsidRDefault="004669A4" w:rsidP="004669A4">
      <w:pPr>
        <w:pStyle w:val="NormalWeb"/>
        <w:numPr>
          <w:ilvl w:val="0"/>
          <w:numId w:val="273"/>
        </w:numPr>
      </w:pPr>
      <w:r w:rsidRPr="00547B8C">
        <w:t xml:space="preserve">The appeal must provide </w:t>
      </w:r>
      <w:r w:rsidRPr="00547B8C">
        <w:rPr>
          <w:rStyle w:val="Strong"/>
        </w:rPr>
        <w:t>valid reasons or new evidence</w:t>
      </w:r>
      <w:r w:rsidRPr="00547B8C">
        <w:t xml:space="preserve"> for reconsideration.</w:t>
      </w:r>
    </w:p>
    <w:p w:rsidR="004669A4" w:rsidRPr="00547B8C" w:rsidRDefault="004669A4" w:rsidP="004669A4">
      <w:pPr>
        <w:rPr>
          <w:rFonts w:ascii="Times New Roman" w:hAnsi="Times New Roman" w:cs="Times New Roman"/>
        </w:rPr>
      </w:pPr>
    </w:p>
    <w:p w:rsidR="004669A4" w:rsidRPr="00547B8C" w:rsidRDefault="004669A4" w:rsidP="002B1E9B">
      <w:pPr>
        <w:pStyle w:val="NormalWeb"/>
        <w:rPr>
          <w:rStyle w:val="Strong"/>
          <w:i/>
        </w:rPr>
      </w:pPr>
      <w:r w:rsidRPr="00547B8C">
        <w:rPr>
          <w:rStyle w:val="Strong"/>
          <w:bCs w:val="0"/>
          <w:i/>
        </w:rPr>
        <w:t>Recognition and Positive Conduct</w:t>
      </w:r>
    </w:p>
    <w:p w:rsidR="004669A4" w:rsidRPr="00547B8C" w:rsidRDefault="004669A4" w:rsidP="004669A4">
      <w:pPr>
        <w:pStyle w:val="NormalWeb"/>
        <w:numPr>
          <w:ilvl w:val="0"/>
          <w:numId w:val="274"/>
        </w:numPr>
      </w:pPr>
      <w:r w:rsidRPr="00547B8C">
        <w:t xml:space="preserve">Students who consistently demonstrate </w:t>
      </w:r>
      <w:r w:rsidRPr="00547B8C">
        <w:rPr>
          <w:rStyle w:val="Strong"/>
        </w:rPr>
        <w:t>exemplary behavior, leadership, and discipline</w:t>
      </w:r>
      <w:r w:rsidRPr="00547B8C">
        <w:t xml:space="preserve"> receive</w:t>
      </w:r>
      <w:r w:rsidR="002B1E9B" w:rsidRPr="00547B8C">
        <w:t>s</w:t>
      </w:r>
      <w:r w:rsidRPr="00547B8C">
        <w:t xml:space="preserve"> commendations or awards.</w:t>
      </w:r>
    </w:p>
    <w:p w:rsidR="004669A4" w:rsidRPr="00547B8C" w:rsidRDefault="002B1E9B" w:rsidP="004669A4">
      <w:pPr>
        <w:pStyle w:val="NormalWeb"/>
        <w:numPr>
          <w:ilvl w:val="0"/>
          <w:numId w:val="274"/>
        </w:numPr>
      </w:pPr>
      <w:r w:rsidRPr="00547B8C">
        <w:t>Ruralnet ICT</w:t>
      </w:r>
      <w:r w:rsidR="004669A4" w:rsidRPr="00547B8C">
        <w:t xml:space="preserve"> also grant </w:t>
      </w:r>
      <w:r w:rsidR="004669A4" w:rsidRPr="00547B8C">
        <w:rPr>
          <w:rStyle w:val="Strong"/>
        </w:rPr>
        <w:t>leadership positions</w:t>
      </w:r>
      <w:r w:rsidR="004669A4" w:rsidRPr="00547B8C">
        <w:t xml:space="preserve"> or </w:t>
      </w:r>
      <w:r w:rsidR="004669A4" w:rsidRPr="00547B8C">
        <w:rPr>
          <w:rStyle w:val="Strong"/>
        </w:rPr>
        <w:t>certificates of good conduct</w:t>
      </w:r>
      <w:r w:rsidR="004669A4" w:rsidRPr="00547B8C">
        <w:t xml:space="preserve"> to such students.</w:t>
      </w:r>
    </w:p>
    <w:p w:rsidR="002B1E9B" w:rsidRPr="00547B8C" w:rsidRDefault="002B1E9B" w:rsidP="002B1E9B">
      <w:pPr>
        <w:pStyle w:val="NormalWeb"/>
      </w:pPr>
    </w:p>
    <w:p w:rsidR="002B1E9B" w:rsidRPr="00547B8C" w:rsidRDefault="002B1E9B" w:rsidP="002B1E9B">
      <w:pPr>
        <w:pStyle w:val="NormalWeb"/>
        <w:rPr>
          <w:b/>
          <w:sz w:val="28"/>
        </w:rPr>
      </w:pPr>
      <w:r w:rsidRPr="00547B8C">
        <w:rPr>
          <w:b/>
          <w:sz w:val="28"/>
        </w:rPr>
        <w:t>Student Welfare Policy (Counseling, Health, and Accommodation)</w:t>
      </w:r>
    </w:p>
    <w:p w:rsidR="002B1E9B" w:rsidRPr="00547B8C" w:rsidRDefault="002B1E9B" w:rsidP="002B1E9B">
      <w:pPr>
        <w:pStyle w:val="NormalWeb"/>
      </w:pPr>
      <w:r w:rsidRPr="00547B8C">
        <w:t xml:space="preserve">The Student Welfare Policy ensures that all learners enjoy a </w:t>
      </w:r>
      <w:r w:rsidRPr="00547B8C">
        <w:rPr>
          <w:rStyle w:val="Strong"/>
        </w:rPr>
        <w:t>safe, supportive, and healthy environment</w:t>
      </w:r>
      <w:r w:rsidRPr="00547B8C">
        <w:t xml:space="preserve"> that promotes </w:t>
      </w:r>
      <w:r w:rsidRPr="00547B8C">
        <w:rPr>
          <w:rStyle w:val="Strong"/>
        </w:rPr>
        <w:t>academic success, emotional stability, and personal growth</w:t>
      </w:r>
      <w:r w:rsidRPr="00547B8C">
        <w:t>.</w:t>
      </w:r>
      <w:r w:rsidRPr="00547B8C">
        <w:br/>
        <w:t>It recognizes that students’ well-being is essential for effective learning and holistic development.</w:t>
      </w:r>
      <w:r w:rsidR="00B65D79" w:rsidRPr="00547B8C">
        <w:t xml:space="preserve"> Its main aim is;</w:t>
      </w:r>
    </w:p>
    <w:p w:rsidR="002B1E9B" w:rsidRPr="00547B8C" w:rsidRDefault="002B1E9B" w:rsidP="00B65D79">
      <w:pPr>
        <w:pStyle w:val="NormalWeb"/>
        <w:numPr>
          <w:ilvl w:val="0"/>
          <w:numId w:val="289"/>
        </w:numPr>
      </w:pPr>
      <w:r w:rsidRPr="00547B8C">
        <w:lastRenderedPageBreak/>
        <w:t xml:space="preserve">To provide </w:t>
      </w:r>
      <w:r w:rsidRPr="00547B8C">
        <w:rPr>
          <w:rStyle w:val="Strong"/>
        </w:rPr>
        <w:t>psychological and emotional support</w:t>
      </w:r>
      <w:r w:rsidRPr="00547B8C">
        <w:t xml:space="preserve"> through counseling services.</w:t>
      </w:r>
    </w:p>
    <w:p w:rsidR="002B1E9B" w:rsidRPr="00547B8C" w:rsidRDefault="002B1E9B" w:rsidP="00B65D79">
      <w:pPr>
        <w:pStyle w:val="NormalWeb"/>
        <w:numPr>
          <w:ilvl w:val="0"/>
          <w:numId w:val="289"/>
        </w:numPr>
      </w:pPr>
      <w:r w:rsidRPr="00547B8C">
        <w:t xml:space="preserve">To promote </w:t>
      </w:r>
      <w:r w:rsidRPr="00547B8C">
        <w:rPr>
          <w:rStyle w:val="Strong"/>
        </w:rPr>
        <w:t>physical health, safety, and wellness</w:t>
      </w:r>
      <w:r w:rsidRPr="00547B8C">
        <w:t xml:space="preserve"> on campus.</w:t>
      </w:r>
    </w:p>
    <w:p w:rsidR="002B1E9B" w:rsidRPr="00547B8C" w:rsidRDefault="002B1E9B" w:rsidP="00B65D79">
      <w:pPr>
        <w:pStyle w:val="NormalWeb"/>
        <w:numPr>
          <w:ilvl w:val="0"/>
          <w:numId w:val="289"/>
        </w:numPr>
      </w:pPr>
      <w:r w:rsidRPr="00547B8C">
        <w:t xml:space="preserve">To ensure </w:t>
      </w:r>
      <w:r w:rsidRPr="00547B8C">
        <w:rPr>
          <w:rStyle w:val="Strong"/>
        </w:rPr>
        <w:t>adequate, affordable, and secure accommodation</w:t>
      </w:r>
      <w:r w:rsidRPr="00547B8C">
        <w:t xml:space="preserve"> for students.</w:t>
      </w:r>
    </w:p>
    <w:p w:rsidR="002B1E9B" w:rsidRPr="00547B8C" w:rsidRDefault="002B1E9B" w:rsidP="00B65D79">
      <w:pPr>
        <w:pStyle w:val="NormalWeb"/>
        <w:numPr>
          <w:ilvl w:val="0"/>
          <w:numId w:val="289"/>
        </w:numPr>
      </w:pPr>
      <w:r w:rsidRPr="00547B8C">
        <w:t xml:space="preserve">To foster a </w:t>
      </w:r>
      <w:r w:rsidRPr="00547B8C">
        <w:rPr>
          <w:rStyle w:val="Strong"/>
        </w:rPr>
        <w:t>student-centered environment</w:t>
      </w:r>
      <w:r w:rsidRPr="00547B8C">
        <w:t xml:space="preserve"> that encourages productivity, discipline, and self-care.</w:t>
      </w:r>
    </w:p>
    <w:p w:rsidR="002B1E9B" w:rsidRPr="00547B8C" w:rsidRDefault="002B1E9B" w:rsidP="00B65D79">
      <w:pPr>
        <w:pStyle w:val="NormalWeb"/>
        <w:numPr>
          <w:ilvl w:val="0"/>
          <w:numId w:val="289"/>
        </w:numPr>
      </w:pPr>
      <w:r w:rsidRPr="00547B8C">
        <w:t xml:space="preserve">To enhance </w:t>
      </w:r>
      <w:r w:rsidRPr="00547B8C">
        <w:rPr>
          <w:rStyle w:val="Strong"/>
        </w:rPr>
        <w:t>retention and success</w:t>
      </w:r>
      <w:r w:rsidRPr="00547B8C">
        <w:t xml:space="preserve"> by addressing non-academic challenges.</w:t>
      </w:r>
    </w:p>
    <w:p w:rsidR="002B1E9B" w:rsidRPr="00547B8C" w:rsidRDefault="002B1E9B" w:rsidP="002B1E9B">
      <w:pPr>
        <w:rPr>
          <w:rFonts w:ascii="Times New Roman" w:hAnsi="Times New Roman" w:cs="Times New Roman"/>
        </w:rPr>
      </w:pPr>
    </w:p>
    <w:p w:rsidR="002B1E9B" w:rsidRPr="00547B8C" w:rsidRDefault="002B1E9B" w:rsidP="0049743E">
      <w:pPr>
        <w:pStyle w:val="Heading2"/>
        <w:numPr>
          <w:ilvl w:val="0"/>
          <w:numId w:val="290"/>
        </w:numPr>
        <w:rPr>
          <w:rStyle w:val="Strong"/>
          <w:b/>
          <w:bCs/>
        </w:rPr>
      </w:pPr>
      <w:r w:rsidRPr="00547B8C">
        <w:rPr>
          <w:rStyle w:val="Strong"/>
          <w:b/>
          <w:bCs/>
        </w:rPr>
        <w:t>Counseling Services</w:t>
      </w:r>
    </w:p>
    <w:p w:rsidR="0049743E" w:rsidRPr="00547B8C" w:rsidRDefault="0049743E" w:rsidP="0049743E">
      <w:pPr>
        <w:pStyle w:val="Heading2"/>
        <w:ind w:left="462" w:firstLine="0"/>
      </w:pPr>
      <w:r w:rsidRPr="00547B8C">
        <w:rPr>
          <w:rStyle w:val="Strong"/>
        </w:rPr>
        <w:t xml:space="preserve">This is done by the institution manager who may sometimes invites other proffessionals to offer various counseling services. CEO/Manager oversees such activities and monitors outcomes. </w:t>
      </w:r>
    </w:p>
    <w:p w:rsidR="002B1E9B" w:rsidRPr="00547B8C" w:rsidRDefault="002B1E9B" w:rsidP="00ED5A6A">
      <w:pPr>
        <w:pStyle w:val="NormalWeb"/>
        <w:numPr>
          <w:ilvl w:val="0"/>
          <w:numId w:val="292"/>
        </w:numPr>
      </w:pPr>
      <w:r w:rsidRPr="00547B8C">
        <w:rPr>
          <w:rStyle w:val="Strong"/>
        </w:rPr>
        <w:t>Academic Counseling:</w:t>
      </w:r>
      <w:r w:rsidRPr="00547B8C">
        <w:t xml:space="preserve"> Guidance on study habits, time management, exam anxiety, and career choices.</w:t>
      </w:r>
    </w:p>
    <w:p w:rsidR="002B1E9B" w:rsidRPr="00547B8C" w:rsidRDefault="002B1E9B" w:rsidP="00ED5A6A">
      <w:pPr>
        <w:pStyle w:val="NormalWeb"/>
        <w:numPr>
          <w:ilvl w:val="0"/>
          <w:numId w:val="292"/>
        </w:numPr>
      </w:pPr>
      <w:r w:rsidRPr="00547B8C">
        <w:rPr>
          <w:rStyle w:val="Strong"/>
        </w:rPr>
        <w:t>Personal Counseling:</w:t>
      </w:r>
      <w:r w:rsidRPr="00547B8C">
        <w:t xml:space="preserve"> Support for emotional, family, or relationship issues.</w:t>
      </w:r>
    </w:p>
    <w:p w:rsidR="002B1E9B" w:rsidRPr="00547B8C" w:rsidRDefault="002B1E9B" w:rsidP="00ED5A6A">
      <w:pPr>
        <w:pStyle w:val="NormalWeb"/>
        <w:numPr>
          <w:ilvl w:val="0"/>
          <w:numId w:val="292"/>
        </w:numPr>
      </w:pPr>
      <w:r w:rsidRPr="00547B8C">
        <w:rPr>
          <w:rStyle w:val="Strong"/>
        </w:rPr>
        <w:t>Career Guidance:</w:t>
      </w:r>
      <w:r w:rsidRPr="00547B8C">
        <w:t xml:space="preserve"> Mentorship and advice on ICT-related career paths, internships, and job preparation.</w:t>
      </w:r>
    </w:p>
    <w:p w:rsidR="002B1E9B" w:rsidRPr="00547B8C" w:rsidRDefault="002B1E9B" w:rsidP="00ED5A6A">
      <w:pPr>
        <w:pStyle w:val="NormalWeb"/>
        <w:numPr>
          <w:ilvl w:val="0"/>
          <w:numId w:val="292"/>
        </w:numPr>
      </w:pPr>
      <w:r w:rsidRPr="00547B8C">
        <w:rPr>
          <w:rStyle w:val="Strong"/>
        </w:rPr>
        <w:t>Crisis Intervention:</w:t>
      </w:r>
      <w:r w:rsidRPr="00547B8C">
        <w:t xml:space="preserve"> Immediate assistance for students facing trauma, depression, or other emergencies.</w:t>
      </w:r>
    </w:p>
    <w:p w:rsidR="002B1E9B" w:rsidRPr="00547B8C" w:rsidRDefault="002B1E9B" w:rsidP="002B1E9B">
      <w:pPr>
        <w:pStyle w:val="NormalWeb"/>
      </w:pPr>
    </w:p>
    <w:p w:rsidR="00733F66" w:rsidRPr="00547B8C" w:rsidRDefault="00733F66" w:rsidP="0005434E">
      <w:pPr>
        <w:pStyle w:val="NormalWeb"/>
      </w:pPr>
    </w:p>
    <w:p w:rsidR="0049743E" w:rsidRPr="00547B8C" w:rsidRDefault="0049743E" w:rsidP="0005434E">
      <w:pPr>
        <w:pStyle w:val="NormalWeb"/>
        <w:rPr>
          <w:b/>
          <w:sz w:val="28"/>
          <w:szCs w:val="28"/>
        </w:rPr>
      </w:pPr>
      <w:r w:rsidRPr="00547B8C">
        <w:rPr>
          <w:b/>
          <w:sz w:val="28"/>
          <w:szCs w:val="28"/>
        </w:rPr>
        <w:t xml:space="preserve">CHAPTER SIX: </w:t>
      </w:r>
    </w:p>
    <w:p w:rsidR="00ED5A6A" w:rsidRPr="00547B8C" w:rsidRDefault="0049743E" w:rsidP="00ED5A6A">
      <w:pPr>
        <w:pStyle w:val="NormalWeb"/>
        <w:rPr>
          <w:b/>
          <w:bCs/>
          <w:sz w:val="28"/>
          <w:szCs w:val="28"/>
        </w:rPr>
      </w:pPr>
      <w:r w:rsidRPr="00547B8C">
        <w:rPr>
          <w:b/>
          <w:bCs/>
          <w:sz w:val="28"/>
          <w:szCs w:val="28"/>
        </w:rPr>
        <w:t>ICT INFRASTRUCTURE AND RESOURCE MANAGEMENT</w:t>
      </w:r>
    </w:p>
    <w:p w:rsidR="00ED5A6A" w:rsidRPr="00547B8C" w:rsidRDefault="00ED5A6A" w:rsidP="00ED5A6A">
      <w:pPr>
        <w:pStyle w:val="NormalWeb"/>
      </w:pPr>
      <w:r w:rsidRPr="00547B8C">
        <w:t xml:space="preserve">The </w:t>
      </w:r>
      <w:r w:rsidRPr="00547B8C">
        <w:rPr>
          <w:rStyle w:val="Strong"/>
        </w:rPr>
        <w:t>Infrastructure and Resource Management Policy</w:t>
      </w:r>
      <w:r w:rsidRPr="00547B8C">
        <w:t xml:space="preserve"> ensures that the institution’s </w:t>
      </w:r>
      <w:r w:rsidRPr="00547B8C">
        <w:rPr>
          <w:rStyle w:val="Strong"/>
        </w:rPr>
        <w:t>physical, technological, and learning resources</w:t>
      </w:r>
      <w:r w:rsidRPr="00547B8C">
        <w:t xml:space="preserve"> are properly planned, developed, maintained, and utilized to support </w:t>
      </w:r>
      <w:r w:rsidRPr="00547B8C">
        <w:rPr>
          <w:rStyle w:val="Strong"/>
        </w:rPr>
        <w:t>quality education, innovation, and operational efficiency</w:t>
      </w:r>
      <w:r w:rsidRPr="00547B8C">
        <w:t>.</w:t>
      </w:r>
    </w:p>
    <w:p w:rsidR="00ED5A6A" w:rsidRPr="00547B8C" w:rsidRDefault="00ED5A6A" w:rsidP="00ED5A6A">
      <w:pPr>
        <w:pStyle w:val="NormalWeb"/>
      </w:pPr>
      <w:r w:rsidRPr="00547B8C">
        <w:t xml:space="preserve">It focuses on creating a </w:t>
      </w:r>
      <w:r w:rsidRPr="00547B8C">
        <w:rPr>
          <w:rStyle w:val="Strong"/>
        </w:rPr>
        <w:t>safe, modern, and ICT-enabled environment</w:t>
      </w:r>
      <w:r w:rsidRPr="00547B8C">
        <w:t xml:space="preserve"> conducive to teaching, learning, and research.</w:t>
      </w:r>
    </w:p>
    <w:p w:rsidR="00ED5A6A" w:rsidRPr="00547B8C" w:rsidRDefault="00ED5A6A" w:rsidP="00ED5A6A">
      <w:pPr>
        <w:rPr>
          <w:rFonts w:ascii="Times New Roman" w:hAnsi="Times New Roman" w:cs="Times New Roman"/>
        </w:rPr>
      </w:pPr>
    </w:p>
    <w:p w:rsidR="00ED5A6A" w:rsidRPr="00547B8C" w:rsidRDefault="00ED5A6A" w:rsidP="00ED5A6A">
      <w:pPr>
        <w:pStyle w:val="NormalWeb"/>
        <w:rPr>
          <w:rStyle w:val="Strong"/>
          <w:i/>
        </w:rPr>
      </w:pPr>
      <w:r w:rsidRPr="00547B8C">
        <w:rPr>
          <w:rStyle w:val="Strong"/>
          <w:bCs w:val="0"/>
          <w:i/>
        </w:rPr>
        <w:t>Objectives</w:t>
      </w:r>
    </w:p>
    <w:p w:rsidR="00ED5A6A" w:rsidRPr="00547B8C" w:rsidRDefault="00ED5A6A" w:rsidP="00ED5A6A">
      <w:pPr>
        <w:pStyle w:val="NormalWeb"/>
        <w:numPr>
          <w:ilvl w:val="0"/>
          <w:numId w:val="293"/>
        </w:numPr>
      </w:pPr>
      <w:r w:rsidRPr="00547B8C">
        <w:t xml:space="preserve">To establish </w:t>
      </w:r>
      <w:r w:rsidRPr="00547B8C">
        <w:rPr>
          <w:rStyle w:val="Strong"/>
        </w:rPr>
        <w:t>effective management</w:t>
      </w:r>
      <w:r w:rsidRPr="00547B8C">
        <w:t xml:space="preserve"> and </w:t>
      </w:r>
      <w:r w:rsidRPr="00547B8C">
        <w:rPr>
          <w:rStyle w:val="Strong"/>
        </w:rPr>
        <w:t>optimal utilization</w:t>
      </w:r>
      <w:r w:rsidRPr="00547B8C">
        <w:t xml:space="preserve"> of all institutional resources.</w:t>
      </w:r>
    </w:p>
    <w:p w:rsidR="00ED5A6A" w:rsidRPr="00547B8C" w:rsidRDefault="00ED5A6A" w:rsidP="00ED5A6A">
      <w:pPr>
        <w:pStyle w:val="NormalWeb"/>
        <w:numPr>
          <w:ilvl w:val="0"/>
          <w:numId w:val="293"/>
        </w:numPr>
      </w:pPr>
      <w:r w:rsidRPr="00547B8C">
        <w:t xml:space="preserve">To ensure </w:t>
      </w:r>
      <w:r w:rsidRPr="00547B8C">
        <w:rPr>
          <w:rStyle w:val="Strong"/>
        </w:rPr>
        <w:t>adequate and up-to-date ICT infrastructure</w:t>
      </w:r>
      <w:r w:rsidRPr="00547B8C">
        <w:t xml:space="preserve"> to meet academic and administrative needs.</w:t>
      </w:r>
    </w:p>
    <w:p w:rsidR="00ED5A6A" w:rsidRPr="00547B8C" w:rsidRDefault="00ED5A6A" w:rsidP="00ED5A6A">
      <w:pPr>
        <w:pStyle w:val="NormalWeb"/>
        <w:numPr>
          <w:ilvl w:val="0"/>
          <w:numId w:val="293"/>
        </w:numPr>
      </w:pPr>
      <w:r w:rsidRPr="00547B8C">
        <w:t xml:space="preserve">To maintain </w:t>
      </w:r>
      <w:r w:rsidRPr="00547B8C">
        <w:rPr>
          <w:rStyle w:val="Strong"/>
        </w:rPr>
        <w:t>safety, sustainability, and accessibility</w:t>
      </w:r>
      <w:r w:rsidRPr="00547B8C">
        <w:t xml:space="preserve"> in all college facilities.</w:t>
      </w:r>
    </w:p>
    <w:p w:rsidR="00ED5A6A" w:rsidRPr="00547B8C" w:rsidRDefault="00ED5A6A" w:rsidP="00ED5A6A">
      <w:pPr>
        <w:pStyle w:val="NormalWeb"/>
        <w:numPr>
          <w:ilvl w:val="0"/>
          <w:numId w:val="293"/>
        </w:numPr>
      </w:pPr>
      <w:r w:rsidRPr="00547B8C">
        <w:t xml:space="preserve">To promote </w:t>
      </w:r>
      <w:r w:rsidRPr="00547B8C">
        <w:rPr>
          <w:rStyle w:val="Strong"/>
        </w:rPr>
        <w:t>asset accountability</w:t>
      </w:r>
      <w:r w:rsidRPr="00547B8C">
        <w:t xml:space="preserve"> and transparency in resource allocation.</w:t>
      </w:r>
    </w:p>
    <w:p w:rsidR="00ED5A6A" w:rsidRPr="00547B8C" w:rsidRDefault="00ED5A6A" w:rsidP="00ED5A6A">
      <w:pPr>
        <w:pStyle w:val="NormalWeb"/>
        <w:numPr>
          <w:ilvl w:val="0"/>
          <w:numId w:val="293"/>
        </w:numPr>
      </w:pPr>
      <w:r w:rsidRPr="00547B8C">
        <w:lastRenderedPageBreak/>
        <w:t xml:space="preserve">To continuously </w:t>
      </w:r>
      <w:r w:rsidRPr="00547B8C">
        <w:rPr>
          <w:rStyle w:val="Strong"/>
        </w:rPr>
        <w:t>upgrade facilities</w:t>
      </w:r>
      <w:r w:rsidRPr="00547B8C">
        <w:t xml:space="preserve"> in line with technological advancement and educational standards.</w:t>
      </w:r>
    </w:p>
    <w:p w:rsidR="00ED5A6A" w:rsidRPr="00547B8C" w:rsidRDefault="00ED5A6A" w:rsidP="00FC7A63">
      <w:pPr>
        <w:pStyle w:val="NormalWeb"/>
        <w:rPr>
          <w:b/>
          <w:sz w:val="32"/>
        </w:rPr>
      </w:pPr>
      <w:r w:rsidRPr="00547B8C">
        <w:rPr>
          <w:b/>
          <w:sz w:val="28"/>
          <w:szCs w:val="28"/>
        </w:rPr>
        <w:t>Management of Computer Labs and Equipment Policy</w:t>
      </w:r>
    </w:p>
    <w:p w:rsidR="00ED5A6A" w:rsidRPr="00547B8C" w:rsidRDefault="00C037BB" w:rsidP="00ED5A6A">
      <w:pPr>
        <w:pStyle w:val="NormalWeb"/>
      </w:pPr>
      <w:r w:rsidRPr="00547B8C">
        <w:t xml:space="preserve">This section ensures </w:t>
      </w:r>
      <w:r w:rsidR="00ED5A6A" w:rsidRPr="00547B8C">
        <w:rPr>
          <w:rStyle w:val="Strong"/>
        </w:rPr>
        <w:t>efficient, secure, and sustainable use</w:t>
      </w:r>
      <w:r w:rsidR="00ED5A6A" w:rsidRPr="00547B8C">
        <w:t xml:space="preserve"> of computer laboratories and ICT equipme</w:t>
      </w:r>
      <w:r w:rsidRPr="00547B8C">
        <w:t>nt within Ruralnet ICT Academy</w:t>
      </w:r>
      <w:r w:rsidR="00ED5A6A" w:rsidRPr="00547B8C">
        <w:t>.</w:t>
      </w:r>
      <w:r w:rsidR="00ED5A6A" w:rsidRPr="00547B8C">
        <w:br/>
        <w:t xml:space="preserve">It provides clear guidelines for </w:t>
      </w:r>
      <w:r w:rsidR="00ED5A6A" w:rsidRPr="00547B8C">
        <w:rPr>
          <w:rStyle w:val="Strong"/>
        </w:rPr>
        <w:t>maintenance, access control, usage ethics, and resource accountability</w:t>
      </w:r>
      <w:r w:rsidR="00ED5A6A" w:rsidRPr="00547B8C">
        <w:t xml:space="preserve"> to support teaching, learning, and research.</w:t>
      </w:r>
    </w:p>
    <w:p w:rsidR="00ED5A6A" w:rsidRPr="00547B8C" w:rsidRDefault="00ED5A6A" w:rsidP="00CB4FFA">
      <w:pPr>
        <w:pStyle w:val="NormalWeb"/>
        <w:rPr>
          <w:rStyle w:val="Strong"/>
          <w:i/>
        </w:rPr>
      </w:pPr>
      <w:r w:rsidRPr="00547B8C">
        <w:rPr>
          <w:rStyle w:val="Strong"/>
          <w:bCs w:val="0"/>
          <w:i/>
        </w:rPr>
        <w:t>Computer Lab Administration</w:t>
      </w:r>
    </w:p>
    <w:p w:rsidR="00ED5A6A" w:rsidRPr="00547B8C" w:rsidRDefault="00ED5A6A" w:rsidP="00773D66">
      <w:pPr>
        <w:pStyle w:val="NormalWeb"/>
        <w:numPr>
          <w:ilvl w:val="0"/>
          <w:numId w:val="307"/>
        </w:numPr>
      </w:pPr>
      <w:r w:rsidRPr="00547B8C">
        <w:rPr>
          <w:rStyle w:val="Strong"/>
        </w:rPr>
        <w:t>ICT Officer</w:t>
      </w:r>
      <w:r w:rsidRPr="00547B8C">
        <w:t xml:space="preserve"> </w:t>
      </w:r>
      <w:r w:rsidR="0078035D" w:rsidRPr="00547B8C">
        <w:t xml:space="preserve">is </w:t>
      </w:r>
      <w:r w:rsidRPr="00547B8C">
        <w:t>responsible for daily operations, maintenance, and supervision.</w:t>
      </w:r>
    </w:p>
    <w:p w:rsidR="00ED5A6A" w:rsidRPr="00547B8C" w:rsidRDefault="00ED5A6A" w:rsidP="00773D66">
      <w:pPr>
        <w:pStyle w:val="NormalWeb"/>
        <w:numPr>
          <w:ilvl w:val="0"/>
          <w:numId w:val="307"/>
        </w:numPr>
      </w:pPr>
      <w:r w:rsidRPr="00547B8C">
        <w:t xml:space="preserve">The </w:t>
      </w:r>
      <w:r w:rsidRPr="00547B8C">
        <w:rPr>
          <w:rStyle w:val="Strong"/>
        </w:rPr>
        <w:t>Head of ICT Department</w:t>
      </w:r>
      <w:r w:rsidRPr="00547B8C">
        <w:t xml:space="preserve"> oversees all labs and ensures compliance with institutional ICT policies.</w:t>
      </w:r>
    </w:p>
    <w:p w:rsidR="00ED5A6A" w:rsidRPr="00547B8C" w:rsidRDefault="00ED5A6A" w:rsidP="00773D66">
      <w:pPr>
        <w:pStyle w:val="NormalWeb"/>
        <w:numPr>
          <w:ilvl w:val="0"/>
          <w:numId w:val="307"/>
        </w:numPr>
      </w:pPr>
      <w:r w:rsidRPr="00547B8C">
        <w:t xml:space="preserve">A </w:t>
      </w:r>
      <w:r w:rsidRPr="00547B8C">
        <w:rPr>
          <w:rStyle w:val="Strong"/>
        </w:rPr>
        <w:t>lab usage timetable</w:t>
      </w:r>
      <w:r w:rsidR="0078035D" w:rsidRPr="00547B8C">
        <w:t xml:space="preserve"> must be available always</w:t>
      </w:r>
      <w:r w:rsidRPr="00547B8C">
        <w:t xml:space="preserve"> to coordinate class schedules, free access hours, and special sessions.</w:t>
      </w:r>
    </w:p>
    <w:p w:rsidR="00ED5A6A" w:rsidRPr="00547B8C" w:rsidRDefault="00ED5A6A" w:rsidP="00773D66">
      <w:pPr>
        <w:pStyle w:val="NormalWeb"/>
        <w:numPr>
          <w:ilvl w:val="0"/>
          <w:numId w:val="307"/>
        </w:numPr>
      </w:pPr>
      <w:r w:rsidRPr="00547B8C">
        <w:t xml:space="preserve">Only </w:t>
      </w:r>
      <w:r w:rsidRPr="00547B8C">
        <w:rPr>
          <w:rStyle w:val="Strong"/>
        </w:rPr>
        <w:t xml:space="preserve">authorized students, </w:t>
      </w:r>
      <w:r w:rsidR="0078035D" w:rsidRPr="00547B8C">
        <w:rPr>
          <w:rStyle w:val="Strong"/>
        </w:rPr>
        <w:t>trainers</w:t>
      </w:r>
      <w:r w:rsidRPr="00547B8C">
        <w:rPr>
          <w:rStyle w:val="Strong"/>
        </w:rPr>
        <w:t>, and staff</w:t>
      </w:r>
      <w:r w:rsidRPr="00547B8C">
        <w:t xml:space="preserve"> may use the labs.</w:t>
      </w:r>
    </w:p>
    <w:p w:rsidR="006276E2" w:rsidRPr="00547B8C" w:rsidRDefault="006276E2" w:rsidP="00773D66">
      <w:pPr>
        <w:pStyle w:val="NormalWeb"/>
        <w:numPr>
          <w:ilvl w:val="0"/>
          <w:numId w:val="307"/>
        </w:numPr>
        <w:rPr>
          <w:rStyle w:val="Strong"/>
          <w:b w:val="0"/>
          <w:bCs w:val="0"/>
        </w:rPr>
      </w:pPr>
      <w:r w:rsidRPr="00547B8C">
        <w:t>For now, e</w:t>
      </w:r>
      <w:r w:rsidR="00ED5A6A" w:rsidRPr="00547B8C">
        <w:t xml:space="preserve">ntry </w:t>
      </w:r>
      <w:r w:rsidRPr="00547B8C">
        <w:t>requires manual attendance register, but with time, an entry system for student will be developed.</w:t>
      </w:r>
      <w:r w:rsidRPr="00547B8C">
        <w:rPr>
          <w:rStyle w:val="Strong"/>
        </w:rPr>
        <w:t xml:space="preserve"> </w:t>
      </w:r>
    </w:p>
    <w:p w:rsidR="00ED5A6A" w:rsidRPr="00547B8C" w:rsidRDefault="00ED5A6A" w:rsidP="00773D66">
      <w:pPr>
        <w:pStyle w:val="NormalWeb"/>
        <w:numPr>
          <w:ilvl w:val="0"/>
          <w:numId w:val="307"/>
        </w:numPr>
      </w:pPr>
      <w:r w:rsidRPr="00547B8C">
        <w:t>Access</w:t>
      </w:r>
      <w:r w:rsidR="006276E2" w:rsidRPr="00547B8C">
        <w:t xml:space="preserve"> outside official hours in not allowed unless authorized by ICT officer.</w:t>
      </w:r>
    </w:p>
    <w:p w:rsidR="00ED5A6A" w:rsidRPr="00547B8C" w:rsidRDefault="00ED5A6A" w:rsidP="00773D66">
      <w:pPr>
        <w:pStyle w:val="NormalWeb"/>
        <w:numPr>
          <w:ilvl w:val="0"/>
          <w:numId w:val="307"/>
        </w:numPr>
      </w:pPr>
      <w:r w:rsidRPr="00547B8C">
        <w:t>Visitors or external users must obtain clearance from administration.</w:t>
      </w:r>
    </w:p>
    <w:p w:rsidR="00ED5A6A" w:rsidRPr="00547B8C" w:rsidRDefault="00ED5A6A" w:rsidP="00ED5A6A">
      <w:pPr>
        <w:rPr>
          <w:rFonts w:ascii="Times New Roman" w:hAnsi="Times New Roman" w:cs="Times New Roman"/>
        </w:rPr>
      </w:pPr>
    </w:p>
    <w:p w:rsidR="00ED5A6A" w:rsidRPr="00547B8C" w:rsidRDefault="00ED5A6A" w:rsidP="006276E2">
      <w:pPr>
        <w:pStyle w:val="NormalWeb"/>
        <w:rPr>
          <w:rStyle w:val="Strong"/>
          <w:i/>
        </w:rPr>
      </w:pPr>
      <w:r w:rsidRPr="00547B8C">
        <w:rPr>
          <w:rStyle w:val="Strong"/>
          <w:bCs w:val="0"/>
          <w:i/>
        </w:rPr>
        <w:t>Usage Guidelines</w:t>
      </w:r>
    </w:p>
    <w:p w:rsidR="00ED5A6A" w:rsidRPr="00547B8C" w:rsidRDefault="00ED5A6A" w:rsidP="00773D66">
      <w:pPr>
        <w:pStyle w:val="NormalWeb"/>
        <w:numPr>
          <w:ilvl w:val="0"/>
          <w:numId w:val="308"/>
        </w:numPr>
      </w:pPr>
      <w:r w:rsidRPr="00547B8C">
        <w:t xml:space="preserve">Labs must be used </w:t>
      </w:r>
      <w:r w:rsidRPr="00547B8C">
        <w:rPr>
          <w:rStyle w:val="Strong"/>
        </w:rPr>
        <w:t>strictly for academic and research purposes</w:t>
      </w:r>
      <w:r w:rsidRPr="00547B8C">
        <w:t xml:space="preserve"> — not for gaming, social media, or personal entertainment.</w:t>
      </w:r>
    </w:p>
    <w:p w:rsidR="00ED5A6A" w:rsidRPr="00547B8C" w:rsidRDefault="00ED5A6A" w:rsidP="00773D66">
      <w:pPr>
        <w:pStyle w:val="NormalWeb"/>
        <w:numPr>
          <w:ilvl w:val="0"/>
          <w:numId w:val="308"/>
        </w:numPr>
      </w:pPr>
      <w:r w:rsidRPr="00547B8C">
        <w:t xml:space="preserve">Users must </w:t>
      </w:r>
      <w:r w:rsidRPr="00547B8C">
        <w:rPr>
          <w:rStyle w:val="Strong"/>
        </w:rPr>
        <w:t>sign in and sign out</w:t>
      </w:r>
      <w:r w:rsidRPr="00547B8C">
        <w:t xml:space="preserve"> in the attendance register or system.</w:t>
      </w:r>
    </w:p>
    <w:p w:rsidR="00ED5A6A" w:rsidRPr="00547B8C" w:rsidRDefault="00ED5A6A" w:rsidP="00773D66">
      <w:pPr>
        <w:pStyle w:val="NormalWeb"/>
        <w:numPr>
          <w:ilvl w:val="0"/>
          <w:numId w:val="308"/>
        </w:numPr>
      </w:pPr>
      <w:r w:rsidRPr="00547B8C">
        <w:t xml:space="preserve">Eating, drinking, or smoking in labs is </w:t>
      </w:r>
      <w:r w:rsidRPr="00547B8C">
        <w:rPr>
          <w:rStyle w:val="Strong"/>
        </w:rPr>
        <w:t>strictly prohibited</w:t>
      </w:r>
      <w:r w:rsidRPr="00547B8C">
        <w:t>.</w:t>
      </w:r>
    </w:p>
    <w:p w:rsidR="00ED5A6A" w:rsidRPr="00547B8C" w:rsidRDefault="00ED5A6A" w:rsidP="00773D66">
      <w:pPr>
        <w:pStyle w:val="NormalWeb"/>
        <w:numPr>
          <w:ilvl w:val="0"/>
          <w:numId w:val="308"/>
        </w:numPr>
      </w:pPr>
      <w:r w:rsidRPr="00547B8C">
        <w:t xml:space="preserve">Students must </w:t>
      </w:r>
      <w:r w:rsidRPr="00547B8C">
        <w:rPr>
          <w:rStyle w:val="Strong"/>
        </w:rPr>
        <w:t>maintain cleanliness</w:t>
      </w:r>
      <w:r w:rsidRPr="00547B8C">
        <w:t xml:space="preserve"> and orderliness at their workstations.</w:t>
      </w:r>
    </w:p>
    <w:p w:rsidR="00ED5A6A" w:rsidRPr="00547B8C" w:rsidRDefault="00ED5A6A" w:rsidP="00773D66">
      <w:pPr>
        <w:pStyle w:val="NormalWeb"/>
        <w:numPr>
          <w:ilvl w:val="0"/>
          <w:numId w:val="308"/>
        </w:numPr>
      </w:pPr>
      <w:r w:rsidRPr="00547B8C">
        <w:t xml:space="preserve">All users must </w:t>
      </w:r>
      <w:r w:rsidRPr="00547B8C">
        <w:rPr>
          <w:rStyle w:val="Strong"/>
        </w:rPr>
        <w:t>log off and shut down computers properly</w:t>
      </w:r>
      <w:r w:rsidRPr="00547B8C">
        <w:t xml:space="preserve"> after use.</w:t>
      </w:r>
    </w:p>
    <w:p w:rsidR="00ED5A6A" w:rsidRPr="00547B8C" w:rsidRDefault="00ED5A6A" w:rsidP="00773D66">
      <w:pPr>
        <w:pStyle w:val="NormalWeb"/>
        <w:numPr>
          <w:ilvl w:val="0"/>
          <w:numId w:val="309"/>
        </w:numPr>
      </w:pPr>
      <w:r w:rsidRPr="00547B8C">
        <w:t xml:space="preserve">Only </w:t>
      </w:r>
      <w:r w:rsidRPr="00547B8C">
        <w:rPr>
          <w:rStyle w:val="Strong"/>
        </w:rPr>
        <w:t>authorized software</w:t>
      </w:r>
      <w:r w:rsidRPr="00547B8C">
        <w:t xml:space="preserve"> installed by the ICT department </w:t>
      </w:r>
      <w:r w:rsidR="006276E2" w:rsidRPr="00547B8C">
        <w:t>must be</w:t>
      </w:r>
      <w:r w:rsidRPr="00547B8C">
        <w:t xml:space="preserve"> used.</w:t>
      </w:r>
    </w:p>
    <w:p w:rsidR="00ED5A6A" w:rsidRPr="00547B8C" w:rsidRDefault="00ED5A6A" w:rsidP="00773D66">
      <w:pPr>
        <w:pStyle w:val="NormalWeb"/>
        <w:numPr>
          <w:ilvl w:val="0"/>
          <w:numId w:val="309"/>
        </w:numPr>
      </w:pPr>
      <w:r w:rsidRPr="00547B8C">
        <w:t xml:space="preserve">Installation, modification, or deletion of programs is </w:t>
      </w:r>
      <w:r w:rsidRPr="00547B8C">
        <w:rPr>
          <w:rStyle w:val="Strong"/>
        </w:rPr>
        <w:t>prohibited</w:t>
      </w:r>
      <w:r w:rsidRPr="00547B8C">
        <w:t xml:space="preserve"> unless approved by the ICT officer.</w:t>
      </w:r>
    </w:p>
    <w:p w:rsidR="00ED5A6A" w:rsidRPr="00547B8C" w:rsidRDefault="00ED5A6A" w:rsidP="00773D66">
      <w:pPr>
        <w:pStyle w:val="NormalWeb"/>
        <w:numPr>
          <w:ilvl w:val="0"/>
          <w:numId w:val="309"/>
        </w:numPr>
      </w:pPr>
      <w:r w:rsidRPr="00547B8C">
        <w:t xml:space="preserve">Users must </w:t>
      </w:r>
      <w:r w:rsidRPr="00547B8C">
        <w:rPr>
          <w:rStyle w:val="Strong"/>
        </w:rPr>
        <w:t>not alter system configurations</w:t>
      </w:r>
      <w:r w:rsidRPr="00547B8C">
        <w:t xml:space="preserve"> or attempt to bypass security measures.</w:t>
      </w:r>
    </w:p>
    <w:p w:rsidR="00ED5A6A" w:rsidRPr="00547B8C" w:rsidRDefault="00ED5A6A" w:rsidP="00773D66">
      <w:pPr>
        <w:pStyle w:val="NormalWeb"/>
        <w:numPr>
          <w:ilvl w:val="0"/>
          <w:numId w:val="309"/>
        </w:numPr>
      </w:pPr>
      <w:r w:rsidRPr="00547B8C">
        <w:t xml:space="preserve">Personal devices (USB drives, external disks) must be </w:t>
      </w:r>
      <w:r w:rsidRPr="00547B8C">
        <w:rPr>
          <w:rStyle w:val="Strong"/>
        </w:rPr>
        <w:t>scanned for viruses</w:t>
      </w:r>
      <w:r w:rsidR="00773D66" w:rsidRPr="00547B8C">
        <w:t xml:space="preserve"> before connection; only from ICT officer.</w:t>
      </w:r>
    </w:p>
    <w:p w:rsidR="00ED5A6A" w:rsidRPr="00547B8C" w:rsidRDefault="00ED5A6A" w:rsidP="00773D66">
      <w:pPr>
        <w:pStyle w:val="NormalWeb"/>
        <w:numPr>
          <w:ilvl w:val="0"/>
          <w:numId w:val="309"/>
        </w:numPr>
      </w:pPr>
      <w:r w:rsidRPr="00547B8C">
        <w:t xml:space="preserve">Internet access is primarily for </w:t>
      </w:r>
      <w:r w:rsidRPr="00547B8C">
        <w:rPr>
          <w:rStyle w:val="Strong"/>
        </w:rPr>
        <w:t>research, learning, and institutional communication</w:t>
      </w:r>
      <w:r w:rsidRPr="00547B8C">
        <w:t>.</w:t>
      </w:r>
    </w:p>
    <w:p w:rsidR="00ED5A6A" w:rsidRPr="00547B8C" w:rsidRDefault="00ED5A6A" w:rsidP="00773D66">
      <w:pPr>
        <w:pStyle w:val="NormalWeb"/>
        <w:numPr>
          <w:ilvl w:val="0"/>
          <w:numId w:val="309"/>
        </w:numPr>
      </w:pPr>
      <w:r w:rsidRPr="00547B8C">
        <w:rPr>
          <w:rStyle w:val="Strong"/>
        </w:rPr>
        <w:t>Cyberbullying, hacking, or downloading illegal content</w:t>
      </w:r>
      <w:r w:rsidRPr="00547B8C">
        <w:t xml:space="preserve"> is strictly prohibited.</w:t>
      </w:r>
    </w:p>
    <w:p w:rsidR="00ED5A6A" w:rsidRPr="00547B8C" w:rsidRDefault="00ED5A6A" w:rsidP="00773D66">
      <w:pPr>
        <w:pStyle w:val="NormalWeb"/>
        <w:numPr>
          <w:ilvl w:val="0"/>
          <w:numId w:val="309"/>
        </w:numPr>
      </w:pPr>
      <w:r w:rsidRPr="00547B8C">
        <w:t xml:space="preserve">Users must comply with the institution’s </w:t>
      </w:r>
      <w:r w:rsidRPr="00547B8C">
        <w:rPr>
          <w:rStyle w:val="Strong"/>
        </w:rPr>
        <w:t>Cybersecurity and Acceptable Use Policy</w:t>
      </w:r>
      <w:r w:rsidRPr="00547B8C">
        <w:t>.</w:t>
      </w:r>
    </w:p>
    <w:p w:rsidR="00ED5A6A" w:rsidRPr="00547B8C" w:rsidRDefault="00ED5A6A" w:rsidP="00773D66">
      <w:pPr>
        <w:pStyle w:val="NormalWeb"/>
        <w:numPr>
          <w:ilvl w:val="0"/>
          <w:numId w:val="309"/>
        </w:numPr>
      </w:pPr>
      <w:r w:rsidRPr="00547B8C">
        <w:t>Bandwidth</w:t>
      </w:r>
      <w:r w:rsidR="00773D66" w:rsidRPr="00547B8C">
        <w:t xml:space="preserve">-heavy activities </w:t>
      </w:r>
      <w:r w:rsidRPr="00547B8C">
        <w:t>are restricted to ensure fair use.</w:t>
      </w:r>
    </w:p>
    <w:p w:rsidR="00ED5A6A" w:rsidRPr="00547B8C" w:rsidRDefault="00ED5A6A" w:rsidP="00ED5A6A">
      <w:pPr>
        <w:rPr>
          <w:rFonts w:ascii="Times New Roman" w:hAnsi="Times New Roman" w:cs="Times New Roman"/>
        </w:rPr>
      </w:pPr>
    </w:p>
    <w:p w:rsidR="00ED5A6A" w:rsidRPr="00547B8C" w:rsidRDefault="00ED5A6A" w:rsidP="00773D66">
      <w:pPr>
        <w:pStyle w:val="NormalWeb"/>
        <w:rPr>
          <w:rStyle w:val="Strong"/>
          <w:i/>
        </w:rPr>
      </w:pPr>
      <w:r w:rsidRPr="00547B8C">
        <w:rPr>
          <w:rStyle w:val="Strong"/>
          <w:bCs w:val="0"/>
          <w:i/>
        </w:rPr>
        <w:t>Maintenance and Technical Support</w:t>
      </w:r>
    </w:p>
    <w:p w:rsidR="00ED5A6A" w:rsidRPr="00547B8C" w:rsidRDefault="00ED5A6A" w:rsidP="00251A24">
      <w:pPr>
        <w:pStyle w:val="NormalWeb"/>
        <w:rPr>
          <w:rStyle w:val="Strong"/>
        </w:rPr>
      </w:pPr>
      <w:r w:rsidRPr="00547B8C">
        <w:rPr>
          <w:rStyle w:val="Strong"/>
          <w:bCs w:val="0"/>
        </w:rPr>
        <w:t>Preventive Maintenance</w:t>
      </w:r>
    </w:p>
    <w:p w:rsidR="00ED5A6A" w:rsidRPr="00547B8C" w:rsidRDefault="00ED5A6A" w:rsidP="00FC7A63">
      <w:pPr>
        <w:pStyle w:val="NormalWeb"/>
        <w:numPr>
          <w:ilvl w:val="0"/>
          <w:numId w:val="310"/>
        </w:numPr>
      </w:pPr>
      <w:r w:rsidRPr="00547B8C">
        <w:t xml:space="preserve">Regular </w:t>
      </w:r>
      <w:r w:rsidRPr="00547B8C">
        <w:rPr>
          <w:rStyle w:val="Strong"/>
        </w:rPr>
        <w:t>inspection, cleaning, and updating</w:t>
      </w:r>
      <w:r w:rsidRPr="00547B8C">
        <w:t xml:space="preserve"> of hardware and software must be done on a </w:t>
      </w:r>
      <w:r w:rsidR="0046476A" w:rsidRPr="00547B8C">
        <w:t>monthly</w:t>
      </w:r>
      <w:r w:rsidRPr="00547B8C">
        <w:t xml:space="preserve"> basi</w:t>
      </w:r>
      <w:r w:rsidR="0046476A" w:rsidRPr="00547B8C">
        <w:t>s.</w:t>
      </w:r>
    </w:p>
    <w:p w:rsidR="00ED5A6A" w:rsidRPr="00547B8C" w:rsidRDefault="00ED5A6A" w:rsidP="00FC7A63">
      <w:pPr>
        <w:pStyle w:val="NormalWeb"/>
        <w:numPr>
          <w:ilvl w:val="0"/>
          <w:numId w:val="310"/>
        </w:numPr>
      </w:pPr>
      <w:r w:rsidRPr="00547B8C">
        <w:t>Antivirus programs and system updates should be kept current.</w:t>
      </w:r>
    </w:p>
    <w:p w:rsidR="00ED5A6A" w:rsidRPr="00547B8C" w:rsidRDefault="00ED5A6A" w:rsidP="00FC7A63">
      <w:pPr>
        <w:pStyle w:val="NormalWeb"/>
        <w:numPr>
          <w:ilvl w:val="0"/>
          <w:numId w:val="310"/>
        </w:numPr>
      </w:pPr>
      <w:r w:rsidRPr="00547B8C">
        <w:t xml:space="preserve">Faulty equipment should be reported immediately to the </w:t>
      </w:r>
      <w:r w:rsidRPr="00547B8C">
        <w:rPr>
          <w:rStyle w:val="Strong"/>
        </w:rPr>
        <w:t>Lab Technician</w:t>
      </w:r>
      <w:r w:rsidRPr="00547B8C">
        <w:t xml:space="preserve"> and recorded in the </w:t>
      </w:r>
      <w:r w:rsidRPr="00547B8C">
        <w:rPr>
          <w:rStyle w:val="Strong"/>
        </w:rPr>
        <w:t>maintenance logbook</w:t>
      </w:r>
      <w:r w:rsidRPr="00547B8C">
        <w:t>.</w:t>
      </w:r>
    </w:p>
    <w:p w:rsidR="00ED5A6A" w:rsidRPr="00547B8C" w:rsidRDefault="00ED5A6A" w:rsidP="00FC7A63">
      <w:pPr>
        <w:pStyle w:val="NormalWeb"/>
        <w:rPr>
          <w:rStyle w:val="Strong"/>
        </w:rPr>
      </w:pPr>
      <w:r w:rsidRPr="00547B8C">
        <w:rPr>
          <w:rStyle w:val="Strong"/>
          <w:bCs w:val="0"/>
        </w:rPr>
        <w:t>Repairs and Replacements</w:t>
      </w:r>
    </w:p>
    <w:p w:rsidR="00ED5A6A" w:rsidRPr="00547B8C" w:rsidRDefault="00ED5A6A" w:rsidP="001657BB">
      <w:pPr>
        <w:pStyle w:val="NormalWeb"/>
        <w:numPr>
          <w:ilvl w:val="0"/>
          <w:numId w:val="311"/>
        </w:numPr>
      </w:pPr>
      <w:r w:rsidRPr="00547B8C">
        <w:t>Minor faults are handled internally by the ICT team.</w:t>
      </w:r>
    </w:p>
    <w:p w:rsidR="00ED5A6A" w:rsidRPr="00547B8C" w:rsidRDefault="00ED5A6A" w:rsidP="001657BB">
      <w:pPr>
        <w:pStyle w:val="NormalWeb"/>
        <w:numPr>
          <w:ilvl w:val="0"/>
          <w:numId w:val="311"/>
        </w:numPr>
      </w:pPr>
      <w:r w:rsidRPr="00547B8C">
        <w:t xml:space="preserve">Major repairs or replacements require </w:t>
      </w:r>
      <w:r w:rsidRPr="00547B8C">
        <w:rPr>
          <w:rStyle w:val="Strong"/>
        </w:rPr>
        <w:t>administrative approval and documentation</w:t>
      </w:r>
      <w:r w:rsidRPr="00547B8C">
        <w:t>.</w:t>
      </w:r>
    </w:p>
    <w:p w:rsidR="00ED5A6A" w:rsidRPr="00547B8C" w:rsidRDefault="00ED5A6A" w:rsidP="001657BB">
      <w:pPr>
        <w:pStyle w:val="NormalWeb"/>
        <w:numPr>
          <w:ilvl w:val="0"/>
          <w:numId w:val="311"/>
        </w:numPr>
      </w:pPr>
      <w:r w:rsidRPr="00547B8C">
        <w:t xml:space="preserve">Obsolete or irreparable equipment is </w:t>
      </w:r>
      <w:r w:rsidRPr="00547B8C">
        <w:rPr>
          <w:rStyle w:val="Strong"/>
        </w:rPr>
        <w:t>decommissioned responsibly</w:t>
      </w:r>
      <w:r w:rsidRPr="00547B8C">
        <w:t xml:space="preserve"> following e-waste guidelines.</w:t>
      </w:r>
    </w:p>
    <w:p w:rsidR="00ED5A6A" w:rsidRPr="00547B8C" w:rsidRDefault="00ED5A6A" w:rsidP="00FC7A63">
      <w:pPr>
        <w:pStyle w:val="NormalWeb"/>
        <w:rPr>
          <w:rStyle w:val="Strong"/>
        </w:rPr>
      </w:pPr>
      <w:r w:rsidRPr="00547B8C">
        <w:rPr>
          <w:rStyle w:val="Strong"/>
          <w:bCs w:val="0"/>
        </w:rPr>
        <w:t>Inventory and Asset Management</w:t>
      </w:r>
    </w:p>
    <w:p w:rsidR="00ED5A6A" w:rsidRPr="00547B8C" w:rsidRDefault="00ED5A6A" w:rsidP="001657BB">
      <w:pPr>
        <w:pStyle w:val="NormalWeb"/>
        <w:numPr>
          <w:ilvl w:val="0"/>
          <w:numId w:val="312"/>
        </w:numPr>
      </w:pPr>
      <w:r w:rsidRPr="00547B8C">
        <w:t xml:space="preserve">Each item (computer, monitor, router, projector, etc.) must have a </w:t>
      </w:r>
      <w:r w:rsidRPr="00547B8C">
        <w:rPr>
          <w:rStyle w:val="Strong"/>
        </w:rPr>
        <w:t>unique asset tag</w:t>
      </w:r>
      <w:r w:rsidRPr="00547B8C">
        <w:t>.</w:t>
      </w:r>
    </w:p>
    <w:p w:rsidR="00ED5A6A" w:rsidRPr="00547B8C" w:rsidRDefault="00ED5A6A" w:rsidP="001657BB">
      <w:pPr>
        <w:pStyle w:val="NormalWeb"/>
        <w:numPr>
          <w:ilvl w:val="0"/>
          <w:numId w:val="312"/>
        </w:numPr>
      </w:pPr>
      <w:r w:rsidRPr="00547B8C">
        <w:t xml:space="preserve">The ICT Department maintains an </w:t>
      </w:r>
      <w:r w:rsidRPr="00547B8C">
        <w:rPr>
          <w:rStyle w:val="Strong"/>
        </w:rPr>
        <w:t>inventory register</w:t>
      </w:r>
      <w:r w:rsidRPr="00547B8C">
        <w:t xml:space="preserve"> indicating serial numbers, purchase date, and current condition.</w:t>
      </w:r>
    </w:p>
    <w:p w:rsidR="00ED5A6A" w:rsidRPr="00547B8C" w:rsidRDefault="00ED5A6A" w:rsidP="001657BB">
      <w:pPr>
        <w:pStyle w:val="NormalWeb"/>
        <w:numPr>
          <w:ilvl w:val="0"/>
          <w:numId w:val="312"/>
        </w:numPr>
      </w:pPr>
      <w:r w:rsidRPr="00547B8C">
        <w:t xml:space="preserve">Annual </w:t>
      </w:r>
      <w:r w:rsidRPr="00547B8C">
        <w:rPr>
          <w:rStyle w:val="Strong"/>
        </w:rPr>
        <w:t>physical verification and audits</w:t>
      </w:r>
      <w:r w:rsidRPr="00547B8C">
        <w:t xml:space="preserve"> ensure accountability and prevent loss.</w:t>
      </w:r>
    </w:p>
    <w:p w:rsidR="00ED5A6A" w:rsidRPr="00547B8C" w:rsidRDefault="00ED5A6A" w:rsidP="00ED5A6A">
      <w:pPr>
        <w:rPr>
          <w:rFonts w:ascii="Times New Roman" w:hAnsi="Times New Roman" w:cs="Times New Roman"/>
        </w:rPr>
      </w:pPr>
    </w:p>
    <w:p w:rsidR="00ED5A6A" w:rsidRPr="00547B8C" w:rsidRDefault="00ED5A6A" w:rsidP="00FC7A63">
      <w:pPr>
        <w:pStyle w:val="NormalWeb"/>
        <w:rPr>
          <w:rStyle w:val="Strong"/>
          <w:i/>
        </w:rPr>
      </w:pPr>
      <w:r w:rsidRPr="00547B8C">
        <w:rPr>
          <w:rStyle w:val="Strong"/>
          <w:i/>
        </w:rPr>
        <w:t>Safety and Security Measures</w:t>
      </w:r>
    </w:p>
    <w:p w:rsidR="00ED5A6A" w:rsidRPr="00547B8C" w:rsidRDefault="00ED5A6A" w:rsidP="00FC7A63">
      <w:pPr>
        <w:pStyle w:val="NormalWeb"/>
        <w:rPr>
          <w:rStyle w:val="Strong"/>
        </w:rPr>
      </w:pPr>
      <w:r w:rsidRPr="00547B8C">
        <w:rPr>
          <w:rStyle w:val="Strong"/>
        </w:rPr>
        <w:t>Physical Security</w:t>
      </w:r>
    </w:p>
    <w:p w:rsidR="00ED5A6A" w:rsidRPr="00547B8C" w:rsidRDefault="00ED5A6A" w:rsidP="001657BB">
      <w:pPr>
        <w:pStyle w:val="NormalWeb"/>
        <w:numPr>
          <w:ilvl w:val="0"/>
          <w:numId w:val="313"/>
        </w:numPr>
      </w:pPr>
      <w:r w:rsidRPr="00547B8C">
        <w:t xml:space="preserve">Labs must be </w:t>
      </w:r>
      <w:r w:rsidRPr="00547B8C">
        <w:rPr>
          <w:rStyle w:val="Strong"/>
        </w:rPr>
        <w:t>locked and alarmed</w:t>
      </w:r>
      <w:r w:rsidRPr="00547B8C">
        <w:t xml:space="preserve"> when not in use.</w:t>
      </w:r>
    </w:p>
    <w:p w:rsidR="00FC7A63" w:rsidRPr="00547B8C" w:rsidRDefault="00FC7A63" w:rsidP="001657BB">
      <w:pPr>
        <w:pStyle w:val="NormalWeb"/>
        <w:numPr>
          <w:ilvl w:val="0"/>
          <w:numId w:val="313"/>
        </w:numPr>
      </w:pPr>
      <w:r w:rsidRPr="00547B8C">
        <w:t xml:space="preserve">All laptop and computer equipment must be kept back in their respective places after use. </w:t>
      </w:r>
    </w:p>
    <w:p w:rsidR="00ED5A6A" w:rsidRPr="00547B8C" w:rsidRDefault="00ED5A6A" w:rsidP="001657BB">
      <w:pPr>
        <w:pStyle w:val="NormalWeb"/>
        <w:numPr>
          <w:ilvl w:val="0"/>
          <w:numId w:val="313"/>
        </w:numPr>
      </w:pPr>
      <w:r w:rsidRPr="00547B8C">
        <w:rPr>
          <w:rStyle w:val="Strong"/>
        </w:rPr>
        <w:t>CCTV cameras</w:t>
      </w:r>
      <w:r w:rsidRPr="00547B8C">
        <w:t xml:space="preserve"> may be installed for surveillance and asset protection.</w:t>
      </w:r>
    </w:p>
    <w:p w:rsidR="00ED5A6A" w:rsidRPr="00547B8C" w:rsidRDefault="00ED5A6A" w:rsidP="001657BB">
      <w:pPr>
        <w:pStyle w:val="NormalWeb"/>
        <w:numPr>
          <w:ilvl w:val="0"/>
          <w:numId w:val="313"/>
        </w:numPr>
      </w:pPr>
      <w:r w:rsidRPr="00547B8C">
        <w:t xml:space="preserve">Only authorized personnel may access </w:t>
      </w:r>
      <w:r w:rsidRPr="00547B8C">
        <w:rPr>
          <w:rStyle w:val="Strong"/>
        </w:rPr>
        <w:t>network servers, storage rooms, and power panels</w:t>
      </w:r>
      <w:r w:rsidRPr="00547B8C">
        <w:t>.</w:t>
      </w:r>
    </w:p>
    <w:p w:rsidR="00ED5A6A" w:rsidRPr="00547B8C" w:rsidRDefault="00ED5A6A" w:rsidP="00FC7A63">
      <w:pPr>
        <w:pStyle w:val="NormalWeb"/>
        <w:rPr>
          <w:rStyle w:val="Strong"/>
        </w:rPr>
      </w:pPr>
      <w:r w:rsidRPr="00547B8C">
        <w:rPr>
          <w:rStyle w:val="Strong"/>
        </w:rPr>
        <w:t>Health and Safety</w:t>
      </w:r>
    </w:p>
    <w:p w:rsidR="00ED5A6A" w:rsidRPr="00547B8C" w:rsidRDefault="00ED5A6A" w:rsidP="001657BB">
      <w:pPr>
        <w:pStyle w:val="NormalWeb"/>
        <w:numPr>
          <w:ilvl w:val="0"/>
          <w:numId w:val="314"/>
        </w:numPr>
      </w:pPr>
      <w:r w:rsidRPr="00547B8C">
        <w:t xml:space="preserve">Proper </w:t>
      </w:r>
      <w:r w:rsidRPr="00547B8C">
        <w:rPr>
          <w:rStyle w:val="Strong"/>
        </w:rPr>
        <w:t>ventilation and lighting</w:t>
      </w:r>
      <w:r w:rsidRPr="00547B8C">
        <w:t xml:space="preserve"> must be maintained.</w:t>
      </w:r>
    </w:p>
    <w:p w:rsidR="00ED5A6A" w:rsidRPr="00547B8C" w:rsidRDefault="00ED5A6A" w:rsidP="001657BB">
      <w:pPr>
        <w:pStyle w:val="NormalWeb"/>
        <w:numPr>
          <w:ilvl w:val="0"/>
          <w:numId w:val="314"/>
        </w:numPr>
      </w:pPr>
      <w:r w:rsidRPr="00547B8C">
        <w:rPr>
          <w:rStyle w:val="Strong"/>
        </w:rPr>
        <w:t>Ergonomic furniture</w:t>
      </w:r>
      <w:r w:rsidRPr="00547B8C">
        <w:t xml:space="preserve"> should be used to reduce strain during long computer sessions.</w:t>
      </w:r>
    </w:p>
    <w:p w:rsidR="00ED5A6A" w:rsidRPr="00547B8C" w:rsidRDefault="00ED5A6A" w:rsidP="001657BB">
      <w:pPr>
        <w:pStyle w:val="NormalWeb"/>
        <w:numPr>
          <w:ilvl w:val="0"/>
          <w:numId w:val="314"/>
        </w:numPr>
      </w:pPr>
      <w:r w:rsidRPr="00547B8C">
        <w:rPr>
          <w:rStyle w:val="Strong"/>
        </w:rPr>
        <w:t>Fire extinguishers</w:t>
      </w:r>
      <w:r w:rsidRPr="00547B8C">
        <w:t xml:space="preserve"> and </w:t>
      </w:r>
      <w:r w:rsidRPr="00547B8C">
        <w:rPr>
          <w:rStyle w:val="Strong"/>
        </w:rPr>
        <w:t>emergency exits</w:t>
      </w:r>
      <w:r w:rsidRPr="00547B8C">
        <w:t xml:space="preserve"> must be clearly marked and functional.</w:t>
      </w:r>
    </w:p>
    <w:p w:rsidR="00ED5A6A" w:rsidRPr="00547B8C" w:rsidRDefault="00ED5A6A" w:rsidP="001657BB">
      <w:pPr>
        <w:pStyle w:val="NormalWeb"/>
        <w:numPr>
          <w:ilvl w:val="0"/>
          <w:numId w:val="314"/>
        </w:numPr>
      </w:pPr>
      <w:r w:rsidRPr="00547B8C">
        <w:t xml:space="preserve">Students </w:t>
      </w:r>
      <w:r w:rsidR="00FC7A63" w:rsidRPr="00547B8C">
        <w:t>must</w:t>
      </w:r>
      <w:r w:rsidRPr="00547B8C">
        <w:t xml:space="preserve"> be trained on </w:t>
      </w:r>
      <w:r w:rsidRPr="00547B8C">
        <w:rPr>
          <w:rStyle w:val="Strong"/>
        </w:rPr>
        <w:t>basic lab safety and emergency procedures</w:t>
      </w:r>
      <w:r w:rsidRPr="00547B8C">
        <w:t>.</w:t>
      </w:r>
    </w:p>
    <w:p w:rsidR="00ED5A6A" w:rsidRPr="00547B8C" w:rsidRDefault="00ED5A6A" w:rsidP="00ED5A6A">
      <w:pPr>
        <w:rPr>
          <w:rFonts w:ascii="Times New Roman" w:hAnsi="Times New Roman" w:cs="Times New Roman"/>
        </w:rPr>
      </w:pPr>
    </w:p>
    <w:p w:rsidR="00ED5A6A" w:rsidRPr="00547B8C" w:rsidRDefault="00ED5A6A" w:rsidP="00FC7A63">
      <w:pPr>
        <w:pStyle w:val="NormalWeb"/>
        <w:rPr>
          <w:rStyle w:val="Strong"/>
          <w:i/>
        </w:rPr>
      </w:pPr>
      <w:r w:rsidRPr="00547B8C">
        <w:rPr>
          <w:rStyle w:val="Strong"/>
          <w:i/>
        </w:rPr>
        <w:lastRenderedPageBreak/>
        <w:t>Training and Support</w:t>
      </w:r>
    </w:p>
    <w:p w:rsidR="00ED5A6A" w:rsidRPr="00547B8C" w:rsidRDefault="00ED5A6A" w:rsidP="001657BB">
      <w:pPr>
        <w:pStyle w:val="NormalWeb"/>
        <w:numPr>
          <w:ilvl w:val="0"/>
          <w:numId w:val="315"/>
        </w:numPr>
      </w:pPr>
      <w:r w:rsidRPr="00547B8C">
        <w:t xml:space="preserve">Students receive </w:t>
      </w:r>
      <w:r w:rsidRPr="00547B8C">
        <w:rPr>
          <w:rStyle w:val="Strong"/>
        </w:rPr>
        <w:t>orientation</w:t>
      </w:r>
      <w:r w:rsidRPr="00547B8C">
        <w:t xml:space="preserve"> on lab rules, ICT ethics, and data security at the start of each term.</w:t>
      </w:r>
    </w:p>
    <w:p w:rsidR="00ED5A6A" w:rsidRPr="00547B8C" w:rsidRDefault="00ED5A6A" w:rsidP="001657BB">
      <w:pPr>
        <w:pStyle w:val="NormalWeb"/>
        <w:numPr>
          <w:ilvl w:val="0"/>
          <w:numId w:val="315"/>
        </w:numPr>
      </w:pPr>
      <w:r w:rsidRPr="00547B8C">
        <w:t xml:space="preserve">Lab technicians and </w:t>
      </w:r>
      <w:r w:rsidR="00FC7A63" w:rsidRPr="00547B8C">
        <w:t>trainers</w:t>
      </w:r>
      <w:r w:rsidRPr="00547B8C">
        <w:t xml:space="preserve"> undergo </w:t>
      </w:r>
      <w:r w:rsidRPr="00547B8C">
        <w:rPr>
          <w:rStyle w:val="Strong"/>
        </w:rPr>
        <w:t>continuous ICT training</w:t>
      </w:r>
      <w:r w:rsidRPr="00547B8C">
        <w:t xml:space="preserve"> to stay updated with emerging technologies.</w:t>
      </w:r>
    </w:p>
    <w:p w:rsidR="00ED5A6A" w:rsidRPr="00547B8C" w:rsidRDefault="00C54327" w:rsidP="001657BB">
      <w:pPr>
        <w:pStyle w:val="NormalWeb"/>
        <w:numPr>
          <w:ilvl w:val="0"/>
          <w:numId w:val="315"/>
        </w:numPr>
      </w:pPr>
      <w:r w:rsidRPr="00547B8C">
        <w:t>Ruralnet ICT</w:t>
      </w:r>
      <w:r w:rsidR="00ED5A6A" w:rsidRPr="00547B8C">
        <w:t xml:space="preserve"> promotes </w:t>
      </w:r>
      <w:r w:rsidR="00ED5A6A" w:rsidRPr="00547B8C">
        <w:rPr>
          <w:rStyle w:val="Strong"/>
        </w:rPr>
        <w:t>ICT literacy programs</w:t>
      </w:r>
      <w:r w:rsidR="00ED5A6A" w:rsidRPr="00547B8C">
        <w:t xml:space="preserve"> for both staff and students.</w:t>
      </w:r>
    </w:p>
    <w:p w:rsidR="00ED5A6A" w:rsidRPr="00547B8C" w:rsidRDefault="00ED5A6A" w:rsidP="00ED5A6A">
      <w:pPr>
        <w:rPr>
          <w:rFonts w:ascii="Times New Roman" w:hAnsi="Times New Roman" w:cs="Times New Roman"/>
        </w:rPr>
      </w:pPr>
    </w:p>
    <w:p w:rsidR="00ED5A6A" w:rsidRPr="00547B8C" w:rsidRDefault="00ED5A6A" w:rsidP="00C037BB">
      <w:pPr>
        <w:pStyle w:val="NormalWeb"/>
        <w:rPr>
          <w:rStyle w:val="Strong"/>
          <w:i/>
        </w:rPr>
      </w:pPr>
      <w:r w:rsidRPr="00547B8C">
        <w:rPr>
          <w:rStyle w:val="Strong"/>
          <w:i/>
        </w:rPr>
        <w:t>Monitoring and Evaluation</w:t>
      </w:r>
    </w:p>
    <w:p w:rsidR="00ED5A6A" w:rsidRPr="00547B8C" w:rsidRDefault="00ED5A6A" w:rsidP="001657BB">
      <w:pPr>
        <w:pStyle w:val="NormalWeb"/>
        <w:numPr>
          <w:ilvl w:val="0"/>
          <w:numId w:val="316"/>
        </w:numPr>
        <w:spacing w:before="0" w:beforeAutospacing="0"/>
      </w:pPr>
      <w:r w:rsidRPr="00547B8C">
        <w:t xml:space="preserve">Lab usage and performance shall be </w:t>
      </w:r>
      <w:r w:rsidRPr="00547B8C">
        <w:rPr>
          <w:rStyle w:val="Strong"/>
        </w:rPr>
        <w:t xml:space="preserve">monitored through </w:t>
      </w:r>
      <w:r w:rsidRPr="00547B8C">
        <w:t>manual reports.</w:t>
      </w:r>
    </w:p>
    <w:p w:rsidR="00ED5A6A" w:rsidRPr="00547B8C" w:rsidRDefault="00ED5A6A" w:rsidP="001657BB">
      <w:pPr>
        <w:pStyle w:val="NormalWeb"/>
        <w:numPr>
          <w:ilvl w:val="0"/>
          <w:numId w:val="316"/>
        </w:numPr>
        <w:spacing w:before="0" w:beforeAutospacing="0"/>
      </w:pPr>
      <w:r w:rsidRPr="00547B8C">
        <w:t xml:space="preserve">Feedback is collected from users to identify </w:t>
      </w:r>
      <w:r w:rsidRPr="00547B8C">
        <w:rPr>
          <w:rStyle w:val="Strong"/>
        </w:rPr>
        <w:t>areas for improvement</w:t>
      </w:r>
      <w:r w:rsidRPr="00547B8C">
        <w:t>.</w:t>
      </w:r>
    </w:p>
    <w:p w:rsidR="00ED5A6A" w:rsidRPr="00547B8C" w:rsidRDefault="00ED5A6A" w:rsidP="001657BB">
      <w:pPr>
        <w:pStyle w:val="NormalWeb"/>
        <w:numPr>
          <w:ilvl w:val="0"/>
          <w:numId w:val="316"/>
        </w:numPr>
      </w:pPr>
      <w:r w:rsidRPr="00547B8C">
        <w:t xml:space="preserve">Periodic evaluations guide decisions on </w:t>
      </w:r>
      <w:r w:rsidRPr="00547B8C">
        <w:rPr>
          <w:rStyle w:val="Strong"/>
        </w:rPr>
        <w:t>upgrades, budgeting, and resource expansion</w:t>
      </w:r>
      <w:r w:rsidRPr="00547B8C">
        <w:t>.</w:t>
      </w:r>
    </w:p>
    <w:p w:rsidR="0049743E" w:rsidRPr="00547B8C" w:rsidRDefault="0049743E" w:rsidP="0005434E">
      <w:pPr>
        <w:pStyle w:val="NormalWeb"/>
        <w:rPr>
          <w:szCs w:val="28"/>
        </w:rPr>
      </w:pPr>
    </w:p>
    <w:p w:rsidR="00C037BB" w:rsidRPr="00547B8C" w:rsidRDefault="00C037BB" w:rsidP="00C037BB">
      <w:pPr>
        <w:pStyle w:val="NormalWeb"/>
        <w:rPr>
          <w:b/>
          <w:sz w:val="28"/>
          <w:szCs w:val="28"/>
        </w:rPr>
      </w:pPr>
      <w:r w:rsidRPr="00547B8C">
        <w:rPr>
          <w:b/>
          <w:sz w:val="28"/>
          <w:szCs w:val="28"/>
        </w:rPr>
        <w:t>Software Licensing and Maintenance Policy</w:t>
      </w:r>
    </w:p>
    <w:p w:rsidR="00BC152E" w:rsidRPr="00547B8C" w:rsidRDefault="00C037BB" w:rsidP="00BC152E">
      <w:pPr>
        <w:pStyle w:val="NormalWeb"/>
      </w:pPr>
      <w:r w:rsidRPr="00547B8C">
        <w:t xml:space="preserve">The </w:t>
      </w:r>
      <w:r w:rsidRPr="00547B8C">
        <w:rPr>
          <w:rStyle w:val="Strong"/>
        </w:rPr>
        <w:t>Software Licensing and Maintenance Policy</w:t>
      </w:r>
      <w:r w:rsidRPr="00547B8C">
        <w:t xml:space="preserve"> ensures that all software used within the Ruralnet is </w:t>
      </w:r>
      <w:r w:rsidRPr="00547B8C">
        <w:rPr>
          <w:rStyle w:val="Strong"/>
        </w:rPr>
        <w:t>legal, secure, properly maintained, and up-to-date</w:t>
      </w:r>
      <w:r w:rsidRPr="00547B8C">
        <w:t>.</w:t>
      </w:r>
      <w:r w:rsidRPr="00547B8C">
        <w:br/>
        <w:t xml:space="preserve">It aims to promote </w:t>
      </w:r>
      <w:r w:rsidRPr="00547B8C">
        <w:rPr>
          <w:rStyle w:val="Strong"/>
        </w:rPr>
        <w:t>compliance with intellectual property laws</w:t>
      </w:r>
      <w:r w:rsidRPr="00547B8C">
        <w:t xml:space="preserve">, prevent cybersecurity risks, and support the institution’s </w:t>
      </w:r>
      <w:r w:rsidRPr="00547B8C">
        <w:rPr>
          <w:rStyle w:val="Strong"/>
        </w:rPr>
        <w:t>academic and administrative efficiency</w:t>
      </w:r>
      <w:r w:rsidRPr="00547B8C">
        <w:t>.</w:t>
      </w:r>
      <w:r w:rsidR="00BC152E" w:rsidRPr="00547B8C">
        <w:t xml:space="preserve"> The main aim is;</w:t>
      </w:r>
    </w:p>
    <w:p w:rsidR="00C037BB" w:rsidRPr="00547B8C" w:rsidRDefault="00C037BB" w:rsidP="00BC152E">
      <w:pPr>
        <w:pStyle w:val="NormalWeb"/>
        <w:numPr>
          <w:ilvl w:val="0"/>
          <w:numId w:val="327"/>
        </w:numPr>
      </w:pPr>
      <w:r w:rsidRPr="00547B8C">
        <w:t xml:space="preserve">To ensure that all software is </w:t>
      </w:r>
      <w:r w:rsidRPr="00547B8C">
        <w:rPr>
          <w:rStyle w:val="Strong"/>
        </w:rPr>
        <w:t>genuinely acquired and properly licensed</w:t>
      </w:r>
      <w:r w:rsidRPr="00547B8C">
        <w:t>.</w:t>
      </w:r>
    </w:p>
    <w:p w:rsidR="00C037BB" w:rsidRPr="00547B8C" w:rsidRDefault="00C037BB" w:rsidP="00BC152E">
      <w:pPr>
        <w:pStyle w:val="NormalWeb"/>
        <w:numPr>
          <w:ilvl w:val="0"/>
          <w:numId w:val="327"/>
        </w:numPr>
      </w:pPr>
      <w:r w:rsidRPr="00547B8C">
        <w:t xml:space="preserve">To define procedures for </w:t>
      </w:r>
      <w:r w:rsidRPr="00547B8C">
        <w:rPr>
          <w:rStyle w:val="Strong"/>
        </w:rPr>
        <w:t>installation, maintenance, and updates</w:t>
      </w:r>
      <w:r w:rsidRPr="00547B8C">
        <w:t xml:space="preserve"> of institutional software.</w:t>
      </w:r>
    </w:p>
    <w:p w:rsidR="00C037BB" w:rsidRPr="00547B8C" w:rsidRDefault="00C037BB" w:rsidP="00BC152E">
      <w:pPr>
        <w:pStyle w:val="NormalWeb"/>
        <w:numPr>
          <w:ilvl w:val="0"/>
          <w:numId w:val="327"/>
        </w:numPr>
      </w:pPr>
      <w:r w:rsidRPr="00547B8C">
        <w:t xml:space="preserve">To protect the institution from </w:t>
      </w:r>
      <w:r w:rsidRPr="00547B8C">
        <w:rPr>
          <w:rStyle w:val="Strong"/>
        </w:rPr>
        <w:t>legal, financial, and security risks</w:t>
      </w:r>
      <w:r w:rsidRPr="00547B8C">
        <w:t xml:space="preserve"> related to unlicensed software.</w:t>
      </w:r>
    </w:p>
    <w:p w:rsidR="00C037BB" w:rsidRPr="00547B8C" w:rsidRDefault="00C037BB" w:rsidP="00BC152E">
      <w:pPr>
        <w:pStyle w:val="NormalWeb"/>
        <w:numPr>
          <w:ilvl w:val="0"/>
          <w:numId w:val="327"/>
        </w:numPr>
      </w:pPr>
      <w:r w:rsidRPr="00547B8C">
        <w:t xml:space="preserve">To promote the use of </w:t>
      </w:r>
      <w:r w:rsidRPr="00547B8C">
        <w:rPr>
          <w:rStyle w:val="Strong"/>
        </w:rPr>
        <w:t>open-source and educational software</w:t>
      </w:r>
      <w:r w:rsidRPr="00547B8C">
        <w:t xml:space="preserve"> where appropriate.</w:t>
      </w:r>
    </w:p>
    <w:p w:rsidR="00C037BB" w:rsidRPr="00547B8C" w:rsidRDefault="00C037BB" w:rsidP="00BC152E">
      <w:pPr>
        <w:pStyle w:val="NormalWeb"/>
        <w:numPr>
          <w:ilvl w:val="0"/>
          <w:numId w:val="327"/>
        </w:numPr>
      </w:pPr>
      <w:r w:rsidRPr="00547B8C">
        <w:t xml:space="preserve">To maintain </w:t>
      </w:r>
      <w:r w:rsidRPr="00547B8C">
        <w:rPr>
          <w:rStyle w:val="Strong"/>
        </w:rPr>
        <w:t>system reliability and user productivity</w:t>
      </w:r>
      <w:r w:rsidRPr="00547B8C">
        <w:t xml:space="preserve"> through regular updates and support.</w:t>
      </w:r>
    </w:p>
    <w:p w:rsidR="00C037BB" w:rsidRPr="00547B8C" w:rsidRDefault="00C037BB" w:rsidP="00C037BB">
      <w:pPr>
        <w:rPr>
          <w:rFonts w:ascii="Times New Roman" w:hAnsi="Times New Roman" w:cs="Times New Roman"/>
        </w:rPr>
      </w:pPr>
    </w:p>
    <w:p w:rsidR="00C037BB" w:rsidRPr="00547B8C" w:rsidRDefault="00C037BB" w:rsidP="008767B7">
      <w:pPr>
        <w:pStyle w:val="NormalWeb"/>
      </w:pPr>
      <w:r w:rsidRPr="00547B8C">
        <w:rPr>
          <w:rStyle w:val="Strong"/>
          <w:i/>
        </w:rPr>
        <w:t>Software Acquisition and Licensing</w:t>
      </w:r>
    </w:p>
    <w:p w:rsidR="00C037BB" w:rsidRPr="00547B8C" w:rsidRDefault="00C037BB" w:rsidP="0034701B">
      <w:pPr>
        <w:pStyle w:val="NormalWeb"/>
        <w:numPr>
          <w:ilvl w:val="0"/>
          <w:numId w:val="328"/>
        </w:numPr>
      </w:pPr>
      <w:r w:rsidRPr="00547B8C">
        <w:t xml:space="preserve">All software acquisitions must go through the </w:t>
      </w:r>
      <w:r w:rsidRPr="00547B8C">
        <w:rPr>
          <w:rStyle w:val="Strong"/>
        </w:rPr>
        <w:t>ICT Department</w:t>
      </w:r>
      <w:r w:rsidRPr="00547B8C">
        <w:t xml:space="preserve"> and follow institutional procurement procedures.</w:t>
      </w:r>
    </w:p>
    <w:p w:rsidR="00C037BB" w:rsidRPr="00547B8C" w:rsidRDefault="00C037BB" w:rsidP="0034701B">
      <w:pPr>
        <w:pStyle w:val="NormalWeb"/>
        <w:numPr>
          <w:ilvl w:val="0"/>
          <w:numId w:val="328"/>
        </w:numPr>
      </w:pPr>
      <w:r w:rsidRPr="00547B8C">
        <w:t xml:space="preserve">Software must be purchased only from </w:t>
      </w:r>
      <w:r w:rsidRPr="00547B8C">
        <w:rPr>
          <w:rStyle w:val="Strong"/>
        </w:rPr>
        <w:t>authorized vendors or developers</w:t>
      </w:r>
      <w:r w:rsidRPr="00547B8C">
        <w:t>.</w:t>
      </w:r>
    </w:p>
    <w:p w:rsidR="00C037BB" w:rsidRPr="00547B8C" w:rsidRDefault="00C037BB" w:rsidP="0034701B">
      <w:pPr>
        <w:pStyle w:val="NormalWeb"/>
        <w:numPr>
          <w:ilvl w:val="0"/>
          <w:numId w:val="328"/>
        </w:numPr>
      </w:pPr>
      <w:r w:rsidRPr="00547B8C">
        <w:t xml:space="preserve">Each software must have </w:t>
      </w:r>
      <w:r w:rsidRPr="00547B8C">
        <w:rPr>
          <w:rStyle w:val="Strong"/>
        </w:rPr>
        <w:t>valid license documentation</w:t>
      </w:r>
      <w:r w:rsidRPr="00547B8C">
        <w:t>, including:</w:t>
      </w:r>
    </w:p>
    <w:p w:rsidR="00C037BB" w:rsidRPr="00547B8C" w:rsidRDefault="00C037BB" w:rsidP="0034701B">
      <w:pPr>
        <w:pStyle w:val="NormalWeb"/>
        <w:numPr>
          <w:ilvl w:val="1"/>
          <w:numId w:val="329"/>
        </w:numPr>
      </w:pPr>
      <w:r w:rsidRPr="00547B8C">
        <w:t>License certificate or key</w:t>
      </w:r>
    </w:p>
    <w:p w:rsidR="00C037BB" w:rsidRPr="00547B8C" w:rsidRDefault="00C037BB" w:rsidP="0034701B">
      <w:pPr>
        <w:pStyle w:val="NormalWeb"/>
        <w:numPr>
          <w:ilvl w:val="1"/>
          <w:numId w:val="329"/>
        </w:numPr>
      </w:pPr>
      <w:r w:rsidRPr="00547B8C">
        <w:t>Proof of purchase (invoice or receipt)</w:t>
      </w:r>
    </w:p>
    <w:p w:rsidR="00C037BB" w:rsidRPr="00547B8C" w:rsidRDefault="00C037BB" w:rsidP="0034701B">
      <w:pPr>
        <w:pStyle w:val="NormalWeb"/>
        <w:numPr>
          <w:ilvl w:val="1"/>
          <w:numId w:val="329"/>
        </w:numPr>
      </w:pPr>
      <w:r w:rsidRPr="00547B8C">
        <w:t>Version and expiry details</w:t>
      </w:r>
    </w:p>
    <w:p w:rsidR="00C037BB" w:rsidRPr="00547B8C" w:rsidRDefault="00C037BB" w:rsidP="0034701B">
      <w:pPr>
        <w:pStyle w:val="NormalWeb"/>
        <w:numPr>
          <w:ilvl w:val="0"/>
          <w:numId w:val="328"/>
        </w:numPr>
      </w:pPr>
      <w:r w:rsidRPr="00547B8C">
        <w:lastRenderedPageBreak/>
        <w:t xml:space="preserve">The ICT </w:t>
      </w:r>
      <w:r w:rsidR="008767B7" w:rsidRPr="00547B8C">
        <w:t>Officer</w:t>
      </w:r>
      <w:r w:rsidRPr="00547B8C">
        <w:t xml:space="preserve"> maintains a </w:t>
      </w:r>
      <w:r w:rsidRPr="00547B8C">
        <w:rPr>
          <w:rStyle w:val="Strong"/>
        </w:rPr>
        <w:t>Software License Register</w:t>
      </w:r>
      <w:r w:rsidRPr="00547B8C">
        <w:t xml:space="preserve"> containing all this information.</w:t>
      </w:r>
    </w:p>
    <w:p w:rsidR="00BF1BA5" w:rsidRPr="00547B8C" w:rsidRDefault="00BF1BA5" w:rsidP="0034701B">
      <w:pPr>
        <w:pStyle w:val="NormalWeb"/>
        <w:numPr>
          <w:ilvl w:val="0"/>
          <w:numId w:val="328"/>
        </w:numPr>
        <w:rPr>
          <w:b/>
        </w:rPr>
      </w:pPr>
      <w:r w:rsidRPr="00547B8C">
        <w:rPr>
          <w:b/>
        </w:rPr>
        <w:t xml:space="preserve">No software shall be acquired through illegal means; by hacking, cracking or unauthorized software piracy.  </w:t>
      </w:r>
    </w:p>
    <w:p w:rsidR="00C037BB" w:rsidRPr="00547B8C" w:rsidRDefault="00C037BB" w:rsidP="001A65F8">
      <w:pPr>
        <w:pStyle w:val="NormalWeb"/>
        <w:rPr>
          <w:b/>
        </w:rPr>
      </w:pPr>
      <w:r w:rsidRPr="00547B8C">
        <w:rPr>
          <w:b/>
        </w:rPr>
        <w:t>Types of Software Licensing</w:t>
      </w:r>
    </w:p>
    <w:tbl>
      <w:tblPr>
        <w:tblStyle w:val="TableGrid"/>
        <w:tblW w:w="0" w:type="auto"/>
        <w:tblLook w:val="04A0" w:firstRow="1" w:lastRow="0" w:firstColumn="1" w:lastColumn="0" w:noHBand="0" w:noVBand="1"/>
      </w:tblPr>
      <w:tblGrid>
        <w:gridCol w:w="1934"/>
        <w:gridCol w:w="7416"/>
      </w:tblGrid>
      <w:tr w:rsidR="0034701B" w:rsidRPr="00547B8C" w:rsidTr="0034701B">
        <w:tc>
          <w:tcPr>
            <w:tcW w:w="0" w:type="auto"/>
            <w:hideMark/>
          </w:tcPr>
          <w:p w:rsidR="00C037BB" w:rsidRPr="00547B8C" w:rsidRDefault="00C037BB">
            <w:pPr>
              <w:jc w:val="center"/>
              <w:rPr>
                <w:rFonts w:ascii="Times New Roman" w:hAnsi="Times New Roman" w:cs="Times New Roman"/>
                <w:b/>
                <w:bCs/>
              </w:rPr>
            </w:pPr>
            <w:r w:rsidRPr="00547B8C">
              <w:rPr>
                <w:rStyle w:val="Strong"/>
                <w:rFonts w:ascii="Times New Roman" w:hAnsi="Times New Roman" w:cs="Times New Roman"/>
              </w:rPr>
              <w:t>Type</w:t>
            </w:r>
          </w:p>
        </w:tc>
        <w:tc>
          <w:tcPr>
            <w:tcW w:w="0" w:type="auto"/>
            <w:hideMark/>
          </w:tcPr>
          <w:p w:rsidR="00C037BB" w:rsidRPr="00547B8C" w:rsidRDefault="00C037BB">
            <w:pPr>
              <w:jc w:val="center"/>
              <w:rPr>
                <w:rFonts w:ascii="Times New Roman" w:hAnsi="Times New Roman" w:cs="Times New Roman"/>
                <w:b/>
                <w:bCs/>
              </w:rPr>
            </w:pPr>
            <w:r w:rsidRPr="00547B8C">
              <w:rPr>
                <w:rStyle w:val="Strong"/>
                <w:rFonts w:ascii="Times New Roman" w:hAnsi="Times New Roman" w:cs="Times New Roman"/>
              </w:rPr>
              <w:t>Description</w:t>
            </w:r>
          </w:p>
        </w:tc>
      </w:tr>
      <w:tr w:rsidR="0034701B" w:rsidRPr="00547B8C" w:rsidTr="0034701B">
        <w:tc>
          <w:tcPr>
            <w:tcW w:w="0" w:type="auto"/>
            <w:hideMark/>
          </w:tcPr>
          <w:p w:rsidR="00C037BB" w:rsidRPr="00547B8C" w:rsidRDefault="00C037BB">
            <w:pPr>
              <w:rPr>
                <w:rFonts w:ascii="Times New Roman" w:hAnsi="Times New Roman" w:cs="Times New Roman"/>
              </w:rPr>
            </w:pPr>
            <w:r w:rsidRPr="00547B8C">
              <w:rPr>
                <w:rStyle w:val="Strong"/>
                <w:rFonts w:ascii="Times New Roman" w:hAnsi="Times New Roman" w:cs="Times New Roman"/>
              </w:rPr>
              <w:t>Proprietary Software</w:t>
            </w:r>
          </w:p>
        </w:tc>
        <w:tc>
          <w:tcPr>
            <w:tcW w:w="0" w:type="auto"/>
            <w:hideMark/>
          </w:tcPr>
          <w:p w:rsidR="00C037BB" w:rsidRPr="00547B8C" w:rsidRDefault="00C037BB">
            <w:pPr>
              <w:rPr>
                <w:rFonts w:ascii="Times New Roman" w:hAnsi="Times New Roman" w:cs="Times New Roman"/>
              </w:rPr>
            </w:pPr>
            <w:r w:rsidRPr="00547B8C">
              <w:rPr>
                <w:rFonts w:ascii="Times New Roman" w:hAnsi="Times New Roman" w:cs="Times New Roman"/>
              </w:rPr>
              <w:t>Commercial software with paid licenses (e.g., Microsoft Office, Adobe, AutoCAD</w:t>
            </w:r>
            <w:r w:rsidR="0034701B" w:rsidRPr="00547B8C">
              <w:rPr>
                <w:rFonts w:ascii="Times New Roman" w:hAnsi="Times New Roman" w:cs="Times New Roman"/>
              </w:rPr>
              <w:t>, QuickBooks, printer keys, Photoshop</w:t>
            </w:r>
            <w:r w:rsidRPr="00547B8C">
              <w:rPr>
                <w:rFonts w:ascii="Times New Roman" w:hAnsi="Times New Roman" w:cs="Times New Roman"/>
              </w:rPr>
              <w:t>).</w:t>
            </w:r>
          </w:p>
        </w:tc>
      </w:tr>
      <w:tr w:rsidR="0034701B" w:rsidRPr="00547B8C" w:rsidTr="0034701B">
        <w:tc>
          <w:tcPr>
            <w:tcW w:w="0" w:type="auto"/>
            <w:hideMark/>
          </w:tcPr>
          <w:p w:rsidR="00C037BB" w:rsidRPr="00547B8C" w:rsidRDefault="00C037BB">
            <w:pPr>
              <w:rPr>
                <w:rFonts w:ascii="Times New Roman" w:hAnsi="Times New Roman" w:cs="Times New Roman"/>
              </w:rPr>
            </w:pPr>
            <w:r w:rsidRPr="00547B8C">
              <w:rPr>
                <w:rStyle w:val="Strong"/>
                <w:rFonts w:ascii="Times New Roman" w:hAnsi="Times New Roman" w:cs="Times New Roman"/>
              </w:rPr>
              <w:t>Open-Source Software</w:t>
            </w:r>
          </w:p>
        </w:tc>
        <w:tc>
          <w:tcPr>
            <w:tcW w:w="0" w:type="auto"/>
            <w:hideMark/>
          </w:tcPr>
          <w:p w:rsidR="00C037BB" w:rsidRPr="00547B8C" w:rsidRDefault="00C037BB" w:rsidP="0034701B">
            <w:pPr>
              <w:rPr>
                <w:rFonts w:ascii="Times New Roman" w:hAnsi="Times New Roman" w:cs="Times New Roman"/>
              </w:rPr>
            </w:pPr>
            <w:r w:rsidRPr="00547B8C">
              <w:rPr>
                <w:rFonts w:ascii="Times New Roman" w:hAnsi="Times New Roman" w:cs="Times New Roman"/>
              </w:rPr>
              <w:t xml:space="preserve">Free software that can be used and customized under open licenses (e.g., </w:t>
            </w:r>
            <w:r w:rsidR="0034701B" w:rsidRPr="00547B8C">
              <w:rPr>
                <w:rFonts w:ascii="Times New Roman" w:hAnsi="Times New Roman" w:cs="Times New Roman"/>
              </w:rPr>
              <w:t>SQL</w:t>
            </w:r>
            <w:r w:rsidRPr="00547B8C">
              <w:rPr>
                <w:rFonts w:ascii="Times New Roman" w:hAnsi="Times New Roman" w:cs="Times New Roman"/>
              </w:rPr>
              <w:t>,</w:t>
            </w:r>
            <w:r w:rsidR="0034701B" w:rsidRPr="00547B8C">
              <w:rPr>
                <w:rFonts w:ascii="Times New Roman" w:hAnsi="Times New Roman" w:cs="Times New Roman"/>
              </w:rPr>
              <w:t xml:space="preserve"> win11, Xamp, Visual studio, Web browsers, 360TS,</w:t>
            </w:r>
            <w:r w:rsidRPr="00547B8C">
              <w:rPr>
                <w:rFonts w:ascii="Times New Roman" w:hAnsi="Times New Roman" w:cs="Times New Roman"/>
              </w:rPr>
              <w:t xml:space="preserve"> LibreOffice).</w:t>
            </w:r>
          </w:p>
        </w:tc>
      </w:tr>
      <w:tr w:rsidR="0034701B" w:rsidRPr="00547B8C" w:rsidTr="0034701B">
        <w:tc>
          <w:tcPr>
            <w:tcW w:w="0" w:type="auto"/>
            <w:hideMark/>
          </w:tcPr>
          <w:p w:rsidR="00C037BB" w:rsidRPr="00547B8C" w:rsidRDefault="00C037BB">
            <w:pPr>
              <w:rPr>
                <w:rFonts w:ascii="Times New Roman" w:hAnsi="Times New Roman" w:cs="Times New Roman"/>
              </w:rPr>
            </w:pPr>
            <w:r w:rsidRPr="00547B8C">
              <w:rPr>
                <w:rStyle w:val="Strong"/>
                <w:rFonts w:ascii="Times New Roman" w:hAnsi="Times New Roman" w:cs="Times New Roman"/>
              </w:rPr>
              <w:t>Educational Licenses</w:t>
            </w:r>
          </w:p>
        </w:tc>
        <w:tc>
          <w:tcPr>
            <w:tcW w:w="0" w:type="auto"/>
            <w:hideMark/>
          </w:tcPr>
          <w:p w:rsidR="00C037BB" w:rsidRPr="00547B8C" w:rsidRDefault="00C037BB">
            <w:pPr>
              <w:rPr>
                <w:rFonts w:ascii="Times New Roman" w:hAnsi="Times New Roman" w:cs="Times New Roman"/>
              </w:rPr>
            </w:pPr>
            <w:r w:rsidRPr="00547B8C">
              <w:rPr>
                <w:rFonts w:ascii="Times New Roman" w:hAnsi="Times New Roman" w:cs="Times New Roman"/>
              </w:rPr>
              <w:t>Academic or discounted versions for institutions (e.g., Microsoft Academic, Autodesk Education).</w:t>
            </w:r>
          </w:p>
        </w:tc>
      </w:tr>
      <w:tr w:rsidR="0034701B" w:rsidRPr="00547B8C" w:rsidTr="0034701B">
        <w:tc>
          <w:tcPr>
            <w:tcW w:w="0" w:type="auto"/>
            <w:hideMark/>
          </w:tcPr>
          <w:p w:rsidR="00C037BB" w:rsidRPr="00547B8C" w:rsidRDefault="00C037BB">
            <w:pPr>
              <w:rPr>
                <w:rFonts w:ascii="Times New Roman" w:hAnsi="Times New Roman" w:cs="Times New Roman"/>
              </w:rPr>
            </w:pPr>
            <w:r w:rsidRPr="00547B8C">
              <w:rPr>
                <w:rStyle w:val="Strong"/>
                <w:rFonts w:ascii="Times New Roman" w:hAnsi="Times New Roman" w:cs="Times New Roman"/>
              </w:rPr>
              <w:t>Subscription-Based</w:t>
            </w:r>
          </w:p>
        </w:tc>
        <w:tc>
          <w:tcPr>
            <w:tcW w:w="0" w:type="auto"/>
            <w:hideMark/>
          </w:tcPr>
          <w:p w:rsidR="00C037BB" w:rsidRPr="00547B8C" w:rsidRDefault="00C037BB">
            <w:pPr>
              <w:rPr>
                <w:rFonts w:ascii="Times New Roman" w:hAnsi="Times New Roman" w:cs="Times New Roman"/>
              </w:rPr>
            </w:pPr>
            <w:r w:rsidRPr="00547B8C">
              <w:rPr>
                <w:rFonts w:ascii="Times New Roman" w:hAnsi="Times New Roman" w:cs="Times New Roman"/>
              </w:rPr>
              <w:t>Software paid for on a renewable monthly or yearly basis (e.g., Office 365, cloud tools</w:t>
            </w:r>
            <w:r w:rsidR="001A65F8" w:rsidRPr="00547B8C">
              <w:rPr>
                <w:rFonts w:ascii="Times New Roman" w:hAnsi="Times New Roman" w:cs="Times New Roman"/>
              </w:rPr>
              <w:t>, Namecheap domain, Quickbooks</w:t>
            </w:r>
            <w:r w:rsidRPr="00547B8C">
              <w:rPr>
                <w:rFonts w:ascii="Times New Roman" w:hAnsi="Times New Roman" w:cs="Times New Roman"/>
              </w:rPr>
              <w:t>).</w:t>
            </w:r>
          </w:p>
        </w:tc>
      </w:tr>
    </w:tbl>
    <w:p w:rsidR="00C037BB" w:rsidRPr="00547B8C" w:rsidRDefault="00C037BB" w:rsidP="001A65F8">
      <w:pPr>
        <w:pStyle w:val="NormalWeb"/>
        <w:numPr>
          <w:ilvl w:val="0"/>
          <w:numId w:val="331"/>
        </w:numPr>
      </w:pPr>
      <w:r w:rsidRPr="00547B8C">
        <w:t xml:space="preserve">Software installation without proper authorization or license is </w:t>
      </w:r>
      <w:r w:rsidRPr="00547B8C">
        <w:rPr>
          <w:rStyle w:val="Strong"/>
        </w:rPr>
        <w:t>strictly prohibited</w:t>
      </w:r>
      <w:r w:rsidRPr="00547B8C">
        <w:t>.</w:t>
      </w:r>
    </w:p>
    <w:p w:rsidR="00C037BB" w:rsidRPr="00547B8C" w:rsidRDefault="00C037BB" w:rsidP="001A65F8">
      <w:pPr>
        <w:pStyle w:val="NormalWeb"/>
        <w:numPr>
          <w:ilvl w:val="0"/>
          <w:numId w:val="331"/>
        </w:numPr>
      </w:pPr>
      <w:r w:rsidRPr="00547B8C">
        <w:t xml:space="preserve">Periodic </w:t>
      </w:r>
      <w:r w:rsidRPr="00547B8C">
        <w:rPr>
          <w:rStyle w:val="Strong"/>
        </w:rPr>
        <w:t>software audits</w:t>
      </w:r>
      <w:r w:rsidRPr="00547B8C">
        <w:t xml:space="preserve"> shall be conducted to verify compliance</w:t>
      </w:r>
      <w:r w:rsidR="001A65F8" w:rsidRPr="00547B8C">
        <w:t xml:space="preserve"> annually</w:t>
      </w:r>
      <w:r w:rsidRPr="00547B8C">
        <w:t>.</w:t>
      </w:r>
    </w:p>
    <w:p w:rsidR="00C037BB" w:rsidRPr="00547B8C" w:rsidRDefault="00C037BB" w:rsidP="001A65F8">
      <w:pPr>
        <w:pStyle w:val="NormalWeb"/>
        <w:numPr>
          <w:ilvl w:val="0"/>
          <w:numId w:val="331"/>
        </w:numPr>
      </w:pPr>
      <w:r w:rsidRPr="00547B8C">
        <w:t xml:space="preserve">Expired or unused licenses must be </w:t>
      </w:r>
      <w:r w:rsidRPr="00547B8C">
        <w:rPr>
          <w:rStyle w:val="Strong"/>
        </w:rPr>
        <w:t>renewed, transferred, or deactivated</w:t>
      </w:r>
      <w:r w:rsidRPr="00547B8C">
        <w:t xml:space="preserve"> as appropriate.</w:t>
      </w:r>
    </w:p>
    <w:p w:rsidR="00C037BB" w:rsidRPr="00547B8C" w:rsidRDefault="00C037BB" w:rsidP="001A65F8">
      <w:pPr>
        <w:pStyle w:val="NormalWeb"/>
        <w:numPr>
          <w:ilvl w:val="0"/>
          <w:numId w:val="331"/>
        </w:numPr>
      </w:pPr>
      <w:r w:rsidRPr="00547B8C">
        <w:t xml:space="preserve">Copying, sharing, or distributing licensed software without permission is a </w:t>
      </w:r>
      <w:r w:rsidRPr="00547B8C">
        <w:rPr>
          <w:rStyle w:val="Strong"/>
        </w:rPr>
        <w:t>disciplinary and legal offense</w:t>
      </w:r>
      <w:r w:rsidRPr="00547B8C">
        <w:t>.</w:t>
      </w:r>
    </w:p>
    <w:p w:rsidR="00C037BB" w:rsidRPr="00547B8C" w:rsidRDefault="00C037BB" w:rsidP="00C037BB">
      <w:pPr>
        <w:rPr>
          <w:rFonts w:ascii="Times New Roman" w:hAnsi="Times New Roman" w:cs="Times New Roman"/>
        </w:rPr>
      </w:pPr>
    </w:p>
    <w:p w:rsidR="00C037BB" w:rsidRPr="00547B8C" w:rsidRDefault="00C037BB" w:rsidP="001A65F8">
      <w:pPr>
        <w:pStyle w:val="NormalWeb"/>
        <w:rPr>
          <w:rStyle w:val="Strong"/>
          <w:i/>
        </w:rPr>
      </w:pPr>
      <w:r w:rsidRPr="00547B8C">
        <w:rPr>
          <w:rStyle w:val="Strong"/>
          <w:i/>
        </w:rPr>
        <w:t>Software Installation and Configuration</w:t>
      </w:r>
    </w:p>
    <w:p w:rsidR="00C037BB" w:rsidRPr="00547B8C" w:rsidRDefault="00C037BB" w:rsidP="001A65F8">
      <w:pPr>
        <w:pStyle w:val="NormalWeb"/>
        <w:numPr>
          <w:ilvl w:val="0"/>
          <w:numId w:val="333"/>
        </w:numPr>
      </w:pPr>
      <w:r w:rsidRPr="00547B8C">
        <w:t xml:space="preserve">Only </w:t>
      </w:r>
      <w:r w:rsidRPr="00547B8C">
        <w:rPr>
          <w:rStyle w:val="Strong"/>
        </w:rPr>
        <w:t xml:space="preserve">ICT </w:t>
      </w:r>
      <w:r w:rsidR="001A65F8" w:rsidRPr="00547B8C">
        <w:rPr>
          <w:rStyle w:val="Strong"/>
        </w:rPr>
        <w:t>officer</w:t>
      </w:r>
      <w:r w:rsidRPr="00547B8C">
        <w:t xml:space="preserve"> </w:t>
      </w:r>
      <w:r w:rsidR="001A65F8" w:rsidRPr="00547B8C">
        <w:t>should</w:t>
      </w:r>
      <w:r w:rsidRPr="00547B8C">
        <w:t xml:space="preserve"> install or configure software.</w:t>
      </w:r>
    </w:p>
    <w:p w:rsidR="00C037BB" w:rsidRPr="00547B8C" w:rsidRDefault="00C037BB" w:rsidP="001A65F8">
      <w:pPr>
        <w:pStyle w:val="NormalWeb"/>
        <w:numPr>
          <w:ilvl w:val="0"/>
          <w:numId w:val="333"/>
        </w:numPr>
      </w:pPr>
      <w:r w:rsidRPr="00547B8C">
        <w:t xml:space="preserve">Each installation must follow the </w:t>
      </w:r>
      <w:r w:rsidRPr="00547B8C">
        <w:rPr>
          <w:rStyle w:val="Strong"/>
        </w:rPr>
        <w:t>standardized setup checklist</w:t>
      </w:r>
      <w:r w:rsidRPr="00547B8C">
        <w:t xml:space="preserve"> to ensure compatibility and security.</w:t>
      </w:r>
      <w:r w:rsidR="001A65F8" w:rsidRPr="00547B8C">
        <w:t xml:space="preserve"> </w:t>
      </w:r>
    </w:p>
    <w:p w:rsidR="00C037BB" w:rsidRPr="00547B8C" w:rsidRDefault="00C037BB" w:rsidP="001A65F8">
      <w:pPr>
        <w:pStyle w:val="NormalWeb"/>
        <w:numPr>
          <w:ilvl w:val="0"/>
          <w:numId w:val="333"/>
        </w:numPr>
      </w:pPr>
      <w:r w:rsidRPr="00547B8C">
        <w:t xml:space="preserve">Personal software installations by students on institutional devices are </w:t>
      </w:r>
      <w:r w:rsidRPr="00547B8C">
        <w:rPr>
          <w:rStyle w:val="Strong"/>
        </w:rPr>
        <w:t>not allowed</w:t>
      </w:r>
      <w:r w:rsidRPr="00547B8C">
        <w:t xml:space="preserve"> unless approved.</w:t>
      </w:r>
    </w:p>
    <w:p w:rsidR="00C037BB" w:rsidRPr="00547B8C" w:rsidRDefault="00C037BB" w:rsidP="001A65F8">
      <w:pPr>
        <w:pStyle w:val="NormalWeb"/>
        <w:numPr>
          <w:ilvl w:val="0"/>
          <w:numId w:val="333"/>
        </w:numPr>
      </w:pPr>
      <w:r w:rsidRPr="00547B8C">
        <w:t xml:space="preserve">Any installation on lab computers must maintain </w:t>
      </w:r>
      <w:r w:rsidRPr="00547B8C">
        <w:rPr>
          <w:rStyle w:val="Strong"/>
        </w:rPr>
        <w:t>uniform configurations</w:t>
      </w:r>
      <w:r w:rsidRPr="00547B8C">
        <w:t xml:space="preserve"> for easier management and troubleshooting.</w:t>
      </w:r>
    </w:p>
    <w:p w:rsidR="00C037BB" w:rsidRPr="00547B8C" w:rsidRDefault="00C037BB" w:rsidP="001A65F8">
      <w:pPr>
        <w:pStyle w:val="NormalWeb"/>
        <w:numPr>
          <w:ilvl w:val="0"/>
          <w:numId w:val="333"/>
        </w:numPr>
      </w:pPr>
      <w:r w:rsidRPr="00547B8C">
        <w:t xml:space="preserve">The ICT Department shall keep </w:t>
      </w:r>
      <w:r w:rsidRPr="00547B8C">
        <w:rPr>
          <w:rStyle w:val="Strong"/>
        </w:rPr>
        <w:t>records of installed versions</w:t>
      </w:r>
      <w:r w:rsidRPr="00547B8C">
        <w:t xml:space="preserve"> and ensure compatibility with operating systems and hardware.</w:t>
      </w:r>
    </w:p>
    <w:p w:rsidR="00C037BB" w:rsidRPr="00547B8C" w:rsidRDefault="00C037BB" w:rsidP="001A65F8">
      <w:pPr>
        <w:pStyle w:val="NormalWeb"/>
        <w:numPr>
          <w:ilvl w:val="0"/>
          <w:numId w:val="333"/>
        </w:numPr>
      </w:pPr>
      <w:r w:rsidRPr="00547B8C">
        <w:t xml:space="preserve">Outdated or unsupported software must be </w:t>
      </w:r>
      <w:r w:rsidRPr="00547B8C">
        <w:rPr>
          <w:rStyle w:val="Strong"/>
        </w:rPr>
        <w:t>phased out</w:t>
      </w:r>
      <w:r w:rsidRPr="00547B8C">
        <w:t xml:space="preserve"> systematically to avoid security vulnerabilities.</w:t>
      </w:r>
    </w:p>
    <w:p w:rsidR="00C037BB" w:rsidRPr="00547B8C" w:rsidRDefault="00C037BB" w:rsidP="00C037BB">
      <w:pPr>
        <w:rPr>
          <w:rFonts w:ascii="Times New Roman" w:hAnsi="Times New Roman" w:cs="Times New Roman"/>
        </w:rPr>
      </w:pPr>
    </w:p>
    <w:p w:rsidR="00C037BB" w:rsidRPr="00547B8C" w:rsidRDefault="00C037BB" w:rsidP="001A65F8">
      <w:pPr>
        <w:pStyle w:val="NormalWeb"/>
        <w:rPr>
          <w:rStyle w:val="Strong"/>
          <w:i/>
        </w:rPr>
      </w:pPr>
      <w:r w:rsidRPr="00547B8C">
        <w:rPr>
          <w:rStyle w:val="Strong"/>
          <w:i/>
        </w:rPr>
        <w:t>Software Maintenance and Updates</w:t>
      </w:r>
    </w:p>
    <w:p w:rsidR="00C037BB" w:rsidRPr="00547B8C" w:rsidRDefault="00C037BB" w:rsidP="001A65F8">
      <w:pPr>
        <w:pStyle w:val="NormalWeb"/>
        <w:rPr>
          <w:b/>
        </w:rPr>
      </w:pPr>
      <w:r w:rsidRPr="00547B8C">
        <w:rPr>
          <w:b/>
        </w:rPr>
        <w:t>Regular Updates</w:t>
      </w:r>
    </w:p>
    <w:p w:rsidR="00C037BB" w:rsidRPr="00547B8C" w:rsidRDefault="00C037BB" w:rsidP="001A65F8">
      <w:pPr>
        <w:pStyle w:val="NormalWeb"/>
      </w:pPr>
      <w:r w:rsidRPr="00547B8C">
        <w:t xml:space="preserve">All institutional computers must have </w:t>
      </w:r>
      <w:r w:rsidR="001A65F8" w:rsidRPr="00547B8C">
        <w:rPr>
          <w:rStyle w:val="Strong"/>
        </w:rPr>
        <w:t>weekly updates</w:t>
      </w:r>
      <w:r w:rsidRPr="00547B8C">
        <w:t xml:space="preserve"> for:</w:t>
      </w:r>
    </w:p>
    <w:p w:rsidR="00C037BB" w:rsidRPr="00547B8C" w:rsidRDefault="00C037BB" w:rsidP="006475D8">
      <w:pPr>
        <w:pStyle w:val="NormalWeb"/>
        <w:numPr>
          <w:ilvl w:val="1"/>
          <w:numId w:val="336"/>
        </w:numPr>
      </w:pPr>
      <w:r w:rsidRPr="00547B8C">
        <w:lastRenderedPageBreak/>
        <w:t>Operating systems</w:t>
      </w:r>
    </w:p>
    <w:p w:rsidR="00C037BB" w:rsidRPr="00547B8C" w:rsidRDefault="00C037BB" w:rsidP="006475D8">
      <w:pPr>
        <w:pStyle w:val="NormalWeb"/>
        <w:numPr>
          <w:ilvl w:val="1"/>
          <w:numId w:val="336"/>
        </w:numPr>
      </w:pPr>
      <w:r w:rsidRPr="00547B8C">
        <w:t>Security patches</w:t>
      </w:r>
    </w:p>
    <w:p w:rsidR="00C037BB" w:rsidRPr="00547B8C" w:rsidRDefault="00C037BB" w:rsidP="006475D8">
      <w:pPr>
        <w:pStyle w:val="NormalWeb"/>
        <w:numPr>
          <w:ilvl w:val="1"/>
          <w:numId w:val="336"/>
        </w:numPr>
      </w:pPr>
      <w:r w:rsidRPr="00547B8C">
        <w:t>Applications and utilities</w:t>
      </w:r>
    </w:p>
    <w:p w:rsidR="00C037BB" w:rsidRPr="00547B8C" w:rsidRDefault="00C037BB" w:rsidP="001A65F8">
      <w:pPr>
        <w:pStyle w:val="NormalWeb"/>
        <w:rPr>
          <w:b/>
        </w:rPr>
      </w:pPr>
      <w:r w:rsidRPr="00547B8C">
        <w:rPr>
          <w:b/>
        </w:rPr>
        <w:t>Technical Support</w:t>
      </w:r>
    </w:p>
    <w:p w:rsidR="00C037BB" w:rsidRPr="00547B8C" w:rsidRDefault="00C037BB" w:rsidP="006475D8">
      <w:pPr>
        <w:pStyle w:val="NormalWeb"/>
        <w:numPr>
          <w:ilvl w:val="0"/>
          <w:numId w:val="335"/>
        </w:numPr>
      </w:pPr>
      <w:r w:rsidRPr="00547B8C">
        <w:t xml:space="preserve">The ICT Department provides </w:t>
      </w:r>
      <w:r w:rsidRPr="00547B8C">
        <w:rPr>
          <w:rStyle w:val="Strong"/>
        </w:rPr>
        <w:t>routine maintenance and troubleshooting</w:t>
      </w:r>
      <w:r w:rsidRPr="00547B8C">
        <w:t xml:space="preserve"> for all software-related issues.</w:t>
      </w:r>
    </w:p>
    <w:p w:rsidR="00C037BB" w:rsidRPr="00547B8C" w:rsidRDefault="00C037BB" w:rsidP="006475D8">
      <w:pPr>
        <w:pStyle w:val="NormalWeb"/>
        <w:numPr>
          <w:ilvl w:val="0"/>
          <w:numId w:val="335"/>
        </w:numPr>
      </w:pPr>
      <w:r w:rsidRPr="00547B8C">
        <w:t>Maintenance logs must record:</w:t>
      </w:r>
    </w:p>
    <w:p w:rsidR="00C037BB" w:rsidRPr="00547B8C" w:rsidRDefault="00C037BB" w:rsidP="006475D8">
      <w:pPr>
        <w:pStyle w:val="NormalWeb"/>
        <w:numPr>
          <w:ilvl w:val="1"/>
          <w:numId w:val="334"/>
        </w:numPr>
      </w:pPr>
      <w:r w:rsidRPr="00547B8C">
        <w:t>Software problems encountered</w:t>
      </w:r>
    </w:p>
    <w:p w:rsidR="00C037BB" w:rsidRPr="00547B8C" w:rsidRDefault="00C037BB" w:rsidP="006475D8">
      <w:pPr>
        <w:pStyle w:val="NormalWeb"/>
        <w:numPr>
          <w:ilvl w:val="1"/>
          <w:numId w:val="334"/>
        </w:numPr>
      </w:pPr>
      <w:r w:rsidRPr="00547B8C">
        <w:t>Actions taken</w:t>
      </w:r>
    </w:p>
    <w:p w:rsidR="00C037BB" w:rsidRPr="00547B8C" w:rsidRDefault="00C037BB" w:rsidP="006475D8">
      <w:pPr>
        <w:pStyle w:val="NormalWeb"/>
        <w:numPr>
          <w:ilvl w:val="1"/>
          <w:numId w:val="334"/>
        </w:numPr>
      </w:pPr>
      <w:r w:rsidRPr="00547B8C">
        <w:t>Date and person responsible</w:t>
      </w:r>
    </w:p>
    <w:p w:rsidR="006475D8" w:rsidRPr="00547B8C" w:rsidRDefault="006475D8" w:rsidP="006475D8">
      <w:pPr>
        <w:pStyle w:val="NormalWeb"/>
        <w:numPr>
          <w:ilvl w:val="1"/>
          <w:numId w:val="334"/>
        </w:numPr>
      </w:pPr>
      <w:r w:rsidRPr="00547B8C">
        <w:t>Funds incurred</w:t>
      </w:r>
    </w:p>
    <w:p w:rsidR="00C037BB" w:rsidRPr="00547B8C" w:rsidRDefault="00C037BB" w:rsidP="00C037BB">
      <w:pPr>
        <w:pStyle w:val="NormalWeb"/>
        <w:numPr>
          <w:ilvl w:val="0"/>
          <w:numId w:val="323"/>
        </w:numPr>
      </w:pPr>
      <w:r w:rsidRPr="00547B8C">
        <w:t xml:space="preserve">Vendors or developers may be contacted for </w:t>
      </w:r>
      <w:r w:rsidRPr="00547B8C">
        <w:rPr>
          <w:rStyle w:val="Strong"/>
        </w:rPr>
        <w:t>specialized support</w:t>
      </w:r>
      <w:r w:rsidRPr="00547B8C">
        <w:t xml:space="preserve"> when under warranty or service contract.</w:t>
      </w:r>
    </w:p>
    <w:p w:rsidR="00C037BB" w:rsidRPr="00547B8C" w:rsidRDefault="00C037BB" w:rsidP="006475D8">
      <w:pPr>
        <w:pStyle w:val="NormalWeb"/>
        <w:rPr>
          <w:b/>
        </w:rPr>
      </w:pPr>
      <w:r w:rsidRPr="00547B8C">
        <w:rPr>
          <w:b/>
        </w:rPr>
        <w:t>Backup and Data Protection</w:t>
      </w:r>
    </w:p>
    <w:p w:rsidR="00C037BB" w:rsidRPr="00547B8C" w:rsidRDefault="00C037BB" w:rsidP="00DF4B35">
      <w:pPr>
        <w:pStyle w:val="NormalWeb"/>
        <w:numPr>
          <w:ilvl w:val="0"/>
          <w:numId w:val="337"/>
        </w:numPr>
      </w:pPr>
      <w:r w:rsidRPr="00547B8C">
        <w:t xml:space="preserve">Critical systems (e.g., databases, ERP, LMS) </w:t>
      </w:r>
      <w:r w:rsidR="00B32F43" w:rsidRPr="00547B8C">
        <w:t xml:space="preserve">contain </w:t>
      </w:r>
      <w:r w:rsidRPr="00547B8C">
        <w:rPr>
          <w:rStyle w:val="Strong"/>
        </w:rPr>
        <w:t>backups</w:t>
      </w:r>
      <w:r w:rsidRPr="00547B8C">
        <w:t xml:space="preserve"> stored securely on servers </w:t>
      </w:r>
      <w:r w:rsidR="00B32F43" w:rsidRPr="00547B8C">
        <w:t>laptop (No. 12 [Source File]) and RuralNet drive account</w:t>
      </w:r>
      <w:r w:rsidRPr="00547B8C">
        <w:t>.</w:t>
      </w:r>
    </w:p>
    <w:p w:rsidR="00C037BB" w:rsidRPr="00547B8C" w:rsidRDefault="00C037BB" w:rsidP="00DF4B35">
      <w:pPr>
        <w:pStyle w:val="NormalWeb"/>
        <w:numPr>
          <w:ilvl w:val="0"/>
          <w:numId w:val="337"/>
        </w:numPr>
      </w:pPr>
      <w:r w:rsidRPr="00547B8C">
        <w:t>Backups must be tested periodically to ensure recoverability.</w:t>
      </w:r>
    </w:p>
    <w:p w:rsidR="00C037BB" w:rsidRPr="00547B8C" w:rsidRDefault="00C037BB" w:rsidP="00DF4B35">
      <w:pPr>
        <w:pStyle w:val="NormalWeb"/>
        <w:numPr>
          <w:ilvl w:val="0"/>
          <w:numId w:val="337"/>
        </w:numPr>
      </w:pPr>
      <w:r w:rsidRPr="00547B8C">
        <w:t xml:space="preserve">Security software (antivirus, firewall) must be </w:t>
      </w:r>
      <w:r w:rsidR="00DF4B35" w:rsidRPr="00547B8C">
        <w:rPr>
          <w:rStyle w:val="Strong"/>
        </w:rPr>
        <w:t>weekly</w:t>
      </w:r>
      <w:r w:rsidRPr="00547B8C">
        <w:rPr>
          <w:rStyle w:val="Strong"/>
        </w:rPr>
        <w:t xml:space="preserve"> updated</w:t>
      </w:r>
      <w:r w:rsidRPr="00547B8C">
        <w:t xml:space="preserve"> to protect against threats.</w:t>
      </w:r>
    </w:p>
    <w:p w:rsidR="00C037BB" w:rsidRPr="00547B8C" w:rsidRDefault="00C037BB" w:rsidP="00C037BB">
      <w:pPr>
        <w:rPr>
          <w:rFonts w:ascii="Times New Roman" w:hAnsi="Times New Roman" w:cs="Times New Roman"/>
        </w:rPr>
      </w:pPr>
    </w:p>
    <w:p w:rsidR="00C037BB" w:rsidRPr="00547B8C" w:rsidRDefault="00C037BB" w:rsidP="00DF4B35">
      <w:pPr>
        <w:pStyle w:val="NormalWeb"/>
        <w:rPr>
          <w:rStyle w:val="Strong"/>
          <w:i/>
        </w:rPr>
      </w:pPr>
      <w:r w:rsidRPr="00547B8C">
        <w:rPr>
          <w:rStyle w:val="Strong"/>
          <w:i/>
        </w:rPr>
        <w:t>Open Source and Institutional Software Policy</w:t>
      </w:r>
    </w:p>
    <w:p w:rsidR="00C037BB" w:rsidRPr="00547B8C" w:rsidRDefault="00C037BB" w:rsidP="00DF4B35">
      <w:pPr>
        <w:pStyle w:val="NormalWeb"/>
        <w:numPr>
          <w:ilvl w:val="0"/>
          <w:numId w:val="338"/>
        </w:numPr>
      </w:pPr>
      <w:r w:rsidRPr="00547B8C">
        <w:t xml:space="preserve">The institution encourages the use of </w:t>
      </w:r>
      <w:r w:rsidRPr="00547B8C">
        <w:rPr>
          <w:rStyle w:val="Strong"/>
        </w:rPr>
        <w:t>open-source software</w:t>
      </w:r>
      <w:r w:rsidRPr="00547B8C">
        <w:t xml:space="preserve"> for educational and cost-saving purposes where feasible.</w:t>
      </w:r>
    </w:p>
    <w:p w:rsidR="00C037BB" w:rsidRPr="00547B8C" w:rsidRDefault="00C037BB" w:rsidP="00DF4B35">
      <w:pPr>
        <w:pStyle w:val="NormalWeb"/>
        <w:numPr>
          <w:ilvl w:val="0"/>
          <w:numId w:val="338"/>
        </w:numPr>
      </w:pPr>
      <w:r w:rsidRPr="00547B8C">
        <w:t>Custo</w:t>
      </w:r>
      <w:r w:rsidR="009F4F8D" w:rsidRPr="00547B8C">
        <w:t>m institutional software (MIS</w:t>
      </w:r>
      <w:r w:rsidRPr="00547B8C">
        <w:t>, e-learning platform</w:t>
      </w:r>
      <w:r w:rsidR="00B304A8" w:rsidRPr="00547B8C">
        <w:t>, and accounts available on the website</w:t>
      </w:r>
      <w:r w:rsidRPr="00547B8C">
        <w:t>) shall be:</w:t>
      </w:r>
    </w:p>
    <w:p w:rsidR="00C037BB" w:rsidRPr="00547B8C" w:rsidRDefault="00C037BB" w:rsidP="00DF4B35">
      <w:pPr>
        <w:pStyle w:val="NormalWeb"/>
        <w:numPr>
          <w:ilvl w:val="1"/>
          <w:numId w:val="340"/>
        </w:numPr>
      </w:pPr>
      <w:r w:rsidRPr="00547B8C">
        <w:t>Properly documented</w:t>
      </w:r>
    </w:p>
    <w:p w:rsidR="00C037BB" w:rsidRPr="00547B8C" w:rsidRDefault="00C037BB" w:rsidP="00DF4B35">
      <w:pPr>
        <w:pStyle w:val="NormalWeb"/>
        <w:numPr>
          <w:ilvl w:val="1"/>
          <w:numId w:val="340"/>
        </w:numPr>
      </w:pPr>
      <w:r w:rsidRPr="00547B8C">
        <w:t xml:space="preserve">Maintained by </w:t>
      </w:r>
      <w:r w:rsidR="00DF4B35" w:rsidRPr="00547B8C">
        <w:t xml:space="preserve">an </w:t>
      </w:r>
      <w:r w:rsidRPr="00547B8C">
        <w:t xml:space="preserve">ICT </w:t>
      </w:r>
      <w:r w:rsidR="00DF4B35" w:rsidRPr="00547B8C">
        <w:t>officer</w:t>
      </w:r>
    </w:p>
    <w:p w:rsidR="00C037BB" w:rsidRPr="00547B8C" w:rsidRDefault="00C037BB" w:rsidP="00DF4B35">
      <w:pPr>
        <w:pStyle w:val="NormalWeb"/>
        <w:numPr>
          <w:ilvl w:val="1"/>
          <w:numId w:val="340"/>
        </w:numPr>
      </w:pPr>
      <w:r w:rsidRPr="00547B8C">
        <w:t>Regularly reviewed for performance and security</w:t>
      </w:r>
    </w:p>
    <w:p w:rsidR="00C037BB" w:rsidRPr="00547B8C" w:rsidRDefault="00C037BB" w:rsidP="00C037BB">
      <w:pPr>
        <w:rPr>
          <w:rFonts w:ascii="Times New Roman" w:hAnsi="Times New Roman" w:cs="Times New Roman"/>
        </w:rPr>
      </w:pPr>
    </w:p>
    <w:p w:rsidR="00C037BB" w:rsidRPr="00547B8C" w:rsidRDefault="00C037BB" w:rsidP="00DF4B35">
      <w:pPr>
        <w:pStyle w:val="NormalWeb"/>
        <w:rPr>
          <w:rStyle w:val="Strong"/>
          <w:i/>
        </w:rPr>
      </w:pPr>
      <w:r w:rsidRPr="00547B8C">
        <w:rPr>
          <w:rStyle w:val="Strong"/>
          <w:i/>
        </w:rPr>
        <w:t>Roles and Responsibilities</w:t>
      </w:r>
    </w:p>
    <w:tbl>
      <w:tblPr>
        <w:tblStyle w:val="TableGrid"/>
        <w:tblW w:w="0" w:type="auto"/>
        <w:tblLook w:val="04A0" w:firstRow="1" w:lastRow="0" w:firstColumn="1" w:lastColumn="0" w:noHBand="0" w:noVBand="1"/>
      </w:tblPr>
      <w:tblGrid>
        <w:gridCol w:w="2379"/>
        <w:gridCol w:w="6971"/>
      </w:tblGrid>
      <w:tr w:rsidR="00C037BB" w:rsidRPr="00547B8C" w:rsidTr="00B304A8">
        <w:tc>
          <w:tcPr>
            <w:tcW w:w="0" w:type="auto"/>
            <w:hideMark/>
          </w:tcPr>
          <w:p w:rsidR="00C037BB" w:rsidRPr="00547B8C" w:rsidRDefault="00C037BB" w:rsidP="005A3D09">
            <w:pPr>
              <w:rPr>
                <w:rFonts w:ascii="Times New Roman" w:hAnsi="Times New Roman" w:cs="Times New Roman"/>
                <w:b/>
                <w:bCs/>
                <w:sz w:val="24"/>
              </w:rPr>
            </w:pPr>
            <w:r w:rsidRPr="00547B8C">
              <w:rPr>
                <w:rStyle w:val="Strong"/>
                <w:rFonts w:ascii="Times New Roman" w:hAnsi="Times New Roman" w:cs="Times New Roman"/>
                <w:sz w:val="24"/>
              </w:rPr>
              <w:t>Role</w:t>
            </w:r>
          </w:p>
        </w:tc>
        <w:tc>
          <w:tcPr>
            <w:tcW w:w="0" w:type="auto"/>
            <w:hideMark/>
          </w:tcPr>
          <w:p w:rsidR="00C037BB" w:rsidRPr="00547B8C" w:rsidRDefault="00C037BB" w:rsidP="005A3D09">
            <w:pPr>
              <w:rPr>
                <w:rFonts w:ascii="Times New Roman" w:hAnsi="Times New Roman" w:cs="Times New Roman"/>
                <w:b/>
                <w:bCs/>
                <w:sz w:val="24"/>
              </w:rPr>
            </w:pPr>
            <w:r w:rsidRPr="00547B8C">
              <w:rPr>
                <w:rStyle w:val="Strong"/>
                <w:rFonts w:ascii="Times New Roman" w:hAnsi="Times New Roman" w:cs="Times New Roman"/>
                <w:sz w:val="24"/>
              </w:rPr>
              <w:t>Responsibilities</w:t>
            </w:r>
          </w:p>
        </w:tc>
      </w:tr>
      <w:tr w:rsidR="00C037BB" w:rsidRPr="00547B8C" w:rsidTr="00B304A8">
        <w:tc>
          <w:tcPr>
            <w:tcW w:w="0" w:type="auto"/>
            <w:hideMark/>
          </w:tcPr>
          <w:p w:rsidR="00C037BB" w:rsidRPr="00547B8C" w:rsidRDefault="00C037BB" w:rsidP="005A3D09">
            <w:pPr>
              <w:rPr>
                <w:rFonts w:ascii="Times New Roman" w:hAnsi="Times New Roman" w:cs="Times New Roman"/>
                <w:sz w:val="24"/>
              </w:rPr>
            </w:pPr>
            <w:r w:rsidRPr="00547B8C">
              <w:rPr>
                <w:rStyle w:val="Strong"/>
                <w:rFonts w:ascii="Times New Roman" w:hAnsi="Times New Roman" w:cs="Times New Roman"/>
                <w:sz w:val="24"/>
              </w:rPr>
              <w:t xml:space="preserve">ICT </w:t>
            </w:r>
            <w:r w:rsidR="005A3D09" w:rsidRPr="00547B8C">
              <w:rPr>
                <w:rStyle w:val="Strong"/>
                <w:rFonts w:ascii="Times New Roman" w:hAnsi="Times New Roman" w:cs="Times New Roman"/>
                <w:sz w:val="24"/>
              </w:rPr>
              <w:t>Officer</w:t>
            </w:r>
          </w:p>
        </w:tc>
        <w:tc>
          <w:tcPr>
            <w:tcW w:w="0" w:type="auto"/>
            <w:hideMark/>
          </w:tcPr>
          <w:p w:rsidR="00C037BB" w:rsidRPr="00547B8C" w:rsidRDefault="00C037BB">
            <w:pPr>
              <w:rPr>
                <w:rFonts w:ascii="Times New Roman" w:hAnsi="Times New Roman" w:cs="Times New Roman"/>
                <w:sz w:val="24"/>
              </w:rPr>
            </w:pPr>
            <w:r w:rsidRPr="00547B8C">
              <w:rPr>
                <w:rFonts w:ascii="Times New Roman" w:hAnsi="Times New Roman" w:cs="Times New Roman"/>
                <w:sz w:val="24"/>
              </w:rPr>
              <w:t>Approve installations, maintain software inventory, ensure compliance, and manage updates.</w:t>
            </w:r>
          </w:p>
        </w:tc>
      </w:tr>
      <w:tr w:rsidR="00C037BB" w:rsidRPr="00547B8C" w:rsidTr="00B304A8">
        <w:tc>
          <w:tcPr>
            <w:tcW w:w="0" w:type="auto"/>
            <w:hideMark/>
          </w:tcPr>
          <w:p w:rsidR="00C037BB" w:rsidRPr="00547B8C" w:rsidRDefault="00C037BB">
            <w:pPr>
              <w:rPr>
                <w:rFonts w:ascii="Times New Roman" w:hAnsi="Times New Roman" w:cs="Times New Roman"/>
                <w:sz w:val="24"/>
              </w:rPr>
            </w:pPr>
          </w:p>
        </w:tc>
        <w:tc>
          <w:tcPr>
            <w:tcW w:w="0" w:type="auto"/>
            <w:hideMark/>
          </w:tcPr>
          <w:p w:rsidR="00C037BB" w:rsidRPr="00547B8C" w:rsidRDefault="00C037BB">
            <w:pPr>
              <w:rPr>
                <w:rFonts w:ascii="Times New Roman" w:hAnsi="Times New Roman" w:cs="Times New Roman"/>
                <w:sz w:val="24"/>
              </w:rPr>
            </w:pPr>
          </w:p>
        </w:tc>
      </w:tr>
      <w:tr w:rsidR="00C037BB" w:rsidRPr="00547B8C" w:rsidTr="00B304A8">
        <w:tc>
          <w:tcPr>
            <w:tcW w:w="0" w:type="auto"/>
            <w:hideMark/>
          </w:tcPr>
          <w:p w:rsidR="00C037BB" w:rsidRPr="00547B8C" w:rsidRDefault="00C037BB">
            <w:pPr>
              <w:rPr>
                <w:rFonts w:ascii="Times New Roman" w:hAnsi="Times New Roman" w:cs="Times New Roman"/>
                <w:sz w:val="24"/>
              </w:rPr>
            </w:pPr>
            <w:r w:rsidRPr="00547B8C">
              <w:rPr>
                <w:rStyle w:val="Strong"/>
                <w:rFonts w:ascii="Times New Roman" w:hAnsi="Times New Roman" w:cs="Times New Roman"/>
                <w:sz w:val="24"/>
              </w:rPr>
              <w:lastRenderedPageBreak/>
              <w:t>Users (Staff/Students)</w:t>
            </w:r>
          </w:p>
        </w:tc>
        <w:tc>
          <w:tcPr>
            <w:tcW w:w="0" w:type="auto"/>
            <w:hideMark/>
          </w:tcPr>
          <w:p w:rsidR="00C037BB" w:rsidRPr="00547B8C" w:rsidRDefault="00C037BB">
            <w:pPr>
              <w:rPr>
                <w:rFonts w:ascii="Times New Roman" w:hAnsi="Times New Roman" w:cs="Times New Roman"/>
                <w:sz w:val="24"/>
              </w:rPr>
            </w:pPr>
            <w:r w:rsidRPr="00547B8C">
              <w:rPr>
                <w:rFonts w:ascii="Times New Roman" w:hAnsi="Times New Roman" w:cs="Times New Roman"/>
                <w:sz w:val="24"/>
              </w:rPr>
              <w:t>Use software responsibly, report issues, and avoid tampering or piracy.</w:t>
            </w:r>
          </w:p>
        </w:tc>
      </w:tr>
      <w:tr w:rsidR="00C037BB" w:rsidRPr="00547B8C" w:rsidTr="00B304A8">
        <w:tc>
          <w:tcPr>
            <w:tcW w:w="0" w:type="auto"/>
            <w:hideMark/>
          </w:tcPr>
          <w:p w:rsidR="00C037BB" w:rsidRPr="00547B8C" w:rsidRDefault="00C037BB">
            <w:pPr>
              <w:rPr>
                <w:rFonts w:ascii="Times New Roman" w:hAnsi="Times New Roman" w:cs="Times New Roman"/>
                <w:sz w:val="24"/>
              </w:rPr>
            </w:pPr>
            <w:r w:rsidRPr="00547B8C">
              <w:rPr>
                <w:rStyle w:val="Strong"/>
                <w:rFonts w:ascii="Times New Roman" w:hAnsi="Times New Roman" w:cs="Times New Roman"/>
                <w:sz w:val="24"/>
              </w:rPr>
              <w:t>College Administration</w:t>
            </w:r>
          </w:p>
        </w:tc>
        <w:tc>
          <w:tcPr>
            <w:tcW w:w="0" w:type="auto"/>
            <w:hideMark/>
          </w:tcPr>
          <w:p w:rsidR="005A3D09" w:rsidRPr="00547B8C" w:rsidRDefault="00C037BB">
            <w:pPr>
              <w:rPr>
                <w:rFonts w:ascii="Times New Roman" w:hAnsi="Times New Roman" w:cs="Times New Roman"/>
                <w:sz w:val="24"/>
              </w:rPr>
            </w:pPr>
            <w:r w:rsidRPr="00547B8C">
              <w:rPr>
                <w:rFonts w:ascii="Times New Roman" w:hAnsi="Times New Roman" w:cs="Times New Roman"/>
                <w:sz w:val="24"/>
              </w:rPr>
              <w:t>Provide budget allocation for software renewal and upgrades.</w:t>
            </w:r>
            <w:r w:rsidR="005A3D09" w:rsidRPr="00547B8C">
              <w:rPr>
                <w:rFonts w:ascii="Times New Roman" w:hAnsi="Times New Roman" w:cs="Times New Roman"/>
                <w:sz w:val="24"/>
              </w:rPr>
              <w:t xml:space="preserve"> </w:t>
            </w:r>
          </w:p>
          <w:p w:rsidR="00C037BB" w:rsidRPr="00547B8C" w:rsidRDefault="005A3D09">
            <w:pPr>
              <w:rPr>
                <w:rFonts w:ascii="Times New Roman" w:hAnsi="Times New Roman" w:cs="Times New Roman"/>
                <w:sz w:val="24"/>
              </w:rPr>
            </w:pPr>
            <w:r w:rsidRPr="00547B8C">
              <w:rPr>
                <w:rFonts w:ascii="Times New Roman" w:hAnsi="Times New Roman" w:cs="Times New Roman"/>
                <w:sz w:val="24"/>
              </w:rPr>
              <w:t>Verify vendor authenticity and ensure proper license documentation during purchase.</w:t>
            </w:r>
          </w:p>
        </w:tc>
      </w:tr>
    </w:tbl>
    <w:p w:rsidR="00C037BB" w:rsidRPr="00547B8C" w:rsidRDefault="00C037BB" w:rsidP="00C037BB">
      <w:pPr>
        <w:rPr>
          <w:rFonts w:ascii="Times New Roman" w:hAnsi="Times New Roman" w:cs="Times New Roman"/>
        </w:rPr>
      </w:pPr>
    </w:p>
    <w:p w:rsidR="00C037BB" w:rsidRPr="00547B8C" w:rsidRDefault="00C037BB" w:rsidP="007C1B50">
      <w:pPr>
        <w:pStyle w:val="NormalWeb"/>
        <w:rPr>
          <w:rStyle w:val="Strong"/>
          <w:i/>
        </w:rPr>
      </w:pPr>
      <w:r w:rsidRPr="00547B8C">
        <w:rPr>
          <w:rStyle w:val="Strong"/>
          <w:i/>
        </w:rPr>
        <w:t>Monitoring and Compliance</w:t>
      </w:r>
    </w:p>
    <w:p w:rsidR="00C037BB" w:rsidRPr="00547B8C" w:rsidRDefault="00C037BB" w:rsidP="00550459">
      <w:pPr>
        <w:pStyle w:val="NormalWeb"/>
        <w:numPr>
          <w:ilvl w:val="0"/>
          <w:numId w:val="341"/>
        </w:numPr>
      </w:pPr>
      <w:r w:rsidRPr="00547B8C">
        <w:t xml:space="preserve">The ICT Department conducts </w:t>
      </w:r>
      <w:r w:rsidRPr="00547B8C">
        <w:rPr>
          <w:rStyle w:val="Strong"/>
        </w:rPr>
        <w:t>annual software audits</w:t>
      </w:r>
      <w:r w:rsidRPr="00547B8C">
        <w:t xml:space="preserve"> to verify compliance.</w:t>
      </w:r>
    </w:p>
    <w:p w:rsidR="00C037BB" w:rsidRPr="00547B8C" w:rsidRDefault="00C037BB" w:rsidP="00550459">
      <w:pPr>
        <w:pStyle w:val="NormalWeb"/>
        <w:numPr>
          <w:ilvl w:val="0"/>
          <w:numId w:val="341"/>
        </w:numPr>
      </w:pPr>
      <w:r w:rsidRPr="00547B8C">
        <w:t xml:space="preserve">Any unauthorized or pirated software discovered will be </w:t>
      </w:r>
      <w:r w:rsidRPr="00547B8C">
        <w:rPr>
          <w:rStyle w:val="Strong"/>
        </w:rPr>
        <w:t>immediately uninstalled</w:t>
      </w:r>
      <w:r w:rsidRPr="00547B8C">
        <w:t xml:space="preserve"> and reported.</w:t>
      </w:r>
      <w:r w:rsidR="00B322CB" w:rsidRPr="00547B8C">
        <w:t xml:space="preserve"> The individual involved will be charged to pay a fee of Kshs. 2,000</w:t>
      </w:r>
    </w:p>
    <w:p w:rsidR="00CB7676" w:rsidRPr="00547B8C" w:rsidRDefault="00CB7676" w:rsidP="0005434E">
      <w:pPr>
        <w:pStyle w:val="NormalWeb"/>
        <w:rPr>
          <w:szCs w:val="28"/>
        </w:rPr>
      </w:pPr>
    </w:p>
    <w:p w:rsidR="00D1295E" w:rsidRPr="00547B8C" w:rsidRDefault="00D1295E" w:rsidP="00D1295E">
      <w:pPr>
        <w:pStyle w:val="NormalWeb"/>
        <w:rPr>
          <w:b/>
          <w:sz w:val="28"/>
          <w:szCs w:val="28"/>
        </w:rPr>
      </w:pPr>
      <w:r w:rsidRPr="00547B8C">
        <w:rPr>
          <w:b/>
          <w:sz w:val="28"/>
          <w:szCs w:val="28"/>
        </w:rPr>
        <w:t>Disposal: Safe Decommissioning of Obsolete ICT Assets</w:t>
      </w:r>
    </w:p>
    <w:p w:rsidR="00D1295E" w:rsidRPr="00547B8C" w:rsidRDefault="00D1295E" w:rsidP="00D1295E">
      <w:pPr>
        <w:pStyle w:val="NormalWeb"/>
      </w:pPr>
      <w:r w:rsidRPr="00547B8C">
        <w:t xml:space="preserve">This policy outlines how Ruralnet responsibly disposes of outdated, damaged, or obsolete ICT equipment and materials. The goal is to ensure </w:t>
      </w:r>
      <w:r w:rsidRPr="00547B8C">
        <w:rPr>
          <w:rStyle w:val="Strong"/>
        </w:rPr>
        <w:t>data security, environmental sustainability, and compliance with legal and Ruralnet regulations</w:t>
      </w:r>
      <w:r w:rsidRPr="00547B8C">
        <w:t>.</w:t>
      </w:r>
    </w:p>
    <w:p w:rsidR="00D1295E" w:rsidRPr="00547B8C" w:rsidRDefault="00D1295E" w:rsidP="00D1295E">
      <w:pPr>
        <w:rPr>
          <w:rFonts w:ascii="Times New Roman" w:hAnsi="Times New Roman" w:cs="Times New Roman"/>
        </w:rPr>
      </w:pPr>
    </w:p>
    <w:p w:rsidR="00D1295E" w:rsidRPr="00547B8C" w:rsidRDefault="00D1295E" w:rsidP="00D1295E">
      <w:pPr>
        <w:pStyle w:val="NormalWeb"/>
        <w:rPr>
          <w:rStyle w:val="Strong"/>
          <w:i/>
        </w:rPr>
      </w:pPr>
      <w:r w:rsidRPr="00547B8C">
        <w:rPr>
          <w:rStyle w:val="Strong"/>
          <w:i/>
        </w:rPr>
        <w:t>Identification of Obsolete ICT Assets</w:t>
      </w:r>
    </w:p>
    <w:p w:rsidR="00D1295E" w:rsidRPr="00547B8C" w:rsidRDefault="00D1295E" w:rsidP="00A24B76">
      <w:pPr>
        <w:pStyle w:val="NormalWeb"/>
        <w:numPr>
          <w:ilvl w:val="0"/>
          <w:numId w:val="348"/>
        </w:numPr>
      </w:pPr>
      <w:r w:rsidRPr="00547B8C">
        <w:t xml:space="preserve">ICT equipment such as </w:t>
      </w:r>
      <w:r w:rsidRPr="00547B8C">
        <w:rPr>
          <w:rStyle w:val="Strong"/>
        </w:rPr>
        <w:t>computers, servers, printers, routers, and storage devices</w:t>
      </w:r>
      <w:r w:rsidRPr="00547B8C">
        <w:t xml:space="preserve"> are </w:t>
      </w:r>
      <w:r w:rsidR="00241609" w:rsidRPr="00547B8C">
        <w:t>monthly</w:t>
      </w:r>
      <w:r w:rsidRPr="00547B8C">
        <w:t xml:space="preserve"> assessed to determine usability and efficiency.</w:t>
      </w:r>
    </w:p>
    <w:p w:rsidR="00D1295E" w:rsidRPr="00547B8C" w:rsidRDefault="00D1295E" w:rsidP="00A24B76">
      <w:pPr>
        <w:pStyle w:val="NormalWeb"/>
        <w:numPr>
          <w:ilvl w:val="0"/>
          <w:numId w:val="348"/>
        </w:numPr>
      </w:pPr>
      <w:r w:rsidRPr="00547B8C">
        <w:t>Assets are classified as obsolete when they:</w:t>
      </w:r>
    </w:p>
    <w:p w:rsidR="00D1295E" w:rsidRPr="00547B8C" w:rsidRDefault="00D1295E" w:rsidP="00A24B76">
      <w:pPr>
        <w:pStyle w:val="NormalWeb"/>
        <w:numPr>
          <w:ilvl w:val="1"/>
          <w:numId w:val="349"/>
        </w:numPr>
      </w:pPr>
      <w:r w:rsidRPr="00547B8C">
        <w:t>No longer meet operational or academic requirements.</w:t>
      </w:r>
    </w:p>
    <w:p w:rsidR="00D1295E" w:rsidRPr="00547B8C" w:rsidRDefault="00D1295E" w:rsidP="00A24B76">
      <w:pPr>
        <w:pStyle w:val="NormalWeb"/>
        <w:numPr>
          <w:ilvl w:val="1"/>
          <w:numId w:val="349"/>
        </w:numPr>
      </w:pPr>
      <w:r w:rsidRPr="00547B8C">
        <w:t>Are beyond economical repair.</w:t>
      </w:r>
    </w:p>
    <w:p w:rsidR="00D1295E" w:rsidRPr="00547B8C" w:rsidRDefault="00D1295E" w:rsidP="00A24B76">
      <w:pPr>
        <w:pStyle w:val="NormalWeb"/>
        <w:numPr>
          <w:ilvl w:val="1"/>
          <w:numId w:val="349"/>
        </w:numPr>
      </w:pPr>
      <w:r w:rsidRPr="00547B8C">
        <w:t>Are incompatible with current systems or software.</w:t>
      </w:r>
    </w:p>
    <w:p w:rsidR="00D1295E" w:rsidRPr="00547B8C" w:rsidRDefault="00D1295E" w:rsidP="00A24B76">
      <w:pPr>
        <w:pStyle w:val="NormalWeb"/>
        <w:numPr>
          <w:ilvl w:val="1"/>
          <w:numId w:val="349"/>
        </w:numPr>
      </w:pPr>
      <w:r w:rsidRPr="00547B8C">
        <w:t>Pose maintenance or security challenges.</w:t>
      </w:r>
    </w:p>
    <w:p w:rsidR="00D1295E" w:rsidRPr="00547B8C" w:rsidRDefault="00D1295E" w:rsidP="00A24B76">
      <w:pPr>
        <w:pStyle w:val="NormalWeb"/>
        <w:numPr>
          <w:ilvl w:val="0"/>
          <w:numId w:val="348"/>
        </w:numPr>
      </w:pPr>
      <w:r w:rsidRPr="00547B8C">
        <w:t xml:space="preserve">The ICT department prepares an </w:t>
      </w:r>
      <w:r w:rsidRPr="00547B8C">
        <w:rPr>
          <w:rStyle w:val="Strong"/>
        </w:rPr>
        <w:t>asset decommissioning report</w:t>
      </w:r>
      <w:r w:rsidRPr="00547B8C">
        <w:t xml:space="preserve"> listing items recommended for disposal, approved by management.</w:t>
      </w:r>
    </w:p>
    <w:p w:rsidR="00D1295E" w:rsidRPr="00547B8C" w:rsidRDefault="00D1295E" w:rsidP="00D1295E">
      <w:pPr>
        <w:rPr>
          <w:rFonts w:ascii="Times New Roman" w:hAnsi="Times New Roman" w:cs="Times New Roman"/>
        </w:rPr>
      </w:pPr>
    </w:p>
    <w:p w:rsidR="00D1295E" w:rsidRPr="00547B8C" w:rsidRDefault="00D1295E" w:rsidP="00241609">
      <w:pPr>
        <w:pStyle w:val="NormalWeb"/>
      </w:pPr>
      <w:r w:rsidRPr="00547B8C">
        <w:rPr>
          <w:rStyle w:val="Strong"/>
          <w:i/>
        </w:rPr>
        <w:t>Data Security and Sanitization</w:t>
      </w:r>
    </w:p>
    <w:p w:rsidR="00D1295E" w:rsidRPr="00547B8C" w:rsidRDefault="00D1295E" w:rsidP="00A57FC2">
      <w:pPr>
        <w:pStyle w:val="NormalWeb"/>
        <w:numPr>
          <w:ilvl w:val="0"/>
          <w:numId w:val="350"/>
        </w:numPr>
      </w:pPr>
      <w:r w:rsidRPr="00547B8C">
        <w:t xml:space="preserve">Before disposal, all storage media (hard drives, SSDs, USBs, etc.) are </w:t>
      </w:r>
      <w:r w:rsidRPr="00547B8C">
        <w:rPr>
          <w:rStyle w:val="Strong"/>
        </w:rPr>
        <w:t>securely wiped, degaussed, or physically destroyed</w:t>
      </w:r>
      <w:r w:rsidRPr="00547B8C">
        <w:t xml:space="preserve"> to prevent data recovery.</w:t>
      </w:r>
    </w:p>
    <w:p w:rsidR="00D1295E" w:rsidRPr="00547B8C" w:rsidRDefault="00D1295E" w:rsidP="00A57FC2">
      <w:pPr>
        <w:pStyle w:val="NormalWeb"/>
        <w:numPr>
          <w:ilvl w:val="0"/>
          <w:numId w:val="350"/>
        </w:numPr>
      </w:pPr>
      <w:r w:rsidRPr="00547B8C">
        <w:t xml:space="preserve">Sensitive institutional or student data is handled in accordance with the </w:t>
      </w:r>
      <w:r w:rsidRPr="00547B8C">
        <w:rPr>
          <w:rStyle w:val="Strong"/>
        </w:rPr>
        <w:t>Data Protection Act (Kenya, 2019)</w:t>
      </w:r>
      <w:r w:rsidR="00A24B76" w:rsidRPr="00547B8C">
        <w:rPr>
          <w:rStyle w:val="Strong"/>
        </w:rPr>
        <w:t>{Attached at the end of this policy}</w:t>
      </w:r>
      <w:r w:rsidR="00A24B76" w:rsidRPr="00547B8C">
        <w:t xml:space="preserve">. </w:t>
      </w:r>
      <w:r w:rsidRPr="00547B8C">
        <w:t xml:space="preserve">Certified data destruction tools </w:t>
      </w:r>
      <w:r w:rsidRPr="00547B8C">
        <w:lastRenderedPageBreak/>
        <w:t xml:space="preserve">and methods are used, and a </w:t>
      </w:r>
      <w:r w:rsidRPr="00547B8C">
        <w:rPr>
          <w:rStyle w:val="Strong"/>
        </w:rPr>
        <w:t>data destruction certificate</w:t>
      </w:r>
      <w:r w:rsidRPr="00547B8C">
        <w:t xml:space="preserve"> is maintained for accountability.</w:t>
      </w:r>
    </w:p>
    <w:p w:rsidR="00D1295E" w:rsidRPr="00547B8C" w:rsidRDefault="00D1295E" w:rsidP="00D1295E">
      <w:pPr>
        <w:rPr>
          <w:rFonts w:ascii="Times New Roman" w:hAnsi="Times New Roman" w:cs="Times New Roman"/>
        </w:rPr>
      </w:pPr>
    </w:p>
    <w:p w:rsidR="00D1295E" w:rsidRPr="00547B8C" w:rsidRDefault="00D1295E" w:rsidP="00A57FC2">
      <w:pPr>
        <w:pStyle w:val="NormalWeb"/>
        <w:rPr>
          <w:rStyle w:val="Strong"/>
          <w:i/>
        </w:rPr>
      </w:pPr>
      <w:r w:rsidRPr="00547B8C">
        <w:rPr>
          <w:rStyle w:val="Strong"/>
          <w:i/>
        </w:rPr>
        <w:t>Environmental Considerations (E-Waste Management)</w:t>
      </w:r>
    </w:p>
    <w:p w:rsidR="00D1295E" w:rsidRPr="00547B8C" w:rsidRDefault="00D1295E" w:rsidP="00A57FC2">
      <w:pPr>
        <w:pStyle w:val="NormalWeb"/>
        <w:numPr>
          <w:ilvl w:val="0"/>
          <w:numId w:val="351"/>
        </w:numPr>
      </w:pPr>
      <w:r w:rsidRPr="00547B8C">
        <w:t xml:space="preserve">Disposal processes comply with </w:t>
      </w:r>
      <w:r w:rsidRPr="00547B8C">
        <w:rPr>
          <w:rStyle w:val="Strong"/>
        </w:rPr>
        <w:t>National Environment Management Authority (NEMA)</w:t>
      </w:r>
      <w:r w:rsidRPr="00547B8C">
        <w:t xml:space="preserve"> guidelines and </w:t>
      </w:r>
      <w:r w:rsidRPr="00547B8C">
        <w:rPr>
          <w:rStyle w:val="Strong"/>
        </w:rPr>
        <w:t>e-waste management regulations</w:t>
      </w:r>
      <w:r w:rsidRPr="00547B8C">
        <w:t>.</w:t>
      </w:r>
    </w:p>
    <w:p w:rsidR="00D1295E" w:rsidRPr="00547B8C" w:rsidRDefault="00D1295E" w:rsidP="00A57FC2">
      <w:pPr>
        <w:pStyle w:val="NormalWeb"/>
        <w:numPr>
          <w:ilvl w:val="0"/>
          <w:numId w:val="351"/>
        </w:numPr>
      </w:pPr>
      <w:r w:rsidRPr="00547B8C">
        <w:t>Reusable components are salvaged and repurposed where possible.</w:t>
      </w:r>
    </w:p>
    <w:p w:rsidR="00D1295E" w:rsidRPr="00547B8C" w:rsidRDefault="00D1295E" w:rsidP="00A57FC2">
      <w:pPr>
        <w:pStyle w:val="NormalWeb"/>
        <w:numPr>
          <w:ilvl w:val="0"/>
          <w:numId w:val="351"/>
        </w:numPr>
      </w:pPr>
      <w:r w:rsidRPr="00547B8C">
        <w:t xml:space="preserve">Non-repairable equipment is handed over to </w:t>
      </w:r>
      <w:r w:rsidRPr="00547B8C">
        <w:rPr>
          <w:rStyle w:val="Strong"/>
        </w:rPr>
        <w:t>licensed e-waste recyclers or collection centers</w:t>
      </w:r>
      <w:r w:rsidRPr="00547B8C">
        <w:t>.</w:t>
      </w:r>
    </w:p>
    <w:p w:rsidR="00D1295E" w:rsidRPr="00547B8C" w:rsidRDefault="00D1295E" w:rsidP="00A57FC2">
      <w:pPr>
        <w:pStyle w:val="NormalWeb"/>
        <w:numPr>
          <w:ilvl w:val="0"/>
          <w:numId w:val="351"/>
        </w:numPr>
      </w:pPr>
      <w:r w:rsidRPr="00547B8C">
        <w:t>The college promotes environmentally responsible practices to reduce electronic waste and pollution.</w:t>
      </w:r>
    </w:p>
    <w:p w:rsidR="00D1295E" w:rsidRPr="00547B8C" w:rsidRDefault="000473DB" w:rsidP="00D1295E">
      <w:pPr>
        <w:rPr>
          <w:rFonts w:ascii="Times New Roman" w:hAnsi="Times New Roman" w:cs="Times New Roman"/>
        </w:rPr>
      </w:pPr>
      <w:r w:rsidRPr="00547B8C">
        <w:rPr>
          <w:rFonts w:ascii="Times New Roman" w:hAnsi="Times New Roman" w:cs="Times New Roman"/>
        </w:rPr>
        <w:pict>
          <v:rect id="_x0000_i1025" style="width:0;height:1.5pt" o:hralign="center" o:hrstd="t" o:hr="t" fillcolor="#a0a0a0" stroked="f"/>
        </w:pict>
      </w:r>
    </w:p>
    <w:p w:rsidR="00D1295E" w:rsidRPr="00547B8C" w:rsidRDefault="00D1295E" w:rsidP="00D1295E">
      <w:pPr>
        <w:pStyle w:val="Heading4"/>
        <w:rPr>
          <w:rFonts w:ascii="Times New Roman" w:hAnsi="Times New Roman" w:cs="Times New Roman"/>
        </w:rPr>
      </w:pPr>
      <w:r w:rsidRPr="00547B8C">
        <w:rPr>
          <w:rStyle w:val="Strong"/>
          <w:rFonts w:ascii="Times New Roman" w:hAnsi="Times New Roman" w:cs="Times New Roman"/>
          <w:b w:val="0"/>
          <w:bCs w:val="0"/>
        </w:rPr>
        <w:t>4. Disposal Authorization and Documentation</w:t>
      </w:r>
    </w:p>
    <w:p w:rsidR="00D1295E" w:rsidRPr="00547B8C" w:rsidRDefault="00D1295E" w:rsidP="00D1295E">
      <w:pPr>
        <w:pStyle w:val="NormalWeb"/>
        <w:numPr>
          <w:ilvl w:val="0"/>
          <w:numId w:val="345"/>
        </w:numPr>
      </w:pPr>
      <w:r w:rsidRPr="00547B8C">
        <w:t xml:space="preserve">Disposal is carried out only after </w:t>
      </w:r>
      <w:r w:rsidRPr="00547B8C">
        <w:rPr>
          <w:rStyle w:val="Strong"/>
        </w:rPr>
        <w:t>formal approval</w:t>
      </w:r>
      <w:r w:rsidRPr="00547B8C">
        <w:t xml:space="preserve"> from the institution’s management or board.</w:t>
      </w:r>
    </w:p>
    <w:p w:rsidR="00D1295E" w:rsidRPr="00547B8C" w:rsidRDefault="00D1295E" w:rsidP="00D1295E">
      <w:pPr>
        <w:pStyle w:val="NormalWeb"/>
        <w:numPr>
          <w:ilvl w:val="0"/>
          <w:numId w:val="345"/>
        </w:numPr>
      </w:pPr>
      <w:r w:rsidRPr="00547B8C">
        <w:t>A disposal committee oversees the process to ensure transparency and accountability.</w:t>
      </w:r>
    </w:p>
    <w:p w:rsidR="00D1295E" w:rsidRPr="00547B8C" w:rsidRDefault="00D1295E" w:rsidP="00D1295E">
      <w:pPr>
        <w:pStyle w:val="NormalWeb"/>
        <w:numPr>
          <w:ilvl w:val="0"/>
          <w:numId w:val="345"/>
        </w:numPr>
      </w:pPr>
      <w:r w:rsidRPr="00547B8C">
        <w:t>Detailed records are kept, including:</w:t>
      </w:r>
    </w:p>
    <w:p w:rsidR="00D1295E" w:rsidRPr="00547B8C" w:rsidRDefault="00D1295E" w:rsidP="00D1295E">
      <w:pPr>
        <w:pStyle w:val="NormalWeb"/>
        <w:numPr>
          <w:ilvl w:val="1"/>
          <w:numId w:val="345"/>
        </w:numPr>
      </w:pPr>
      <w:r w:rsidRPr="00547B8C">
        <w:t>Asset identification details (model, serial number).</w:t>
      </w:r>
    </w:p>
    <w:p w:rsidR="00D1295E" w:rsidRPr="00547B8C" w:rsidRDefault="00D1295E" w:rsidP="00D1295E">
      <w:pPr>
        <w:pStyle w:val="NormalWeb"/>
        <w:numPr>
          <w:ilvl w:val="1"/>
          <w:numId w:val="345"/>
        </w:numPr>
      </w:pPr>
      <w:r w:rsidRPr="00547B8C">
        <w:t>Disposal method (reuse, recycle, destruction).</w:t>
      </w:r>
    </w:p>
    <w:p w:rsidR="00D1295E" w:rsidRPr="00547B8C" w:rsidRDefault="00D1295E" w:rsidP="00D1295E">
      <w:pPr>
        <w:pStyle w:val="NormalWeb"/>
        <w:numPr>
          <w:ilvl w:val="1"/>
          <w:numId w:val="345"/>
        </w:numPr>
      </w:pPr>
      <w:r w:rsidRPr="00547B8C">
        <w:t>Date and responsible officer.</w:t>
      </w:r>
    </w:p>
    <w:p w:rsidR="00D1295E" w:rsidRPr="00547B8C" w:rsidRDefault="00D1295E" w:rsidP="00D1295E">
      <w:pPr>
        <w:pStyle w:val="NormalWeb"/>
        <w:numPr>
          <w:ilvl w:val="0"/>
          <w:numId w:val="345"/>
        </w:numPr>
      </w:pPr>
      <w:r w:rsidRPr="00547B8C">
        <w:t xml:space="preserve">A </w:t>
      </w:r>
      <w:r w:rsidRPr="00547B8C">
        <w:rPr>
          <w:rStyle w:val="Strong"/>
        </w:rPr>
        <w:t>disposal certificate</w:t>
      </w:r>
      <w:r w:rsidRPr="00547B8C">
        <w:t xml:space="preserve"> is issued and filed for auditing and compliance purposes.</w:t>
      </w:r>
    </w:p>
    <w:p w:rsidR="00D1295E" w:rsidRPr="00547B8C" w:rsidRDefault="000473DB" w:rsidP="00D1295E">
      <w:pPr>
        <w:rPr>
          <w:rFonts w:ascii="Times New Roman" w:hAnsi="Times New Roman" w:cs="Times New Roman"/>
        </w:rPr>
      </w:pPr>
      <w:r w:rsidRPr="00547B8C">
        <w:rPr>
          <w:rFonts w:ascii="Times New Roman" w:hAnsi="Times New Roman" w:cs="Times New Roman"/>
        </w:rPr>
        <w:pict>
          <v:rect id="_x0000_i1026" style="width:0;height:1.5pt" o:hralign="center" o:hrstd="t" o:hr="t" fillcolor="#a0a0a0" stroked="f"/>
        </w:pict>
      </w:r>
    </w:p>
    <w:p w:rsidR="00D1295E" w:rsidRPr="00547B8C" w:rsidRDefault="00D1295E" w:rsidP="00D1295E">
      <w:pPr>
        <w:pStyle w:val="Heading4"/>
        <w:rPr>
          <w:rFonts w:ascii="Times New Roman" w:hAnsi="Times New Roman" w:cs="Times New Roman"/>
        </w:rPr>
      </w:pPr>
      <w:r w:rsidRPr="00547B8C">
        <w:rPr>
          <w:rStyle w:val="Strong"/>
          <w:rFonts w:ascii="Times New Roman" w:hAnsi="Times New Roman" w:cs="Times New Roman"/>
          <w:b w:val="0"/>
          <w:bCs w:val="0"/>
        </w:rPr>
        <w:t>5. Reuse, Donation, and Resale</w:t>
      </w:r>
    </w:p>
    <w:p w:rsidR="00D1295E" w:rsidRPr="00547B8C" w:rsidRDefault="00D1295E" w:rsidP="00D1295E">
      <w:pPr>
        <w:pStyle w:val="NormalWeb"/>
        <w:numPr>
          <w:ilvl w:val="0"/>
          <w:numId w:val="346"/>
        </w:numPr>
      </w:pPr>
      <w:r w:rsidRPr="00547B8C">
        <w:t>Equipment that is still functional but outdated may be:</w:t>
      </w:r>
    </w:p>
    <w:p w:rsidR="00D1295E" w:rsidRPr="00547B8C" w:rsidRDefault="00D1295E" w:rsidP="00D1295E">
      <w:pPr>
        <w:pStyle w:val="NormalWeb"/>
        <w:numPr>
          <w:ilvl w:val="1"/>
          <w:numId w:val="346"/>
        </w:numPr>
      </w:pPr>
      <w:r w:rsidRPr="00547B8C">
        <w:rPr>
          <w:rStyle w:val="Strong"/>
        </w:rPr>
        <w:t>Donated</w:t>
      </w:r>
      <w:r w:rsidRPr="00547B8C">
        <w:t xml:space="preserve"> to community ICT training centers, schools, or NGOs.</w:t>
      </w:r>
    </w:p>
    <w:p w:rsidR="00D1295E" w:rsidRPr="00547B8C" w:rsidRDefault="00D1295E" w:rsidP="00D1295E">
      <w:pPr>
        <w:pStyle w:val="NormalWeb"/>
        <w:numPr>
          <w:ilvl w:val="1"/>
          <w:numId w:val="346"/>
        </w:numPr>
      </w:pPr>
      <w:r w:rsidRPr="00547B8C">
        <w:rPr>
          <w:rStyle w:val="Strong"/>
        </w:rPr>
        <w:t>Repurposed</w:t>
      </w:r>
      <w:r w:rsidRPr="00547B8C">
        <w:t xml:space="preserve"> for less demanding administrative or training tasks.</w:t>
      </w:r>
    </w:p>
    <w:p w:rsidR="00D1295E" w:rsidRPr="00547B8C" w:rsidRDefault="00D1295E" w:rsidP="00D1295E">
      <w:pPr>
        <w:pStyle w:val="NormalWeb"/>
        <w:numPr>
          <w:ilvl w:val="1"/>
          <w:numId w:val="346"/>
        </w:numPr>
      </w:pPr>
      <w:r w:rsidRPr="00547B8C">
        <w:rPr>
          <w:rStyle w:val="Strong"/>
        </w:rPr>
        <w:t>Sold</w:t>
      </w:r>
      <w:r w:rsidRPr="00547B8C">
        <w:t xml:space="preserve"> through approved public disposal procedures (in line with Public Procurement and Asset Disposal Act, 2015).</w:t>
      </w:r>
    </w:p>
    <w:p w:rsidR="00D1295E" w:rsidRPr="00547B8C" w:rsidRDefault="000473DB" w:rsidP="00D1295E">
      <w:pPr>
        <w:rPr>
          <w:rFonts w:ascii="Times New Roman" w:hAnsi="Times New Roman" w:cs="Times New Roman"/>
        </w:rPr>
      </w:pPr>
      <w:r w:rsidRPr="00547B8C">
        <w:rPr>
          <w:rFonts w:ascii="Times New Roman" w:hAnsi="Times New Roman" w:cs="Times New Roman"/>
        </w:rPr>
        <w:pict>
          <v:rect id="_x0000_i1027" style="width:0;height:1.5pt" o:hralign="center" o:hrstd="t" o:hr="t" fillcolor="#a0a0a0" stroked="f"/>
        </w:pict>
      </w:r>
    </w:p>
    <w:p w:rsidR="00D1295E" w:rsidRPr="00547B8C" w:rsidRDefault="00D1295E" w:rsidP="00D1295E">
      <w:pPr>
        <w:pStyle w:val="Heading4"/>
        <w:rPr>
          <w:rFonts w:ascii="Times New Roman" w:hAnsi="Times New Roman" w:cs="Times New Roman"/>
        </w:rPr>
      </w:pPr>
      <w:r w:rsidRPr="00547B8C">
        <w:rPr>
          <w:rStyle w:val="Strong"/>
          <w:rFonts w:ascii="Times New Roman" w:hAnsi="Times New Roman" w:cs="Times New Roman"/>
          <w:b w:val="0"/>
          <w:bCs w:val="0"/>
        </w:rPr>
        <w:t>6. Responsibility</w:t>
      </w:r>
    </w:p>
    <w:p w:rsidR="00D1295E" w:rsidRPr="00547B8C" w:rsidRDefault="00D1295E" w:rsidP="00D1295E">
      <w:pPr>
        <w:pStyle w:val="NormalWeb"/>
        <w:numPr>
          <w:ilvl w:val="0"/>
          <w:numId w:val="347"/>
        </w:numPr>
      </w:pPr>
      <w:r w:rsidRPr="00547B8C">
        <w:t xml:space="preserve">The </w:t>
      </w:r>
      <w:r w:rsidRPr="00547B8C">
        <w:rPr>
          <w:rStyle w:val="Strong"/>
        </w:rPr>
        <w:t>ICT Manager</w:t>
      </w:r>
      <w:r w:rsidRPr="00547B8C">
        <w:t xml:space="preserve"> is responsible for coordinating the decommissioning process.</w:t>
      </w:r>
    </w:p>
    <w:p w:rsidR="00D1295E" w:rsidRPr="00547B8C" w:rsidRDefault="00D1295E" w:rsidP="00D1295E">
      <w:pPr>
        <w:pStyle w:val="NormalWeb"/>
        <w:numPr>
          <w:ilvl w:val="0"/>
          <w:numId w:val="347"/>
        </w:numPr>
      </w:pPr>
      <w:r w:rsidRPr="00547B8C">
        <w:t xml:space="preserve">The </w:t>
      </w:r>
      <w:r w:rsidRPr="00547B8C">
        <w:rPr>
          <w:rStyle w:val="Strong"/>
        </w:rPr>
        <w:t>Procurement and Finance departments</w:t>
      </w:r>
      <w:r w:rsidRPr="00547B8C">
        <w:t xml:space="preserve"> oversee asset valuation and disposal compliance.</w:t>
      </w:r>
    </w:p>
    <w:p w:rsidR="00D1295E" w:rsidRPr="00547B8C" w:rsidRDefault="00D1295E" w:rsidP="00D1295E">
      <w:pPr>
        <w:pStyle w:val="NormalWeb"/>
        <w:numPr>
          <w:ilvl w:val="0"/>
          <w:numId w:val="347"/>
        </w:numPr>
      </w:pPr>
      <w:r w:rsidRPr="00547B8C">
        <w:t>All staff must ensure that ICT resources are not abandoned, misused, or disposed of without proper authorization.</w:t>
      </w:r>
    </w:p>
    <w:p w:rsidR="000473DB" w:rsidRPr="00547B8C" w:rsidRDefault="000473DB" w:rsidP="000473DB">
      <w:pPr>
        <w:pStyle w:val="Heading3"/>
        <w:rPr>
          <w:rFonts w:ascii="Times New Roman" w:eastAsia="Times New Roman" w:hAnsi="Times New Roman" w:cs="Times New Roman"/>
          <w:b/>
          <w:color w:val="auto"/>
          <w:sz w:val="28"/>
          <w:szCs w:val="28"/>
        </w:rPr>
      </w:pPr>
      <w:r w:rsidRPr="00547B8C">
        <w:rPr>
          <w:rFonts w:ascii="Times New Roman" w:eastAsia="Times New Roman" w:hAnsi="Times New Roman" w:cs="Times New Roman"/>
          <w:b/>
          <w:color w:val="auto"/>
          <w:sz w:val="28"/>
          <w:szCs w:val="28"/>
        </w:rPr>
        <w:lastRenderedPageBreak/>
        <w:t>Internet Access and Acceptable Use Policy (AUP)</w:t>
      </w:r>
    </w:p>
    <w:p w:rsidR="00547B8C" w:rsidRPr="00547B8C" w:rsidRDefault="000473DB" w:rsidP="00547B8C">
      <w:pPr>
        <w:pStyle w:val="NormalWeb"/>
      </w:pPr>
      <w:r w:rsidRPr="00547B8C">
        <w:t xml:space="preserve">This policy defines the </w:t>
      </w:r>
      <w:r w:rsidRPr="00547B8C">
        <w:rPr>
          <w:rStyle w:val="Strong"/>
        </w:rPr>
        <w:t>responsible, ethical, and secure use of internet services</w:t>
      </w:r>
      <w:r w:rsidRPr="00547B8C">
        <w:t xml:space="preserve"> provided by the ICT college. It ensures that internet access supports </w:t>
      </w:r>
      <w:r w:rsidRPr="00547B8C">
        <w:rPr>
          <w:rStyle w:val="Strong"/>
        </w:rPr>
        <w:t>teaching, learning, research, and administration</w:t>
      </w:r>
      <w:r w:rsidRPr="00547B8C">
        <w:t xml:space="preserve"> while protecting users, systems, and the institution fr</w:t>
      </w:r>
      <w:r w:rsidR="00547B8C" w:rsidRPr="00547B8C">
        <w:t>om misuse and security threats.</w:t>
      </w:r>
    </w:p>
    <w:p w:rsidR="000473DB" w:rsidRPr="00547B8C" w:rsidRDefault="000473DB" w:rsidP="00547B8C">
      <w:pPr>
        <w:pStyle w:val="NormalWeb"/>
        <w:rPr>
          <w:i/>
        </w:rPr>
      </w:pPr>
      <w:r w:rsidRPr="00547B8C">
        <w:rPr>
          <w:rStyle w:val="Strong"/>
          <w:bCs w:val="0"/>
          <w:i/>
        </w:rPr>
        <w:t>Internet Access Provision</w:t>
      </w:r>
    </w:p>
    <w:p w:rsidR="000473DB" w:rsidRPr="00547B8C" w:rsidRDefault="000473DB" w:rsidP="00547B8C">
      <w:pPr>
        <w:numPr>
          <w:ilvl w:val="0"/>
          <w:numId w:val="361"/>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Internet access is provided </w:t>
      </w:r>
      <w:r w:rsidRPr="00547B8C">
        <w:rPr>
          <w:rStyle w:val="Strong"/>
          <w:rFonts w:ascii="Times New Roman" w:hAnsi="Times New Roman" w:cs="Times New Roman"/>
          <w:sz w:val="24"/>
          <w:szCs w:val="24"/>
        </w:rPr>
        <w:t>primarily for academic, research, and administrative purposes</w:t>
      </w:r>
      <w:r w:rsidRPr="00547B8C">
        <w:rPr>
          <w:rFonts w:ascii="Times New Roman" w:hAnsi="Times New Roman" w:cs="Times New Roman"/>
          <w:sz w:val="24"/>
          <w:szCs w:val="24"/>
        </w:rPr>
        <w:t xml:space="preserve">. </w:t>
      </w:r>
    </w:p>
    <w:p w:rsidR="000473DB" w:rsidRPr="00547B8C" w:rsidRDefault="000473DB" w:rsidP="00547B8C">
      <w:pPr>
        <w:numPr>
          <w:ilvl w:val="0"/>
          <w:numId w:val="361"/>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Users are issued </w:t>
      </w:r>
      <w:r w:rsidRPr="00547B8C">
        <w:rPr>
          <w:rStyle w:val="Strong"/>
          <w:rFonts w:ascii="Times New Roman" w:hAnsi="Times New Roman" w:cs="Times New Roman"/>
          <w:sz w:val="24"/>
          <w:szCs w:val="24"/>
        </w:rPr>
        <w:t>unique login credentials</w:t>
      </w:r>
      <w:r w:rsidRPr="00547B8C">
        <w:rPr>
          <w:rFonts w:ascii="Times New Roman" w:hAnsi="Times New Roman" w:cs="Times New Roman"/>
          <w:sz w:val="24"/>
          <w:szCs w:val="24"/>
        </w:rPr>
        <w:t xml:space="preserve"> or Wi-Fi passwords and are responsible for their use. </w:t>
      </w:r>
    </w:p>
    <w:p w:rsidR="000473DB" w:rsidRPr="00547B8C" w:rsidRDefault="000473DB" w:rsidP="00547B8C">
      <w:pPr>
        <w:numPr>
          <w:ilvl w:val="0"/>
          <w:numId w:val="361"/>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Guest access is provided on a </w:t>
      </w:r>
      <w:r w:rsidRPr="00547B8C">
        <w:rPr>
          <w:rStyle w:val="Strong"/>
          <w:rFonts w:ascii="Times New Roman" w:hAnsi="Times New Roman" w:cs="Times New Roman"/>
          <w:sz w:val="24"/>
          <w:szCs w:val="24"/>
        </w:rPr>
        <w:t>restricted and temporary basis</w:t>
      </w:r>
      <w:r w:rsidRPr="00547B8C">
        <w:rPr>
          <w:rFonts w:ascii="Times New Roman" w:hAnsi="Times New Roman" w:cs="Times New Roman"/>
          <w:sz w:val="24"/>
          <w:szCs w:val="24"/>
        </w:rPr>
        <w:t xml:space="preserve"> upon authorization. </w:t>
      </w:r>
    </w:p>
    <w:p w:rsidR="000473DB" w:rsidRPr="00547B8C" w:rsidRDefault="000473DB" w:rsidP="00547B8C">
      <w:pPr>
        <w:numPr>
          <w:ilvl w:val="0"/>
          <w:numId w:val="361"/>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Bandwidth is managed to prioritize </w:t>
      </w:r>
      <w:r w:rsidRPr="00547B8C">
        <w:rPr>
          <w:rStyle w:val="Strong"/>
          <w:rFonts w:ascii="Times New Roman" w:hAnsi="Times New Roman" w:cs="Times New Roman"/>
          <w:sz w:val="24"/>
          <w:szCs w:val="24"/>
        </w:rPr>
        <w:t>learning platforms, research resources, and institutional systems</w:t>
      </w:r>
      <w:r w:rsidRPr="00547B8C">
        <w:rPr>
          <w:rFonts w:ascii="Times New Roman" w:hAnsi="Times New Roman" w:cs="Times New Roman"/>
          <w:sz w:val="24"/>
          <w:szCs w:val="24"/>
        </w:rPr>
        <w:t>.</w:t>
      </w:r>
    </w:p>
    <w:p w:rsidR="000473DB" w:rsidRPr="00547B8C" w:rsidRDefault="000473DB" w:rsidP="00547B8C">
      <w:pPr>
        <w:pStyle w:val="Heading2"/>
        <w:ind w:left="0" w:firstLine="0"/>
        <w:rPr>
          <w:i/>
        </w:rPr>
      </w:pPr>
      <w:r w:rsidRPr="00547B8C">
        <w:rPr>
          <w:rStyle w:val="Strong"/>
          <w:b/>
          <w:bCs/>
          <w:i/>
        </w:rPr>
        <w:t>Acceptable Use</w:t>
      </w:r>
    </w:p>
    <w:p w:rsidR="000473DB" w:rsidRPr="00547B8C" w:rsidRDefault="000473DB" w:rsidP="000473DB">
      <w:pPr>
        <w:pStyle w:val="NormalWeb"/>
      </w:pPr>
      <w:r w:rsidRPr="00547B8C">
        <w:t>Users are allowed to:</w:t>
      </w:r>
    </w:p>
    <w:p w:rsidR="000473DB" w:rsidRPr="00547B8C" w:rsidRDefault="000473DB" w:rsidP="000473DB">
      <w:pPr>
        <w:numPr>
          <w:ilvl w:val="0"/>
          <w:numId w:val="355"/>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Access online academic resources, journals, e-learning platforms, and educational websites. </w:t>
      </w:r>
    </w:p>
    <w:p w:rsidR="000473DB" w:rsidRPr="00547B8C" w:rsidRDefault="000473DB" w:rsidP="000473DB">
      <w:pPr>
        <w:numPr>
          <w:ilvl w:val="0"/>
          <w:numId w:val="355"/>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Use email, cloud tools, and collaboration platforms for academic and institutional communication. </w:t>
      </w:r>
    </w:p>
    <w:p w:rsidR="000473DB" w:rsidRPr="00547B8C" w:rsidRDefault="000473DB" w:rsidP="000473DB">
      <w:pPr>
        <w:numPr>
          <w:ilvl w:val="0"/>
          <w:numId w:val="355"/>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Download software or materials </w:t>
      </w:r>
      <w:r w:rsidRPr="00547B8C">
        <w:rPr>
          <w:rStyle w:val="Strong"/>
          <w:rFonts w:ascii="Times New Roman" w:hAnsi="Times New Roman" w:cs="Times New Roman"/>
          <w:sz w:val="24"/>
          <w:szCs w:val="24"/>
        </w:rPr>
        <w:t>approved and relevant</w:t>
      </w:r>
      <w:r w:rsidRPr="00547B8C">
        <w:rPr>
          <w:rFonts w:ascii="Times New Roman" w:hAnsi="Times New Roman" w:cs="Times New Roman"/>
          <w:sz w:val="24"/>
          <w:szCs w:val="24"/>
        </w:rPr>
        <w:t xml:space="preserve"> to coursework or institutional work. </w:t>
      </w:r>
    </w:p>
    <w:p w:rsidR="000473DB" w:rsidRPr="00547B8C" w:rsidRDefault="000473DB" w:rsidP="000473DB">
      <w:pPr>
        <w:numPr>
          <w:ilvl w:val="0"/>
          <w:numId w:val="355"/>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Conduct research and innovation activities within legal and ethical boundaries.</w:t>
      </w:r>
    </w:p>
    <w:p w:rsidR="000473DB" w:rsidRPr="00547B8C" w:rsidRDefault="000473DB" w:rsidP="000473DB">
      <w:pPr>
        <w:spacing w:after="0"/>
        <w:rPr>
          <w:rFonts w:ascii="Times New Roman" w:hAnsi="Times New Roman" w:cs="Times New Roman"/>
          <w:sz w:val="24"/>
          <w:szCs w:val="24"/>
        </w:rPr>
      </w:pPr>
    </w:p>
    <w:p w:rsidR="000473DB" w:rsidRPr="00547B8C" w:rsidRDefault="000473DB" w:rsidP="000473DB">
      <w:pPr>
        <w:pStyle w:val="Heading2"/>
      </w:pPr>
      <w:r w:rsidRPr="00547B8C">
        <w:rPr>
          <w:rStyle w:val="Strong"/>
          <w:b/>
          <w:bCs/>
        </w:rPr>
        <w:t>5. Unacceptable Use</w:t>
      </w:r>
    </w:p>
    <w:p w:rsidR="000473DB" w:rsidRPr="00547B8C" w:rsidRDefault="000473DB" w:rsidP="000473DB">
      <w:pPr>
        <w:pStyle w:val="NormalWeb"/>
      </w:pPr>
      <w:r w:rsidRPr="00547B8C">
        <w:t>The following activities are strictly prohibited:</w:t>
      </w:r>
    </w:p>
    <w:p w:rsidR="000473DB" w:rsidRPr="00547B8C" w:rsidRDefault="000473DB" w:rsidP="000473DB">
      <w:pPr>
        <w:numPr>
          <w:ilvl w:val="0"/>
          <w:numId w:val="356"/>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Accessing or distributing </w:t>
      </w:r>
      <w:r w:rsidRPr="00547B8C">
        <w:rPr>
          <w:rStyle w:val="Strong"/>
          <w:rFonts w:ascii="Times New Roman" w:hAnsi="Times New Roman" w:cs="Times New Roman"/>
          <w:sz w:val="24"/>
          <w:szCs w:val="24"/>
        </w:rPr>
        <w:t>illegal, obscene, or offensive content</w:t>
      </w:r>
      <w:r w:rsidRPr="00547B8C">
        <w:rPr>
          <w:rFonts w:ascii="Times New Roman" w:hAnsi="Times New Roman" w:cs="Times New Roman"/>
          <w:sz w:val="24"/>
          <w:szCs w:val="24"/>
        </w:rPr>
        <w:t xml:space="preserve">. </w:t>
      </w:r>
    </w:p>
    <w:p w:rsidR="000473DB" w:rsidRPr="00547B8C" w:rsidRDefault="000473DB" w:rsidP="000473DB">
      <w:pPr>
        <w:numPr>
          <w:ilvl w:val="0"/>
          <w:numId w:val="356"/>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Engaging in </w:t>
      </w:r>
      <w:r w:rsidRPr="00547B8C">
        <w:rPr>
          <w:rStyle w:val="Strong"/>
          <w:rFonts w:ascii="Times New Roman" w:hAnsi="Times New Roman" w:cs="Times New Roman"/>
          <w:sz w:val="24"/>
          <w:szCs w:val="24"/>
        </w:rPr>
        <w:t>cybercrime</w:t>
      </w:r>
      <w:r w:rsidRPr="00547B8C">
        <w:rPr>
          <w:rFonts w:ascii="Times New Roman" w:hAnsi="Times New Roman" w:cs="Times New Roman"/>
          <w:sz w:val="24"/>
          <w:szCs w:val="24"/>
        </w:rPr>
        <w:t xml:space="preserve">, including hacking, phishing, malware distribution, or identity theft. </w:t>
      </w:r>
    </w:p>
    <w:p w:rsidR="000473DB" w:rsidRPr="00547B8C" w:rsidRDefault="000473DB" w:rsidP="000473DB">
      <w:pPr>
        <w:numPr>
          <w:ilvl w:val="0"/>
          <w:numId w:val="356"/>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Excessive use of bandwidth for non-academic activities (e.g., gaming, streaming, torrents). </w:t>
      </w:r>
    </w:p>
    <w:p w:rsidR="000473DB" w:rsidRPr="00547B8C" w:rsidRDefault="000473DB" w:rsidP="000473DB">
      <w:pPr>
        <w:numPr>
          <w:ilvl w:val="0"/>
          <w:numId w:val="356"/>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Using the internet for </w:t>
      </w:r>
      <w:r w:rsidRPr="00547B8C">
        <w:rPr>
          <w:rStyle w:val="Strong"/>
          <w:rFonts w:ascii="Times New Roman" w:hAnsi="Times New Roman" w:cs="Times New Roman"/>
          <w:sz w:val="24"/>
          <w:szCs w:val="24"/>
        </w:rPr>
        <w:t>harassment, bullying, hate speech, or defamation</w:t>
      </w:r>
      <w:r w:rsidRPr="00547B8C">
        <w:rPr>
          <w:rFonts w:ascii="Times New Roman" w:hAnsi="Times New Roman" w:cs="Times New Roman"/>
          <w:sz w:val="24"/>
          <w:szCs w:val="24"/>
        </w:rPr>
        <w:t xml:space="preserve">. </w:t>
      </w:r>
    </w:p>
    <w:p w:rsidR="000473DB" w:rsidRPr="00547B8C" w:rsidRDefault="000473DB" w:rsidP="000473DB">
      <w:pPr>
        <w:numPr>
          <w:ilvl w:val="0"/>
          <w:numId w:val="356"/>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Downloading or sharing </w:t>
      </w:r>
      <w:r w:rsidRPr="00547B8C">
        <w:rPr>
          <w:rStyle w:val="Strong"/>
          <w:rFonts w:ascii="Times New Roman" w:hAnsi="Times New Roman" w:cs="Times New Roman"/>
          <w:sz w:val="24"/>
          <w:szCs w:val="24"/>
        </w:rPr>
        <w:t>pirated software, movies, or music</w:t>
      </w:r>
      <w:r w:rsidRPr="00547B8C">
        <w:rPr>
          <w:rFonts w:ascii="Times New Roman" w:hAnsi="Times New Roman" w:cs="Times New Roman"/>
          <w:sz w:val="24"/>
          <w:szCs w:val="24"/>
        </w:rPr>
        <w:t xml:space="preserve">. </w:t>
      </w:r>
    </w:p>
    <w:p w:rsidR="000473DB" w:rsidRPr="00547B8C" w:rsidRDefault="000473DB" w:rsidP="000473DB">
      <w:pPr>
        <w:numPr>
          <w:ilvl w:val="0"/>
          <w:numId w:val="356"/>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Attempting to bypass network security, filters, or access controls.</w:t>
      </w:r>
    </w:p>
    <w:p w:rsidR="000473DB" w:rsidRPr="00547B8C" w:rsidRDefault="000473DB" w:rsidP="000473DB">
      <w:pPr>
        <w:spacing w:after="0"/>
        <w:rPr>
          <w:rFonts w:ascii="Times New Roman" w:hAnsi="Times New Roman" w:cs="Times New Roman"/>
          <w:sz w:val="24"/>
          <w:szCs w:val="24"/>
        </w:rPr>
      </w:pPr>
    </w:p>
    <w:p w:rsidR="000473DB" w:rsidRPr="00547B8C" w:rsidRDefault="000473DB" w:rsidP="000473DB">
      <w:pPr>
        <w:pStyle w:val="Heading2"/>
      </w:pPr>
      <w:r w:rsidRPr="00547B8C">
        <w:rPr>
          <w:rStyle w:val="Strong"/>
          <w:b/>
          <w:bCs/>
        </w:rPr>
        <w:t>6. Security and Privacy</w:t>
      </w:r>
    </w:p>
    <w:p w:rsidR="000473DB" w:rsidRPr="00547B8C" w:rsidRDefault="000473DB" w:rsidP="000473DB">
      <w:pPr>
        <w:numPr>
          <w:ilvl w:val="0"/>
          <w:numId w:val="357"/>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lastRenderedPageBreak/>
        <w:t xml:space="preserve">Users must not share login credentials or access another user’s account. </w:t>
      </w:r>
    </w:p>
    <w:p w:rsidR="000473DB" w:rsidRPr="00547B8C" w:rsidRDefault="000473DB" w:rsidP="000473DB">
      <w:pPr>
        <w:numPr>
          <w:ilvl w:val="0"/>
          <w:numId w:val="357"/>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Personal data and institutional information must be handled in line with </w:t>
      </w:r>
      <w:r w:rsidRPr="00547B8C">
        <w:rPr>
          <w:rStyle w:val="Strong"/>
          <w:rFonts w:ascii="Times New Roman" w:hAnsi="Times New Roman" w:cs="Times New Roman"/>
          <w:sz w:val="24"/>
          <w:szCs w:val="24"/>
        </w:rPr>
        <w:t>data protection laws</w:t>
      </w:r>
      <w:r w:rsidRPr="00547B8C">
        <w:rPr>
          <w:rFonts w:ascii="Times New Roman" w:hAnsi="Times New Roman" w:cs="Times New Roman"/>
          <w:sz w:val="24"/>
          <w:szCs w:val="24"/>
        </w:rPr>
        <w:t xml:space="preserve">. </w:t>
      </w:r>
    </w:p>
    <w:p w:rsidR="000473DB" w:rsidRPr="00547B8C" w:rsidRDefault="000473DB" w:rsidP="000473DB">
      <w:pPr>
        <w:numPr>
          <w:ilvl w:val="0"/>
          <w:numId w:val="357"/>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The institution reserves the right to </w:t>
      </w:r>
      <w:r w:rsidRPr="00547B8C">
        <w:rPr>
          <w:rStyle w:val="Strong"/>
          <w:rFonts w:ascii="Times New Roman" w:hAnsi="Times New Roman" w:cs="Times New Roman"/>
          <w:sz w:val="24"/>
          <w:szCs w:val="24"/>
        </w:rPr>
        <w:t>monitor network traffic</w:t>
      </w:r>
      <w:r w:rsidRPr="00547B8C">
        <w:rPr>
          <w:rFonts w:ascii="Times New Roman" w:hAnsi="Times New Roman" w:cs="Times New Roman"/>
          <w:sz w:val="24"/>
          <w:szCs w:val="24"/>
        </w:rPr>
        <w:t xml:space="preserve"> to ensure security and policy compliance, while respecting user privacy. </w:t>
      </w:r>
    </w:p>
    <w:p w:rsidR="000473DB" w:rsidRPr="00547B8C" w:rsidRDefault="000473DB" w:rsidP="000473DB">
      <w:pPr>
        <w:numPr>
          <w:ilvl w:val="0"/>
          <w:numId w:val="357"/>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Users must report suspected </w:t>
      </w:r>
      <w:r w:rsidRPr="00547B8C">
        <w:rPr>
          <w:rStyle w:val="Strong"/>
          <w:rFonts w:ascii="Times New Roman" w:hAnsi="Times New Roman" w:cs="Times New Roman"/>
          <w:sz w:val="24"/>
          <w:szCs w:val="24"/>
        </w:rPr>
        <w:t>security incidents or misuse</w:t>
      </w:r>
      <w:r w:rsidRPr="00547B8C">
        <w:rPr>
          <w:rFonts w:ascii="Times New Roman" w:hAnsi="Times New Roman" w:cs="Times New Roman"/>
          <w:sz w:val="24"/>
          <w:szCs w:val="24"/>
        </w:rPr>
        <w:t xml:space="preserve"> to the ICT department immediately.</w:t>
      </w:r>
    </w:p>
    <w:p w:rsidR="000473DB" w:rsidRPr="00547B8C" w:rsidRDefault="000473DB" w:rsidP="000473DB">
      <w:pPr>
        <w:spacing w:after="0"/>
        <w:jc w:val="right"/>
        <w:rPr>
          <w:rFonts w:ascii="Times New Roman" w:hAnsi="Times New Roman" w:cs="Times New Roman"/>
          <w:sz w:val="24"/>
          <w:szCs w:val="24"/>
        </w:rPr>
      </w:pPr>
    </w:p>
    <w:p w:rsidR="000473DB" w:rsidRPr="00547B8C" w:rsidRDefault="000473DB" w:rsidP="000473DB">
      <w:pPr>
        <w:pStyle w:val="Heading2"/>
      </w:pPr>
      <w:r w:rsidRPr="00547B8C">
        <w:rPr>
          <w:rStyle w:val="Strong"/>
          <w:b/>
          <w:bCs/>
        </w:rPr>
        <w:t>7. User Responsibilities</w:t>
      </w:r>
    </w:p>
    <w:p w:rsidR="000473DB" w:rsidRPr="00547B8C" w:rsidRDefault="000473DB" w:rsidP="000473DB">
      <w:pPr>
        <w:numPr>
          <w:ilvl w:val="0"/>
          <w:numId w:val="358"/>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Use the internet responsibly and ethically at all times. </w:t>
      </w:r>
    </w:p>
    <w:p w:rsidR="000473DB" w:rsidRPr="00547B8C" w:rsidRDefault="000473DB" w:rsidP="000473DB">
      <w:pPr>
        <w:numPr>
          <w:ilvl w:val="0"/>
          <w:numId w:val="358"/>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Protect devices from malware by avoiding unsafe websites and downloads. </w:t>
      </w:r>
    </w:p>
    <w:p w:rsidR="000473DB" w:rsidRPr="00547B8C" w:rsidRDefault="000473DB" w:rsidP="000473DB">
      <w:pPr>
        <w:numPr>
          <w:ilvl w:val="0"/>
          <w:numId w:val="358"/>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Log out of shared computers after use. </w:t>
      </w:r>
    </w:p>
    <w:p w:rsidR="000473DB" w:rsidRPr="00547B8C" w:rsidRDefault="000473DB" w:rsidP="000473DB">
      <w:pPr>
        <w:numPr>
          <w:ilvl w:val="0"/>
          <w:numId w:val="358"/>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Comply with all ICT-related policies, including cybersecurity and academic integrity policies.</w:t>
      </w:r>
    </w:p>
    <w:p w:rsidR="000473DB" w:rsidRPr="00547B8C" w:rsidRDefault="000473DB" w:rsidP="000473DB">
      <w:pPr>
        <w:spacing w:after="0"/>
        <w:rPr>
          <w:rFonts w:ascii="Times New Roman" w:hAnsi="Times New Roman" w:cs="Times New Roman"/>
          <w:sz w:val="24"/>
          <w:szCs w:val="24"/>
        </w:rPr>
      </w:pPr>
    </w:p>
    <w:p w:rsidR="000473DB" w:rsidRPr="00547B8C" w:rsidRDefault="000473DB" w:rsidP="000473DB">
      <w:pPr>
        <w:pStyle w:val="Heading2"/>
      </w:pPr>
      <w:r w:rsidRPr="00547B8C">
        <w:rPr>
          <w:rStyle w:val="Strong"/>
          <w:b/>
          <w:bCs/>
        </w:rPr>
        <w:t>8. Enforcement and Sanctions</w:t>
      </w:r>
    </w:p>
    <w:p w:rsidR="000473DB" w:rsidRPr="00547B8C" w:rsidRDefault="000473DB" w:rsidP="000473DB">
      <w:pPr>
        <w:numPr>
          <w:ilvl w:val="0"/>
          <w:numId w:val="359"/>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Violations of this policy may result in: </w:t>
      </w:r>
    </w:p>
    <w:p w:rsidR="000473DB" w:rsidRPr="00547B8C" w:rsidRDefault="000473DB" w:rsidP="000473DB">
      <w:pPr>
        <w:numPr>
          <w:ilvl w:val="1"/>
          <w:numId w:val="359"/>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Temporary or permanent suspension of internet access. </w:t>
      </w:r>
    </w:p>
    <w:p w:rsidR="000473DB" w:rsidRPr="00547B8C" w:rsidRDefault="000473DB" w:rsidP="000473DB">
      <w:pPr>
        <w:numPr>
          <w:ilvl w:val="1"/>
          <w:numId w:val="359"/>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 xml:space="preserve">Disciplinary action under student or staff regulations. </w:t>
      </w:r>
    </w:p>
    <w:p w:rsidR="000473DB" w:rsidRPr="00547B8C" w:rsidRDefault="000473DB" w:rsidP="000473DB">
      <w:pPr>
        <w:numPr>
          <w:ilvl w:val="1"/>
          <w:numId w:val="359"/>
        </w:numPr>
        <w:spacing w:before="100" w:beforeAutospacing="1" w:after="100" w:afterAutospacing="1" w:line="240" w:lineRule="auto"/>
        <w:rPr>
          <w:rFonts w:ascii="Times New Roman" w:hAnsi="Times New Roman" w:cs="Times New Roman"/>
          <w:sz w:val="24"/>
          <w:szCs w:val="24"/>
        </w:rPr>
      </w:pPr>
      <w:r w:rsidRPr="00547B8C">
        <w:rPr>
          <w:rFonts w:ascii="Times New Roman" w:hAnsi="Times New Roman" w:cs="Times New Roman"/>
          <w:sz w:val="24"/>
          <w:szCs w:val="24"/>
        </w:rPr>
        <w:t>Legal action in cases involving criminal activity.</w:t>
      </w:r>
    </w:p>
    <w:p w:rsidR="0084573D" w:rsidRPr="00992514" w:rsidRDefault="000473DB" w:rsidP="00FC7623">
      <w:pPr>
        <w:numPr>
          <w:ilvl w:val="0"/>
          <w:numId w:val="359"/>
        </w:numPr>
        <w:spacing w:before="100" w:beforeAutospacing="1" w:after="100" w:afterAutospacing="1" w:line="240" w:lineRule="auto"/>
        <w:rPr>
          <w:rStyle w:val="Strong"/>
          <w:rFonts w:ascii="Times New Roman" w:hAnsi="Times New Roman" w:cs="Times New Roman"/>
          <w:b w:val="0"/>
          <w:bCs w:val="0"/>
          <w:sz w:val="24"/>
          <w:szCs w:val="24"/>
        </w:rPr>
      </w:pPr>
      <w:r w:rsidRPr="00547B8C">
        <w:rPr>
          <w:rFonts w:ascii="Times New Roman" w:hAnsi="Times New Roman" w:cs="Times New Roman"/>
          <w:sz w:val="24"/>
          <w:szCs w:val="24"/>
        </w:rPr>
        <w:t xml:space="preserve">Repeat offenders may face </w:t>
      </w:r>
      <w:r w:rsidR="00547B8C">
        <w:rPr>
          <w:rStyle w:val="Strong"/>
          <w:rFonts w:ascii="Times New Roman" w:hAnsi="Times New Roman" w:cs="Times New Roman"/>
          <w:sz w:val="24"/>
          <w:szCs w:val="24"/>
        </w:rPr>
        <w:t>demotion by the staff and suspension from the institution by students.</w:t>
      </w:r>
    </w:p>
    <w:p w:rsidR="00992514" w:rsidRDefault="00992514" w:rsidP="00992514">
      <w:pPr>
        <w:spacing w:before="100" w:beforeAutospacing="1" w:after="100" w:afterAutospacing="1" w:line="240" w:lineRule="auto"/>
        <w:rPr>
          <w:rStyle w:val="Strong"/>
          <w:rFonts w:ascii="Times New Roman" w:hAnsi="Times New Roman" w:cs="Times New Roman"/>
          <w:sz w:val="24"/>
          <w:szCs w:val="24"/>
        </w:rPr>
      </w:pPr>
    </w:p>
    <w:p w:rsidR="00992514" w:rsidRPr="00992514" w:rsidRDefault="00992514" w:rsidP="00992514">
      <w:pPr>
        <w:pStyle w:val="Heading3"/>
        <w:rPr>
          <w:rFonts w:ascii="Times New Roman" w:hAnsi="Times New Roman" w:cs="Times New Roman"/>
          <w:color w:val="auto"/>
          <w:sz w:val="28"/>
        </w:rPr>
      </w:pPr>
      <w:r w:rsidRPr="00992514">
        <w:rPr>
          <w:rStyle w:val="Strong"/>
          <w:rFonts w:ascii="Times New Roman" w:hAnsi="Times New Roman" w:cs="Times New Roman"/>
          <w:bCs w:val="0"/>
          <w:color w:val="auto"/>
          <w:sz w:val="28"/>
        </w:rPr>
        <w:t>Network Security and Data Privacy Policy</w:t>
      </w:r>
    </w:p>
    <w:p w:rsidR="00992514" w:rsidRDefault="00992514" w:rsidP="00992514">
      <w:pPr>
        <w:pStyle w:val="NormalWeb"/>
      </w:pPr>
      <w:r>
        <w:t xml:space="preserve">This policy establishes measures to protect the ICT college’s </w:t>
      </w:r>
      <w:r>
        <w:rPr>
          <w:rStyle w:val="Strong"/>
        </w:rPr>
        <w:t>network infrastructure, information systems, and personal data</w:t>
      </w:r>
      <w:r>
        <w:t xml:space="preserve"> from unauthorized access, misuse, loss, or cyber threats. It ensures </w:t>
      </w:r>
      <w:r>
        <w:rPr>
          <w:rStyle w:val="Strong"/>
        </w:rPr>
        <w:t>confidentiality, integrity, and availability</w:t>
      </w:r>
      <w:r>
        <w:t xml:space="preserve"> of data in compliance with legal and ethical standards.</w:t>
      </w:r>
    </w:p>
    <w:p w:rsidR="00992514" w:rsidRDefault="00992514" w:rsidP="00992514">
      <w:pPr>
        <w:pStyle w:val="Heading2"/>
        <w:ind w:left="0" w:firstLine="0"/>
      </w:pPr>
      <w:r>
        <w:rPr>
          <w:rStyle w:val="Strong"/>
          <w:b/>
          <w:bCs/>
        </w:rPr>
        <w:t>Network Security Measures</w:t>
      </w:r>
    </w:p>
    <w:p w:rsidR="00992514" w:rsidRPr="00992514" w:rsidRDefault="00992514" w:rsidP="00992514">
      <w:pPr>
        <w:pStyle w:val="Heading3"/>
        <w:rPr>
          <w:rFonts w:ascii="Times New Roman" w:hAnsi="Times New Roman" w:cs="Times New Roman"/>
          <w:i/>
        </w:rPr>
      </w:pPr>
      <w:r w:rsidRPr="00992514">
        <w:rPr>
          <w:rStyle w:val="Strong"/>
          <w:rFonts w:ascii="Times New Roman" w:hAnsi="Times New Roman" w:cs="Times New Roman"/>
          <w:bCs w:val="0"/>
          <w:i/>
        </w:rPr>
        <w:t>Access Control</w:t>
      </w:r>
    </w:p>
    <w:p w:rsidR="00992514" w:rsidRPr="00992514" w:rsidRDefault="00992514" w:rsidP="00992514">
      <w:pPr>
        <w:numPr>
          <w:ilvl w:val="0"/>
          <w:numId w:val="364"/>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Network access is restricted to </w:t>
      </w:r>
      <w:r w:rsidRPr="00992514">
        <w:rPr>
          <w:rStyle w:val="Strong"/>
          <w:rFonts w:ascii="Times New Roman" w:hAnsi="Times New Roman" w:cs="Times New Roman"/>
          <w:sz w:val="24"/>
          <w:szCs w:val="24"/>
        </w:rPr>
        <w:t>authorized users only</w:t>
      </w:r>
      <w:r w:rsidRPr="00992514">
        <w:rPr>
          <w:rFonts w:ascii="Times New Roman" w:hAnsi="Times New Roman" w:cs="Times New Roman"/>
          <w:sz w:val="24"/>
          <w:szCs w:val="24"/>
        </w:rPr>
        <w:t xml:space="preserve">. </w:t>
      </w:r>
    </w:p>
    <w:p w:rsidR="00992514" w:rsidRPr="00992514" w:rsidRDefault="00992514" w:rsidP="00992514">
      <w:pPr>
        <w:numPr>
          <w:ilvl w:val="0"/>
          <w:numId w:val="364"/>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Strong authentication methods (password policies, multi-factor authentication where applicable) are enforced. </w:t>
      </w:r>
    </w:p>
    <w:p w:rsidR="00992514" w:rsidRPr="00992514" w:rsidRDefault="00992514" w:rsidP="00992514">
      <w:pPr>
        <w:numPr>
          <w:ilvl w:val="0"/>
          <w:numId w:val="364"/>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User access rights are assigned based on </w:t>
      </w:r>
      <w:r w:rsidRPr="00992514">
        <w:rPr>
          <w:rStyle w:val="Strong"/>
          <w:rFonts w:ascii="Times New Roman" w:hAnsi="Times New Roman" w:cs="Times New Roman"/>
          <w:sz w:val="24"/>
          <w:szCs w:val="24"/>
        </w:rPr>
        <w:t>roles and responsibilities</w:t>
      </w:r>
      <w:r w:rsidRPr="00992514">
        <w:rPr>
          <w:rFonts w:ascii="Times New Roman" w:hAnsi="Times New Roman" w:cs="Times New Roman"/>
          <w:sz w:val="24"/>
          <w:szCs w:val="24"/>
        </w:rPr>
        <w:t>.</w:t>
      </w:r>
    </w:p>
    <w:p w:rsidR="00992514" w:rsidRPr="00992514" w:rsidRDefault="00992514" w:rsidP="00992514">
      <w:pPr>
        <w:pStyle w:val="Heading3"/>
        <w:rPr>
          <w:rFonts w:ascii="Times New Roman" w:hAnsi="Times New Roman" w:cs="Times New Roman"/>
          <w:i/>
        </w:rPr>
      </w:pPr>
      <w:r w:rsidRPr="00992514">
        <w:rPr>
          <w:rStyle w:val="Strong"/>
          <w:rFonts w:ascii="Times New Roman" w:hAnsi="Times New Roman" w:cs="Times New Roman"/>
          <w:bCs w:val="0"/>
          <w:i/>
        </w:rPr>
        <w:lastRenderedPageBreak/>
        <w:t>Network Protection</w:t>
      </w:r>
    </w:p>
    <w:p w:rsidR="00992514" w:rsidRPr="00992514" w:rsidRDefault="00992514" w:rsidP="00992514">
      <w:pPr>
        <w:numPr>
          <w:ilvl w:val="0"/>
          <w:numId w:val="365"/>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Firewalls, intrusion detection/prevention systems (IDS/IPS), and antivirus software are deployed and regularly updated. </w:t>
      </w:r>
    </w:p>
    <w:p w:rsidR="00992514" w:rsidRPr="00992514" w:rsidRDefault="00992514" w:rsidP="00992514">
      <w:pPr>
        <w:numPr>
          <w:ilvl w:val="0"/>
          <w:numId w:val="365"/>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Networks are segmented (e.g., staff, students, guests) to reduce security risks. </w:t>
      </w:r>
    </w:p>
    <w:p w:rsidR="00992514" w:rsidRPr="00992514" w:rsidRDefault="00992514" w:rsidP="00992514">
      <w:pPr>
        <w:numPr>
          <w:ilvl w:val="0"/>
          <w:numId w:val="365"/>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Regular vulnerability assessments and security audits are conducted.</w:t>
      </w:r>
    </w:p>
    <w:p w:rsidR="00992514" w:rsidRPr="00992514" w:rsidRDefault="00992514" w:rsidP="00992514">
      <w:pPr>
        <w:pStyle w:val="Heading3"/>
        <w:rPr>
          <w:rFonts w:ascii="Times New Roman" w:hAnsi="Times New Roman" w:cs="Times New Roman"/>
          <w:i/>
        </w:rPr>
      </w:pPr>
      <w:r w:rsidRPr="00992514">
        <w:rPr>
          <w:rStyle w:val="Strong"/>
          <w:rFonts w:ascii="Times New Roman" w:hAnsi="Times New Roman" w:cs="Times New Roman"/>
          <w:bCs w:val="0"/>
          <w:i/>
        </w:rPr>
        <w:t>Monitoring and Logging</w:t>
      </w:r>
    </w:p>
    <w:p w:rsidR="00992514" w:rsidRPr="00992514" w:rsidRDefault="00992514" w:rsidP="00992514">
      <w:pPr>
        <w:numPr>
          <w:ilvl w:val="0"/>
          <w:numId w:val="366"/>
        </w:numPr>
        <w:spacing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Network activity is monitored to detect </w:t>
      </w:r>
      <w:r w:rsidRPr="00992514">
        <w:rPr>
          <w:rStyle w:val="Strong"/>
          <w:rFonts w:ascii="Times New Roman" w:hAnsi="Times New Roman" w:cs="Times New Roman"/>
          <w:sz w:val="24"/>
          <w:szCs w:val="24"/>
        </w:rPr>
        <w:t>unauthorized access, attacks, or misuse</w:t>
      </w:r>
      <w:r w:rsidRPr="00992514">
        <w:rPr>
          <w:rFonts w:ascii="Times New Roman" w:hAnsi="Times New Roman" w:cs="Times New Roman"/>
          <w:sz w:val="24"/>
          <w:szCs w:val="24"/>
        </w:rPr>
        <w:t xml:space="preserve">. </w:t>
      </w:r>
    </w:p>
    <w:p w:rsidR="00992514" w:rsidRPr="00992514" w:rsidRDefault="00992514" w:rsidP="00992514">
      <w:pPr>
        <w:numPr>
          <w:ilvl w:val="0"/>
          <w:numId w:val="366"/>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System logs are maintained for audit and investigation purposes. </w:t>
      </w:r>
    </w:p>
    <w:p w:rsidR="00992514" w:rsidRPr="00992514" w:rsidRDefault="00992514" w:rsidP="00992514">
      <w:pPr>
        <w:numPr>
          <w:ilvl w:val="0"/>
          <w:numId w:val="366"/>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Monitoring is conducted in accordance with privacy and legal requirements.</w:t>
      </w:r>
    </w:p>
    <w:p w:rsidR="00992514" w:rsidRPr="00992514" w:rsidRDefault="00992514" w:rsidP="00992514">
      <w:pPr>
        <w:spacing w:after="0"/>
        <w:rPr>
          <w:rFonts w:ascii="Times New Roman" w:hAnsi="Times New Roman" w:cs="Times New Roman"/>
          <w:sz w:val="24"/>
          <w:szCs w:val="24"/>
        </w:rPr>
      </w:pPr>
    </w:p>
    <w:p w:rsidR="00992514" w:rsidRPr="00992514" w:rsidRDefault="00992514" w:rsidP="00992514">
      <w:pPr>
        <w:pStyle w:val="Heading2"/>
      </w:pPr>
      <w:r w:rsidRPr="00992514">
        <w:rPr>
          <w:rStyle w:val="Strong"/>
          <w:b/>
          <w:bCs/>
        </w:rPr>
        <w:t>Data Privacy and Protection</w:t>
      </w:r>
    </w:p>
    <w:p w:rsidR="00992514" w:rsidRPr="00992514" w:rsidRDefault="00992514" w:rsidP="00992514">
      <w:pPr>
        <w:pStyle w:val="Heading3"/>
        <w:rPr>
          <w:rFonts w:ascii="Times New Roman" w:hAnsi="Times New Roman" w:cs="Times New Roman"/>
          <w:i/>
        </w:rPr>
      </w:pPr>
      <w:r w:rsidRPr="00992514">
        <w:rPr>
          <w:rStyle w:val="Strong"/>
          <w:rFonts w:ascii="Times New Roman" w:hAnsi="Times New Roman" w:cs="Times New Roman"/>
          <w:bCs w:val="0"/>
          <w:i/>
        </w:rPr>
        <w:t>Data Classification</w:t>
      </w:r>
    </w:p>
    <w:p w:rsidR="00992514" w:rsidRPr="00992514" w:rsidRDefault="00992514" w:rsidP="00992514">
      <w:pPr>
        <w:numPr>
          <w:ilvl w:val="0"/>
          <w:numId w:val="367"/>
        </w:numPr>
        <w:spacing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Data is classified as </w:t>
      </w:r>
      <w:r w:rsidRPr="00992514">
        <w:rPr>
          <w:rStyle w:val="Strong"/>
          <w:rFonts w:ascii="Times New Roman" w:hAnsi="Times New Roman" w:cs="Times New Roman"/>
          <w:sz w:val="24"/>
          <w:szCs w:val="24"/>
        </w:rPr>
        <w:t>public, internal, confidential, or sensitive</w:t>
      </w:r>
      <w:r w:rsidRPr="00992514">
        <w:rPr>
          <w:rFonts w:ascii="Times New Roman" w:hAnsi="Times New Roman" w:cs="Times New Roman"/>
          <w:sz w:val="24"/>
          <w:szCs w:val="24"/>
        </w:rPr>
        <w:t xml:space="preserve">. </w:t>
      </w:r>
    </w:p>
    <w:p w:rsidR="00992514" w:rsidRPr="00992514" w:rsidRDefault="00992514" w:rsidP="00992514">
      <w:pPr>
        <w:numPr>
          <w:ilvl w:val="0"/>
          <w:numId w:val="367"/>
        </w:numPr>
        <w:spacing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Sensitive data (e.g., student records, staff files, examination data) receives the highest level of protection.</w:t>
      </w:r>
    </w:p>
    <w:p w:rsidR="00992514" w:rsidRPr="00992514" w:rsidRDefault="00992514" w:rsidP="00992514">
      <w:pPr>
        <w:pStyle w:val="Heading3"/>
        <w:spacing w:before="0"/>
        <w:rPr>
          <w:rFonts w:ascii="Times New Roman" w:hAnsi="Times New Roman" w:cs="Times New Roman"/>
          <w:i/>
        </w:rPr>
      </w:pPr>
      <w:r w:rsidRPr="00992514">
        <w:rPr>
          <w:rStyle w:val="Strong"/>
          <w:rFonts w:ascii="Times New Roman" w:hAnsi="Times New Roman" w:cs="Times New Roman"/>
          <w:bCs w:val="0"/>
          <w:i/>
        </w:rPr>
        <w:t>Data Handling and Storage</w:t>
      </w:r>
    </w:p>
    <w:p w:rsidR="00992514" w:rsidRPr="00992514" w:rsidRDefault="00992514" w:rsidP="00992514">
      <w:pPr>
        <w:numPr>
          <w:ilvl w:val="0"/>
          <w:numId w:val="368"/>
        </w:numPr>
        <w:spacing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Personal and confidential data must be stored in </w:t>
      </w:r>
      <w:r w:rsidRPr="00992514">
        <w:rPr>
          <w:rStyle w:val="Strong"/>
          <w:rFonts w:ascii="Times New Roman" w:hAnsi="Times New Roman" w:cs="Times New Roman"/>
          <w:sz w:val="24"/>
          <w:szCs w:val="24"/>
        </w:rPr>
        <w:t>secure systems</w:t>
      </w:r>
      <w:r w:rsidRPr="00992514">
        <w:rPr>
          <w:rFonts w:ascii="Times New Roman" w:hAnsi="Times New Roman" w:cs="Times New Roman"/>
          <w:sz w:val="24"/>
          <w:szCs w:val="24"/>
        </w:rPr>
        <w:t xml:space="preserve"> with restricted access. </w:t>
      </w:r>
    </w:p>
    <w:p w:rsidR="00992514" w:rsidRPr="00992514" w:rsidRDefault="00992514" w:rsidP="00992514">
      <w:pPr>
        <w:numPr>
          <w:ilvl w:val="0"/>
          <w:numId w:val="368"/>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Data encryption is used for sensitive data stored or transmitted over networks. </w:t>
      </w:r>
    </w:p>
    <w:p w:rsidR="00992514" w:rsidRPr="00992514" w:rsidRDefault="00992514" w:rsidP="00992514">
      <w:pPr>
        <w:numPr>
          <w:ilvl w:val="0"/>
          <w:numId w:val="368"/>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Physical access to servers and data centers is strictly controlled.</w:t>
      </w:r>
    </w:p>
    <w:p w:rsidR="00992514" w:rsidRPr="00992514" w:rsidRDefault="00992514" w:rsidP="00992514">
      <w:pPr>
        <w:pStyle w:val="Heading3"/>
        <w:rPr>
          <w:rFonts w:ascii="Times New Roman" w:hAnsi="Times New Roman" w:cs="Times New Roman"/>
          <w:i/>
        </w:rPr>
      </w:pPr>
      <w:r w:rsidRPr="00992514">
        <w:rPr>
          <w:rStyle w:val="Strong"/>
          <w:rFonts w:ascii="Times New Roman" w:hAnsi="Times New Roman" w:cs="Times New Roman"/>
          <w:bCs w:val="0"/>
          <w:i/>
        </w:rPr>
        <w:t>Data Sharing</w:t>
      </w:r>
    </w:p>
    <w:p w:rsidR="00992514" w:rsidRPr="00992514" w:rsidRDefault="00992514" w:rsidP="00992514">
      <w:pPr>
        <w:numPr>
          <w:ilvl w:val="0"/>
          <w:numId w:val="369"/>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Personal data is shared only with </w:t>
      </w:r>
      <w:r w:rsidRPr="00992514">
        <w:rPr>
          <w:rStyle w:val="Strong"/>
          <w:rFonts w:ascii="Times New Roman" w:hAnsi="Times New Roman" w:cs="Times New Roman"/>
          <w:sz w:val="24"/>
          <w:szCs w:val="24"/>
        </w:rPr>
        <w:t>authorized parties</w:t>
      </w:r>
      <w:r w:rsidRPr="00992514">
        <w:rPr>
          <w:rFonts w:ascii="Times New Roman" w:hAnsi="Times New Roman" w:cs="Times New Roman"/>
          <w:sz w:val="24"/>
          <w:szCs w:val="24"/>
        </w:rPr>
        <w:t xml:space="preserve"> and for legitimate purposes. </w:t>
      </w:r>
    </w:p>
    <w:p w:rsidR="00992514" w:rsidRPr="00992514" w:rsidRDefault="00992514" w:rsidP="00992514">
      <w:pPr>
        <w:numPr>
          <w:ilvl w:val="0"/>
          <w:numId w:val="369"/>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Third-party access requires formal agreements and compliance with data protection standards.</w:t>
      </w:r>
    </w:p>
    <w:p w:rsidR="00992514" w:rsidRPr="00992514" w:rsidRDefault="00992514" w:rsidP="00992514">
      <w:pPr>
        <w:spacing w:after="0"/>
        <w:rPr>
          <w:rFonts w:ascii="Times New Roman" w:hAnsi="Times New Roman" w:cs="Times New Roman"/>
          <w:sz w:val="24"/>
          <w:szCs w:val="24"/>
        </w:rPr>
      </w:pPr>
    </w:p>
    <w:p w:rsidR="00992514" w:rsidRPr="00992514" w:rsidRDefault="00992514" w:rsidP="00992514">
      <w:pPr>
        <w:pStyle w:val="Heading2"/>
      </w:pPr>
      <w:r w:rsidRPr="00992514">
        <w:rPr>
          <w:rStyle w:val="Strong"/>
          <w:b/>
          <w:bCs/>
        </w:rPr>
        <w:t>User Responsibilities</w:t>
      </w:r>
    </w:p>
    <w:p w:rsidR="00992514" w:rsidRPr="00992514" w:rsidRDefault="00992514" w:rsidP="00A978CA">
      <w:pPr>
        <w:numPr>
          <w:ilvl w:val="0"/>
          <w:numId w:val="370"/>
        </w:numPr>
        <w:spacing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Users must protect login credentials and avoid sharing passwords. </w:t>
      </w:r>
    </w:p>
    <w:p w:rsidR="00992514" w:rsidRDefault="00992514" w:rsidP="00A978CA">
      <w:pPr>
        <w:numPr>
          <w:ilvl w:val="0"/>
          <w:numId w:val="370"/>
        </w:numPr>
        <w:spacing w:before="100" w:beforeAutospacing="1" w:after="0" w:line="240" w:lineRule="auto"/>
        <w:rPr>
          <w:rFonts w:ascii="Times New Roman" w:hAnsi="Times New Roman" w:cs="Times New Roman"/>
          <w:sz w:val="24"/>
          <w:szCs w:val="24"/>
        </w:rPr>
      </w:pPr>
      <w:r w:rsidRPr="00992514">
        <w:rPr>
          <w:rFonts w:ascii="Times New Roman" w:hAnsi="Times New Roman" w:cs="Times New Roman"/>
          <w:sz w:val="24"/>
          <w:szCs w:val="24"/>
        </w:rPr>
        <w:t xml:space="preserve">Personal devices connected to the network must meet </w:t>
      </w:r>
      <w:r w:rsidRPr="00992514">
        <w:rPr>
          <w:rStyle w:val="Strong"/>
          <w:rFonts w:ascii="Times New Roman" w:hAnsi="Times New Roman" w:cs="Times New Roman"/>
          <w:sz w:val="24"/>
          <w:szCs w:val="24"/>
        </w:rPr>
        <w:t>minimum security standards</w:t>
      </w:r>
      <w:r w:rsidR="00A978CA">
        <w:rPr>
          <w:rStyle w:val="Strong"/>
          <w:rFonts w:ascii="Times New Roman" w:hAnsi="Times New Roman" w:cs="Times New Roman"/>
          <w:sz w:val="24"/>
          <w:szCs w:val="24"/>
        </w:rPr>
        <w:t xml:space="preserve"> such as</w:t>
      </w:r>
      <w:r w:rsidR="00A978CA">
        <w:rPr>
          <w:rFonts w:ascii="Times New Roman" w:hAnsi="Times New Roman" w:cs="Times New Roman"/>
          <w:sz w:val="24"/>
          <w:szCs w:val="24"/>
        </w:rPr>
        <w:t>:</w:t>
      </w:r>
      <w:r w:rsidRPr="00992514">
        <w:rPr>
          <w:rFonts w:ascii="Times New Roman" w:hAnsi="Times New Roman" w:cs="Times New Roman"/>
          <w:sz w:val="24"/>
          <w:szCs w:val="24"/>
        </w:rPr>
        <w:t xml:space="preserve"> </w:t>
      </w:r>
    </w:p>
    <w:p w:rsidR="00A978CA" w:rsidRDefault="00A978CA" w:rsidP="00A978CA">
      <w:pPr>
        <w:pStyle w:val="NormalWeb"/>
        <w:numPr>
          <w:ilvl w:val="0"/>
          <w:numId w:val="376"/>
        </w:numPr>
        <w:spacing w:before="0" w:beforeAutospacing="0"/>
      </w:pPr>
      <w:r>
        <w:t>Updated operating system.</w:t>
      </w:r>
    </w:p>
    <w:p w:rsidR="00A978CA" w:rsidRDefault="00A978CA" w:rsidP="00A978CA">
      <w:pPr>
        <w:pStyle w:val="NormalWeb"/>
        <w:numPr>
          <w:ilvl w:val="0"/>
          <w:numId w:val="376"/>
        </w:numPr>
      </w:pPr>
      <w:r>
        <w:t>Antivirus protection</w:t>
      </w:r>
    </w:p>
    <w:p w:rsidR="00A978CA" w:rsidRDefault="00A978CA" w:rsidP="00A978CA">
      <w:pPr>
        <w:pStyle w:val="NormalWeb"/>
        <w:numPr>
          <w:ilvl w:val="0"/>
          <w:numId w:val="376"/>
        </w:numPr>
      </w:pPr>
      <w:r>
        <w:t>Strong passwords.</w:t>
      </w:r>
    </w:p>
    <w:p w:rsidR="00A978CA" w:rsidRDefault="00A978CA" w:rsidP="00A978CA">
      <w:pPr>
        <w:pStyle w:val="NormalWeb"/>
        <w:numPr>
          <w:ilvl w:val="0"/>
          <w:numId w:val="376"/>
        </w:numPr>
      </w:pPr>
      <w:r>
        <w:t>Firewall enabled.</w:t>
      </w:r>
    </w:p>
    <w:p w:rsidR="00A978CA" w:rsidRDefault="00A978CA" w:rsidP="00A978CA">
      <w:pPr>
        <w:pStyle w:val="NormalWeb"/>
        <w:numPr>
          <w:ilvl w:val="0"/>
          <w:numId w:val="376"/>
        </w:numPr>
      </w:pPr>
      <w:r>
        <w:t>Data encryption.</w:t>
      </w:r>
    </w:p>
    <w:p w:rsidR="00A978CA" w:rsidRDefault="00A978CA" w:rsidP="00A978CA">
      <w:pPr>
        <w:pStyle w:val="NormalWeb"/>
        <w:numPr>
          <w:ilvl w:val="0"/>
          <w:numId w:val="376"/>
        </w:numPr>
      </w:pPr>
      <w:r>
        <w:t>Screen lock.</w:t>
      </w:r>
    </w:p>
    <w:p w:rsidR="00A978CA" w:rsidRPr="00A978CA" w:rsidRDefault="00A978CA" w:rsidP="00A978CA">
      <w:pPr>
        <w:pStyle w:val="NormalWeb"/>
        <w:numPr>
          <w:ilvl w:val="0"/>
          <w:numId w:val="376"/>
        </w:numPr>
        <w:spacing w:before="0" w:beforeAutospacing="0" w:after="0" w:afterAutospacing="0"/>
      </w:pPr>
      <w:r>
        <w:t>No harmful software</w:t>
      </w:r>
      <w:r>
        <w:t>.</w:t>
      </w:r>
    </w:p>
    <w:p w:rsidR="00992514" w:rsidRPr="00992514" w:rsidRDefault="00992514" w:rsidP="00992514">
      <w:pPr>
        <w:numPr>
          <w:ilvl w:val="0"/>
          <w:numId w:val="370"/>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Users must immediately report </w:t>
      </w:r>
      <w:r w:rsidRPr="00992514">
        <w:rPr>
          <w:rStyle w:val="Strong"/>
          <w:rFonts w:ascii="Times New Roman" w:hAnsi="Times New Roman" w:cs="Times New Roman"/>
          <w:sz w:val="24"/>
          <w:szCs w:val="24"/>
        </w:rPr>
        <w:t>data breaches, suspicious activity, or security incidents</w:t>
      </w:r>
      <w:r w:rsidRPr="00992514">
        <w:rPr>
          <w:rFonts w:ascii="Times New Roman" w:hAnsi="Times New Roman" w:cs="Times New Roman"/>
          <w:sz w:val="24"/>
          <w:szCs w:val="24"/>
        </w:rPr>
        <w:t xml:space="preserve">. </w:t>
      </w:r>
    </w:p>
    <w:p w:rsidR="00992514" w:rsidRPr="00992514" w:rsidRDefault="00992514" w:rsidP="00992514">
      <w:pPr>
        <w:numPr>
          <w:ilvl w:val="0"/>
          <w:numId w:val="370"/>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lastRenderedPageBreak/>
        <w:t>Staff and students must comply with institutional policies on data handling and ICT ethics.</w:t>
      </w:r>
    </w:p>
    <w:p w:rsidR="00992514" w:rsidRPr="00992514" w:rsidRDefault="00992514" w:rsidP="00992514">
      <w:pPr>
        <w:pStyle w:val="Heading2"/>
      </w:pPr>
      <w:r w:rsidRPr="00992514">
        <w:rPr>
          <w:rStyle w:val="Strong"/>
          <w:b/>
          <w:bCs/>
        </w:rPr>
        <w:t>Incident Response and Recovery</w:t>
      </w:r>
    </w:p>
    <w:p w:rsidR="00992514" w:rsidRPr="00992514" w:rsidRDefault="005D2C7E" w:rsidP="00A978CA">
      <w:pPr>
        <w:numPr>
          <w:ilvl w:val="0"/>
          <w:numId w:val="371"/>
        </w:numPr>
        <w:spacing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Any incident must be reported to immediate staff to help </w:t>
      </w:r>
      <w:r w:rsidR="00992514" w:rsidRPr="00992514">
        <w:rPr>
          <w:rFonts w:ascii="Times New Roman" w:hAnsi="Times New Roman" w:cs="Times New Roman"/>
          <w:sz w:val="24"/>
          <w:szCs w:val="24"/>
        </w:rPr>
        <w:t xml:space="preserve">manage security breaches or data loss. </w:t>
      </w:r>
    </w:p>
    <w:p w:rsidR="00992514" w:rsidRPr="00992514" w:rsidRDefault="00992514" w:rsidP="00992514">
      <w:pPr>
        <w:numPr>
          <w:ilvl w:val="0"/>
          <w:numId w:val="371"/>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Incidents are documented, investigated, and corrective actions implemented. </w:t>
      </w:r>
    </w:p>
    <w:p w:rsidR="00992514" w:rsidRPr="00992514" w:rsidRDefault="00992514" w:rsidP="00992514">
      <w:pPr>
        <w:numPr>
          <w:ilvl w:val="0"/>
          <w:numId w:val="371"/>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Regular backups </w:t>
      </w:r>
      <w:r w:rsidR="005D2C7E">
        <w:rPr>
          <w:rFonts w:ascii="Times New Roman" w:hAnsi="Times New Roman" w:cs="Times New Roman"/>
          <w:sz w:val="24"/>
          <w:szCs w:val="24"/>
        </w:rPr>
        <w:t xml:space="preserve">and system checks </w:t>
      </w:r>
      <w:r w:rsidRPr="00992514">
        <w:rPr>
          <w:rFonts w:ascii="Times New Roman" w:hAnsi="Times New Roman" w:cs="Times New Roman"/>
          <w:sz w:val="24"/>
          <w:szCs w:val="24"/>
        </w:rPr>
        <w:t xml:space="preserve">ensure quick recovery from </w:t>
      </w:r>
      <w:r w:rsidR="005D2C7E">
        <w:rPr>
          <w:rFonts w:ascii="Times New Roman" w:hAnsi="Times New Roman" w:cs="Times New Roman"/>
          <w:sz w:val="24"/>
          <w:szCs w:val="24"/>
        </w:rPr>
        <w:t xml:space="preserve">system failures or cyberattacks. </w:t>
      </w:r>
    </w:p>
    <w:p w:rsidR="00992514" w:rsidRPr="00992514" w:rsidRDefault="00992514" w:rsidP="00992514">
      <w:pPr>
        <w:spacing w:after="0"/>
        <w:rPr>
          <w:rFonts w:ascii="Times New Roman" w:hAnsi="Times New Roman" w:cs="Times New Roman"/>
          <w:sz w:val="24"/>
          <w:szCs w:val="24"/>
        </w:rPr>
      </w:pPr>
    </w:p>
    <w:p w:rsidR="00992514" w:rsidRPr="00992514" w:rsidRDefault="00992514" w:rsidP="00992514">
      <w:pPr>
        <w:pStyle w:val="Heading2"/>
      </w:pPr>
      <w:r w:rsidRPr="00992514">
        <w:rPr>
          <w:rStyle w:val="Strong"/>
          <w:b/>
          <w:bCs/>
        </w:rPr>
        <w:t>Legal and Regulatory Compliance</w:t>
      </w:r>
    </w:p>
    <w:p w:rsidR="00992514" w:rsidRDefault="000D2C34" w:rsidP="00992514">
      <w:pPr>
        <w:numPr>
          <w:ilvl w:val="0"/>
          <w:numId w:val="372"/>
        </w:numPr>
        <w:spacing w:after="0" w:line="240" w:lineRule="auto"/>
        <w:rPr>
          <w:rFonts w:ascii="Times New Roman" w:hAnsi="Times New Roman" w:cs="Times New Roman"/>
          <w:sz w:val="24"/>
          <w:szCs w:val="24"/>
        </w:rPr>
      </w:pPr>
      <w:r>
        <w:rPr>
          <w:rFonts w:ascii="Times New Roman" w:hAnsi="Times New Roman" w:cs="Times New Roman"/>
          <w:sz w:val="24"/>
          <w:szCs w:val="24"/>
        </w:rPr>
        <w:t>The institution complies with:</w:t>
      </w:r>
    </w:p>
    <w:p w:rsidR="00140E21" w:rsidRDefault="00140E21" w:rsidP="00140E21">
      <w:pPr>
        <w:pStyle w:val="ListParagraph"/>
        <w:numPr>
          <w:ilvl w:val="0"/>
          <w:numId w:val="377"/>
        </w:numPr>
      </w:pPr>
      <w:r>
        <w:t>NITA</w:t>
      </w:r>
      <w:r>
        <w:t xml:space="preserve"> Act</w:t>
      </w:r>
    </w:p>
    <w:p w:rsidR="00140E21" w:rsidRDefault="00140E21" w:rsidP="00140E21">
      <w:pPr>
        <w:pStyle w:val="ListParagraph"/>
        <w:numPr>
          <w:ilvl w:val="0"/>
          <w:numId w:val="377"/>
        </w:numPr>
      </w:pPr>
      <w:r>
        <w:t>TVET</w:t>
      </w:r>
      <w:r>
        <w:t xml:space="preserve"> Act</w:t>
      </w:r>
    </w:p>
    <w:p w:rsidR="00140E21" w:rsidRDefault="00140E21" w:rsidP="00140E21">
      <w:pPr>
        <w:pStyle w:val="ListParagraph"/>
        <w:numPr>
          <w:ilvl w:val="0"/>
          <w:numId w:val="377"/>
        </w:numPr>
      </w:pPr>
      <w:r>
        <w:t>Education</w:t>
      </w:r>
    </w:p>
    <w:p w:rsidR="00140E21" w:rsidRDefault="00140E21" w:rsidP="00140E21">
      <w:pPr>
        <w:pStyle w:val="ListParagraph"/>
        <w:numPr>
          <w:ilvl w:val="0"/>
          <w:numId w:val="377"/>
        </w:numPr>
      </w:pPr>
      <w:r>
        <w:t>Labour Act</w:t>
      </w:r>
    </w:p>
    <w:p w:rsidR="00140E21" w:rsidRDefault="00140E21" w:rsidP="00140E21">
      <w:pPr>
        <w:pStyle w:val="ListParagraph"/>
        <w:numPr>
          <w:ilvl w:val="0"/>
          <w:numId w:val="377"/>
        </w:numPr>
      </w:pPr>
      <w:r>
        <w:t>Public Finance Management Act</w:t>
      </w:r>
    </w:p>
    <w:p w:rsidR="00140E21" w:rsidRDefault="00140E21" w:rsidP="00140E21">
      <w:pPr>
        <w:pStyle w:val="ListParagraph"/>
        <w:numPr>
          <w:ilvl w:val="0"/>
          <w:numId w:val="377"/>
        </w:numPr>
      </w:pPr>
      <w:r>
        <w:t>Employemnt Act</w:t>
      </w:r>
    </w:p>
    <w:p w:rsidR="00140E21" w:rsidRDefault="00140E21" w:rsidP="00140E21">
      <w:pPr>
        <w:pStyle w:val="ListParagraph"/>
        <w:numPr>
          <w:ilvl w:val="0"/>
          <w:numId w:val="377"/>
        </w:numPr>
      </w:pPr>
      <w:r>
        <w:t>Work Injury Benefits Act</w:t>
      </w:r>
    </w:p>
    <w:p w:rsidR="000D2C34" w:rsidRPr="000D2C34" w:rsidRDefault="000D2C34" w:rsidP="000D2C34">
      <w:pPr>
        <w:spacing w:after="0" w:line="240" w:lineRule="auto"/>
        <w:ind w:left="720"/>
        <w:rPr>
          <w:rFonts w:ascii="Times New Roman" w:hAnsi="Times New Roman" w:cs="Times New Roman"/>
          <w:sz w:val="24"/>
          <w:szCs w:val="24"/>
        </w:rPr>
      </w:pPr>
    </w:p>
    <w:p w:rsidR="00992514" w:rsidRPr="00992514" w:rsidRDefault="00992514" w:rsidP="00992514">
      <w:pPr>
        <w:pStyle w:val="Heading2"/>
      </w:pPr>
      <w:r w:rsidRPr="00992514">
        <w:rPr>
          <w:rStyle w:val="Strong"/>
          <w:b/>
          <w:bCs/>
        </w:rPr>
        <w:t>Training and Awareness</w:t>
      </w:r>
    </w:p>
    <w:p w:rsidR="00992514" w:rsidRPr="00992514" w:rsidRDefault="00992514" w:rsidP="00992514">
      <w:pPr>
        <w:numPr>
          <w:ilvl w:val="0"/>
          <w:numId w:val="373"/>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Regular training is provided on </w:t>
      </w:r>
      <w:r w:rsidRPr="00992514">
        <w:rPr>
          <w:rStyle w:val="Strong"/>
          <w:rFonts w:ascii="Times New Roman" w:hAnsi="Times New Roman" w:cs="Times New Roman"/>
          <w:sz w:val="24"/>
          <w:szCs w:val="24"/>
        </w:rPr>
        <w:t>cybersecurity best practices and data privacy</w:t>
      </w:r>
      <w:r w:rsidRPr="00992514">
        <w:rPr>
          <w:rFonts w:ascii="Times New Roman" w:hAnsi="Times New Roman" w:cs="Times New Roman"/>
          <w:sz w:val="24"/>
          <w:szCs w:val="24"/>
        </w:rPr>
        <w:t xml:space="preserve">. </w:t>
      </w:r>
    </w:p>
    <w:p w:rsidR="00992514" w:rsidRDefault="00992514" w:rsidP="00140E21">
      <w:pPr>
        <w:numPr>
          <w:ilvl w:val="0"/>
          <w:numId w:val="373"/>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Awareness programs educate users on phishing, malware, and safe internet behavior.</w:t>
      </w:r>
    </w:p>
    <w:p w:rsidR="00140E21" w:rsidRPr="00140E21" w:rsidRDefault="00140E21" w:rsidP="00140E21">
      <w:pPr>
        <w:spacing w:before="100" w:beforeAutospacing="1" w:after="100" w:afterAutospacing="1" w:line="240" w:lineRule="auto"/>
        <w:ind w:left="720"/>
        <w:rPr>
          <w:rFonts w:ascii="Times New Roman" w:hAnsi="Times New Roman" w:cs="Times New Roman"/>
          <w:sz w:val="24"/>
          <w:szCs w:val="24"/>
        </w:rPr>
      </w:pPr>
    </w:p>
    <w:p w:rsidR="00992514" w:rsidRPr="00992514" w:rsidRDefault="00992514" w:rsidP="00992514">
      <w:pPr>
        <w:pStyle w:val="Heading2"/>
      </w:pPr>
      <w:r w:rsidRPr="00992514">
        <w:rPr>
          <w:rStyle w:val="Strong"/>
          <w:b/>
          <w:bCs/>
        </w:rPr>
        <w:t>Policy Enforcement and Review</w:t>
      </w:r>
    </w:p>
    <w:p w:rsidR="00992514" w:rsidRPr="00992514" w:rsidRDefault="00992514" w:rsidP="00992514">
      <w:pPr>
        <w:numPr>
          <w:ilvl w:val="0"/>
          <w:numId w:val="374"/>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 xml:space="preserve">Violations may result in disciplinary or legal action. </w:t>
      </w:r>
    </w:p>
    <w:p w:rsidR="00992514" w:rsidRPr="00992514" w:rsidRDefault="00992514" w:rsidP="00992514">
      <w:pPr>
        <w:numPr>
          <w:ilvl w:val="0"/>
          <w:numId w:val="374"/>
        </w:numPr>
        <w:spacing w:before="100" w:beforeAutospacing="1" w:after="100" w:afterAutospacing="1" w:line="240" w:lineRule="auto"/>
        <w:rPr>
          <w:rFonts w:ascii="Times New Roman" w:hAnsi="Times New Roman" w:cs="Times New Roman"/>
          <w:sz w:val="24"/>
          <w:szCs w:val="24"/>
        </w:rPr>
      </w:pPr>
      <w:r w:rsidRPr="00992514">
        <w:rPr>
          <w:rFonts w:ascii="Times New Roman" w:hAnsi="Times New Roman" w:cs="Times New Roman"/>
          <w:sz w:val="24"/>
          <w:szCs w:val="24"/>
        </w:rPr>
        <w:t>The policy is reviewed periodically to address evolving cyber threats and technological changes.</w:t>
      </w:r>
    </w:p>
    <w:p w:rsidR="0084573D" w:rsidRDefault="0084573D" w:rsidP="0005434E">
      <w:pPr>
        <w:pStyle w:val="NormalWeb"/>
        <w:rPr>
          <w:rFonts w:eastAsiaTheme="minorHAnsi"/>
        </w:rPr>
      </w:pPr>
    </w:p>
    <w:p w:rsidR="00A12C1D" w:rsidRPr="00A12C1D" w:rsidRDefault="00A12C1D" w:rsidP="00A12C1D">
      <w:pPr>
        <w:pStyle w:val="Heading3"/>
        <w:rPr>
          <w:rFonts w:ascii="Times New Roman" w:hAnsi="Times New Roman" w:cs="Times New Roman"/>
          <w:sz w:val="28"/>
        </w:rPr>
      </w:pPr>
      <w:r w:rsidRPr="00A12C1D">
        <w:rPr>
          <w:rStyle w:val="Strong"/>
          <w:rFonts w:ascii="Times New Roman" w:hAnsi="Times New Roman" w:cs="Times New Roman"/>
          <w:bCs w:val="0"/>
          <w:sz w:val="28"/>
        </w:rPr>
        <w:t>ICT Support Services Policy (Helpdesk, Backups, and Repairs)</w:t>
      </w:r>
    </w:p>
    <w:p w:rsidR="00A12C1D" w:rsidRDefault="00A12C1D" w:rsidP="00A12C1D">
      <w:pPr>
        <w:pStyle w:val="NormalWeb"/>
      </w:pPr>
      <w:r>
        <w:t xml:space="preserve">This policy defines how the ICT college provides </w:t>
      </w:r>
      <w:r>
        <w:rPr>
          <w:rStyle w:val="Strong"/>
        </w:rPr>
        <w:t>technical support services</w:t>
      </w:r>
      <w:r>
        <w:t xml:space="preserve"> to ensure reliable, efficient, and uninterrupted use of ICT systems. It covers </w:t>
      </w:r>
      <w:r>
        <w:rPr>
          <w:rStyle w:val="Strong"/>
        </w:rPr>
        <w:t>user support, data protection, and equipment maintenance</w:t>
      </w:r>
      <w:r>
        <w:t>, which are essential for effective teaching, learning, and administration.</w:t>
      </w:r>
    </w:p>
    <w:p w:rsidR="00A12C1D" w:rsidRDefault="00A12C1D" w:rsidP="00A12C1D">
      <w:pPr>
        <w:pStyle w:val="Heading2"/>
      </w:pPr>
      <w:r>
        <w:rPr>
          <w:rStyle w:val="Strong"/>
          <w:b/>
          <w:bCs/>
        </w:rPr>
        <w:t>ICT Helpdesk Services</w:t>
      </w:r>
    </w:p>
    <w:p w:rsidR="00A12C1D" w:rsidRPr="00A12C1D" w:rsidRDefault="00A12C1D" w:rsidP="00A12C1D">
      <w:pPr>
        <w:pStyle w:val="Heading3"/>
        <w:rPr>
          <w:rFonts w:ascii="Times New Roman" w:hAnsi="Times New Roman" w:cs="Times New Roman"/>
          <w:i/>
        </w:rPr>
      </w:pPr>
      <w:r w:rsidRPr="00A12C1D">
        <w:rPr>
          <w:rStyle w:val="Strong"/>
          <w:rFonts w:ascii="Times New Roman" w:hAnsi="Times New Roman" w:cs="Times New Roman"/>
          <w:bCs w:val="0"/>
          <w:i/>
        </w:rPr>
        <w:lastRenderedPageBreak/>
        <w:t>Helpdesk Functions</w:t>
      </w:r>
    </w:p>
    <w:p w:rsidR="00A12C1D" w:rsidRPr="00A12C1D" w:rsidRDefault="00A12C1D" w:rsidP="00A12C1D">
      <w:pPr>
        <w:numPr>
          <w:ilvl w:val="0"/>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The ICT Helpdesk serves as the </w:t>
      </w:r>
      <w:r w:rsidRPr="00A12C1D">
        <w:rPr>
          <w:rStyle w:val="Strong"/>
          <w:rFonts w:ascii="Times New Roman" w:hAnsi="Times New Roman" w:cs="Times New Roman"/>
          <w:sz w:val="24"/>
          <w:szCs w:val="24"/>
        </w:rPr>
        <w:t>first point of contact</w:t>
      </w:r>
      <w:r w:rsidRPr="00A12C1D">
        <w:rPr>
          <w:rFonts w:ascii="Times New Roman" w:hAnsi="Times New Roman" w:cs="Times New Roman"/>
          <w:sz w:val="24"/>
          <w:szCs w:val="24"/>
        </w:rPr>
        <w:t xml:space="preserve"> for all ICT-related issues. </w:t>
      </w:r>
      <w:r>
        <w:rPr>
          <w:rFonts w:ascii="Times New Roman" w:hAnsi="Times New Roman" w:cs="Times New Roman"/>
          <w:sz w:val="24"/>
          <w:szCs w:val="24"/>
        </w:rPr>
        <w:t xml:space="preserve">H.O.D ICT will be handling this office. </w:t>
      </w:r>
    </w:p>
    <w:p w:rsidR="00A12C1D" w:rsidRPr="00A12C1D" w:rsidRDefault="00A12C1D" w:rsidP="00A12C1D">
      <w:pPr>
        <w:numPr>
          <w:ilvl w:val="0"/>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Services provided include:</w:t>
      </w:r>
    </w:p>
    <w:p w:rsidR="00A12C1D" w:rsidRPr="00A12C1D" w:rsidRDefault="00A12C1D" w:rsidP="00A12C1D">
      <w:pPr>
        <w:numPr>
          <w:ilvl w:val="1"/>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User account and password support </w:t>
      </w:r>
    </w:p>
    <w:p w:rsidR="00A12C1D" w:rsidRPr="00A12C1D" w:rsidRDefault="00A12C1D" w:rsidP="00A12C1D">
      <w:pPr>
        <w:numPr>
          <w:ilvl w:val="1"/>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Software and system troubleshooting </w:t>
      </w:r>
    </w:p>
    <w:p w:rsidR="00A12C1D" w:rsidRPr="00A12C1D" w:rsidRDefault="00A12C1D" w:rsidP="00A12C1D">
      <w:pPr>
        <w:numPr>
          <w:ilvl w:val="1"/>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Network and internet connectivity issues </w:t>
      </w:r>
    </w:p>
    <w:p w:rsidR="00A12C1D" w:rsidRPr="00A12C1D" w:rsidRDefault="00A12C1D" w:rsidP="00A12C1D">
      <w:pPr>
        <w:numPr>
          <w:ilvl w:val="1"/>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Hardware and peripheral support </w:t>
      </w:r>
    </w:p>
    <w:p w:rsidR="00A12C1D" w:rsidRPr="00A12C1D" w:rsidRDefault="00A12C1D" w:rsidP="00A12C1D">
      <w:pPr>
        <w:numPr>
          <w:ilvl w:val="1"/>
          <w:numId w:val="380"/>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Access to institutional systems (LMS, email, ERP)</w:t>
      </w:r>
    </w:p>
    <w:p w:rsidR="00A12C1D" w:rsidRPr="00A12C1D" w:rsidRDefault="00A12C1D" w:rsidP="00A12C1D">
      <w:pPr>
        <w:pStyle w:val="Heading3"/>
        <w:rPr>
          <w:rFonts w:ascii="Times New Roman" w:hAnsi="Times New Roman" w:cs="Times New Roman"/>
          <w:i/>
        </w:rPr>
      </w:pPr>
      <w:r w:rsidRPr="00A12C1D">
        <w:rPr>
          <w:rStyle w:val="Strong"/>
          <w:rFonts w:ascii="Times New Roman" w:hAnsi="Times New Roman" w:cs="Times New Roman"/>
          <w:bCs w:val="0"/>
          <w:i/>
        </w:rPr>
        <w:t>Support Channels</w:t>
      </w:r>
    </w:p>
    <w:p w:rsidR="00A12C1D" w:rsidRPr="00A12C1D" w:rsidRDefault="00A12C1D" w:rsidP="00A12C1D">
      <w:pPr>
        <w:numPr>
          <w:ilvl w:val="0"/>
          <w:numId w:val="381"/>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Support requests may be submitted through:</w:t>
      </w:r>
    </w:p>
    <w:p w:rsidR="00A12C1D" w:rsidRPr="00A12C1D" w:rsidRDefault="00A12C1D" w:rsidP="00A12C1D">
      <w:pPr>
        <w:numPr>
          <w:ilvl w:val="1"/>
          <w:numId w:val="381"/>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Walk-in helpdesk </w:t>
      </w:r>
    </w:p>
    <w:p w:rsidR="00A12C1D" w:rsidRPr="00A12C1D" w:rsidRDefault="00A12C1D" w:rsidP="00A12C1D">
      <w:pPr>
        <w:numPr>
          <w:ilvl w:val="1"/>
          <w:numId w:val="381"/>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Email or ticketing system </w:t>
      </w:r>
    </w:p>
    <w:p w:rsidR="00A12C1D" w:rsidRPr="00A12C1D" w:rsidRDefault="00A12C1D" w:rsidP="00A12C1D">
      <w:pPr>
        <w:numPr>
          <w:ilvl w:val="1"/>
          <w:numId w:val="381"/>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phones</w:t>
      </w:r>
      <w:r w:rsidRPr="00A12C1D">
        <w:rPr>
          <w:rFonts w:ascii="Times New Roman" w:hAnsi="Times New Roman" w:cs="Times New Roman"/>
          <w:sz w:val="24"/>
          <w:szCs w:val="24"/>
        </w:rPr>
        <w:t xml:space="preserve"> or internal communication platforms</w:t>
      </w:r>
    </w:p>
    <w:p w:rsidR="00A12C1D" w:rsidRPr="00A12C1D" w:rsidRDefault="00A12C1D" w:rsidP="00A12C1D">
      <w:pPr>
        <w:numPr>
          <w:ilvl w:val="0"/>
          <w:numId w:val="381"/>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All requests are </w:t>
      </w:r>
      <w:r w:rsidRPr="00A12C1D">
        <w:rPr>
          <w:rStyle w:val="Strong"/>
          <w:rFonts w:ascii="Times New Roman" w:hAnsi="Times New Roman" w:cs="Times New Roman"/>
          <w:sz w:val="24"/>
          <w:szCs w:val="24"/>
        </w:rPr>
        <w:t>logged, tracked, and prioritized</w:t>
      </w:r>
      <w:r w:rsidRPr="00A12C1D">
        <w:rPr>
          <w:rFonts w:ascii="Times New Roman" w:hAnsi="Times New Roman" w:cs="Times New Roman"/>
          <w:sz w:val="24"/>
          <w:szCs w:val="24"/>
        </w:rPr>
        <w:t xml:space="preserve"> based on urgency and impact.</w:t>
      </w:r>
    </w:p>
    <w:p w:rsidR="00A12C1D" w:rsidRPr="00A12C1D" w:rsidRDefault="00A12C1D" w:rsidP="00A12C1D">
      <w:pPr>
        <w:pStyle w:val="Heading3"/>
        <w:rPr>
          <w:rFonts w:ascii="Times New Roman" w:hAnsi="Times New Roman" w:cs="Times New Roman"/>
          <w:i/>
        </w:rPr>
      </w:pPr>
      <w:r w:rsidRPr="00A12C1D">
        <w:rPr>
          <w:rStyle w:val="Strong"/>
          <w:rFonts w:ascii="Times New Roman" w:hAnsi="Times New Roman" w:cs="Times New Roman"/>
          <w:bCs w:val="0"/>
          <w:i/>
        </w:rPr>
        <w:t>Response and Resolution</w:t>
      </w:r>
    </w:p>
    <w:p w:rsidR="00A12C1D" w:rsidRPr="00A12C1D" w:rsidRDefault="00A12C1D" w:rsidP="00A12C1D">
      <w:pPr>
        <w:numPr>
          <w:ilvl w:val="0"/>
          <w:numId w:val="382"/>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Issues are categorized as </w:t>
      </w:r>
      <w:r w:rsidRPr="00A12C1D">
        <w:rPr>
          <w:rStyle w:val="Strong"/>
          <w:rFonts w:ascii="Times New Roman" w:hAnsi="Times New Roman" w:cs="Times New Roman"/>
          <w:sz w:val="24"/>
          <w:szCs w:val="24"/>
        </w:rPr>
        <w:t>critical, high, medium, or low priority</w:t>
      </w:r>
      <w:r w:rsidRPr="00A12C1D">
        <w:rPr>
          <w:rFonts w:ascii="Times New Roman" w:hAnsi="Times New Roman" w:cs="Times New Roman"/>
          <w:sz w:val="24"/>
          <w:szCs w:val="24"/>
        </w:rPr>
        <w:t xml:space="preserve">. </w:t>
      </w:r>
    </w:p>
    <w:p w:rsidR="00A12C1D" w:rsidRPr="00A12C1D" w:rsidRDefault="00A12C1D" w:rsidP="00A12C1D">
      <w:pPr>
        <w:numPr>
          <w:ilvl w:val="0"/>
          <w:numId w:val="382"/>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Target response times are defined to ensure service quality. </w:t>
      </w:r>
    </w:p>
    <w:p w:rsidR="00A12C1D" w:rsidRPr="00A12C1D" w:rsidRDefault="00A12C1D" w:rsidP="00A12C1D">
      <w:pPr>
        <w:numPr>
          <w:ilvl w:val="0"/>
          <w:numId w:val="382"/>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Unresolved or complex issues are escalated to </w:t>
      </w:r>
      <w:r w:rsidRPr="00A12C1D">
        <w:rPr>
          <w:rStyle w:val="Strong"/>
          <w:rFonts w:ascii="Times New Roman" w:hAnsi="Times New Roman" w:cs="Times New Roman"/>
          <w:sz w:val="24"/>
          <w:szCs w:val="24"/>
        </w:rPr>
        <w:t>senior ICT staff or external vendors</w:t>
      </w:r>
      <w:r w:rsidRPr="00A12C1D">
        <w:rPr>
          <w:rFonts w:ascii="Times New Roman" w:hAnsi="Times New Roman" w:cs="Times New Roman"/>
          <w:sz w:val="24"/>
          <w:szCs w:val="24"/>
        </w:rPr>
        <w:t>.</w:t>
      </w:r>
    </w:p>
    <w:p w:rsidR="00A12C1D" w:rsidRPr="00A12C1D" w:rsidRDefault="00A12C1D" w:rsidP="00A12C1D">
      <w:pPr>
        <w:spacing w:after="0"/>
        <w:rPr>
          <w:rFonts w:ascii="Times New Roman" w:hAnsi="Times New Roman" w:cs="Times New Roman"/>
          <w:sz w:val="24"/>
          <w:szCs w:val="24"/>
        </w:rPr>
      </w:pPr>
    </w:p>
    <w:p w:rsidR="00A12C1D" w:rsidRPr="00A12C1D" w:rsidRDefault="00A12C1D" w:rsidP="00A12C1D">
      <w:pPr>
        <w:pStyle w:val="Heading2"/>
      </w:pPr>
      <w:r w:rsidRPr="00A12C1D">
        <w:rPr>
          <w:rStyle w:val="Strong"/>
          <w:b/>
          <w:bCs/>
        </w:rPr>
        <w:t>Data Backup and Recovery</w:t>
      </w:r>
    </w:p>
    <w:p w:rsidR="00A12C1D" w:rsidRPr="00A12C1D" w:rsidRDefault="00A12C1D" w:rsidP="00A12C1D">
      <w:pPr>
        <w:pStyle w:val="Heading3"/>
        <w:rPr>
          <w:rFonts w:ascii="Times New Roman" w:hAnsi="Times New Roman" w:cs="Times New Roman"/>
          <w:i/>
        </w:rPr>
      </w:pPr>
      <w:r w:rsidRPr="00A12C1D">
        <w:rPr>
          <w:rStyle w:val="Strong"/>
          <w:rFonts w:ascii="Times New Roman" w:hAnsi="Times New Roman" w:cs="Times New Roman"/>
          <w:bCs w:val="0"/>
          <w:i/>
        </w:rPr>
        <w:t>Backup Procedures</w:t>
      </w:r>
    </w:p>
    <w:p w:rsidR="00A12C1D" w:rsidRPr="00A12C1D" w:rsidRDefault="00A12C1D" w:rsidP="00A12C1D">
      <w:pPr>
        <w:numPr>
          <w:ilvl w:val="0"/>
          <w:numId w:val="38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Monthly</w:t>
      </w:r>
      <w:r w:rsidRPr="00A12C1D">
        <w:rPr>
          <w:rFonts w:ascii="Times New Roman" w:hAnsi="Times New Roman" w:cs="Times New Roman"/>
          <w:sz w:val="24"/>
          <w:szCs w:val="24"/>
        </w:rPr>
        <w:t xml:space="preserve"> backups are conducted for:</w:t>
      </w:r>
    </w:p>
    <w:p w:rsidR="00A12C1D" w:rsidRPr="00A12C1D" w:rsidRDefault="00A12C1D" w:rsidP="00A12C1D">
      <w:pPr>
        <w:numPr>
          <w:ilvl w:val="1"/>
          <w:numId w:val="383"/>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Student records </w:t>
      </w:r>
    </w:p>
    <w:p w:rsidR="00A12C1D" w:rsidRPr="00A12C1D" w:rsidRDefault="00A12C1D" w:rsidP="00A12C1D">
      <w:pPr>
        <w:numPr>
          <w:ilvl w:val="1"/>
          <w:numId w:val="383"/>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Academic data and examinations </w:t>
      </w:r>
    </w:p>
    <w:p w:rsidR="00A12C1D" w:rsidRPr="00A12C1D" w:rsidRDefault="00A12C1D" w:rsidP="00A12C1D">
      <w:pPr>
        <w:numPr>
          <w:ilvl w:val="1"/>
          <w:numId w:val="383"/>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Financial and administrative systems</w:t>
      </w:r>
    </w:p>
    <w:p w:rsidR="00A12C1D" w:rsidRPr="00A12C1D" w:rsidRDefault="00A12C1D" w:rsidP="00A12C1D">
      <w:pPr>
        <w:numPr>
          <w:ilvl w:val="0"/>
          <w:numId w:val="383"/>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Backup copies are stored securely on:</w:t>
      </w:r>
    </w:p>
    <w:p w:rsidR="00A12C1D" w:rsidRPr="00A12C1D" w:rsidRDefault="00A12C1D" w:rsidP="00A12C1D">
      <w:pPr>
        <w:numPr>
          <w:ilvl w:val="1"/>
          <w:numId w:val="383"/>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On-site servers </w:t>
      </w:r>
      <w:r>
        <w:rPr>
          <w:rFonts w:ascii="Times New Roman" w:hAnsi="Times New Roman" w:cs="Times New Roman"/>
          <w:sz w:val="24"/>
          <w:szCs w:val="24"/>
        </w:rPr>
        <w:t>and cloud storage</w:t>
      </w:r>
    </w:p>
    <w:p w:rsidR="00A12C1D" w:rsidRPr="00A12C1D" w:rsidRDefault="00A12C1D" w:rsidP="00A12C1D">
      <w:pPr>
        <w:numPr>
          <w:ilvl w:val="1"/>
          <w:numId w:val="38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Off-site locations</w:t>
      </w:r>
    </w:p>
    <w:p w:rsidR="00A12C1D" w:rsidRPr="00A12C1D" w:rsidRDefault="00A12C1D" w:rsidP="00A12C1D">
      <w:pPr>
        <w:pStyle w:val="Heading3"/>
        <w:rPr>
          <w:rFonts w:ascii="Times New Roman" w:hAnsi="Times New Roman" w:cs="Times New Roman"/>
        </w:rPr>
      </w:pPr>
      <w:r w:rsidRPr="00A12C1D">
        <w:rPr>
          <w:rStyle w:val="Strong"/>
          <w:rFonts w:ascii="Times New Roman" w:hAnsi="Times New Roman" w:cs="Times New Roman"/>
          <w:b w:val="0"/>
          <w:bCs w:val="0"/>
        </w:rPr>
        <w:t>4.2 Data Recovery</w:t>
      </w:r>
    </w:p>
    <w:p w:rsidR="00A12C1D" w:rsidRPr="00A12C1D" w:rsidRDefault="00A12C1D" w:rsidP="00A12C1D">
      <w:pPr>
        <w:numPr>
          <w:ilvl w:val="0"/>
          <w:numId w:val="384"/>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Data restoration is performed promptly in cases of:</w:t>
      </w:r>
    </w:p>
    <w:p w:rsidR="00A12C1D" w:rsidRPr="00A12C1D" w:rsidRDefault="00A12C1D" w:rsidP="00A12C1D">
      <w:pPr>
        <w:numPr>
          <w:ilvl w:val="1"/>
          <w:numId w:val="384"/>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System failure </w:t>
      </w:r>
    </w:p>
    <w:p w:rsidR="00A12C1D" w:rsidRPr="00A12C1D" w:rsidRDefault="00A12C1D" w:rsidP="00A12C1D">
      <w:pPr>
        <w:numPr>
          <w:ilvl w:val="1"/>
          <w:numId w:val="384"/>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Accidental deletion </w:t>
      </w:r>
    </w:p>
    <w:p w:rsidR="00A12C1D" w:rsidRPr="00A12C1D" w:rsidRDefault="00A12C1D" w:rsidP="00A12C1D">
      <w:pPr>
        <w:numPr>
          <w:ilvl w:val="1"/>
          <w:numId w:val="384"/>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Cyber incidents</w:t>
      </w:r>
    </w:p>
    <w:p w:rsidR="00A12C1D" w:rsidRDefault="00A12C1D" w:rsidP="00036B00">
      <w:pPr>
        <w:numPr>
          <w:ilvl w:val="0"/>
          <w:numId w:val="384"/>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Backup systems are tested periodically to ensure reliability and completeness.</w:t>
      </w:r>
    </w:p>
    <w:p w:rsidR="00036B00" w:rsidRPr="00036B00" w:rsidRDefault="00036B00" w:rsidP="00036B00">
      <w:pPr>
        <w:spacing w:before="100" w:beforeAutospacing="1" w:after="100" w:afterAutospacing="1" w:line="240" w:lineRule="auto"/>
        <w:rPr>
          <w:rFonts w:ascii="Times New Roman" w:hAnsi="Times New Roman" w:cs="Times New Roman"/>
          <w:sz w:val="24"/>
          <w:szCs w:val="24"/>
        </w:rPr>
      </w:pPr>
    </w:p>
    <w:p w:rsidR="00A12C1D" w:rsidRPr="00A12C1D" w:rsidRDefault="00A12C1D" w:rsidP="00A12C1D">
      <w:pPr>
        <w:pStyle w:val="Heading2"/>
      </w:pPr>
      <w:r w:rsidRPr="00A12C1D">
        <w:rPr>
          <w:rStyle w:val="Strong"/>
          <w:b/>
          <w:bCs/>
        </w:rPr>
        <w:lastRenderedPageBreak/>
        <w:t>ICT Equipment Repairs and Maintenance</w:t>
      </w:r>
    </w:p>
    <w:p w:rsidR="00A12C1D" w:rsidRPr="00B0140D" w:rsidRDefault="00A12C1D" w:rsidP="00A12C1D">
      <w:pPr>
        <w:pStyle w:val="Heading3"/>
        <w:rPr>
          <w:rFonts w:ascii="Times New Roman" w:hAnsi="Times New Roman" w:cs="Times New Roman"/>
          <w:i/>
        </w:rPr>
      </w:pPr>
      <w:r w:rsidRPr="00B0140D">
        <w:rPr>
          <w:rStyle w:val="Strong"/>
          <w:rFonts w:ascii="Times New Roman" w:hAnsi="Times New Roman" w:cs="Times New Roman"/>
          <w:bCs w:val="0"/>
          <w:i/>
        </w:rPr>
        <w:t>Repair Procedures</w:t>
      </w:r>
    </w:p>
    <w:p w:rsidR="00A12C1D" w:rsidRPr="00A12C1D" w:rsidRDefault="00A12C1D" w:rsidP="00A12C1D">
      <w:pPr>
        <w:numPr>
          <w:ilvl w:val="0"/>
          <w:numId w:val="385"/>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All faulty ICT equipment must be reported to the ICT department immediately. </w:t>
      </w:r>
    </w:p>
    <w:p w:rsidR="00A12C1D" w:rsidRPr="00A12C1D" w:rsidRDefault="0037028A" w:rsidP="00A12C1D">
      <w:pPr>
        <w:numPr>
          <w:ilvl w:val="0"/>
          <w:numId w:val="38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Repairs are handled by</w:t>
      </w:r>
    </w:p>
    <w:p w:rsidR="00A12C1D" w:rsidRPr="00A12C1D" w:rsidRDefault="00B0140D" w:rsidP="00A12C1D">
      <w:pPr>
        <w:numPr>
          <w:ilvl w:val="1"/>
          <w:numId w:val="38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In-house ICT technicians</w:t>
      </w:r>
    </w:p>
    <w:p w:rsidR="00A12C1D" w:rsidRPr="00A12C1D" w:rsidRDefault="00A12C1D" w:rsidP="00A12C1D">
      <w:pPr>
        <w:numPr>
          <w:ilvl w:val="1"/>
          <w:numId w:val="385"/>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Authorized service providers </w:t>
      </w:r>
      <w:r w:rsidR="00B0140D">
        <w:rPr>
          <w:rFonts w:ascii="Times New Roman" w:hAnsi="Times New Roman" w:cs="Times New Roman"/>
          <w:sz w:val="24"/>
          <w:szCs w:val="24"/>
        </w:rPr>
        <w:t xml:space="preserve">and technicians </w:t>
      </w:r>
      <w:r w:rsidRPr="00A12C1D">
        <w:rPr>
          <w:rFonts w:ascii="Times New Roman" w:hAnsi="Times New Roman" w:cs="Times New Roman"/>
          <w:sz w:val="24"/>
          <w:szCs w:val="24"/>
        </w:rPr>
        <w:t xml:space="preserve">for </w:t>
      </w:r>
      <w:r w:rsidR="00B0140D">
        <w:rPr>
          <w:rFonts w:ascii="Times New Roman" w:hAnsi="Times New Roman" w:cs="Times New Roman"/>
          <w:sz w:val="24"/>
          <w:szCs w:val="24"/>
        </w:rPr>
        <w:t>other</w:t>
      </w:r>
      <w:r w:rsidRPr="00A12C1D">
        <w:rPr>
          <w:rFonts w:ascii="Times New Roman" w:hAnsi="Times New Roman" w:cs="Times New Roman"/>
          <w:sz w:val="24"/>
          <w:szCs w:val="24"/>
        </w:rPr>
        <w:t xml:space="preserve"> </w:t>
      </w:r>
      <w:r w:rsidR="00B0140D">
        <w:rPr>
          <w:rFonts w:ascii="Times New Roman" w:hAnsi="Times New Roman" w:cs="Times New Roman"/>
          <w:sz w:val="24"/>
          <w:szCs w:val="24"/>
        </w:rPr>
        <w:t>and/or</w:t>
      </w:r>
      <w:r w:rsidRPr="00A12C1D">
        <w:rPr>
          <w:rFonts w:ascii="Times New Roman" w:hAnsi="Times New Roman" w:cs="Times New Roman"/>
          <w:sz w:val="24"/>
          <w:szCs w:val="24"/>
        </w:rPr>
        <w:t xml:space="preserve"> warranty-covered issues</w:t>
      </w:r>
    </w:p>
    <w:p w:rsidR="00A12C1D" w:rsidRPr="00A12C1D" w:rsidRDefault="00A12C1D" w:rsidP="00A12C1D">
      <w:pPr>
        <w:numPr>
          <w:ilvl w:val="0"/>
          <w:numId w:val="385"/>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Users are prohibited from attempting self-repairs on institutional equipment.</w:t>
      </w:r>
    </w:p>
    <w:p w:rsidR="00A12C1D" w:rsidRPr="005A216E" w:rsidRDefault="00A12C1D" w:rsidP="00A12C1D">
      <w:pPr>
        <w:pStyle w:val="Heading3"/>
        <w:rPr>
          <w:rFonts w:ascii="Times New Roman" w:hAnsi="Times New Roman" w:cs="Times New Roman"/>
          <w:i/>
        </w:rPr>
      </w:pPr>
      <w:r w:rsidRPr="005A216E">
        <w:rPr>
          <w:rStyle w:val="Strong"/>
          <w:rFonts w:ascii="Times New Roman" w:hAnsi="Times New Roman" w:cs="Times New Roman"/>
          <w:bCs w:val="0"/>
          <w:i/>
        </w:rPr>
        <w:t>Preventive Maintenance</w:t>
      </w:r>
    </w:p>
    <w:p w:rsidR="00A12C1D" w:rsidRPr="00A12C1D" w:rsidRDefault="00A12C1D" w:rsidP="00A12C1D">
      <w:pPr>
        <w:numPr>
          <w:ilvl w:val="0"/>
          <w:numId w:val="386"/>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Scheduled maintenance helps reduce breakdowns and prolong equipment lifespan. </w:t>
      </w:r>
    </w:p>
    <w:p w:rsidR="00A12C1D" w:rsidRPr="00A12C1D" w:rsidRDefault="00A12C1D" w:rsidP="00A12C1D">
      <w:pPr>
        <w:numPr>
          <w:ilvl w:val="0"/>
          <w:numId w:val="386"/>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Maintenance activities include:</w:t>
      </w:r>
    </w:p>
    <w:p w:rsidR="00A12C1D" w:rsidRPr="00A12C1D" w:rsidRDefault="00A12C1D" w:rsidP="00A12C1D">
      <w:pPr>
        <w:numPr>
          <w:ilvl w:val="1"/>
          <w:numId w:val="386"/>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Hardware inspections and cleaning </w:t>
      </w:r>
    </w:p>
    <w:p w:rsidR="00A12C1D" w:rsidRPr="00A12C1D" w:rsidRDefault="00A12C1D" w:rsidP="00A12C1D">
      <w:pPr>
        <w:numPr>
          <w:ilvl w:val="1"/>
          <w:numId w:val="386"/>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Software updates and patches </w:t>
      </w:r>
    </w:p>
    <w:p w:rsidR="00A12C1D" w:rsidRPr="00B0140D" w:rsidRDefault="00A12C1D" w:rsidP="00B0140D">
      <w:pPr>
        <w:numPr>
          <w:ilvl w:val="1"/>
          <w:numId w:val="386"/>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Network equipment testing</w:t>
      </w:r>
    </w:p>
    <w:p w:rsidR="00A12C1D" w:rsidRPr="00A12C1D" w:rsidRDefault="00A12C1D" w:rsidP="00A12C1D">
      <w:pPr>
        <w:pStyle w:val="Heading2"/>
      </w:pPr>
      <w:r w:rsidRPr="00A12C1D">
        <w:rPr>
          <w:rStyle w:val="Strong"/>
          <w:b/>
          <w:bCs/>
        </w:rPr>
        <w:t>Service Standards and Monitoring</w:t>
      </w:r>
    </w:p>
    <w:p w:rsidR="00A12C1D" w:rsidRPr="00A12C1D" w:rsidRDefault="00A12C1D" w:rsidP="00A12C1D">
      <w:pPr>
        <w:numPr>
          <w:ilvl w:val="0"/>
          <w:numId w:val="387"/>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Service delivery is monitored through </w:t>
      </w:r>
      <w:r w:rsidRPr="00A12C1D">
        <w:rPr>
          <w:rStyle w:val="Strong"/>
          <w:rFonts w:ascii="Times New Roman" w:hAnsi="Times New Roman" w:cs="Times New Roman"/>
          <w:sz w:val="24"/>
          <w:szCs w:val="24"/>
        </w:rPr>
        <w:t>helpdesk reports and user feedback</w:t>
      </w:r>
      <w:r w:rsidRPr="00A12C1D">
        <w:rPr>
          <w:rFonts w:ascii="Times New Roman" w:hAnsi="Times New Roman" w:cs="Times New Roman"/>
          <w:sz w:val="24"/>
          <w:szCs w:val="24"/>
        </w:rPr>
        <w:t xml:space="preserve">. </w:t>
      </w:r>
    </w:p>
    <w:p w:rsidR="00A12C1D" w:rsidRPr="00A12C1D" w:rsidRDefault="00A12C1D" w:rsidP="00A12C1D">
      <w:pPr>
        <w:numPr>
          <w:ilvl w:val="0"/>
          <w:numId w:val="387"/>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Key performance indicators (KPIs) include response time, resolution time, and user satisfaction. </w:t>
      </w:r>
    </w:p>
    <w:p w:rsidR="00A12C1D" w:rsidRPr="00A12C1D" w:rsidRDefault="00A12C1D" w:rsidP="00A12C1D">
      <w:pPr>
        <w:numPr>
          <w:ilvl w:val="0"/>
          <w:numId w:val="387"/>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Continuous improvement is encouraged through regular reviews.</w:t>
      </w:r>
    </w:p>
    <w:p w:rsidR="00A12C1D" w:rsidRPr="00A12C1D" w:rsidRDefault="00A12C1D" w:rsidP="00A12C1D">
      <w:pPr>
        <w:spacing w:after="0"/>
        <w:rPr>
          <w:rFonts w:ascii="Times New Roman" w:hAnsi="Times New Roman" w:cs="Times New Roman"/>
          <w:sz w:val="24"/>
          <w:szCs w:val="24"/>
        </w:rPr>
      </w:pPr>
    </w:p>
    <w:p w:rsidR="00A12C1D" w:rsidRPr="00A12C1D" w:rsidRDefault="00A12C1D" w:rsidP="00A12C1D">
      <w:pPr>
        <w:pStyle w:val="Heading2"/>
      </w:pPr>
      <w:r w:rsidRPr="00A12C1D">
        <w:rPr>
          <w:rStyle w:val="Strong"/>
          <w:b/>
          <w:bCs/>
        </w:rPr>
        <w:t>Policy Enforcement and Review</w:t>
      </w:r>
    </w:p>
    <w:p w:rsidR="00A12C1D" w:rsidRPr="00A12C1D" w:rsidRDefault="00A12C1D" w:rsidP="00A12C1D">
      <w:pPr>
        <w:numPr>
          <w:ilvl w:val="0"/>
          <w:numId w:val="388"/>
        </w:numPr>
        <w:spacing w:before="100" w:beforeAutospacing="1" w:after="100" w:afterAutospacing="1" w:line="240" w:lineRule="auto"/>
        <w:rPr>
          <w:rFonts w:ascii="Times New Roman" w:hAnsi="Times New Roman" w:cs="Times New Roman"/>
          <w:sz w:val="24"/>
          <w:szCs w:val="24"/>
        </w:rPr>
      </w:pPr>
      <w:r w:rsidRPr="00A12C1D">
        <w:rPr>
          <w:rFonts w:ascii="Times New Roman" w:hAnsi="Times New Roman" w:cs="Times New Roman"/>
          <w:sz w:val="24"/>
          <w:szCs w:val="24"/>
        </w:rPr>
        <w:t xml:space="preserve">Misuse of ICT support services may result in disciplinary action. </w:t>
      </w:r>
    </w:p>
    <w:p w:rsidR="00A12C1D" w:rsidRDefault="00A12C1D" w:rsidP="001950C6">
      <w:pPr>
        <w:numPr>
          <w:ilvl w:val="0"/>
          <w:numId w:val="388"/>
        </w:numPr>
        <w:spacing w:before="100" w:beforeAutospacing="1" w:after="100" w:afterAutospacing="1" w:line="240" w:lineRule="auto"/>
        <w:rPr>
          <w:rFonts w:ascii="Times New Roman" w:hAnsi="Times New Roman" w:cs="Times New Roman"/>
          <w:sz w:val="24"/>
          <w:szCs w:val="24"/>
        </w:rPr>
      </w:pPr>
      <w:r w:rsidRPr="005A216E">
        <w:rPr>
          <w:rFonts w:ascii="Times New Roman" w:hAnsi="Times New Roman" w:cs="Times New Roman"/>
          <w:sz w:val="24"/>
          <w:szCs w:val="24"/>
        </w:rPr>
        <w:t>This policy is reviewed periodically to align with technological advancements and institutional needs.</w:t>
      </w:r>
    </w:p>
    <w:p w:rsidR="005A216E" w:rsidRDefault="005A216E" w:rsidP="005A216E">
      <w:pPr>
        <w:spacing w:before="100" w:beforeAutospacing="1" w:after="100" w:afterAutospacing="1" w:line="240" w:lineRule="auto"/>
        <w:rPr>
          <w:rFonts w:ascii="Times New Roman" w:hAnsi="Times New Roman" w:cs="Times New Roman"/>
          <w:sz w:val="24"/>
          <w:szCs w:val="24"/>
        </w:rPr>
      </w:pPr>
    </w:p>
    <w:p w:rsidR="005A216E" w:rsidRPr="005A216E" w:rsidRDefault="005A216E" w:rsidP="005A216E">
      <w:pPr>
        <w:pStyle w:val="Heading3"/>
        <w:rPr>
          <w:rFonts w:ascii="Times New Roman" w:hAnsi="Times New Roman" w:cs="Times New Roman"/>
          <w:sz w:val="28"/>
        </w:rPr>
      </w:pPr>
      <w:r w:rsidRPr="005A216E">
        <w:rPr>
          <w:rStyle w:val="Strong"/>
          <w:rFonts w:ascii="Times New Roman" w:hAnsi="Times New Roman" w:cs="Times New Roman"/>
          <w:bCs w:val="0"/>
          <w:sz w:val="28"/>
        </w:rPr>
        <w:t>Integration of ICT in Teaching, Learning, and Administration Policy</w:t>
      </w:r>
    </w:p>
    <w:p w:rsidR="005A216E" w:rsidRDefault="005A216E" w:rsidP="005A216E">
      <w:pPr>
        <w:pStyle w:val="NormalWeb"/>
      </w:pPr>
      <w:r>
        <w:t xml:space="preserve">This policy provides a framework for the </w:t>
      </w:r>
      <w:r>
        <w:rPr>
          <w:rStyle w:val="Strong"/>
        </w:rPr>
        <w:t>effective use of Information and Communication Technology (ICT)</w:t>
      </w:r>
      <w:r>
        <w:t xml:space="preserve"> to enhance </w:t>
      </w:r>
      <w:r>
        <w:rPr>
          <w:rStyle w:val="Strong"/>
        </w:rPr>
        <w:t>instructional delivery, student learning outcomes, and administrative efficiency</w:t>
      </w:r>
      <w:r>
        <w:t xml:space="preserve"> within the ICT college.</w:t>
      </w:r>
    </w:p>
    <w:p w:rsidR="005A216E" w:rsidRDefault="005A216E" w:rsidP="005A216E">
      <w:pPr>
        <w:pStyle w:val="Heading2"/>
      </w:pPr>
      <w:r>
        <w:rPr>
          <w:rStyle w:val="Strong"/>
          <w:b/>
          <w:bCs/>
        </w:rPr>
        <w:t>ICT Integration in Teaching</w:t>
      </w:r>
    </w:p>
    <w:p w:rsidR="005A216E" w:rsidRPr="005A216E" w:rsidRDefault="005A216E" w:rsidP="005A216E">
      <w:pPr>
        <w:pStyle w:val="Heading3"/>
        <w:rPr>
          <w:i/>
        </w:rPr>
      </w:pPr>
      <w:r w:rsidRPr="005A216E">
        <w:rPr>
          <w:rStyle w:val="Strong"/>
          <w:bCs w:val="0"/>
          <w:i/>
        </w:rPr>
        <w:t>Digital Teaching Tools</w:t>
      </w:r>
    </w:p>
    <w:p w:rsidR="005A216E" w:rsidRPr="005A216E" w:rsidRDefault="00BE4FCE" w:rsidP="005A216E">
      <w:pPr>
        <w:numPr>
          <w:ilvl w:val="0"/>
          <w:numId w:val="391"/>
        </w:num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t>Trainers</w:t>
      </w:r>
      <w:r w:rsidR="005A216E" w:rsidRPr="005A216E">
        <w:rPr>
          <w:rFonts w:ascii="Times New Roman" w:hAnsi="Times New Roman" w:cs="Times New Roman"/>
          <w:sz w:val="24"/>
        </w:rPr>
        <w:t xml:space="preserve"> are encouraged to use:</w:t>
      </w:r>
    </w:p>
    <w:p w:rsidR="005A216E" w:rsidRPr="005A216E" w:rsidRDefault="00BE4FCE" w:rsidP="005A216E">
      <w:pPr>
        <w:numPr>
          <w:ilvl w:val="1"/>
          <w:numId w:val="391"/>
        </w:num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lastRenderedPageBreak/>
        <w:t xml:space="preserve">Learning Management System and E-Library </w:t>
      </w:r>
      <w:r w:rsidR="005A216E" w:rsidRPr="005A216E">
        <w:rPr>
          <w:rFonts w:ascii="Times New Roman" w:hAnsi="Times New Roman" w:cs="Times New Roman"/>
          <w:sz w:val="24"/>
        </w:rPr>
        <w:t xml:space="preserve">for course content, assignments, and assessments. </w:t>
      </w:r>
    </w:p>
    <w:p w:rsidR="005A216E" w:rsidRPr="005A216E" w:rsidRDefault="005A216E" w:rsidP="005A216E">
      <w:pPr>
        <w:numPr>
          <w:ilvl w:val="1"/>
          <w:numId w:val="391"/>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Multimedia tools (presentations, videos, simulations, virtual labs). </w:t>
      </w:r>
    </w:p>
    <w:p w:rsidR="005A216E" w:rsidRPr="005A216E" w:rsidRDefault="005A216E" w:rsidP="005A216E">
      <w:pPr>
        <w:numPr>
          <w:ilvl w:val="1"/>
          <w:numId w:val="391"/>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Online collaboration tools (forums, email, video conferencing).</w:t>
      </w:r>
    </w:p>
    <w:p w:rsidR="005A216E" w:rsidRPr="005A216E" w:rsidRDefault="005A216E" w:rsidP="005A216E">
      <w:pPr>
        <w:numPr>
          <w:ilvl w:val="0"/>
          <w:numId w:val="391"/>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Teaching methods support </w:t>
      </w:r>
      <w:r w:rsidRPr="005A216E">
        <w:rPr>
          <w:rStyle w:val="Strong"/>
          <w:rFonts w:ascii="Times New Roman" w:hAnsi="Times New Roman" w:cs="Times New Roman"/>
          <w:sz w:val="24"/>
        </w:rPr>
        <w:t>blended and online learning</w:t>
      </w:r>
      <w:r w:rsidRPr="005A216E">
        <w:rPr>
          <w:rFonts w:ascii="Times New Roman" w:hAnsi="Times New Roman" w:cs="Times New Roman"/>
          <w:sz w:val="24"/>
        </w:rPr>
        <w:t xml:space="preserve"> models.</w:t>
      </w:r>
    </w:p>
    <w:p w:rsidR="005A216E" w:rsidRPr="005A216E" w:rsidRDefault="005A216E" w:rsidP="005A216E">
      <w:pPr>
        <w:pStyle w:val="Heading3"/>
        <w:rPr>
          <w:rFonts w:ascii="Times New Roman" w:hAnsi="Times New Roman" w:cs="Times New Roman"/>
          <w:i/>
        </w:rPr>
      </w:pPr>
      <w:r w:rsidRPr="005A216E">
        <w:rPr>
          <w:rStyle w:val="Strong"/>
          <w:rFonts w:ascii="Times New Roman" w:hAnsi="Times New Roman" w:cs="Times New Roman"/>
          <w:bCs w:val="0"/>
          <w:i/>
        </w:rPr>
        <w:t>Curriculum Enhancement</w:t>
      </w:r>
    </w:p>
    <w:p w:rsidR="005A216E" w:rsidRPr="005A216E" w:rsidRDefault="005A216E" w:rsidP="005A216E">
      <w:pPr>
        <w:numPr>
          <w:ilvl w:val="0"/>
          <w:numId w:val="392"/>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ICT competencies are embedded into curricula across all programs. </w:t>
      </w:r>
    </w:p>
    <w:p w:rsidR="005A216E" w:rsidRPr="005A216E" w:rsidRDefault="005A216E" w:rsidP="005A216E">
      <w:pPr>
        <w:numPr>
          <w:ilvl w:val="0"/>
          <w:numId w:val="392"/>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Courses emphasize </w:t>
      </w:r>
      <w:r w:rsidRPr="005A216E">
        <w:rPr>
          <w:rStyle w:val="Strong"/>
          <w:rFonts w:ascii="Times New Roman" w:hAnsi="Times New Roman" w:cs="Times New Roman"/>
          <w:sz w:val="24"/>
        </w:rPr>
        <w:t>hands-on practical skills</w:t>
      </w:r>
      <w:r w:rsidRPr="005A216E">
        <w:rPr>
          <w:rFonts w:ascii="Times New Roman" w:hAnsi="Times New Roman" w:cs="Times New Roman"/>
          <w:sz w:val="24"/>
        </w:rPr>
        <w:t xml:space="preserve">, problem-solving, and innovation. </w:t>
      </w:r>
    </w:p>
    <w:p w:rsidR="005A216E" w:rsidRPr="005A216E" w:rsidRDefault="005A216E" w:rsidP="005A216E">
      <w:pPr>
        <w:numPr>
          <w:ilvl w:val="0"/>
          <w:numId w:val="392"/>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Continuous review ensures alignment with </w:t>
      </w:r>
      <w:r w:rsidRPr="005A216E">
        <w:rPr>
          <w:rStyle w:val="Strong"/>
          <w:rFonts w:ascii="Times New Roman" w:hAnsi="Times New Roman" w:cs="Times New Roman"/>
          <w:sz w:val="24"/>
        </w:rPr>
        <w:t>industry standards and emerging technologies</w:t>
      </w:r>
      <w:r w:rsidRPr="005A216E">
        <w:rPr>
          <w:rFonts w:ascii="Times New Roman" w:hAnsi="Times New Roman" w:cs="Times New Roman"/>
          <w:sz w:val="24"/>
        </w:rPr>
        <w:t>.</w:t>
      </w:r>
    </w:p>
    <w:p w:rsidR="005A216E" w:rsidRDefault="005A216E" w:rsidP="005A216E">
      <w:pPr>
        <w:spacing w:after="0"/>
      </w:pPr>
    </w:p>
    <w:p w:rsidR="005A216E" w:rsidRDefault="005A216E" w:rsidP="005A216E">
      <w:pPr>
        <w:pStyle w:val="Heading2"/>
      </w:pPr>
      <w:r>
        <w:rPr>
          <w:rStyle w:val="Strong"/>
          <w:b/>
          <w:bCs/>
        </w:rPr>
        <w:t>ICT Integration in Learning</w:t>
      </w:r>
    </w:p>
    <w:p w:rsidR="005A216E" w:rsidRPr="005A216E" w:rsidRDefault="005A216E" w:rsidP="005A216E">
      <w:pPr>
        <w:pStyle w:val="Heading3"/>
        <w:rPr>
          <w:rFonts w:ascii="Times New Roman" w:hAnsi="Times New Roman" w:cs="Times New Roman"/>
          <w:i/>
        </w:rPr>
      </w:pPr>
      <w:r w:rsidRPr="005A216E">
        <w:rPr>
          <w:rStyle w:val="Strong"/>
          <w:rFonts w:ascii="Times New Roman" w:hAnsi="Times New Roman" w:cs="Times New Roman"/>
          <w:bCs w:val="0"/>
          <w:i/>
        </w:rPr>
        <w:t>Student Engagement</w:t>
      </w:r>
    </w:p>
    <w:p w:rsidR="005A216E" w:rsidRPr="005A216E" w:rsidRDefault="005A216E" w:rsidP="005A216E">
      <w:pPr>
        <w:numPr>
          <w:ilvl w:val="0"/>
          <w:numId w:val="393"/>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Students access learning materials anytime through digital platforms. </w:t>
      </w:r>
    </w:p>
    <w:p w:rsidR="005A216E" w:rsidRPr="005A216E" w:rsidRDefault="005A216E" w:rsidP="005A216E">
      <w:pPr>
        <w:numPr>
          <w:ilvl w:val="0"/>
          <w:numId w:val="393"/>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ICT supports </w:t>
      </w:r>
      <w:r w:rsidRPr="005A216E">
        <w:rPr>
          <w:rStyle w:val="Strong"/>
          <w:rFonts w:ascii="Times New Roman" w:hAnsi="Times New Roman" w:cs="Times New Roman"/>
        </w:rPr>
        <w:t>self-paced, collaborative, and student-centered learning</w:t>
      </w:r>
      <w:r w:rsidRPr="005A216E">
        <w:rPr>
          <w:rFonts w:ascii="Times New Roman" w:hAnsi="Times New Roman" w:cs="Times New Roman"/>
        </w:rPr>
        <w:t xml:space="preserve"> approaches. </w:t>
      </w:r>
    </w:p>
    <w:p w:rsidR="005A216E" w:rsidRPr="005A216E" w:rsidRDefault="005A216E" w:rsidP="005A216E">
      <w:pPr>
        <w:numPr>
          <w:ilvl w:val="0"/>
          <w:numId w:val="393"/>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Online assessments and feedback improve learning outcomes.</w:t>
      </w:r>
    </w:p>
    <w:p w:rsidR="005A216E" w:rsidRPr="005A216E" w:rsidRDefault="005A216E" w:rsidP="005A216E">
      <w:pPr>
        <w:pStyle w:val="Heading3"/>
        <w:rPr>
          <w:rFonts w:ascii="Times New Roman" w:hAnsi="Times New Roman" w:cs="Times New Roman"/>
          <w:i/>
        </w:rPr>
      </w:pPr>
      <w:r w:rsidRPr="005A216E">
        <w:rPr>
          <w:rStyle w:val="Strong"/>
          <w:rFonts w:ascii="Times New Roman" w:hAnsi="Times New Roman" w:cs="Times New Roman"/>
          <w:bCs w:val="0"/>
          <w:i/>
        </w:rPr>
        <w:t>Digital Literacy</w:t>
      </w:r>
    </w:p>
    <w:p w:rsidR="005A216E" w:rsidRPr="005A216E" w:rsidRDefault="005A216E" w:rsidP="005A216E">
      <w:pPr>
        <w:numPr>
          <w:ilvl w:val="0"/>
          <w:numId w:val="394"/>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The institution promotes digital literacy skills such as:</w:t>
      </w:r>
    </w:p>
    <w:p w:rsidR="005A216E" w:rsidRPr="005A216E" w:rsidRDefault="005A216E" w:rsidP="005A216E">
      <w:pPr>
        <w:numPr>
          <w:ilvl w:val="1"/>
          <w:numId w:val="394"/>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Information search and evaluation </w:t>
      </w:r>
    </w:p>
    <w:p w:rsidR="005A216E" w:rsidRPr="005A216E" w:rsidRDefault="005A216E" w:rsidP="005A216E">
      <w:pPr>
        <w:numPr>
          <w:ilvl w:val="1"/>
          <w:numId w:val="394"/>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 xml:space="preserve">Ethical ICT use </w:t>
      </w:r>
    </w:p>
    <w:p w:rsidR="005A216E" w:rsidRPr="005A216E" w:rsidRDefault="005A216E" w:rsidP="005A216E">
      <w:pPr>
        <w:numPr>
          <w:ilvl w:val="1"/>
          <w:numId w:val="394"/>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Cybersecurity awareness</w:t>
      </w:r>
    </w:p>
    <w:p w:rsidR="005A216E" w:rsidRPr="005A216E" w:rsidRDefault="005A216E" w:rsidP="005A216E">
      <w:pPr>
        <w:numPr>
          <w:ilvl w:val="0"/>
          <w:numId w:val="394"/>
        </w:numPr>
        <w:spacing w:before="100" w:beforeAutospacing="1" w:after="100" w:afterAutospacing="1" w:line="240" w:lineRule="auto"/>
        <w:rPr>
          <w:rFonts w:ascii="Times New Roman" w:hAnsi="Times New Roman" w:cs="Times New Roman"/>
          <w:sz w:val="24"/>
        </w:rPr>
      </w:pPr>
      <w:r w:rsidRPr="005A216E">
        <w:rPr>
          <w:rFonts w:ascii="Times New Roman" w:hAnsi="Times New Roman" w:cs="Times New Roman"/>
          <w:sz w:val="24"/>
        </w:rPr>
        <w:t>Students are trained to use ICT tools responsibly and professionally.</w:t>
      </w:r>
    </w:p>
    <w:p w:rsidR="005A216E" w:rsidRPr="005A216E" w:rsidRDefault="005A216E" w:rsidP="005A216E">
      <w:pPr>
        <w:spacing w:after="0"/>
        <w:jc w:val="right"/>
        <w:rPr>
          <w:rFonts w:ascii="Times New Roman" w:hAnsi="Times New Roman" w:cs="Times New Roman"/>
        </w:rPr>
      </w:pPr>
    </w:p>
    <w:p w:rsidR="005A216E" w:rsidRPr="005A216E" w:rsidRDefault="005A216E" w:rsidP="005A216E">
      <w:pPr>
        <w:pStyle w:val="Heading2"/>
      </w:pPr>
      <w:r w:rsidRPr="005A216E">
        <w:rPr>
          <w:rStyle w:val="Strong"/>
          <w:b/>
          <w:bCs/>
        </w:rPr>
        <w:t>ICT Integration in Administration</w:t>
      </w:r>
    </w:p>
    <w:p w:rsidR="005A216E" w:rsidRPr="005A216E" w:rsidRDefault="005A216E" w:rsidP="005A216E">
      <w:pPr>
        <w:pStyle w:val="Heading3"/>
        <w:rPr>
          <w:rFonts w:ascii="Times New Roman" w:hAnsi="Times New Roman" w:cs="Times New Roman"/>
          <w:i/>
        </w:rPr>
      </w:pPr>
      <w:r w:rsidRPr="005A216E">
        <w:rPr>
          <w:rStyle w:val="Strong"/>
          <w:rFonts w:ascii="Times New Roman" w:hAnsi="Times New Roman" w:cs="Times New Roman"/>
          <w:bCs w:val="0"/>
          <w:i/>
        </w:rPr>
        <w:t>Digital Administrative Systems</w:t>
      </w:r>
    </w:p>
    <w:p w:rsidR="005A216E" w:rsidRPr="005A216E" w:rsidRDefault="005A216E" w:rsidP="005A216E">
      <w:pPr>
        <w:numPr>
          <w:ilvl w:val="0"/>
          <w:numId w:val="395"/>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Core administrative processes are digitized, including:</w:t>
      </w:r>
    </w:p>
    <w:p w:rsidR="005A216E" w:rsidRPr="005A216E" w:rsidRDefault="005A216E" w:rsidP="005A216E">
      <w:pPr>
        <w:numPr>
          <w:ilvl w:val="1"/>
          <w:numId w:val="395"/>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Student admissions and registration </w:t>
      </w:r>
    </w:p>
    <w:p w:rsidR="005A216E" w:rsidRPr="005A216E" w:rsidRDefault="005A216E" w:rsidP="005A216E">
      <w:pPr>
        <w:numPr>
          <w:ilvl w:val="1"/>
          <w:numId w:val="395"/>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Examination and grading systems </w:t>
      </w:r>
    </w:p>
    <w:p w:rsidR="005A216E" w:rsidRPr="005A216E" w:rsidRDefault="005A216E" w:rsidP="005A216E">
      <w:pPr>
        <w:numPr>
          <w:ilvl w:val="1"/>
          <w:numId w:val="395"/>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Finance and payroll management </w:t>
      </w:r>
    </w:p>
    <w:p w:rsidR="005A216E" w:rsidRPr="005A216E" w:rsidRDefault="005A216E" w:rsidP="005A216E">
      <w:pPr>
        <w:numPr>
          <w:ilvl w:val="1"/>
          <w:numId w:val="395"/>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Human resource management</w:t>
      </w:r>
    </w:p>
    <w:p w:rsidR="005A216E" w:rsidRPr="005A216E" w:rsidRDefault="005A216E" w:rsidP="005A216E">
      <w:pPr>
        <w:numPr>
          <w:ilvl w:val="0"/>
          <w:numId w:val="395"/>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Electronic document management systems improve efficiency and reduce paperwork.</w:t>
      </w:r>
    </w:p>
    <w:p w:rsidR="005A216E" w:rsidRPr="005A216E" w:rsidRDefault="005A216E" w:rsidP="005A216E">
      <w:pPr>
        <w:pStyle w:val="Heading3"/>
        <w:rPr>
          <w:rFonts w:ascii="Times New Roman" w:hAnsi="Times New Roman" w:cs="Times New Roman"/>
          <w:i/>
        </w:rPr>
      </w:pPr>
      <w:r w:rsidRPr="005A216E">
        <w:rPr>
          <w:rStyle w:val="Strong"/>
          <w:rFonts w:ascii="Times New Roman" w:hAnsi="Times New Roman" w:cs="Times New Roman"/>
          <w:bCs w:val="0"/>
          <w:i/>
        </w:rPr>
        <w:t>Communication and Decision-Making</w:t>
      </w:r>
    </w:p>
    <w:p w:rsidR="005A216E" w:rsidRPr="005A216E" w:rsidRDefault="005A216E" w:rsidP="005A216E">
      <w:pPr>
        <w:numPr>
          <w:ilvl w:val="0"/>
          <w:numId w:val="396"/>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Official communication is conducted through institutional email and portals. </w:t>
      </w:r>
    </w:p>
    <w:p w:rsidR="005A216E" w:rsidRPr="005A216E" w:rsidRDefault="005A216E" w:rsidP="005A216E">
      <w:pPr>
        <w:numPr>
          <w:ilvl w:val="0"/>
          <w:numId w:val="396"/>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Data analytics and management systems support </w:t>
      </w:r>
      <w:r w:rsidRPr="005A216E">
        <w:rPr>
          <w:rStyle w:val="Strong"/>
          <w:rFonts w:ascii="Times New Roman" w:hAnsi="Times New Roman" w:cs="Times New Roman"/>
        </w:rPr>
        <w:t>evidence-based decision-making</w:t>
      </w:r>
      <w:r w:rsidRPr="005A216E">
        <w:rPr>
          <w:rFonts w:ascii="Times New Roman" w:hAnsi="Times New Roman" w:cs="Times New Roman"/>
        </w:rPr>
        <w:t xml:space="preserve">. </w:t>
      </w:r>
    </w:p>
    <w:p w:rsidR="005A216E" w:rsidRPr="005A216E" w:rsidRDefault="005A216E" w:rsidP="005A216E">
      <w:pPr>
        <w:numPr>
          <w:ilvl w:val="0"/>
          <w:numId w:val="396"/>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Automation reduces delays and improves service delivery.</w:t>
      </w:r>
    </w:p>
    <w:p w:rsidR="005A216E" w:rsidRPr="005A216E" w:rsidRDefault="005A216E" w:rsidP="005A216E">
      <w:pPr>
        <w:pStyle w:val="Heading2"/>
      </w:pPr>
      <w:r w:rsidRPr="005A216E">
        <w:rPr>
          <w:rStyle w:val="Strong"/>
          <w:b/>
          <w:bCs/>
        </w:rPr>
        <w:t>Capacity Building and Support</w:t>
      </w:r>
    </w:p>
    <w:p w:rsidR="005A216E" w:rsidRPr="005A216E" w:rsidRDefault="005A216E" w:rsidP="005A216E">
      <w:pPr>
        <w:numPr>
          <w:ilvl w:val="0"/>
          <w:numId w:val="397"/>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lastRenderedPageBreak/>
        <w:t>Regular training programs are provided for staff and students on:</w:t>
      </w:r>
    </w:p>
    <w:p w:rsidR="005A216E" w:rsidRPr="005A216E" w:rsidRDefault="005A216E" w:rsidP="005A216E">
      <w:pPr>
        <w:numPr>
          <w:ilvl w:val="1"/>
          <w:numId w:val="397"/>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Use of new ICT tools </w:t>
      </w:r>
    </w:p>
    <w:p w:rsidR="005A216E" w:rsidRPr="005A216E" w:rsidRDefault="005A216E" w:rsidP="005A216E">
      <w:pPr>
        <w:numPr>
          <w:ilvl w:val="1"/>
          <w:numId w:val="397"/>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E-learning methodologies </w:t>
      </w:r>
    </w:p>
    <w:p w:rsidR="005A216E" w:rsidRPr="005A216E" w:rsidRDefault="005A216E" w:rsidP="005A216E">
      <w:pPr>
        <w:numPr>
          <w:ilvl w:val="1"/>
          <w:numId w:val="397"/>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Administrative systems</w:t>
      </w:r>
    </w:p>
    <w:p w:rsidR="005A216E" w:rsidRPr="005A216E" w:rsidRDefault="005A216E" w:rsidP="005A216E">
      <w:pPr>
        <w:numPr>
          <w:ilvl w:val="0"/>
          <w:numId w:val="397"/>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ICT support services ensure smooth adoption and usage.</w:t>
      </w:r>
    </w:p>
    <w:p w:rsidR="005A216E" w:rsidRPr="005A216E" w:rsidRDefault="005A216E" w:rsidP="005A216E">
      <w:pPr>
        <w:spacing w:after="0"/>
        <w:rPr>
          <w:rFonts w:ascii="Times New Roman" w:hAnsi="Times New Roman" w:cs="Times New Roman"/>
        </w:rPr>
      </w:pPr>
    </w:p>
    <w:p w:rsidR="005A216E" w:rsidRPr="005A216E" w:rsidRDefault="005A216E" w:rsidP="005A216E">
      <w:pPr>
        <w:pStyle w:val="Heading2"/>
      </w:pPr>
      <w:r w:rsidRPr="005A216E">
        <w:rPr>
          <w:rStyle w:val="Strong"/>
          <w:b/>
          <w:bCs/>
        </w:rPr>
        <w:t>Infrastructure and Security</w:t>
      </w:r>
    </w:p>
    <w:p w:rsidR="005A216E" w:rsidRPr="005A216E" w:rsidRDefault="005A216E" w:rsidP="005A216E">
      <w:pPr>
        <w:numPr>
          <w:ilvl w:val="0"/>
          <w:numId w:val="398"/>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Adequate ICT infrastructure (networks, labs, servers) supports system integration. </w:t>
      </w:r>
    </w:p>
    <w:p w:rsidR="005A216E" w:rsidRPr="005A216E" w:rsidRDefault="005A216E" w:rsidP="005A216E">
      <w:pPr>
        <w:numPr>
          <w:ilvl w:val="0"/>
          <w:numId w:val="398"/>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 xml:space="preserve">All ICT systems comply with </w:t>
      </w:r>
      <w:r w:rsidRPr="005A216E">
        <w:rPr>
          <w:rStyle w:val="Strong"/>
          <w:rFonts w:ascii="Times New Roman" w:hAnsi="Times New Roman" w:cs="Times New Roman"/>
        </w:rPr>
        <w:t>cybersecurity and data protection policies</w:t>
      </w:r>
      <w:r w:rsidRPr="005A216E">
        <w:rPr>
          <w:rFonts w:ascii="Times New Roman" w:hAnsi="Times New Roman" w:cs="Times New Roman"/>
        </w:rPr>
        <w:t xml:space="preserve">. </w:t>
      </w:r>
    </w:p>
    <w:p w:rsidR="005A216E" w:rsidRDefault="005A216E" w:rsidP="00BE4FCE">
      <w:pPr>
        <w:numPr>
          <w:ilvl w:val="0"/>
          <w:numId w:val="398"/>
        </w:numPr>
        <w:spacing w:before="100" w:beforeAutospacing="1" w:after="100" w:afterAutospacing="1" w:line="240" w:lineRule="auto"/>
        <w:rPr>
          <w:rFonts w:ascii="Times New Roman" w:hAnsi="Times New Roman" w:cs="Times New Roman"/>
        </w:rPr>
      </w:pPr>
      <w:r w:rsidRPr="005A216E">
        <w:rPr>
          <w:rFonts w:ascii="Times New Roman" w:hAnsi="Times New Roman" w:cs="Times New Roman"/>
        </w:rPr>
        <w:t>Regular system upgrades ensure reliability and scalability.</w:t>
      </w:r>
    </w:p>
    <w:p w:rsidR="00BE4FCE" w:rsidRDefault="00BE4FCE" w:rsidP="00BE4FCE">
      <w:pPr>
        <w:spacing w:before="100" w:beforeAutospacing="1" w:after="100" w:afterAutospacing="1" w:line="240" w:lineRule="auto"/>
        <w:rPr>
          <w:rFonts w:ascii="Times New Roman" w:hAnsi="Times New Roman" w:cs="Times New Roman"/>
        </w:rPr>
      </w:pPr>
    </w:p>
    <w:p w:rsidR="00BE4FCE" w:rsidRPr="00BE4FCE" w:rsidRDefault="00BE4FCE" w:rsidP="00BE4FCE">
      <w:pPr>
        <w:pStyle w:val="Heading3"/>
        <w:rPr>
          <w:rFonts w:ascii="Times New Roman" w:hAnsi="Times New Roman" w:cs="Times New Roman"/>
          <w:sz w:val="28"/>
        </w:rPr>
      </w:pPr>
      <w:r>
        <w:rPr>
          <w:rStyle w:val="Strong"/>
          <w:rFonts w:ascii="Times New Roman" w:hAnsi="Times New Roman" w:cs="Times New Roman"/>
          <w:bCs w:val="0"/>
          <w:sz w:val="28"/>
        </w:rPr>
        <w:t>Finance and Procurement Policy</w:t>
      </w:r>
    </w:p>
    <w:p w:rsidR="00BE4FCE" w:rsidRDefault="00BE4FCE" w:rsidP="00BE4FCE">
      <w:pPr>
        <w:pStyle w:val="NormalWeb"/>
      </w:pPr>
      <w:r>
        <w:t xml:space="preserve">This policy provides a framework for the </w:t>
      </w:r>
      <w:r>
        <w:rPr>
          <w:rStyle w:val="Strong"/>
        </w:rPr>
        <w:t>management of financial resources and procurement activities</w:t>
      </w:r>
      <w:r>
        <w:t xml:space="preserve"> within the college. It ensures </w:t>
      </w:r>
      <w:r>
        <w:rPr>
          <w:rStyle w:val="Strong"/>
        </w:rPr>
        <w:t>transparency, accountability, value for money, and compliance</w:t>
      </w:r>
      <w:r>
        <w:t xml:space="preserve"> with relevant financial regulations and institutional objectives.</w:t>
      </w:r>
    </w:p>
    <w:p w:rsidR="00BE4FCE" w:rsidRDefault="00BE4FCE" w:rsidP="00BE4FCE">
      <w:pPr>
        <w:pStyle w:val="Heading2"/>
      </w:pPr>
      <w:r>
        <w:rPr>
          <w:rStyle w:val="Strong"/>
          <w:b/>
          <w:bCs/>
        </w:rPr>
        <w:t>Financial Management</w:t>
      </w:r>
    </w:p>
    <w:p w:rsidR="00BE4FCE" w:rsidRDefault="00BE4FCE" w:rsidP="00BE4FCE">
      <w:pPr>
        <w:pStyle w:val="Heading3"/>
      </w:pPr>
      <w:r w:rsidRPr="00BE4FCE">
        <w:rPr>
          <w:rStyle w:val="Strong"/>
          <w:bCs w:val="0"/>
          <w:i/>
        </w:rPr>
        <w:t>Budgeting</w:t>
      </w:r>
    </w:p>
    <w:p w:rsidR="00BE4FCE" w:rsidRPr="00BE4FCE" w:rsidRDefault="00BE4FCE" w:rsidP="00BE4FCE">
      <w:pPr>
        <w:numPr>
          <w:ilvl w:val="0"/>
          <w:numId w:val="402"/>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The college prepares an </w:t>
      </w:r>
      <w:r w:rsidRPr="00BE4FCE">
        <w:rPr>
          <w:rStyle w:val="Strong"/>
          <w:rFonts w:ascii="Times New Roman" w:hAnsi="Times New Roman" w:cs="Times New Roman"/>
          <w:sz w:val="24"/>
        </w:rPr>
        <w:t>annual budget</w:t>
      </w:r>
      <w:r w:rsidRPr="00BE4FCE">
        <w:rPr>
          <w:rFonts w:ascii="Times New Roman" w:hAnsi="Times New Roman" w:cs="Times New Roman"/>
          <w:sz w:val="24"/>
        </w:rPr>
        <w:t xml:space="preserve"> aligned with strategic and academic plans. </w:t>
      </w:r>
    </w:p>
    <w:p w:rsidR="00BE4FCE" w:rsidRPr="00BE4FCE" w:rsidRDefault="00BE4FCE" w:rsidP="00BE4FCE">
      <w:pPr>
        <w:numPr>
          <w:ilvl w:val="0"/>
          <w:numId w:val="402"/>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Departments submit budget proposals for approval by management. </w:t>
      </w:r>
    </w:p>
    <w:p w:rsidR="00BE4FCE" w:rsidRPr="00BE4FCE" w:rsidRDefault="00BE4FCE" w:rsidP="00BE4FCE">
      <w:pPr>
        <w:numPr>
          <w:ilvl w:val="0"/>
          <w:numId w:val="402"/>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Budget allocations prioritize </w:t>
      </w:r>
      <w:r w:rsidRPr="00BE4FCE">
        <w:rPr>
          <w:rStyle w:val="Strong"/>
          <w:rFonts w:ascii="Times New Roman" w:hAnsi="Times New Roman" w:cs="Times New Roman"/>
          <w:sz w:val="24"/>
        </w:rPr>
        <w:t>academic delivery, ICT infrastructure, and student services</w:t>
      </w:r>
      <w:r w:rsidRPr="00BE4FCE">
        <w:rPr>
          <w:rFonts w:ascii="Times New Roman" w:hAnsi="Times New Roman" w:cs="Times New Roman"/>
          <w:sz w:val="24"/>
        </w:rPr>
        <w:t xml:space="preserve">. </w:t>
      </w:r>
    </w:p>
    <w:p w:rsidR="00BE4FCE" w:rsidRPr="00BE4FCE" w:rsidRDefault="00BE4FCE" w:rsidP="00BE4FCE">
      <w:pPr>
        <w:numPr>
          <w:ilvl w:val="0"/>
          <w:numId w:val="402"/>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Budget reviews are conducted periodically to ensure effective utilization.</w:t>
      </w:r>
    </w:p>
    <w:p w:rsidR="00BE4FCE" w:rsidRPr="00BE4FCE" w:rsidRDefault="00BE4FCE" w:rsidP="00BE4FCE">
      <w:pPr>
        <w:pStyle w:val="Heading3"/>
        <w:rPr>
          <w:i/>
        </w:rPr>
      </w:pPr>
      <w:r w:rsidRPr="00BE4FCE">
        <w:rPr>
          <w:rStyle w:val="Strong"/>
          <w:bCs w:val="0"/>
          <w:i/>
        </w:rPr>
        <w:t>Revenue Management</w:t>
      </w:r>
    </w:p>
    <w:p w:rsidR="00BE4FCE" w:rsidRPr="00BE4FCE" w:rsidRDefault="00BE4FCE" w:rsidP="00BE4FCE">
      <w:pPr>
        <w:numPr>
          <w:ilvl w:val="0"/>
          <w:numId w:val="403"/>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Revenue sources may include:</w:t>
      </w:r>
    </w:p>
    <w:p w:rsidR="00BE4FCE" w:rsidRPr="00BE4FCE" w:rsidRDefault="00BE4FCE" w:rsidP="00BE4FCE">
      <w:pPr>
        <w:numPr>
          <w:ilvl w:val="1"/>
          <w:numId w:val="403"/>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Tuition and examination fees </w:t>
      </w:r>
    </w:p>
    <w:p w:rsidR="00BE4FCE" w:rsidRPr="00BE4FCE" w:rsidRDefault="00BE4FCE" w:rsidP="00BE4FCE">
      <w:pPr>
        <w:numPr>
          <w:ilvl w:val="1"/>
          <w:numId w:val="403"/>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Grants and donations </w:t>
      </w:r>
    </w:p>
    <w:p w:rsidR="00BE4FCE" w:rsidRPr="00BE4FCE" w:rsidRDefault="00BE4FCE" w:rsidP="00BE4FCE">
      <w:pPr>
        <w:numPr>
          <w:ilvl w:val="1"/>
          <w:numId w:val="403"/>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Consultancy and training services</w:t>
      </w:r>
    </w:p>
    <w:p w:rsidR="00BE4FCE" w:rsidRPr="00BE4FCE" w:rsidRDefault="00BE4FCE" w:rsidP="00BE4FCE">
      <w:pPr>
        <w:numPr>
          <w:ilvl w:val="0"/>
          <w:numId w:val="403"/>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All revenues are recorded, receipted, and banked through </w:t>
      </w:r>
      <w:r>
        <w:rPr>
          <w:rStyle w:val="Strong"/>
          <w:rFonts w:ascii="Times New Roman" w:hAnsi="Times New Roman" w:cs="Times New Roman"/>
          <w:sz w:val="24"/>
        </w:rPr>
        <w:t>either KCB or Cooperative Bank of Kenya.</w:t>
      </w:r>
      <w:r w:rsidRPr="00BE4FCE">
        <w:rPr>
          <w:rFonts w:ascii="Times New Roman" w:hAnsi="Times New Roman" w:cs="Times New Roman"/>
          <w:sz w:val="24"/>
        </w:rPr>
        <w:t xml:space="preserve"> </w:t>
      </w:r>
    </w:p>
    <w:p w:rsidR="00BE4FCE" w:rsidRPr="00BE4FCE" w:rsidRDefault="00BE4FCE" w:rsidP="00BE4FCE">
      <w:pPr>
        <w:numPr>
          <w:ilvl w:val="0"/>
          <w:numId w:val="403"/>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Fee structures are approved by the governing body and communicated transparently.</w:t>
      </w:r>
    </w:p>
    <w:p w:rsidR="00BE4FCE" w:rsidRPr="00BE4FCE" w:rsidRDefault="00BE4FCE" w:rsidP="00BE4FCE">
      <w:pPr>
        <w:pStyle w:val="Heading3"/>
        <w:rPr>
          <w:i/>
        </w:rPr>
      </w:pPr>
      <w:r w:rsidRPr="00BE4FCE">
        <w:rPr>
          <w:rStyle w:val="Strong"/>
          <w:bCs w:val="0"/>
          <w:i/>
        </w:rPr>
        <w:t>Expenditure Control</w:t>
      </w:r>
    </w:p>
    <w:p w:rsidR="00BE4FCE" w:rsidRPr="00BE4FCE" w:rsidRDefault="00BE4FCE" w:rsidP="00BE4FCE">
      <w:pPr>
        <w:numPr>
          <w:ilvl w:val="0"/>
          <w:numId w:val="404"/>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Expenditure must be authorized according to approved </w:t>
      </w:r>
      <w:r w:rsidRPr="00BE4FCE">
        <w:rPr>
          <w:rStyle w:val="Strong"/>
          <w:rFonts w:ascii="Times New Roman" w:hAnsi="Times New Roman" w:cs="Times New Roman"/>
          <w:sz w:val="24"/>
        </w:rPr>
        <w:t>financial limits and approval hierarchies</w:t>
      </w:r>
      <w:r w:rsidRPr="00BE4FCE">
        <w:rPr>
          <w:rFonts w:ascii="Times New Roman" w:hAnsi="Times New Roman" w:cs="Times New Roman"/>
          <w:sz w:val="24"/>
        </w:rPr>
        <w:t xml:space="preserve">. </w:t>
      </w:r>
    </w:p>
    <w:p w:rsidR="00BE4FCE" w:rsidRPr="00BE4FCE" w:rsidRDefault="00BE4FCE" w:rsidP="00BE4FCE">
      <w:pPr>
        <w:numPr>
          <w:ilvl w:val="0"/>
          <w:numId w:val="404"/>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 xml:space="preserve">Payments are supported by valid documentation (invoices, delivery notes, contracts). </w:t>
      </w:r>
    </w:p>
    <w:p w:rsidR="00BE4FCE" w:rsidRPr="00BE4FCE" w:rsidRDefault="00BE4FCE" w:rsidP="00BE4FCE">
      <w:pPr>
        <w:numPr>
          <w:ilvl w:val="0"/>
          <w:numId w:val="404"/>
        </w:numPr>
        <w:spacing w:before="100" w:beforeAutospacing="1" w:after="100" w:afterAutospacing="1" w:line="240" w:lineRule="auto"/>
        <w:rPr>
          <w:rFonts w:ascii="Times New Roman" w:hAnsi="Times New Roman" w:cs="Times New Roman"/>
          <w:sz w:val="24"/>
        </w:rPr>
      </w:pPr>
      <w:r w:rsidRPr="00BE4FCE">
        <w:rPr>
          <w:rFonts w:ascii="Times New Roman" w:hAnsi="Times New Roman" w:cs="Times New Roman"/>
          <w:sz w:val="24"/>
        </w:rPr>
        <w:t>Segregation of duties is maintained to prevent fraud and mismanagement.</w:t>
      </w:r>
    </w:p>
    <w:p w:rsidR="00BE4FCE" w:rsidRDefault="00BE4FCE" w:rsidP="00BE4FCE">
      <w:pPr>
        <w:spacing w:after="0"/>
      </w:pPr>
    </w:p>
    <w:p w:rsidR="00BE4FCE" w:rsidRDefault="00BE4FCE" w:rsidP="00BE4FCE">
      <w:pPr>
        <w:pStyle w:val="Heading2"/>
      </w:pPr>
      <w:r>
        <w:rPr>
          <w:rStyle w:val="Strong"/>
          <w:b/>
          <w:bCs/>
        </w:rPr>
        <w:t>Procurement Policy</w:t>
      </w:r>
    </w:p>
    <w:p w:rsidR="00BE4FCE" w:rsidRPr="00BE4FCE" w:rsidRDefault="00BE4FCE" w:rsidP="00BE4FCE">
      <w:pPr>
        <w:pStyle w:val="Heading3"/>
        <w:rPr>
          <w:i/>
        </w:rPr>
      </w:pPr>
      <w:r w:rsidRPr="00BE4FCE">
        <w:rPr>
          <w:rStyle w:val="Strong"/>
          <w:bCs w:val="0"/>
          <w:i/>
        </w:rPr>
        <w:t>Procurement Principles</w:t>
      </w:r>
    </w:p>
    <w:p w:rsidR="00BE4FCE" w:rsidRDefault="00BE4FCE" w:rsidP="00BE4FCE">
      <w:pPr>
        <w:pStyle w:val="NormalWeb"/>
      </w:pPr>
      <w:r>
        <w:t>All procurement activities shall adhere to:</w:t>
      </w:r>
    </w:p>
    <w:p w:rsidR="00BE4FCE" w:rsidRPr="004D6292" w:rsidRDefault="00BE4FCE" w:rsidP="00BE4FCE">
      <w:pPr>
        <w:numPr>
          <w:ilvl w:val="0"/>
          <w:numId w:val="405"/>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Transparency and fairness </w:t>
      </w:r>
    </w:p>
    <w:p w:rsidR="00BE4FCE" w:rsidRPr="004D6292" w:rsidRDefault="00BE4FCE" w:rsidP="00BE4FCE">
      <w:pPr>
        <w:numPr>
          <w:ilvl w:val="0"/>
          <w:numId w:val="405"/>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Competitive sourcing </w:t>
      </w:r>
    </w:p>
    <w:p w:rsidR="00BE4FCE" w:rsidRPr="004D6292" w:rsidRDefault="00BE4FCE" w:rsidP="00BE4FCE">
      <w:pPr>
        <w:numPr>
          <w:ilvl w:val="0"/>
          <w:numId w:val="405"/>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Value for money </w:t>
      </w:r>
    </w:p>
    <w:p w:rsidR="00BE4FCE" w:rsidRPr="004D6292" w:rsidRDefault="00BE4FCE" w:rsidP="00BE4FCE">
      <w:pPr>
        <w:numPr>
          <w:ilvl w:val="0"/>
          <w:numId w:val="405"/>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Accountability and integrity</w:t>
      </w:r>
    </w:p>
    <w:p w:rsidR="00BE4FCE" w:rsidRPr="004D6292" w:rsidRDefault="00BE4FCE" w:rsidP="00BE4FCE">
      <w:pPr>
        <w:pStyle w:val="Heading3"/>
        <w:rPr>
          <w:i/>
        </w:rPr>
      </w:pPr>
      <w:r w:rsidRPr="004D6292">
        <w:rPr>
          <w:rStyle w:val="Strong"/>
          <w:bCs w:val="0"/>
          <w:i/>
        </w:rPr>
        <w:t>Procurement Process</w:t>
      </w:r>
    </w:p>
    <w:p w:rsidR="00BE4FCE" w:rsidRPr="004D6292" w:rsidRDefault="00BE4FCE" w:rsidP="004D6292">
      <w:pPr>
        <w:numPr>
          <w:ilvl w:val="0"/>
          <w:numId w:val="406"/>
        </w:numPr>
        <w:spacing w:after="100" w:afterAutospacing="1" w:line="240" w:lineRule="auto"/>
        <w:rPr>
          <w:rFonts w:ascii="Times New Roman" w:hAnsi="Times New Roman" w:cs="Times New Roman"/>
          <w:sz w:val="24"/>
        </w:rPr>
      </w:pPr>
      <w:r w:rsidRPr="004D6292">
        <w:rPr>
          <w:rFonts w:ascii="Times New Roman" w:hAnsi="Times New Roman" w:cs="Times New Roman"/>
          <w:sz w:val="24"/>
        </w:rPr>
        <w:t>Procurement follows approved procedures including:</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Needs identification and requisition </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Budget confirmation </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Supplier sourcing and evaluation </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Approval and purchase order issuance </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Delivery, inspection, and acceptance</w:t>
      </w:r>
    </w:p>
    <w:p w:rsidR="00BE4FCE" w:rsidRPr="004D6292" w:rsidRDefault="00BE4FCE" w:rsidP="00BE4FCE">
      <w:pPr>
        <w:numPr>
          <w:ilvl w:val="0"/>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Procurement methods include:</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Open tendering </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Request for quotations </w:t>
      </w:r>
    </w:p>
    <w:p w:rsidR="00BE4FCE" w:rsidRPr="004D6292" w:rsidRDefault="00BE4FCE" w:rsidP="00BE4FCE">
      <w:pPr>
        <w:numPr>
          <w:ilvl w:val="1"/>
          <w:numId w:val="406"/>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Direct procurem</w:t>
      </w:r>
      <w:r w:rsidR="004D6292">
        <w:rPr>
          <w:rFonts w:ascii="Times New Roman" w:hAnsi="Times New Roman" w:cs="Times New Roman"/>
          <w:sz w:val="24"/>
        </w:rPr>
        <w:t>ent</w:t>
      </w:r>
    </w:p>
    <w:p w:rsidR="00BE4FCE" w:rsidRPr="004D6292" w:rsidRDefault="00BE4FCE" w:rsidP="00BE4FCE">
      <w:pPr>
        <w:spacing w:after="0"/>
        <w:rPr>
          <w:rFonts w:ascii="Times New Roman" w:hAnsi="Times New Roman" w:cs="Times New Roman"/>
          <w:sz w:val="24"/>
        </w:rPr>
      </w:pPr>
    </w:p>
    <w:p w:rsidR="00BE4FCE" w:rsidRDefault="00BE4FCE" w:rsidP="00BE4FCE">
      <w:pPr>
        <w:pStyle w:val="Heading2"/>
      </w:pPr>
      <w:r>
        <w:rPr>
          <w:rStyle w:val="Strong"/>
          <w:b/>
          <w:bCs/>
        </w:rPr>
        <w:t>ICT Procurement</w:t>
      </w:r>
    </w:p>
    <w:p w:rsidR="00BE4FCE" w:rsidRPr="004D6292" w:rsidRDefault="00BE4FCE" w:rsidP="004D6292">
      <w:pPr>
        <w:numPr>
          <w:ilvl w:val="0"/>
          <w:numId w:val="407"/>
        </w:numPr>
        <w:spacing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ICT equipment and software must meet </w:t>
      </w:r>
      <w:r w:rsidRPr="004D6292">
        <w:rPr>
          <w:rStyle w:val="Strong"/>
          <w:rFonts w:ascii="Times New Roman" w:hAnsi="Times New Roman" w:cs="Times New Roman"/>
          <w:sz w:val="24"/>
        </w:rPr>
        <w:t>institutional standards</w:t>
      </w:r>
      <w:r w:rsidRPr="004D6292">
        <w:rPr>
          <w:rFonts w:ascii="Times New Roman" w:hAnsi="Times New Roman" w:cs="Times New Roman"/>
          <w:sz w:val="24"/>
        </w:rPr>
        <w:t xml:space="preserve"> and technical specifications. </w:t>
      </w:r>
    </w:p>
    <w:p w:rsidR="00BE4FCE" w:rsidRPr="004D6292" w:rsidRDefault="00BE4FCE" w:rsidP="00BE4FCE">
      <w:pPr>
        <w:numPr>
          <w:ilvl w:val="0"/>
          <w:numId w:val="407"/>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The ICT department provides </w:t>
      </w:r>
      <w:r w:rsidRPr="004D6292">
        <w:rPr>
          <w:rStyle w:val="Strong"/>
          <w:rFonts w:ascii="Times New Roman" w:hAnsi="Times New Roman" w:cs="Times New Roman"/>
          <w:sz w:val="24"/>
        </w:rPr>
        <w:t>technical input and approval</w:t>
      </w:r>
      <w:r w:rsidRPr="004D6292">
        <w:rPr>
          <w:rFonts w:ascii="Times New Roman" w:hAnsi="Times New Roman" w:cs="Times New Roman"/>
          <w:sz w:val="24"/>
        </w:rPr>
        <w:t xml:space="preserve"> before purchase. </w:t>
      </w:r>
    </w:p>
    <w:p w:rsidR="00BE4FCE" w:rsidRPr="004D6292" w:rsidRDefault="00BE4FCE" w:rsidP="00BE4FCE">
      <w:pPr>
        <w:numPr>
          <w:ilvl w:val="0"/>
          <w:numId w:val="407"/>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Preference is given to:</w:t>
      </w:r>
    </w:p>
    <w:p w:rsidR="00BE4FCE" w:rsidRPr="004D6292" w:rsidRDefault="00BE4FCE" w:rsidP="00BE4FCE">
      <w:pPr>
        <w:numPr>
          <w:ilvl w:val="1"/>
          <w:numId w:val="407"/>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Scalable and compatible technologies </w:t>
      </w:r>
    </w:p>
    <w:p w:rsidR="00BE4FCE" w:rsidRPr="004D6292" w:rsidRDefault="00BE4FCE" w:rsidP="00BE4FCE">
      <w:pPr>
        <w:numPr>
          <w:ilvl w:val="1"/>
          <w:numId w:val="407"/>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Licensed software and secure systems</w:t>
      </w:r>
    </w:p>
    <w:p w:rsidR="00BE4FCE" w:rsidRPr="004D6292" w:rsidRDefault="00BE4FCE" w:rsidP="004D6292">
      <w:pPr>
        <w:numPr>
          <w:ilvl w:val="0"/>
          <w:numId w:val="407"/>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Maintenance, warranty, and support considerations are mandatory in ICT procurement.</w:t>
      </w:r>
    </w:p>
    <w:p w:rsidR="00BE4FCE" w:rsidRDefault="00BE4FCE" w:rsidP="00BE4FCE">
      <w:pPr>
        <w:pStyle w:val="Heading2"/>
      </w:pPr>
      <w:r>
        <w:rPr>
          <w:rStyle w:val="Strong"/>
          <w:b/>
          <w:bCs/>
        </w:rPr>
        <w:t>Asset Management</w:t>
      </w:r>
    </w:p>
    <w:p w:rsidR="00BE4FCE" w:rsidRPr="004D6292" w:rsidRDefault="00BE4FCE" w:rsidP="00BE4FCE">
      <w:pPr>
        <w:numPr>
          <w:ilvl w:val="0"/>
          <w:numId w:val="408"/>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All procured assets are:</w:t>
      </w:r>
    </w:p>
    <w:p w:rsidR="00BE4FCE" w:rsidRPr="004D6292" w:rsidRDefault="00BE4FCE" w:rsidP="00BE4FCE">
      <w:pPr>
        <w:numPr>
          <w:ilvl w:val="1"/>
          <w:numId w:val="408"/>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Recorded in an </w:t>
      </w:r>
      <w:r w:rsidRPr="004D6292">
        <w:rPr>
          <w:rStyle w:val="Strong"/>
          <w:rFonts w:ascii="Times New Roman" w:hAnsi="Times New Roman" w:cs="Times New Roman"/>
          <w:sz w:val="24"/>
        </w:rPr>
        <w:t>asset register</w:t>
      </w:r>
      <w:r w:rsidRPr="004D6292">
        <w:rPr>
          <w:rFonts w:ascii="Times New Roman" w:hAnsi="Times New Roman" w:cs="Times New Roman"/>
          <w:sz w:val="24"/>
        </w:rPr>
        <w:t xml:space="preserve"> </w:t>
      </w:r>
    </w:p>
    <w:p w:rsidR="00BE4FCE" w:rsidRPr="004D6292" w:rsidRDefault="00BE4FCE" w:rsidP="00BE4FCE">
      <w:pPr>
        <w:numPr>
          <w:ilvl w:val="1"/>
          <w:numId w:val="408"/>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Tagged and tracked</w:t>
      </w:r>
    </w:p>
    <w:p w:rsidR="00BE4FCE" w:rsidRPr="004D6292" w:rsidRDefault="00BE4FCE" w:rsidP="00BE4FCE">
      <w:pPr>
        <w:numPr>
          <w:ilvl w:val="0"/>
          <w:numId w:val="408"/>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Assets are used strictly for institutional purposes. </w:t>
      </w:r>
    </w:p>
    <w:p w:rsidR="00BE4FCE" w:rsidRPr="002B273C" w:rsidRDefault="00BE4FCE" w:rsidP="002B273C">
      <w:pPr>
        <w:numPr>
          <w:ilvl w:val="0"/>
          <w:numId w:val="408"/>
        </w:numPr>
        <w:spacing w:before="100" w:beforeAutospacing="1" w:after="100" w:afterAutospacing="1" w:line="240" w:lineRule="auto"/>
        <w:rPr>
          <w:rFonts w:ascii="Times New Roman" w:hAnsi="Times New Roman" w:cs="Times New Roman"/>
          <w:sz w:val="24"/>
        </w:rPr>
      </w:pPr>
      <w:r w:rsidRPr="004D6292">
        <w:rPr>
          <w:rFonts w:ascii="Times New Roman" w:hAnsi="Times New Roman" w:cs="Times New Roman"/>
          <w:sz w:val="24"/>
        </w:rPr>
        <w:t xml:space="preserve">Disposal of assets follows the </w:t>
      </w:r>
      <w:r w:rsidRPr="004D6292">
        <w:rPr>
          <w:rStyle w:val="Strong"/>
          <w:rFonts w:ascii="Times New Roman" w:hAnsi="Times New Roman" w:cs="Times New Roman"/>
          <w:sz w:val="24"/>
        </w:rPr>
        <w:t>asset disposal policy</w:t>
      </w:r>
      <w:r w:rsidRPr="004D6292">
        <w:rPr>
          <w:rFonts w:ascii="Times New Roman" w:hAnsi="Times New Roman" w:cs="Times New Roman"/>
          <w:sz w:val="24"/>
        </w:rPr>
        <w:t xml:space="preserve"> and relevant laws.</w:t>
      </w:r>
    </w:p>
    <w:p w:rsidR="00BE4FCE" w:rsidRDefault="00BE4FCE" w:rsidP="00BE4FCE">
      <w:pPr>
        <w:pStyle w:val="Heading2"/>
      </w:pPr>
      <w:r>
        <w:rPr>
          <w:rStyle w:val="Strong"/>
          <w:b/>
          <w:bCs/>
        </w:rPr>
        <w:t>Ethics and Compliance</w:t>
      </w:r>
    </w:p>
    <w:p w:rsidR="00BE4FCE" w:rsidRPr="002B273C" w:rsidRDefault="00BE4FCE" w:rsidP="002B273C">
      <w:pPr>
        <w:numPr>
          <w:ilvl w:val="0"/>
          <w:numId w:val="409"/>
        </w:numPr>
        <w:spacing w:after="100" w:afterAutospacing="1" w:line="240" w:lineRule="auto"/>
        <w:rPr>
          <w:rFonts w:ascii="Times New Roman" w:hAnsi="Times New Roman" w:cs="Times New Roman"/>
          <w:sz w:val="24"/>
        </w:rPr>
      </w:pPr>
      <w:r w:rsidRPr="002B273C">
        <w:rPr>
          <w:rFonts w:ascii="Times New Roman" w:hAnsi="Times New Roman" w:cs="Times New Roman"/>
          <w:sz w:val="24"/>
        </w:rPr>
        <w:t>Staff involved in finance and procurement must adhere to:</w:t>
      </w:r>
    </w:p>
    <w:p w:rsidR="00BE4FCE" w:rsidRPr="002B273C" w:rsidRDefault="00BE4FCE" w:rsidP="00BE4FCE">
      <w:pPr>
        <w:numPr>
          <w:ilvl w:val="1"/>
          <w:numId w:val="409"/>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 xml:space="preserve">Code of conduct and ethics </w:t>
      </w:r>
    </w:p>
    <w:p w:rsidR="00BE4FCE" w:rsidRPr="002B273C" w:rsidRDefault="00BE4FCE" w:rsidP="00BE4FCE">
      <w:pPr>
        <w:numPr>
          <w:ilvl w:val="1"/>
          <w:numId w:val="409"/>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Conflict of interest declarations</w:t>
      </w:r>
    </w:p>
    <w:p w:rsidR="00BE4FCE" w:rsidRPr="002B273C" w:rsidRDefault="00BE4FCE" w:rsidP="00BE4FCE">
      <w:pPr>
        <w:numPr>
          <w:ilvl w:val="0"/>
          <w:numId w:val="409"/>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lastRenderedPageBreak/>
        <w:t>Fraud, bribery, or favoritism is strictly prohibited and subject to disciplinary and legal action.</w:t>
      </w:r>
    </w:p>
    <w:p w:rsidR="00BE4FCE" w:rsidRDefault="00BE4FCE" w:rsidP="00BE4FCE">
      <w:pPr>
        <w:spacing w:after="0"/>
      </w:pPr>
    </w:p>
    <w:p w:rsidR="00BE4FCE" w:rsidRDefault="00BE4FCE" w:rsidP="00BE4FCE">
      <w:pPr>
        <w:pStyle w:val="Heading2"/>
      </w:pPr>
      <w:r>
        <w:rPr>
          <w:rStyle w:val="Strong"/>
          <w:b/>
          <w:bCs/>
        </w:rPr>
        <w:t>Audits and Accountability</w:t>
      </w:r>
    </w:p>
    <w:p w:rsidR="00BE4FCE" w:rsidRPr="002B273C" w:rsidRDefault="00BE4FCE" w:rsidP="002B273C">
      <w:pPr>
        <w:numPr>
          <w:ilvl w:val="0"/>
          <w:numId w:val="410"/>
        </w:numPr>
        <w:spacing w:after="100" w:afterAutospacing="1" w:line="240" w:lineRule="auto"/>
        <w:rPr>
          <w:rFonts w:ascii="Times New Roman" w:hAnsi="Times New Roman" w:cs="Times New Roman"/>
          <w:sz w:val="24"/>
        </w:rPr>
      </w:pPr>
      <w:r w:rsidRPr="002B273C">
        <w:rPr>
          <w:rFonts w:ascii="Times New Roman" w:hAnsi="Times New Roman" w:cs="Times New Roman"/>
          <w:sz w:val="24"/>
        </w:rPr>
        <w:t xml:space="preserve">Internal and external audits are conducted regularly. </w:t>
      </w:r>
    </w:p>
    <w:p w:rsidR="00BE4FCE" w:rsidRPr="002B273C" w:rsidRDefault="00BE4FCE" w:rsidP="00BE4FCE">
      <w:pPr>
        <w:numPr>
          <w:ilvl w:val="0"/>
          <w:numId w:val="410"/>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 xml:space="preserve">Audit findings are acted upon promptly to improve controls. </w:t>
      </w:r>
    </w:p>
    <w:p w:rsidR="00BE4FCE" w:rsidRPr="002B273C" w:rsidRDefault="00BE4FCE" w:rsidP="00BE4FCE">
      <w:pPr>
        <w:numPr>
          <w:ilvl w:val="0"/>
          <w:numId w:val="410"/>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Financial reports are prepared and presented to management and governing bodies.</w:t>
      </w:r>
    </w:p>
    <w:p w:rsidR="00BE4FCE" w:rsidRDefault="00BE4FCE" w:rsidP="00BE4FCE">
      <w:pPr>
        <w:spacing w:after="0"/>
      </w:pPr>
    </w:p>
    <w:p w:rsidR="00BE4FCE" w:rsidRDefault="00BE4FCE" w:rsidP="00BE4FCE">
      <w:pPr>
        <w:pStyle w:val="Heading2"/>
      </w:pPr>
      <w:r>
        <w:rPr>
          <w:rStyle w:val="Strong"/>
          <w:b/>
          <w:bCs/>
        </w:rPr>
        <w:t>Policy Review</w:t>
      </w:r>
    </w:p>
    <w:p w:rsidR="00BE4FCE" w:rsidRPr="002B273C" w:rsidRDefault="00BE4FCE" w:rsidP="00BE4FCE">
      <w:pPr>
        <w:numPr>
          <w:ilvl w:val="0"/>
          <w:numId w:val="411"/>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This policy is reviewed periodically to align with:</w:t>
      </w:r>
    </w:p>
    <w:p w:rsidR="00BE4FCE" w:rsidRPr="002B273C" w:rsidRDefault="00BE4FCE" w:rsidP="00BE4FCE">
      <w:pPr>
        <w:numPr>
          <w:ilvl w:val="1"/>
          <w:numId w:val="411"/>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 xml:space="preserve">Institutional growth </w:t>
      </w:r>
    </w:p>
    <w:p w:rsidR="00BE4FCE" w:rsidRPr="002B273C" w:rsidRDefault="00BE4FCE" w:rsidP="00BE4FCE">
      <w:pPr>
        <w:numPr>
          <w:ilvl w:val="1"/>
          <w:numId w:val="411"/>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 xml:space="preserve">Technological advancements </w:t>
      </w:r>
    </w:p>
    <w:p w:rsidR="00BE4FCE" w:rsidRPr="002B273C" w:rsidRDefault="00BE4FCE" w:rsidP="00BE4FCE">
      <w:pPr>
        <w:numPr>
          <w:ilvl w:val="1"/>
          <w:numId w:val="411"/>
        </w:numPr>
        <w:spacing w:before="100" w:beforeAutospacing="1" w:after="100" w:afterAutospacing="1" w:line="240" w:lineRule="auto"/>
        <w:rPr>
          <w:rFonts w:ascii="Times New Roman" w:hAnsi="Times New Roman" w:cs="Times New Roman"/>
          <w:sz w:val="24"/>
        </w:rPr>
      </w:pPr>
      <w:r w:rsidRPr="002B273C">
        <w:rPr>
          <w:rFonts w:ascii="Times New Roman" w:hAnsi="Times New Roman" w:cs="Times New Roman"/>
          <w:sz w:val="24"/>
        </w:rPr>
        <w:t>Changes in financial and procurement regulations</w:t>
      </w:r>
    </w:p>
    <w:p w:rsidR="00BE4FCE" w:rsidRDefault="00BE4FCE"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BE4FCE">
      <w:pPr>
        <w:spacing w:after="0"/>
      </w:pPr>
    </w:p>
    <w:p w:rsidR="00F55C41" w:rsidRDefault="00F55C41" w:rsidP="00F55C41">
      <w:pPr>
        <w:pStyle w:val="Heading2"/>
      </w:pPr>
      <w:r>
        <w:rPr>
          <w:rStyle w:val="Strong"/>
          <w:b/>
          <w:bCs/>
        </w:rPr>
        <w:t>CHAPTER 7: FINANCE AND PROCUREMENT POLICY</w:t>
      </w:r>
    </w:p>
    <w:p w:rsidR="00F55C41" w:rsidRDefault="00F55C41" w:rsidP="00F55C41">
      <w:pPr>
        <w:pStyle w:val="NormalWeb"/>
      </w:pPr>
      <w:r>
        <w:t xml:space="preserve">This chapter outlines the principles, procedures, and controls governing </w:t>
      </w:r>
      <w:r>
        <w:rPr>
          <w:rStyle w:val="Strong"/>
        </w:rPr>
        <w:t>financial management and procurement</w:t>
      </w:r>
      <w:r>
        <w:t xml:space="preserve"> in the ICT College. It ensures </w:t>
      </w:r>
      <w:r>
        <w:rPr>
          <w:rStyle w:val="Strong"/>
        </w:rPr>
        <w:t>transparency, accountability, value for money, and compliance</w:t>
      </w:r>
      <w:r>
        <w:t xml:space="preserve"> with applicable laws and institutional objectives.</w:t>
      </w:r>
    </w:p>
    <w:p w:rsidR="00F55C41" w:rsidRPr="00133D7B" w:rsidRDefault="00F55C41" w:rsidP="00F55C41">
      <w:pPr>
        <w:pStyle w:val="Heading3"/>
        <w:rPr>
          <w:rFonts w:ascii="Times New Roman" w:hAnsi="Times New Roman" w:cs="Times New Roman"/>
          <w:color w:val="3B3838" w:themeColor="background2" w:themeShade="40"/>
          <w:sz w:val="28"/>
        </w:rPr>
      </w:pPr>
      <w:r w:rsidRPr="00133D7B">
        <w:rPr>
          <w:rStyle w:val="Strong"/>
          <w:rFonts w:ascii="Times New Roman" w:hAnsi="Times New Roman" w:cs="Times New Roman"/>
          <w:bCs w:val="0"/>
          <w:color w:val="3B3838" w:themeColor="background2" w:themeShade="40"/>
          <w:sz w:val="28"/>
        </w:rPr>
        <w:t>Budget Preparation and Approval Process</w:t>
      </w:r>
    </w:p>
    <w:p w:rsidR="00F55C41" w:rsidRPr="00133D7B" w:rsidRDefault="00F55C41" w:rsidP="00F55C41">
      <w:pPr>
        <w:pStyle w:val="NormalWeb"/>
      </w:pPr>
      <w:r w:rsidRPr="00133D7B">
        <w:t xml:space="preserve">The budget preparation and approval process ensures that the ICT College’s financial resources are </w:t>
      </w:r>
      <w:r w:rsidRPr="00133D7B">
        <w:rPr>
          <w:rStyle w:val="Strong"/>
        </w:rPr>
        <w:t>planned, allocated, approved, and utilized responsibly</w:t>
      </w:r>
      <w:r w:rsidRPr="00133D7B">
        <w:t xml:space="preserve"> in line with institutional priorities and strategic goals.</w:t>
      </w:r>
    </w:p>
    <w:p w:rsidR="00F55C41" w:rsidRPr="00133D7B" w:rsidRDefault="00F55C41" w:rsidP="00F55C41">
      <w:pPr>
        <w:rPr>
          <w:rFonts w:ascii="Times New Roman" w:hAnsi="Times New Roman" w:cs="Times New Roman"/>
          <w:sz w:val="24"/>
          <w:szCs w:val="24"/>
        </w:rPr>
      </w:pPr>
    </w:p>
    <w:p w:rsidR="00F55C41" w:rsidRPr="00133D7B" w:rsidRDefault="00F55C41" w:rsidP="00F55C41">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t>a) Budget Preparation</w:t>
      </w:r>
    </w:p>
    <w:p w:rsidR="00F55C41" w:rsidRPr="00133D7B" w:rsidRDefault="00F55C41" w:rsidP="00F55C41">
      <w:pPr>
        <w:numPr>
          <w:ilvl w:val="0"/>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Budget preparation is conducted </w:t>
      </w:r>
      <w:r w:rsidRPr="00133D7B">
        <w:rPr>
          <w:rStyle w:val="Strong"/>
          <w:rFonts w:ascii="Times New Roman" w:hAnsi="Times New Roman" w:cs="Times New Roman"/>
          <w:sz w:val="24"/>
          <w:szCs w:val="24"/>
        </w:rPr>
        <w:t>annually</w:t>
      </w:r>
      <w:r w:rsidRPr="00133D7B">
        <w:rPr>
          <w:rFonts w:ascii="Times New Roman" w:hAnsi="Times New Roman" w:cs="Times New Roman"/>
          <w:sz w:val="24"/>
          <w:szCs w:val="24"/>
        </w:rPr>
        <w:t xml:space="preserve"> under the coordination of the </w:t>
      </w:r>
      <w:r w:rsidRPr="00133D7B">
        <w:rPr>
          <w:rStyle w:val="Strong"/>
          <w:rFonts w:ascii="Times New Roman" w:hAnsi="Times New Roman" w:cs="Times New Roman"/>
          <w:sz w:val="24"/>
          <w:szCs w:val="24"/>
        </w:rPr>
        <w:t>Finance Department</w:t>
      </w:r>
      <w:r w:rsidRPr="00133D7B">
        <w:rPr>
          <w:rFonts w:ascii="Times New Roman" w:hAnsi="Times New Roman" w:cs="Times New Roman"/>
          <w:sz w:val="24"/>
          <w:szCs w:val="24"/>
        </w:rPr>
        <w:t xml:space="preserve">. </w:t>
      </w:r>
    </w:p>
    <w:p w:rsidR="00F55C41" w:rsidRPr="00133D7B" w:rsidRDefault="00F55C41" w:rsidP="00F55C41">
      <w:pPr>
        <w:numPr>
          <w:ilvl w:val="0"/>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Each department prepares a </w:t>
      </w:r>
      <w:r w:rsidRPr="00133D7B">
        <w:rPr>
          <w:rStyle w:val="Strong"/>
          <w:rFonts w:ascii="Times New Roman" w:hAnsi="Times New Roman" w:cs="Times New Roman"/>
          <w:sz w:val="24"/>
          <w:szCs w:val="24"/>
        </w:rPr>
        <w:t>detailed budget proposal</w:t>
      </w:r>
      <w:r w:rsidRPr="00133D7B">
        <w:rPr>
          <w:rFonts w:ascii="Times New Roman" w:hAnsi="Times New Roman" w:cs="Times New Roman"/>
          <w:sz w:val="24"/>
          <w:szCs w:val="24"/>
        </w:rPr>
        <w:t xml:space="preserve"> outlining expected expenditures and justifications, including:</w:t>
      </w:r>
    </w:p>
    <w:p w:rsidR="00F55C41" w:rsidRPr="00133D7B" w:rsidRDefault="00F55C41" w:rsidP="00F55C41">
      <w:pPr>
        <w:numPr>
          <w:ilvl w:val="1"/>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Academic programs and training activities </w:t>
      </w:r>
    </w:p>
    <w:p w:rsidR="00F55C41" w:rsidRPr="00133D7B" w:rsidRDefault="00F55C41" w:rsidP="00F55C41">
      <w:pPr>
        <w:numPr>
          <w:ilvl w:val="1"/>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ICT </w:t>
      </w:r>
      <w:r w:rsidR="00133D7B">
        <w:rPr>
          <w:rFonts w:ascii="Times New Roman" w:hAnsi="Times New Roman" w:cs="Times New Roman"/>
          <w:sz w:val="24"/>
          <w:szCs w:val="24"/>
        </w:rPr>
        <w:t xml:space="preserve">&amp; Accounting </w:t>
      </w:r>
      <w:r w:rsidRPr="00133D7B">
        <w:rPr>
          <w:rFonts w:ascii="Times New Roman" w:hAnsi="Times New Roman" w:cs="Times New Roman"/>
          <w:sz w:val="24"/>
          <w:szCs w:val="24"/>
        </w:rPr>
        <w:t xml:space="preserve">infrastructure, software, maintenance </w:t>
      </w:r>
      <w:r w:rsidR="00133D7B">
        <w:rPr>
          <w:rFonts w:ascii="Times New Roman" w:hAnsi="Times New Roman" w:cs="Times New Roman"/>
          <w:sz w:val="24"/>
          <w:szCs w:val="24"/>
        </w:rPr>
        <w:t xml:space="preserve">and academic resources. </w:t>
      </w:r>
    </w:p>
    <w:p w:rsidR="00F55C41" w:rsidRPr="00133D7B" w:rsidRDefault="00F55C41" w:rsidP="00F55C41">
      <w:pPr>
        <w:numPr>
          <w:ilvl w:val="1"/>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Staff remuneration and development </w:t>
      </w:r>
    </w:p>
    <w:p w:rsidR="00F55C41" w:rsidRPr="00133D7B" w:rsidRDefault="00F55C41" w:rsidP="00F55C41">
      <w:pPr>
        <w:numPr>
          <w:ilvl w:val="1"/>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Student services and welfare</w:t>
      </w:r>
    </w:p>
    <w:p w:rsidR="00F55C41" w:rsidRPr="00133D7B" w:rsidRDefault="00F55C41" w:rsidP="00F55C41">
      <w:pPr>
        <w:numPr>
          <w:ilvl w:val="0"/>
          <w:numId w:val="412"/>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Budget proposals are aligned with the </w:t>
      </w:r>
      <w:r w:rsidRPr="00133D7B">
        <w:rPr>
          <w:rStyle w:val="Strong"/>
          <w:rFonts w:ascii="Times New Roman" w:hAnsi="Times New Roman" w:cs="Times New Roman"/>
          <w:sz w:val="24"/>
          <w:szCs w:val="24"/>
        </w:rPr>
        <w:t>institutional strategic plan</w:t>
      </w:r>
      <w:r w:rsidRPr="00133D7B">
        <w:rPr>
          <w:rFonts w:ascii="Times New Roman" w:hAnsi="Times New Roman" w:cs="Times New Roman"/>
          <w:sz w:val="24"/>
          <w:szCs w:val="24"/>
        </w:rPr>
        <w:t>, projected enrollment, and available revenue.</w:t>
      </w:r>
    </w:p>
    <w:p w:rsidR="00F55C41" w:rsidRPr="00133D7B" w:rsidRDefault="00F55C41" w:rsidP="00F55C41">
      <w:pPr>
        <w:spacing w:after="0"/>
        <w:rPr>
          <w:rFonts w:ascii="Times New Roman" w:hAnsi="Times New Roman" w:cs="Times New Roman"/>
          <w:sz w:val="24"/>
          <w:szCs w:val="24"/>
        </w:rPr>
      </w:pPr>
    </w:p>
    <w:p w:rsidR="00F55C41" w:rsidRPr="00133D7B" w:rsidRDefault="00F55C41" w:rsidP="00F55C41">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t>b) Budget Review and Consolidation</w:t>
      </w:r>
    </w:p>
    <w:p w:rsidR="00F55C41" w:rsidRPr="00133D7B" w:rsidRDefault="00F55C41" w:rsidP="00133D7B">
      <w:pPr>
        <w:numPr>
          <w:ilvl w:val="0"/>
          <w:numId w:val="413"/>
        </w:numPr>
        <w:spacing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Departmental budgets are reviewed by the </w:t>
      </w:r>
      <w:r w:rsidRPr="00133D7B">
        <w:rPr>
          <w:rStyle w:val="Strong"/>
          <w:rFonts w:ascii="Times New Roman" w:hAnsi="Times New Roman" w:cs="Times New Roman"/>
          <w:sz w:val="24"/>
          <w:szCs w:val="24"/>
        </w:rPr>
        <w:t>Finance Committee</w:t>
      </w:r>
      <w:r w:rsidRPr="00133D7B">
        <w:rPr>
          <w:rFonts w:ascii="Times New Roman" w:hAnsi="Times New Roman" w:cs="Times New Roman"/>
          <w:sz w:val="24"/>
          <w:szCs w:val="24"/>
        </w:rPr>
        <w:t xml:space="preserve"> and senior management for accuracy, feasibility, and compliance. </w:t>
      </w:r>
    </w:p>
    <w:p w:rsidR="00F55C41" w:rsidRPr="00133D7B" w:rsidRDefault="00F55C41" w:rsidP="00F55C41">
      <w:pPr>
        <w:numPr>
          <w:ilvl w:val="0"/>
          <w:numId w:val="413"/>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Overlapping or non-essential expenditures are adjusted to ensure </w:t>
      </w:r>
      <w:r w:rsidRPr="00133D7B">
        <w:rPr>
          <w:rStyle w:val="Strong"/>
          <w:rFonts w:ascii="Times New Roman" w:hAnsi="Times New Roman" w:cs="Times New Roman"/>
          <w:sz w:val="24"/>
          <w:szCs w:val="24"/>
        </w:rPr>
        <w:t>cost-effectiveness and priority funding</w:t>
      </w:r>
      <w:r w:rsidRPr="00133D7B">
        <w:rPr>
          <w:rFonts w:ascii="Times New Roman" w:hAnsi="Times New Roman" w:cs="Times New Roman"/>
          <w:sz w:val="24"/>
          <w:szCs w:val="24"/>
        </w:rPr>
        <w:t xml:space="preserve">. </w:t>
      </w:r>
    </w:p>
    <w:p w:rsidR="00F55C41" w:rsidRPr="00133D7B" w:rsidRDefault="00F55C41" w:rsidP="00F55C41">
      <w:pPr>
        <w:numPr>
          <w:ilvl w:val="0"/>
          <w:numId w:val="413"/>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The reviewed departmental budgets are consolidated into a </w:t>
      </w:r>
      <w:r w:rsidRPr="00133D7B">
        <w:rPr>
          <w:rStyle w:val="Strong"/>
          <w:rFonts w:ascii="Times New Roman" w:hAnsi="Times New Roman" w:cs="Times New Roman"/>
          <w:sz w:val="24"/>
          <w:szCs w:val="24"/>
        </w:rPr>
        <w:t>draft institutional budget</w:t>
      </w:r>
      <w:r w:rsidRPr="00133D7B">
        <w:rPr>
          <w:rFonts w:ascii="Times New Roman" w:hAnsi="Times New Roman" w:cs="Times New Roman"/>
          <w:sz w:val="24"/>
          <w:szCs w:val="24"/>
        </w:rPr>
        <w:t>.</w:t>
      </w:r>
    </w:p>
    <w:p w:rsidR="00F55C41" w:rsidRPr="00133D7B" w:rsidRDefault="00F55C41" w:rsidP="00F55C41">
      <w:pPr>
        <w:spacing w:after="0"/>
        <w:rPr>
          <w:rFonts w:ascii="Times New Roman" w:hAnsi="Times New Roman" w:cs="Times New Roman"/>
          <w:sz w:val="24"/>
          <w:szCs w:val="24"/>
        </w:rPr>
      </w:pPr>
    </w:p>
    <w:p w:rsidR="00F55C41" w:rsidRPr="00133D7B" w:rsidRDefault="00F55C41" w:rsidP="00F55C41">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t>c) Budget Approval</w:t>
      </w:r>
    </w:p>
    <w:p w:rsidR="00F55C41" w:rsidRPr="00133D7B" w:rsidRDefault="00F55C41" w:rsidP="00F55C41">
      <w:pPr>
        <w:numPr>
          <w:ilvl w:val="0"/>
          <w:numId w:val="414"/>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The consolidated budget is submitted to the </w:t>
      </w:r>
      <w:r w:rsidRPr="00133D7B">
        <w:rPr>
          <w:rStyle w:val="Strong"/>
          <w:rFonts w:ascii="Times New Roman" w:hAnsi="Times New Roman" w:cs="Times New Roman"/>
          <w:sz w:val="24"/>
          <w:szCs w:val="24"/>
        </w:rPr>
        <w:t>College Management or Governing Board</w:t>
      </w:r>
      <w:r w:rsidRPr="00133D7B">
        <w:rPr>
          <w:rFonts w:ascii="Times New Roman" w:hAnsi="Times New Roman" w:cs="Times New Roman"/>
          <w:sz w:val="24"/>
          <w:szCs w:val="24"/>
        </w:rPr>
        <w:t xml:space="preserve"> for approval. </w:t>
      </w:r>
    </w:p>
    <w:p w:rsidR="00F55C41" w:rsidRPr="00133D7B" w:rsidRDefault="00F55C41" w:rsidP="00F55C41">
      <w:pPr>
        <w:numPr>
          <w:ilvl w:val="0"/>
          <w:numId w:val="414"/>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Approval considers:</w:t>
      </w:r>
    </w:p>
    <w:p w:rsidR="00F55C41" w:rsidRPr="00133D7B" w:rsidRDefault="00F55C41" w:rsidP="00F55C41">
      <w:pPr>
        <w:numPr>
          <w:ilvl w:val="1"/>
          <w:numId w:val="414"/>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Available financial resources </w:t>
      </w:r>
    </w:p>
    <w:p w:rsidR="00F55C41" w:rsidRPr="00133D7B" w:rsidRDefault="00F55C41" w:rsidP="00F55C41">
      <w:pPr>
        <w:numPr>
          <w:ilvl w:val="1"/>
          <w:numId w:val="414"/>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Institutional priorities and development plans </w:t>
      </w:r>
    </w:p>
    <w:p w:rsidR="00F55C41" w:rsidRPr="00133D7B" w:rsidRDefault="00F55C41" w:rsidP="00F55C41">
      <w:pPr>
        <w:numPr>
          <w:ilvl w:val="1"/>
          <w:numId w:val="414"/>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Regulatory and funding requirements</w:t>
      </w:r>
    </w:p>
    <w:p w:rsidR="00F55C41" w:rsidRPr="00133D7B" w:rsidRDefault="00F55C41" w:rsidP="00133D7B">
      <w:pPr>
        <w:numPr>
          <w:ilvl w:val="0"/>
          <w:numId w:val="414"/>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Once approved, the budget becomes the </w:t>
      </w:r>
      <w:r w:rsidRPr="00133D7B">
        <w:rPr>
          <w:rStyle w:val="Strong"/>
          <w:rFonts w:ascii="Times New Roman" w:hAnsi="Times New Roman" w:cs="Times New Roman"/>
          <w:sz w:val="24"/>
          <w:szCs w:val="24"/>
        </w:rPr>
        <w:t>official financial guide</w:t>
      </w:r>
      <w:r w:rsidRPr="00133D7B">
        <w:rPr>
          <w:rFonts w:ascii="Times New Roman" w:hAnsi="Times New Roman" w:cs="Times New Roman"/>
          <w:sz w:val="24"/>
          <w:szCs w:val="24"/>
        </w:rPr>
        <w:t xml:space="preserve"> for the financial year.</w:t>
      </w:r>
    </w:p>
    <w:p w:rsidR="00F55C41" w:rsidRPr="00133D7B" w:rsidRDefault="00F55C41" w:rsidP="00F55C41">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lastRenderedPageBreak/>
        <w:t>d) Budget Implementation</w:t>
      </w:r>
    </w:p>
    <w:p w:rsidR="00F55C41" w:rsidRPr="00133D7B" w:rsidRDefault="00F55C41" w:rsidP="00F55C41">
      <w:pPr>
        <w:numPr>
          <w:ilvl w:val="0"/>
          <w:numId w:val="415"/>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Funds are released to departments according to the </w:t>
      </w:r>
      <w:r w:rsidRPr="00133D7B">
        <w:rPr>
          <w:rStyle w:val="Strong"/>
          <w:rFonts w:ascii="Times New Roman" w:hAnsi="Times New Roman" w:cs="Times New Roman"/>
          <w:sz w:val="24"/>
          <w:szCs w:val="24"/>
        </w:rPr>
        <w:t>approved allocations</w:t>
      </w:r>
      <w:r w:rsidRPr="00133D7B">
        <w:rPr>
          <w:rFonts w:ascii="Times New Roman" w:hAnsi="Times New Roman" w:cs="Times New Roman"/>
          <w:sz w:val="24"/>
          <w:szCs w:val="24"/>
        </w:rPr>
        <w:t xml:space="preserve">. </w:t>
      </w:r>
    </w:p>
    <w:p w:rsidR="00F55C41" w:rsidRPr="00133D7B" w:rsidRDefault="00F55C41" w:rsidP="00F55C41">
      <w:pPr>
        <w:numPr>
          <w:ilvl w:val="0"/>
          <w:numId w:val="415"/>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All expenditures must remain within approved limits and follow procurement procedures. </w:t>
      </w:r>
    </w:p>
    <w:p w:rsidR="00F55C41" w:rsidRPr="00133D7B" w:rsidRDefault="00F55C41" w:rsidP="00F55C41">
      <w:pPr>
        <w:numPr>
          <w:ilvl w:val="0"/>
          <w:numId w:val="415"/>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Any budget reallocations or supplementary budgets require </w:t>
      </w:r>
      <w:r w:rsidRPr="00133D7B">
        <w:rPr>
          <w:rStyle w:val="Strong"/>
          <w:rFonts w:ascii="Times New Roman" w:hAnsi="Times New Roman" w:cs="Times New Roman"/>
          <w:sz w:val="24"/>
          <w:szCs w:val="24"/>
        </w:rPr>
        <w:t>formal approval</w:t>
      </w:r>
      <w:r w:rsidRPr="00133D7B">
        <w:rPr>
          <w:rFonts w:ascii="Times New Roman" w:hAnsi="Times New Roman" w:cs="Times New Roman"/>
          <w:sz w:val="24"/>
          <w:szCs w:val="24"/>
        </w:rPr>
        <w:t>.</w:t>
      </w:r>
    </w:p>
    <w:p w:rsidR="00F55C41" w:rsidRPr="00133D7B" w:rsidRDefault="00F55C41" w:rsidP="00BE4FCE">
      <w:pPr>
        <w:spacing w:after="0"/>
        <w:rPr>
          <w:rFonts w:ascii="Times New Roman" w:hAnsi="Times New Roman" w:cs="Times New Roman"/>
          <w:sz w:val="24"/>
          <w:szCs w:val="24"/>
        </w:rPr>
      </w:pPr>
    </w:p>
    <w:p w:rsidR="00133D7B" w:rsidRPr="00133D7B" w:rsidRDefault="00133D7B" w:rsidP="00133D7B">
      <w:pPr>
        <w:pStyle w:val="Heading3"/>
        <w:rPr>
          <w:rFonts w:ascii="Times New Roman" w:hAnsi="Times New Roman" w:cs="Times New Roman"/>
          <w:color w:val="3B3838" w:themeColor="background2" w:themeShade="40"/>
          <w:sz w:val="28"/>
        </w:rPr>
      </w:pPr>
      <w:r w:rsidRPr="00133D7B">
        <w:rPr>
          <w:rStyle w:val="Strong"/>
          <w:rFonts w:ascii="Times New Roman" w:hAnsi="Times New Roman" w:cs="Times New Roman"/>
          <w:bCs w:val="0"/>
          <w:color w:val="3B3838" w:themeColor="background2" w:themeShade="40"/>
          <w:sz w:val="28"/>
        </w:rPr>
        <w:t>Financial Record-Keeping and Auditing</w:t>
      </w:r>
    </w:p>
    <w:p w:rsidR="00133D7B" w:rsidRPr="00133D7B" w:rsidRDefault="00133D7B" w:rsidP="00133D7B">
      <w:pPr>
        <w:pStyle w:val="NormalWeb"/>
      </w:pPr>
      <w:r w:rsidRPr="00133D7B">
        <w:t xml:space="preserve">This subsection outlines how the ICT College maintains </w:t>
      </w:r>
      <w:r w:rsidRPr="00133D7B">
        <w:rPr>
          <w:rStyle w:val="Strong"/>
        </w:rPr>
        <w:t>accurate financial records</w:t>
      </w:r>
      <w:r w:rsidRPr="00133D7B">
        <w:t xml:space="preserve"> and conducts </w:t>
      </w:r>
      <w:r w:rsidRPr="00133D7B">
        <w:rPr>
          <w:rStyle w:val="Strong"/>
        </w:rPr>
        <w:t>regular audits</w:t>
      </w:r>
      <w:r w:rsidRPr="00133D7B">
        <w:t xml:space="preserve"> to ensure transparency, accountability, and compliance with financial regulations.</w:t>
      </w:r>
    </w:p>
    <w:p w:rsidR="00133D7B" w:rsidRPr="00133D7B" w:rsidRDefault="00133D7B" w:rsidP="00133D7B">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t>a) Financial Record-Keeping</w:t>
      </w:r>
    </w:p>
    <w:p w:rsidR="00133D7B" w:rsidRPr="00133D7B" w:rsidRDefault="00133D7B" w:rsidP="00133D7B">
      <w:pPr>
        <w:numPr>
          <w:ilvl w:val="0"/>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The college maintains </w:t>
      </w:r>
      <w:r w:rsidRPr="00133D7B">
        <w:rPr>
          <w:rStyle w:val="Strong"/>
          <w:rFonts w:ascii="Times New Roman" w:hAnsi="Times New Roman" w:cs="Times New Roman"/>
          <w:sz w:val="24"/>
          <w:szCs w:val="24"/>
        </w:rPr>
        <w:t>complete, accurate, and up-to-date financial records</w:t>
      </w:r>
      <w:r w:rsidRPr="00133D7B">
        <w:rPr>
          <w:rFonts w:ascii="Times New Roman" w:hAnsi="Times New Roman" w:cs="Times New Roman"/>
          <w:sz w:val="24"/>
          <w:szCs w:val="24"/>
        </w:rPr>
        <w:t xml:space="preserve"> for all transactions. </w:t>
      </w:r>
    </w:p>
    <w:p w:rsidR="00133D7B" w:rsidRPr="00133D7B" w:rsidRDefault="00133D7B" w:rsidP="00133D7B">
      <w:pPr>
        <w:numPr>
          <w:ilvl w:val="0"/>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Records include:</w:t>
      </w:r>
    </w:p>
    <w:p w:rsidR="00133D7B" w:rsidRPr="00133D7B" w:rsidRDefault="00133D7B" w:rsidP="00133D7B">
      <w:pPr>
        <w:numPr>
          <w:ilvl w:val="1"/>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Receipts and payment vouchers </w:t>
      </w:r>
    </w:p>
    <w:p w:rsidR="00133D7B" w:rsidRPr="00133D7B" w:rsidRDefault="00133D7B" w:rsidP="00133D7B">
      <w:pPr>
        <w:numPr>
          <w:ilvl w:val="1"/>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Invoices and delivery notes </w:t>
      </w:r>
    </w:p>
    <w:p w:rsidR="00133D7B" w:rsidRPr="00133D7B" w:rsidRDefault="00133D7B" w:rsidP="00133D7B">
      <w:pPr>
        <w:numPr>
          <w:ilvl w:val="1"/>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Bank statements and cashbooks </w:t>
      </w:r>
    </w:p>
    <w:p w:rsidR="00133D7B" w:rsidRPr="00133D7B" w:rsidRDefault="00133D7B" w:rsidP="00133D7B">
      <w:pPr>
        <w:numPr>
          <w:ilvl w:val="1"/>
          <w:numId w:val="41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Payroll records.</w:t>
      </w:r>
    </w:p>
    <w:p w:rsidR="00133D7B" w:rsidRPr="00133D7B" w:rsidRDefault="00133D7B" w:rsidP="00133D7B">
      <w:pPr>
        <w:numPr>
          <w:ilvl w:val="1"/>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Asset and inventory registers</w:t>
      </w:r>
    </w:p>
    <w:p w:rsidR="00133D7B" w:rsidRPr="00133D7B" w:rsidRDefault="00133D7B" w:rsidP="00133D7B">
      <w:pPr>
        <w:numPr>
          <w:ilvl w:val="0"/>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Financial records are prepared and stored using </w:t>
      </w:r>
      <w:r w:rsidRPr="00133D7B">
        <w:rPr>
          <w:rStyle w:val="Strong"/>
          <w:rFonts w:ascii="Times New Roman" w:hAnsi="Times New Roman" w:cs="Times New Roman"/>
          <w:sz w:val="24"/>
          <w:szCs w:val="24"/>
        </w:rPr>
        <w:t>accounting systems</w:t>
      </w:r>
      <w:r w:rsidRPr="00133D7B">
        <w:rPr>
          <w:rFonts w:ascii="Times New Roman" w:hAnsi="Times New Roman" w:cs="Times New Roman"/>
          <w:sz w:val="24"/>
          <w:szCs w:val="24"/>
        </w:rPr>
        <w:t xml:space="preserve"> (</w:t>
      </w:r>
      <w:r>
        <w:rPr>
          <w:rFonts w:ascii="Times New Roman" w:hAnsi="Times New Roman" w:cs="Times New Roman"/>
          <w:sz w:val="24"/>
          <w:szCs w:val="24"/>
        </w:rPr>
        <w:t xml:space="preserve">both </w:t>
      </w:r>
      <w:r w:rsidRPr="00133D7B">
        <w:rPr>
          <w:rFonts w:ascii="Times New Roman" w:hAnsi="Times New Roman" w:cs="Times New Roman"/>
          <w:sz w:val="24"/>
          <w:szCs w:val="24"/>
        </w:rPr>
        <w:t xml:space="preserve">manual </w:t>
      </w:r>
      <w:r>
        <w:rPr>
          <w:rFonts w:ascii="Times New Roman" w:hAnsi="Times New Roman" w:cs="Times New Roman"/>
          <w:sz w:val="24"/>
          <w:szCs w:val="24"/>
        </w:rPr>
        <w:t xml:space="preserve">and </w:t>
      </w:r>
      <w:r w:rsidRPr="00133D7B">
        <w:rPr>
          <w:rFonts w:ascii="Times New Roman" w:hAnsi="Times New Roman" w:cs="Times New Roman"/>
          <w:sz w:val="24"/>
          <w:szCs w:val="24"/>
        </w:rPr>
        <w:t xml:space="preserve">computerized). </w:t>
      </w:r>
    </w:p>
    <w:p w:rsidR="00133D7B" w:rsidRPr="00133D7B" w:rsidRDefault="00133D7B" w:rsidP="00133D7B">
      <w:pPr>
        <w:numPr>
          <w:ilvl w:val="0"/>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All records are supported by </w:t>
      </w:r>
      <w:r w:rsidRPr="00133D7B">
        <w:rPr>
          <w:rStyle w:val="Strong"/>
          <w:rFonts w:ascii="Times New Roman" w:hAnsi="Times New Roman" w:cs="Times New Roman"/>
          <w:sz w:val="24"/>
          <w:szCs w:val="24"/>
        </w:rPr>
        <w:t>original source documents</w:t>
      </w:r>
      <w:r w:rsidRPr="00133D7B">
        <w:rPr>
          <w:rFonts w:ascii="Times New Roman" w:hAnsi="Times New Roman" w:cs="Times New Roman"/>
          <w:sz w:val="24"/>
          <w:szCs w:val="24"/>
        </w:rPr>
        <w:t xml:space="preserve"> and properly authorized. </w:t>
      </w:r>
    </w:p>
    <w:p w:rsidR="00133D7B" w:rsidRPr="00133D7B" w:rsidRDefault="00133D7B" w:rsidP="00133D7B">
      <w:pPr>
        <w:numPr>
          <w:ilvl w:val="0"/>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Financial records are securely stored and retained for the </w:t>
      </w:r>
      <w:r w:rsidRPr="00133D7B">
        <w:rPr>
          <w:rStyle w:val="Strong"/>
          <w:rFonts w:ascii="Times New Roman" w:hAnsi="Times New Roman" w:cs="Times New Roman"/>
          <w:sz w:val="24"/>
          <w:szCs w:val="24"/>
        </w:rPr>
        <w:t>statutory period</w:t>
      </w:r>
      <w:r w:rsidRPr="00133D7B">
        <w:rPr>
          <w:rFonts w:ascii="Times New Roman" w:hAnsi="Times New Roman" w:cs="Times New Roman"/>
          <w:sz w:val="24"/>
          <w:szCs w:val="24"/>
        </w:rPr>
        <w:t xml:space="preserve"> as required by law. </w:t>
      </w:r>
    </w:p>
    <w:p w:rsidR="00133D7B" w:rsidRPr="00133D7B" w:rsidRDefault="00133D7B" w:rsidP="00133D7B">
      <w:pPr>
        <w:numPr>
          <w:ilvl w:val="0"/>
          <w:numId w:val="417"/>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Access to financial records is restricted to </w:t>
      </w:r>
      <w:r w:rsidRPr="00133D7B">
        <w:rPr>
          <w:rStyle w:val="Strong"/>
          <w:rFonts w:ascii="Times New Roman" w:hAnsi="Times New Roman" w:cs="Times New Roman"/>
          <w:sz w:val="24"/>
          <w:szCs w:val="24"/>
        </w:rPr>
        <w:t>authorized finance personnel</w:t>
      </w:r>
      <w:r w:rsidRPr="00133D7B">
        <w:rPr>
          <w:rFonts w:ascii="Times New Roman" w:hAnsi="Times New Roman" w:cs="Times New Roman"/>
          <w:sz w:val="24"/>
          <w:szCs w:val="24"/>
        </w:rPr>
        <w:t xml:space="preserve"> to prevent misuse or tampering.</w:t>
      </w:r>
    </w:p>
    <w:p w:rsidR="00133D7B" w:rsidRPr="00133D7B" w:rsidRDefault="00133D7B" w:rsidP="00133D7B">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t>b) Financial Auditing</w:t>
      </w:r>
    </w:p>
    <w:p w:rsidR="00133D7B" w:rsidRPr="00133D7B" w:rsidRDefault="00133D7B" w:rsidP="00133D7B">
      <w:pPr>
        <w:numPr>
          <w:ilvl w:val="0"/>
          <w:numId w:val="418"/>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The college conducts </w:t>
      </w:r>
      <w:r w:rsidRPr="00133D7B">
        <w:rPr>
          <w:rStyle w:val="Strong"/>
          <w:rFonts w:ascii="Times New Roman" w:hAnsi="Times New Roman" w:cs="Times New Roman"/>
          <w:sz w:val="24"/>
          <w:szCs w:val="24"/>
        </w:rPr>
        <w:t>regular internal audits</w:t>
      </w:r>
      <w:r w:rsidRPr="00133D7B">
        <w:rPr>
          <w:rFonts w:ascii="Times New Roman" w:hAnsi="Times New Roman" w:cs="Times New Roman"/>
          <w:sz w:val="24"/>
          <w:szCs w:val="24"/>
        </w:rPr>
        <w:t xml:space="preserve"> to:</w:t>
      </w:r>
    </w:p>
    <w:p w:rsidR="00133D7B" w:rsidRPr="00133D7B" w:rsidRDefault="00133D7B" w:rsidP="00133D7B">
      <w:pPr>
        <w:numPr>
          <w:ilvl w:val="1"/>
          <w:numId w:val="418"/>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Verify accuracy of financial records </w:t>
      </w:r>
    </w:p>
    <w:p w:rsidR="00133D7B" w:rsidRPr="00133D7B" w:rsidRDefault="00133D7B" w:rsidP="00133D7B">
      <w:pPr>
        <w:numPr>
          <w:ilvl w:val="1"/>
          <w:numId w:val="418"/>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Ensure compliance with approved budgets and policies </w:t>
      </w:r>
    </w:p>
    <w:p w:rsidR="00133D7B" w:rsidRPr="00133D7B" w:rsidRDefault="00133D7B" w:rsidP="00133D7B">
      <w:pPr>
        <w:numPr>
          <w:ilvl w:val="1"/>
          <w:numId w:val="418"/>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Detect errors, fraud, or misuse of funds</w:t>
      </w:r>
      <w:r>
        <w:rPr>
          <w:rFonts w:ascii="Times New Roman" w:hAnsi="Times New Roman" w:cs="Times New Roman"/>
          <w:sz w:val="24"/>
          <w:szCs w:val="24"/>
        </w:rPr>
        <w:t>.</w:t>
      </w:r>
    </w:p>
    <w:p w:rsidR="00133D7B" w:rsidRPr="00133D7B" w:rsidRDefault="00133D7B" w:rsidP="00133D7B">
      <w:pPr>
        <w:numPr>
          <w:ilvl w:val="0"/>
          <w:numId w:val="418"/>
        </w:numPr>
        <w:spacing w:before="100" w:beforeAutospacing="1" w:after="100" w:afterAutospacing="1" w:line="240" w:lineRule="auto"/>
        <w:rPr>
          <w:rFonts w:ascii="Times New Roman" w:hAnsi="Times New Roman" w:cs="Times New Roman"/>
          <w:sz w:val="24"/>
          <w:szCs w:val="24"/>
        </w:rPr>
      </w:pPr>
      <w:r w:rsidRPr="00133D7B">
        <w:rPr>
          <w:rStyle w:val="Strong"/>
          <w:rFonts w:ascii="Times New Roman" w:hAnsi="Times New Roman" w:cs="Times New Roman"/>
          <w:sz w:val="24"/>
          <w:szCs w:val="24"/>
        </w:rPr>
        <w:t>External audits</w:t>
      </w:r>
      <w:r w:rsidRPr="00133D7B">
        <w:rPr>
          <w:rFonts w:ascii="Times New Roman" w:hAnsi="Times New Roman" w:cs="Times New Roman"/>
          <w:sz w:val="24"/>
          <w:szCs w:val="24"/>
        </w:rPr>
        <w:t xml:space="preserve"> are conducted annually by independent and qualified auditors. </w:t>
      </w:r>
    </w:p>
    <w:p w:rsidR="00133D7B" w:rsidRPr="00133D7B" w:rsidRDefault="00133D7B" w:rsidP="00133D7B">
      <w:pPr>
        <w:numPr>
          <w:ilvl w:val="0"/>
          <w:numId w:val="418"/>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Auditors have full access to relevant financial records and systems. </w:t>
      </w:r>
    </w:p>
    <w:p w:rsidR="00133D7B" w:rsidRPr="00133D7B" w:rsidRDefault="00133D7B" w:rsidP="00133D7B">
      <w:pPr>
        <w:numPr>
          <w:ilvl w:val="0"/>
          <w:numId w:val="418"/>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Audit reports are submitted to </w:t>
      </w:r>
      <w:r>
        <w:rPr>
          <w:rStyle w:val="Strong"/>
          <w:rFonts w:ascii="Times New Roman" w:hAnsi="Times New Roman" w:cs="Times New Roman"/>
          <w:sz w:val="24"/>
          <w:szCs w:val="24"/>
        </w:rPr>
        <w:t xml:space="preserve">management </w:t>
      </w:r>
      <w:r w:rsidRPr="00133D7B">
        <w:rPr>
          <w:rFonts w:ascii="Times New Roman" w:hAnsi="Times New Roman" w:cs="Times New Roman"/>
          <w:sz w:val="24"/>
          <w:szCs w:val="24"/>
        </w:rPr>
        <w:t>for review.</w:t>
      </w:r>
    </w:p>
    <w:p w:rsidR="00133D7B" w:rsidRPr="00133D7B" w:rsidRDefault="00133D7B" w:rsidP="00133D7B">
      <w:pPr>
        <w:pStyle w:val="Heading4"/>
        <w:rPr>
          <w:rFonts w:ascii="Times New Roman" w:hAnsi="Times New Roman" w:cs="Times New Roman"/>
          <w:sz w:val="24"/>
          <w:szCs w:val="24"/>
        </w:rPr>
      </w:pPr>
      <w:r w:rsidRPr="00133D7B">
        <w:rPr>
          <w:rStyle w:val="Strong"/>
          <w:rFonts w:ascii="Times New Roman" w:hAnsi="Times New Roman" w:cs="Times New Roman"/>
          <w:bCs w:val="0"/>
          <w:sz w:val="24"/>
          <w:szCs w:val="24"/>
        </w:rPr>
        <w:t>c) Audit Follow-Up and Compliance</w:t>
      </w:r>
    </w:p>
    <w:p w:rsidR="00133D7B" w:rsidRPr="00133D7B" w:rsidRDefault="00133D7B" w:rsidP="00133D7B">
      <w:pPr>
        <w:numPr>
          <w:ilvl w:val="0"/>
          <w:numId w:val="419"/>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Audit findings and recommendations are documented and addressed promptly. </w:t>
      </w:r>
    </w:p>
    <w:p w:rsidR="00133D7B" w:rsidRPr="00133D7B" w:rsidRDefault="00133D7B" w:rsidP="00133D7B">
      <w:pPr>
        <w:numPr>
          <w:ilvl w:val="0"/>
          <w:numId w:val="419"/>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t xml:space="preserve">Management develops and implements </w:t>
      </w:r>
      <w:r w:rsidRPr="00133D7B">
        <w:rPr>
          <w:rStyle w:val="Strong"/>
          <w:rFonts w:ascii="Times New Roman" w:hAnsi="Times New Roman" w:cs="Times New Roman"/>
          <w:sz w:val="24"/>
          <w:szCs w:val="24"/>
        </w:rPr>
        <w:t>corrective action plans</w:t>
      </w:r>
      <w:r w:rsidRPr="00133D7B">
        <w:rPr>
          <w:rFonts w:ascii="Times New Roman" w:hAnsi="Times New Roman" w:cs="Times New Roman"/>
          <w:sz w:val="24"/>
          <w:szCs w:val="24"/>
        </w:rPr>
        <w:t xml:space="preserve"> for identified weaknesses. </w:t>
      </w:r>
    </w:p>
    <w:p w:rsidR="00133D7B" w:rsidRDefault="00133D7B" w:rsidP="00551F3B">
      <w:pPr>
        <w:numPr>
          <w:ilvl w:val="0"/>
          <w:numId w:val="419"/>
        </w:numPr>
        <w:spacing w:before="100" w:beforeAutospacing="1" w:after="100" w:afterAutospacing="1" w:line="240" w:lineRule="auto"/>
        <w:rPr>
          <w:rFonts w:ascii="Times New Roman" w:hAnsi="Times New Roman" w:cs="Times New Roman"/>
          <w:sz w:val="24"/>
          <w:szCs w:val="24"/>
        </w:rPr>
      </w:pPr>
      <w:r w:rsidRPr="00133D7B">
        <w:rPr>
          <w:rFonts w:ascii="Times New Roman" w:hAnsi="Times New Roman" w:cs="Times New Roman"/>
          <w:sz w:val="24"/>
          <w:szCs w:val="24"/>
        </w:rPr>
        <w:lastRenderedPageBreak/>
        <w:t>Continuous audit follow-up ensures improved financial controls and accountability.</w:t>
      </w:r>
    </w:p>
    <w:p w:rsidR="00551F3B" w:rsidRDefault="00551F3B" w:rsidP="00551F3B">
      <w:pPr>
        <w:spacing w:before="100" w:beforeAutospacing="1" w:after="100" w:afterAutospacing="1" w:line="240" w:lineRule="auto"/>
        <w:rPr>
          <w:rFonts w:ascii="Times New Roman" w:hAnsi="Times New Roman" w:cs="Times New Roman"/>
          <w:sz w:val="24"/>
          <w:szCs w:val="24"/>
        </w:rPr>
      </w:pPr>
    </w:p>
    <w:p w:rsidR="00551F3B" w:rsidRPr="00551F3B" w:rsidRDefault="00551F3B" w:rsidP="00551F3B">
      <w:pPr>
        <w:pStyle w:val="Heading3"/>
        <w:rPr>
          <w:rFonts w:ascii="Times New Roman" w:hAnsi="Times New Roman" w:cs="Times New Roman"/>
          <w:sz w:val="28"/>
        </w:rPr>
      </w:pPr>
      <w:r w:rsidRPr="00551F3B">
        <w:rPr>
          <w:rStyle w:val="Strong"/>
          <w:rFonts w:ascii="Times New Roman" w:hAnsi="Times New Roman" w:cs="Times New Roman"/>
          <w:bCs w:val="0"/>
          <w:sz w:val="28"/>
        </w:rPr>
        <w:t>Procurement Procedures (Tenders, Quotations, and Approvals)</w:t>
      </w:r>
    </w:p>
    <w:p w:rsidR="00551F3B" w:rsidRPr="00551F3B" w:rsidRDefault="00551F3B" w:rsidP="00551F3B">
      <w:pPr>
        <w:pStyle w:val="NormalWeb"/>
      </w:pPr>
      <w:r w:rsidRPr="00551F3B">
        <w:t xml:space="preserve">This section outlines the standardized procurement procedures used by the College to ensure </w:t>
      </w:r>
      <w:r w:rsidRPr="00551F3B">
        <w:rPr>
          <w:rStyle w:val="Strong"/>
        </w:rPr>
        <w:t>fairness, transparency, accountability, and value for money</w:t>
      </w:r>
      <w:r w:rsidRPr="00551F3B">
        <w:t xml:space="preserve"> in the acquisition of goods, services, and works.</w:t>
      </w:r>
    </w:p>
    <w:p w:rsidR="00551F3B" w:rsidRPr="00551F3B" w:rsidRDefault="00551F3B" w:rsidP="00551F3B">
      <w:pPr>
        <w:pStyle w:val="Heading4"/>
        <w:rPr>
          <w:rFonts w:ascii="Times New Roman" w:hAnsi="Times New Roman" w:cs="Times New Roman"/>
          <w:sz w:val="24"/>
          <w:szCs w:val="24"/>
        </w:rPr>
      </w:pPr>
      <w:r w:rsidRPr="00551F3B">
        <w:rPr>
          <w:rStyle w:val="Strong"/>
          <w:rFonts w:ascii="Times New Roman" w:hAnsi="Times New Roman" w:cs="Times New Roman"/>
          <w:bCs w:val="0"/>
          <w:sz w:val="24"/>
          <w:szCs w:val="24"/>
        </w:rPr>
        <w:t>a) Procurement Planning</w:t>
      </w:r>
    </w:p>
    <w:p w:rsidR="00551F3B" w:rsidRPr="00551F3B" w:rsidRDefault="00551F3B" w:rsidP="00551F3B">
      <w:pPr>
        <w:numPr>
          <w:ilvl w:val="0"/>
          <w:numId w:val="420"/>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All procurement activities are planned in advance and aligned with the </w:t>
      </w:r>
      <w:r w:rsidRPr="00551F3B">
        <w:rPr>
          <w:rStyle w:val="Strong"/>
          <w:rFonts w:ascii="Times New Roman" w:hAnsi="Times New Roman" w:cs="Times New Roman"/>
          <w:sz w:val="24"/>
          <w:szCs w:val="24"/>
        </w:rPr>
        <w:t>approved annual budget</w:t>
      </w:r>
      <w:r w:rsidRPr="00551F3B">
        <w:rPr>
          <w:rFonts w:ascii="Times New Roman" w:hAnsi="Times New Roman" w:cs="Times New Roman"/>
          <w:sz w:val="24"/>
          <w:szCs w:val="24"/>
        </w:rPr>
        <w:t xml:space="preserve">. </w:t>
      </w:r>
    </w:p>
    <w:p w:rsidR="00551F3B" w:rsidRPr="00551F3B" w:rsidRDefault="00551F3B" w:rsidP="00551F3B">
      <w:pPr>
        <w:numPr>
          <w:ilvl w:val="0"/>
          <w:numId w:val="420"/>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Departments identify procurement needs and submit </w:t>
      </w:r>
      <w:r w:rsidRPr="00551F3B">
        <w:rPr>
          <w:rStyle w:val="Strong"/>
          <w:rFonts w:ascii="Times New Roman" w:hAnsi="Times New Roman" w:cs="Times New Roman"/>
          <w:sz w:val="24"/>
          <w:szCs w:val="24"/>
        </w:rPr>
        <w:t>formal requisitions</w:t>
      </w:r>
      <w:r w:rsidRPr="00551F3B">
        <w:rPr>
          <w:rFonts w:ascii="Times New Roman" w:hAnsi="Times New Roman" w:cs="Times New Roman"/>
          <w:sz w:val="24"/>
          <w:szCs w:val="24"/>
        </w:rPr>
        <w:t xml:space="preserve"> with clear specifications and justifications. </w:t>
      </w:r>
    </w:p>
    <w:p w:rsidR="00551F3B" w:rsidRPr="00551F3B" w:rsidRDefault="00551F3B" w:rsidP="00551F3B">
      <w:pPr>
        <w:numPr>
          <w:ilvl w:val="0"/>
          <w:numId w:val="420"/>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The Procurement Unit verifies availability of funds before initiating the process.</w:t>
      </w:r>
    </w:p>
    <w:p w:rsidR="00551F3B" w:rsidRPr="00551F3B" w:rsidRDefault="00551F3B" w:rsidP="00551F3B">
      <w:pPr>
        <w:pStyle w:val="Heading4"/>
        <w:rPr>
          <w:rFonts w:ascii="Times New Roman" w:hAnsi="Times New Roman" w:cs="Times New Roman"/>
          <w:sz w:val="24"/>
          <w:szCs w:val="24"/>
        </w:rPr>
      </w:pPr>
      <w:r w:rsidRPr="00551F3B">
        <w:rPr>
          <w:rStyle w:val="Strong"/>
          <w:rFonts w:ascii="Times New Roman" w:hAnsi="Times New Roman" w:cs="Times New Roman"/>
          <w:bCs w:val="0"/>
          <w:sz w:val="24"/>
          <w:szCs w:val="24"/>
        </w:rPr>
        <w:t>b) Procurement Methods</w:t>
      </w:r>
    </w:p>
    <w:p w:rsidR="00551F3B" w:rsidRPr="00551F3B" w:rsidRDefault="00551F3B" w:rsidP="00551F3B">
      <w:pPr>
        <w:pStyle w:val="NormalWeb"/>
      </w:pPr>
      <w:r w:rsidRPr="00551F3B">
        <w:rPr>
          <w:rStyle w:val="Strong"/>
        </w:rPr>
        <w:t>i) Open Tendering</w:t>
      </w:r>
    </w:p>
    <w:p w:rsidR="00551F3B" w:rsidRPr="00551F3B" w:rsidRDefault="00551F3B" w:rsidP="00551F3B">
      <w:pPr>
        <w:numPr>
          <w:ilvl w:val="0"/>
          <w:numId w:val="421"/>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Used for </w:t>
      </w:r>
      <w:r w:rsidRPr="00551F3B">
        <w:rPr>
          <w:rStyle w:val="Strong"/>
          <w:rFonts w:ascii="Times New Roman" w:hAnsi="Times New Roman" w:cs="Times New Roman"/>
          <w:sz w:val="24"/>
          <w:szCs w:val="24"/>
        </w:rPr>
        <w:t>high-value or complex procurements</w:t>
      </w:r>
      <w:r w:rsidRPr="00551F3B">
        <w:rPr>
          <w:rFonts w:ascii="Times New Roman" w:hAnsi="Times New Roman" w:cs="Times New Roman"/>
          <w:sz w:val="24"/>
          <w:szCs w:val="24"/>
        </w:rPr>
        <w:t xml:space="preserve">. </w:t>
      </w:r>
    </w:p>
    <w:p w:rsidR="00551F3B" w:rsidRPr="00551F3B" w:rsidRDefault="00551F3B" w:rsidP="00551F3B">
      <w:pPr>
        <w:numPr>
          <w:ilvl w:val="0"/>
          <w:numId w:val="421"/>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Tenders are publicly advertised to ensure open competition. </w:t>
      </w:r>
    </w:p>
    <w:p w:rsidR="00551F3B" w:rsidRPr="00551F3B" w:rsidRDefault="00551F3B" w:rsidP="00551F3B">
      <w:pPr>
        <w:numPr>
          <w:ilvl w:val="0"/>
          <w:numId w:val="421"/>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Tender documents clearly outline specifications, evaluation criteria, and submission deadlines. </w:t>
      </w:r>
    </w:p>
    <w:p w:rsidR="00551F3B" w:rsidRPr="00551F3B" w:rsidRDefault="00551F3B" w:rsidP="00551F3B">
      <w:pPr>
        <w:numPr>
          <w:ilvl w:val="0"/>
          <w:numId w:val="421"/>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An evaluation committee assesses bids based on </w:t>
      </w:r>
      <w:r w:rsidRPr="00551F3B">
        <w:rPr>
          <w:rStyle w:val="Strong"/>
          <w:rFonts w:ascii="Times New Roman" w:hAnsi="Times New Roman" w:cs="Times New Roman"/>
          <w:sz w:val="24"/>
          <w:szCs w:val="24"/>
        </w:rPr>
        <w:t>technical compliance, price, and vendor capability</w:t>
      </w:r>
      <w:r w:rsidRPr="00551F3B">
        <w:rPr>
          <w:rFonts w:ascii="Times New Roman" w:hAnsi="Times New Roman" w:cs="Times New Roman"/>
          <w:sz w:val="24"/>
          <w:szCs w:val="24"/>
        </w:rPr>
        <w:t>.</w:t>
      </w:r>
    </w:p>
    <w:p w:rsidR="00551F3B" w:rsidRPr="00551F3B" w:rsidRDefault="00551F3B" w:rsidP="00551F3B">
      <w:pPr>
        <w:pStyle w:val="NormalWeb"/>
      </w:pPr>
      <w:r w:rsidRPr="00551F3B">
        <w:rPr>
          <w:rStyle w:val="Strong"/>
        </w:rPr>
        <w:t>ii) Request for Quotations (RFQ)</w:t>
      </w:r>
    </w:p>
    <w:p w:rsidR="00551F3B" w:rsidRPr="00551F3B" w:rsidRDefault="00551F3B" w:rsidP="00551F3B">
      <w:pPr>
        <w:numPr>
          <w:ilvl w:val="0"/>
          <w:numId w:val="422"/>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Applied for </w:t>
      </w:r>
      <w:r w:rsidRPr="00551F3B">
        <w:rPr>
          <w:rStyle w:val="Strong"/>
          <w:rFonts w:ascii="Times New Roman" w:hAnsi="Times New Roman" w:cs="Times New Roman"/>
          <w:sz w:val="24"/>
          <w:szCs w:val="24"/>
        </w:rPr>
        <w:t>low to medium-value purchases</w:t>
      </w:r>
      <w:r w:rsidRPr="00551F3B">
        <w:rPr>
          <w:rFonts w:ascii="Times New Roman" w:hAnsi="Times New Roman" w:cs="Times New Roman"/>
          <w:sz w:val="24"/>
          <w:szCs w:val="24"/>
        </w:rPr>
        <w:t xml:space="preserve">. </w:t>
      </w:r>
    </w:p>
    <w:p w:rsidR="00551F3B" w:rsidRPr="00551F3B" w:rsidRDefault="00551F3B" w:rsidP="00551F3B">
      <w:pPr>
        <w:numPr>
          <w:ilvl w:val="0"/>
          <w:numId w:val="422"/>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At least </w:t>
      </w:r>
      <w:r w:rsidRPr="00551F3B">
        <w:rPr>
          <w:rStyle w:val="Strong"/>
          <w:rFonts w:ascii="Times New Roman" w:hAnsi="Times New Roman" w:cs="Times New Roman"/>
          <w:sz w:val="24"/>
          <w:szCs w:val="24"/>
        </w:rPr>
        <w:t>three competitive quotations</w:t>
      </w:r>
      <w:r w:rsidRPr="00551F3B">
        <w:rPr>
          <w:rFonts w:ascii="Times New Roman" w:hAnsi="Times New Roman" w:cs="Times New Roman"/>
          <w:sz w:val="24"/>
          <w:szCs w:val="24"/>
        </w:rPr>
        <w:t xml:space="preserve"> are obtained from qualified suppliers. </w:t>
      </w:r>
    </w:p>
    <w:p w:rsidR="00551F3B" w:rsidRPr="00551F3B" w:rsidRDefault="00551F3B" w:rsidP="00551F3B">
      <w:pPr>
        <w:numPr>
          <w:ilvl w:val="0"/>
          <w:numId w:val="422"/>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Selection is based on price, quality, delivery time, and supplier reliability.</w:t>
      </w:r>
    </w:p>
    <w:p w:rsidR="00551F3B" w:rsidRPr="00551F3B" w:rsidRDefault="00551F3B" w:rsidP="00551F3B">
      <w:pPr>
        <w:pStyle w:val="NormalWeb"/>
      </w:pPr>
      <w:r w:rsidRPr="00551F3B">
        <w:rPr>
          <w:rStyle w:val="Strong"/>
        </w:rPr>
        <w:t>iii) Direct Procurement</w:t>
      </w:r>
    </w:p>
    <w:p w:rsidR="00551F3B" w:rsidRPr="00551F3B" w:rsidRDefault="00551F3B" w:rsidP="00551F3B">
      <w:pPr>
        <w:numPr>
          <w:ilvl w:val="0"/>
          <w:numId w:val="423"/>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Used only in exceptional cases, such as:</w:t>
      </w:r>
    </w:p>
    <w:p w:rsidR="00551F3B" w:rsidRPr="00551F3B" w:rsidRDefault="00551F3B" w:rsidP="00551F3B">
      <w:pPr>
        <w:numPr>
          <w:ilvl w:val="1"/>
          <w:numId w:val="423"/>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Emergency purchases </w:t>
      </w:r>
    </w:p>
    <w:p w:rsidR="00551F3B" w:rsidRPr="00551F3B" w:rsidRDefault="00551F3B" w:rsidP="00551F3B">
      <w:pPr>
        <w:numPr>
          <w:ilvl w:val="1"/>
          <w:numId w:val="423"/>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Single-source or proprietary items</w:t>
      </w:r>
    </w:p>
    <w:p w:rsidR="00551F3B" w:rsidRPr="00551F3B" w:rsidRDefault="00551F3B" w:rsidP="00551F3B">
      <w:pPr>
        <w:numPr>
          <w:ilvl w:val="0"/>
          <w:numId w:val="423"/>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Requires </w:t>
      </w:r>
      <w:r w:rsidRPr="00551F3B">
        <w:rPr>
          <w:rStyle w:val="Strong"/>
          <w:rFonts w:ascii="Times New Roman" w:hAnsi="Times New Roman" w:cs="Times New Roman"/>
          <w:sz w:val="24"/>
          <w:szCs w:val="24"/>
        </w:rPr>
        <w:t>written justification and management approval</w:t>
      </w:r>
      <w:r w:rsidRPr="00551F3B">
        <w:rPr>
          <w:rFonts w:ascii="Times New Roman" w:hAnsi="Times New Roman" w:cs="Times New Roman"/>
          <w:sz w:val="24"/>
          <w:szCs w:val="24"/>
        </w:rPr>
        <w:t>.</w:t>
      </w:r>
    </w:p>
    <w:p w:rsidR="00551F3B" w:rsidRPr="00551F3B" w:rsidRDefault="00551F3B" w:rsidP="00551F3B">
      <w:pPr>
        <w:spacing w:after="0"/>
        <w:rPr>
          <w:rFonts w:ascii="Times New Roman" w:hAnsi="Times New Roman" w:cs="Times New Roman"/>
          <w:sz w:val="24"/>
          <w:szCs w:val="24"/>
        </w:rPr>
      </w:pPr>
    </w:p>
    <w:p w:rsidR="00551F3B" w:rsidRPr="00551F3B" w:rsidRDefault="00551F3B" w:rsidP="00551F3B">
      <w:pPr>
        <w:pStyle w:val="Heading4"/>
        <w:rPr>
          <w:rFonts w:ascii="Times New Roman" w:hAnsi="Times New Roman" w:cs="Times New Roman"/>
          <w:sz w:val="24"/>
          <w:szCs w:val="24"/>
        </w:rPr>
      </w:pPr>
      <w:r w:rsidRPr="00551F3B">
        <w:rPr>
          <w:rStyle w:val="Strong"/>
          <w:rFonts w:ascii="Times New Roman" w:hAnsi="Times New Roman" w:cs="Times New Roman"/>
          <w:bCs w:val="0"/>
          <w:sz w:val="24"/>
          <w:szCs w:val="24"/>
        </w:rPr>
        <w:lastRenderedPageBreak/>
        <w:t>c) Approval Process</w:t>
      </w:r>
    </w:p>
    <w:p w:rsidR="00551F3B" w:rsidRPr="00551F3B" w:rsidRDefault="00551F3B" w:rsidP="00551F3B">
      <w:pPr>
        <w:numPr>
          <w:ilvl w:val="0"/>
          <w:numId w:val="424"/>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All procurement requests must receive </w:t>
      </w:r>
      <w:r w:rsidRPr="00551F3B">
        <w:rPr>
          <w:rStyle w:val="Strong"/>
          <w:rFonts w:ascii="Times New Roman" w:hAnsi="Times New Roman" w:cs="Times New Roman"/>
          <w:sz w:val="24"/>
          <w:szCs w:val="24"/>
        </w:rPr>
        <w:t>prior approval</w:t>
      </w:r>
      <w:r w:rsidRPr="00551F3B">
        <w:rPr>
          <w:rFonts w:ascii="Times New Roman" w:hAnsi="Times New Roman" w:cs="Times New Roman"/>
          <w:sz w:val="24"/>
          <w:szCs w:val="24"/>
        </w:rPr>
        <w:t xml:space="preserve"> based on delegated authority levels. </w:t>
      </w:r>
    </w:p>
    <w:p w:rsidR="00551F3B" w:rsidRPr="00551F3B" w:rsidRDefault="00551F3B" w:rsidP="00551F3B">
      <w:pPr>
        <w:numPr>
          <w:ilvl w:val="0"/>
          <w:numId w:val="424"/>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Approvals are required at key stages:</w:t>
      </w:r>
    </w:p>
    <w:p w:rsidR="00551F3B" w:rsidRPr="00551F3B" w:rsidRDefault="00551F3B" w:rsidP="00551F3B">
      <w:pPr>
        <w:numPr>
          <w:ilvl w:val="1"/>
          <w:numId w:val="424"/>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Requisition approval </w:t>
      </w:r>
    </w:p>
    <w:p w:rsidR="00551F3B" w:rsidRPr="00551F3B" w:rsidRDefault="00551F3B" w:rsidP="00551F3B">
      <w:pPr>
        <w:numPr>
          <w:ilvl w:val="1"/>
          <w:numId w:val="424"/>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Supplier selection approval </w:t>
      </w:r>
    </w:p>
    <w:p w:rsidR="00551F3B" w:rsidRPr="00551F3B" w:rsidRDefault="00551F3B" w:rsidP="00551F3B">
      <w:pPr>
        <w:numPr>
          <w:ilvl w:val="1"/>
          <w:numId w:val="424"/>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Purchase order or contract approval</w:t>
      </w:r>
    </w:p>
    <w:p w:rsidR="00551F3B" w:rsidRPr="00551F3B" w:rsidRDefault="00551F3B" w:rsidP="00551F3B">
      <w:pPr>
        <w:numPr>
          <w:ilvl w:val="0"/>
          <w:numId w:val="424"/>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No procurement may proceed without </w:t>
      </w:r>
      <w:r w:rsidRPr="00551F3B">
        <w:rPr>
          <w:rStyle w:val="Strong"/>
          <w:rFonts w:ascii="Times New Roman" w:hAnsi="Times New Roman" w:cs="Times New Roman"/>
          <w:sz w:val="24"/>
          <w:szCs w:val="24"/>
        </w:rPr>
        <w:t>budget confirmation and authorization</w:t>
      </w:r>
      <w:r w:rsidRPr="00551F3B">
        <w:rPr>
          <w:rFonts w:ascii="Times New Roman" w:hAnsi="Times New Roman" w:cs="Times New Roman"/>
          <w:sz w:val="24"/>
          <w:szCs w:val="24"/>
        </w:rPr>
        <w:t>.</w:t>
      </w:r>
    </w:p>
    <w:p w:rsidR="00551F3B" w:rsidRPr="00551F3B" w:rsidRDefault="00551F3B" w:rsidP="00551F3B">
      <w:pPr>
        <w:spacing w:after="0"/>
        <w:rPr>
          <w:rFonts w:ascii="Times New Roman" w:hAnsi="Times New Roman" w:cs="Times New Roman"/>
          <w:sz w:val="24"/>
          <w:szCs w:val="24"/>
        </w:rPr>
      </w:pPr>
    </w:p>
    <w:p w:rsidR="00551F3B" w:rsidRPr="00551F3B" w:rsidRDefault="00551F3B" w:rsidP="00551F3B">
      <w:pPr>
        <w:pStyle w:val="Heading4"/>
        <w:rPr>
          <w:rFonts w:ascii="Times New Roman" w:hAnsi="Times New Roman" w:cs="Times New Roman"/>
          <w:sz w:val="24"/>
          <w:szCs w:val="24"/>
        </w:rPr>
      </w:pPr>
      <w:r w:rsidRPr="00551F3B">
        <w:rPr>
          <w:rStyle w:val="Strong"/>
          <w:rFonts w:ascii="Times New Roman" w:hAnsi="Times New Roman" w:cs="Times New Roman"/>
          <w:bCs w:val="0"/>
          <w:sz w:val="24"/>
          <w:szCs w:val="24"/>
        </w:rPr>
        <w:t>d) Purchase Orders and Contracts</w:t>
      </w:r>
    </w:p>
    <w:p w:rsidR="00551F3B" w:rsidRPr="00551F3B" w:rsidRDefault="00551F3B" w:rsidP="00551F3B">
      <w:pPr>
        <w:numPr>
          <w:ilvl w:val="0"/>
          <w:numId w:val="425"/>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Approved procurements are formalized through </w:t>
      </w:r>
      <w:r w:rsidRPr="00551F3B">
        <w:rPr>
          <w:rStyle w:val="Strong"/>
          <w:rFonts w:ascii="Times New Roman" w:hAnsi="Times New Roman" w:cs="Times New Roman"/>
          <w:sz w:val="24"/>
          <w:szCs w:val="24"/>
        </w:rPr>
        <w:t>purchase orders or contracts</w:t>
      </w:r>
      <w:r w:rsidRPr="00551F3B">
        <w:rPr>
          <w:rFonts w:ascii="Times New Roman" w:hAnsi="Times New Roman" w:cs="Times New Roman"/>
          <w:sz w:val="24"/>
          <w:szCs w:val="24"/>
        </w:rPr>
        <w:t xml:space="preserve">. </w:t>
      </w:r>
    </w:p>
    <w:p w:rsidR="00551F3B" w:rsidRPr="00551F3B" w:rsidRDefault="00551F3B" w:rsidP="00551F3B">
      <w:pPr>
        <w:numPr>
          <w:ilvl w:val="0"/>
          <w:numId w:val="425"/>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Documents specify quantities, prices, delivery timelines, warranties, and payment terms. </w:t>
      </w:r>
    </w:p>
    <w:p w:rsidR="00551F3B" w:rsidRPr="00551F3B" w:rsidRDefault="00551F3B" w:rsidP="00551F3B">
      <w:pPr>
        <w:numPr>
          <w:ilvl w:val="0"/>
          <w:numId w:val="425"/>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Contracts are signed only by </w:t>
      </w:r>
      <w:r>
        <w:rPr>
          <w:rStyle w:val="Strong"/>
          <w:rFonts w:ascii="Times New Roman" w:hAnsi="Times New Roman" w:cs="Times New Roman"/>
          <w:sz w:val="24"/>
          <w:szCs w:val="24"/>
        </w:rPr>
        <w:t xml:space="preserve">the manager. </w:t>
      </w:r>
    </w:p>
    <w:p w:rsidR="00551F3B" w:rsidRPr="00551F3B" w:rsidRDefault="00551F3B" w:rsidP="00551F3B">
      <w:pPr>
        <w:spacing w:after="0"/>
        <w:jc w:val="right"/>
        <w:rPr>
          <w:rFonts w:ascii="Times New Roman" w:hAnsi="Times New Roman" w:cs="Times New Roman"/>
          <w:sz w:val="24"/>
          <w:szCs w:val="24"/>
        </w:rPr>
      </w:pPr>
    </w:p>
    <w:p w:rsidR="00551F3B" w:rsidRPr="00551F3B" w:rsidRDefault="00551F3B" w:rsidP="00551F3B">
      <w:pPr>
        <w:pStyle w:val="Heading4"/>
        <w:rPr>
          <w:rFonts w:ascii="Times New Roman" w:hAnsi="Times New Roman" w:cs="Times New Roman"/>
          <w:sz w:val="24"/>
          <w:szCs w:val="24"/>
        </w:rPr>
      </w:pPr>
      <w:r w:rsidRPr="00551F3B">
        <w:rPr>
          <w:rStyle w:val="Strong"/>
          <w:rFonts w:ascii="Times New Roman" w:hAnsi="Times New Roman" w:cs="Times New Roman"/>
          <w:bCs w:val="0"/>
          <w:sz w:val="24"/>
          <w:szCs w:val="24"/>
        </w:rPr>
        <w:t>e) Delivery, Inspection, and Acceptance</w:t>
      </w:r>
    </w:p>
    <w:p w:rsidR="00551F3B" w:rsidRPr="00551F3B" w:rsidRDefault="00551F3B" w:rsidP="00551F3B">
      <w:pPr>
        <w:numPr>
          <w:ilvl w:val="0"/>
          <w:numId w:val="426"/>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Goods and services are inspected upon delivery to confirm compliance with specifications. </w:t>
      </w:r>
    </w:p>
    <w:p w:rsidR="00551F3B" w:rsidRPr="00551F3B" w:rsidRDefault="00551F3B" w:rsidP="00551F3B">
      <w:pPr>
        <w:numPr>
          <w:ilvl w:val="0"/>
          <w:numId w:val="426"/>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An inspection and acceptance report is prepared before payment is processed. </w:t>
      </w:r>
    </w:p>
    <w:p w:rsidR="00551F3B" w:rsidRPr="00551F3B" w:rsidRDefault="00551F3B" w:rsidP="00551F3B">
      <w:pPr>
        <w:numPr>
          <w:ilvl w:val="0"/>
          <w:numId w:val="426"/>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Defective or non-compliant items are rejected or returned.</w:t>
      </w:r>
    </w:p>
    <w:p w:rsidR="00551F3B" w:rsidRPr="00551F3B" w:rsidRDefault="00551F3B" w:rsidP="00551F3B">
      <w:pPr>
        <w:spacing w:after="0"/>
        <w:rPr>
          <w:rFonts w:ascii="Times New Roman" w:hAnsi="Times New Roman" w:cs="Times New Roman"/>
          <w:sz w:val="24"/>
          <w:szCs w:val="24"/>
        </w:rPr>
      </w:pPr>
    </w:p>
    <w:p w:rsidR="00551F3B" w:rsidRPr="00551F3B" w:rsidRDefault="00551F3B" w:rsidP="00551F3B">
      <w:pPr>
        <w:pStyle w:val="Heading4"/>
        <w:rPr>
          <w:rFonts w:ascii="Times New Roman" w:hAnsi="Times New Roman" w:cs="Times New Roman"/>
          <w:sz w:val="24"/>
          <w:szCs w:val="24"/>
        </w:rPr>
      </w:pPr>
      <w:r w:rsidRPr="00551F3B">
        <w:rPr>
          <w:rStyle w:val="Strong"/>
          <w:rFonts w:ascii="Times New Roman" w:hAnsi="Times New Roman" w:cs="Times New Roman"/>
          <w:bCs w:val="0"/>
          <w:sz w:val="24"/>
          <w:szCs w:val="24"/>
        </w:rPr>
        <w:t>f) Documentation and Record-Keeping</w:t>
      </w:r>
    </w:p>
    <w:p w:rsidR="00551F3B" w:rsidRPr="00551F3B" w:rsidRDefault="00551F3B" w:rsidP="00551F3B">
      <w:pPr>
        <w:numPr>
          <w:ilvl w:val="0"/>
          <w:numId w:val="427"/>
        </w:numPr>
        <w:spacing w:after="0" w:line="240" w:lineRule="auto"/>
        <w:rPr>
          <w:rFonts w:ascii="Times New Roman" w:hAnsi="Times New Roman" w:cs="Times New Roman"/>
          <w:sz w:val="24"/>
          <w:szCs w:val="24"/>
        </w:rPr>
      </w:pPr>
      <w:r w:rsidRPr="00551F3B">
        <w:rPr>
          <w:rFonts w:ascii="Times New Roman" w:hAnsi="Times New Roman" w:cs="Times New Roman"/>
          <w:sz w:val="24"/>
          <w:szCs w:val="24"/>
        </w:rPr>
        <w:t>All procurement records are properly filed, including:</w:t>
      </w:r>
    </w:p>
    <w:p w:rsidR="00551F3B" w:rsidRPr="00551F3B" w:rsidRDefault="00551F3B" w:rsidP="00551F3B">
      <w:pPr>
        <w:numPr>
          <w:ilvl w:val="1"/>
          <w:numId w:val="427"/>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Requisitions </w:t>
      </w:r>
    </w:p>
    <w:p w:rsidR="00551F3B" w:rsidRPr="00551F3B" w:rsidRDefault="00551F3B" w:rsidP="00551F3B">
      <w:pPr>
        <w:numPr>
          <w:ilvl w:val="1"/>
          <w:numId w:val="427"/>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Quotations or tender documents </w:t>
      </w:r>
    </w:p>
    <w:p w:rsidR="00551F3B" w:rsidRPr="00551F3B" w:rsidRDefault="00551F3B" w:rsidP="00551F3B">
      <w:pPr>
        <w:numPr>
          <w:ilvl w:val="1"/>
          <w:numId w:val="427"/>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Evaluation reports </w:t>
      </w:r>
    </w:p>
    <w:p w:rsidR="00551F3B" w:rsidRPr="00551F3B" w:rsidRDefault="00551F3B" w:rsidP="00551F3B">
      <w:pPr>
        <w:numPr>
          <w:ilvl w:val="1"/>
          <w:numId w:val="427"/>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 xml:space="preserve">Approval records </w:t>
      </w:r>
    </w:p>
    <w:p w:rsidR="00551F3B" w:rsidRPr="00551F3B" w:rsidRDefault="00551F3B" w:rsidP="00551F3B">
      <w:pPr>
        <w:numPr>
          <w:ilvl w:val="1"/>
          <w:numId w:val="427"/>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Delivery and payment documents</w:t>
      </w:r>
    </w:p>
    <w:p w:rsidR="00551F3B" w:rsidRDefault="00551F3B" w:rsidP="00551F3B">
      <w:pPr>
        <w:numPr>
          <w:ilvl w:val="0"/>
          <w:numId w:val="427"/>
        </w:numPr>
        <w:spacing w:before="100" w:beforeAutospacing="1" w:after="100" w:afterAutospacing="1" w:line="240" w:lineRule="auto"/>
        <w:rPr>
          <w:rFonts w:ascii="Times New Roman" w:hAnsi="Times New Roman" w:cs="Times New Roman"/>
          <w:sz w:val="24"/>
          <w:szCs w:val="24"/>
        </w:rPr>
      </w:pPr>
      <w:r w:rsidRPr="00551F3B">
        <w:rPr>
          <w:rFonts w:ascii="Times New Roman" w:hAnsi="Times New Roman" w:cs="Times New Roman"/>
          <w:sz w:val="24"/>
          <w:szCs w:val="24"/>
        </w:rPr>
        <w:t>Records are retained for audit and accountability purposes.</w:t>
      </w:r>
    </w:p>
    <w:p w:rsidR="00B459A3" w:rsidRPr="00B459A3" w:rsidRDefault="00B459A3" w:rsidP="00B459A3">
      <w:pPr>
        <w:pStyle w:val="Heading3"/>
        <w:rPr>
          <w:rFonts w:ascii="Times New Roman" w:hAnsi="Times New Roman" w:cs="Times New Roman"/>
          <w:color w:val="3B3838" w:themeColor="background2" w:themeShade="40"/>
          <w:sz w:val="28"/>
        </w:rPr>
      </w:pPr>
      <w:r w:rsidRPr="00B459A3">
        <w:rPr>
          <w:rStyle w:val="Strong"/>
          <w:rFonts w:ascii="Times New Roman" w:hAnsi="Times New Roman" w:cs="Times New Roman"/>
          <w:bCs w:val="0"/>
          <w:color w:val="3B3838" w:themeColor="background2" w:themeShade="40"/>
          <w:sz w:val="28"/>
        </w:rPr>
        <w:t>Asset Management and Inventory Control</w:t>
      </w:r>
    </w:p>
    <w:p w:rsidR="00B459A3" w:rsidRPr="00B459A3" w:rsidRDefault="00B459A3" w:rsidP="00B459A3">
      <w:pPr>
        <w:pStyle w:val="NormalWeb"/>
      </w:pPr>
      <w:r>
        <w:t>This section outlines how the RURALNET Training</w:t>
      </w:r>
      <w:r w:rsidRPr="00B459A3">
        <w:t xml:space="preserve"> College manages, tracks, and safeguards its physical and </w:t>
      </w:r>
      <w:r>
        <w:t>academic</w:t>
      </w:r>
      <w:r w:rsidRPr="00B459A3">
        <w:t xml:space="preserve"> assets to ensure </w:t>
      </w:r>
      <w:r w:rsidRPr="00B459A3">
        <w:rPr>
          <w:rStyle w:val="Strong"/>
        </w:rPr>
        <w:t>accountability, optimal utilization, and value for money</w:t>
      </w:r>
      <w:r w:rsidRPr="00B459A3">
        <w:t xml:space="preserve"> throughout the asset lifecycle.</w:t>
      </w:r>
    </w:p>
    <w:p w:rsidR="00B459A3" w:rsidRPr="00B459A3" w:rsidRDefault="00B459A3" w:rsidP="00B459A3">
      <w:pPr>
        <w:pStyle w:val="Heading4"/>
        <w:rPr>
          <w:rFonts w:ascii="Times New Roman" w:hAnsi="Times New Roman" w:cs="Times New Roman"/>
          <w:sz w:val="24"/>
          <w:szCs w:val="24"/>
        </w:rPr>
      </w:pPr>
      <w:r w:rsidRPr="00B459A3">
        <w:rPr>
          <w:rStyle w:val="Strong"/>
          <w:rFonts w:ascii="Times New Roman" w:hAnsi="Times New Roman" w:cs="Times New Roman"/>
          <w:bCs w:val="0"/>
          <w:sz w:val="24"/>
          <w:szCs w:val="24"/>
        </w:rPr>
        <w:t>a) Asset Identification and Registration</w:t>
      </w:r>
    </w:p>
    <w:p w:rsidR="00B459A3" w:rsidRPr="00B459A3" w:rsidRDefault="00B459A3" w:rsidP="00B459A3">
      <w:pPr>
        <w:numPr>
          <w:ilvl w:val="0"/>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All assets acquired by the college are </w:t>
      </w:r>
      <w:r w:rsidRPr="00B459A3">
        <w:rPr>
          <w:rStyle w:val="Strong"/>
          <w:rFonts w:ascii="Times New Roman" w:hAnsi="Times New Roman" w:cs="Times New Roman"/>
          <w:sz w:val="24"/>
          <w:szCs w:val="24"/>
        </w:rPr>
        <w:t>formally recorded</w:t>
      </w:r>
      <w:r w:rsidRPr="00B459A3">
        <w:rPr>
          <w:rFonts w:ascii="Times New Roman" w:hAnsi="Times New Roman" w:cs="Times New Roman"/>
          <w:sz w:val="24"/>
          <w:szCs w:val="24"/>
        </w:rPr>
        <w:t xml:space="preserve"> in an asset and inventory register</w:t>
      </w:r>
      <w:r>
        <w:rPr>
          <w:rFonts w:ascii="Times New Roman" w:hAnsi="Times New Roman" w:cs="Times New Roman"/>
          <w:sz w:val="24"/>
          <w:szCs w:val="24"/>
        </w:rPr>
        <w:t xml:space="preserve"> (available both manually and online through Staff Management system)</w:t>
      </w:r>
      <w:r w:rsidRPr="00B459A3">
        <w:rPr>
          <w:rFonts w:ascii="Times New Roman" w:hAnsi="Times New Roman" w:cs="Times New Roman"/>
          <w:sz w:val="24"/>
          <w:szCs w:val="24"/>
        </w:rPr>
        <w:t xml:space="preserve">. </w:t>
      </w:r>
    </w:p>
    <w:p w:rsidR="00B459A3" w:rsidRPr="00B459A3" w:rsidRDefault="00B459A3" w:rsidP="00B459A3">
      <w:pPr>
        <w:numPr>
          <w:ilvl w:val="0"/>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lastRenderedPageBreak/>
        <w:t xml:space="preserve">Each asset is assigned a </w:t>
      </w:r>
      <w:r w:rsidRPr="00B459A3">
        <w:rPr>
          <w:rStyle w:val="Strong"/>
          <w:rFonts w:ascii="Times New Roman" w:hAnsi="Times New Roman" w:cs="Times New Roman"/>
          <w:sz w:val="24"/>
          <w:szCs w:val="24"/>
        </w:rPr>
        <w:t>unique identification number</w:t>
      </w:r>
      <w:r>
        <w:rPr>
          <w:rStyle w:val="Strong"/>
          <w:rFonts w:ascii="Times New Roman" w:hAnsi="Times New Roman" w:cs="Times New Roman"/>
          <w:sz w:val="24"/>
          <w:szCs w:val="24"/>
        </w:rPr>
        <w:t xml:space="preserve"> </w:t>
      </w:r>
      <w:r w:rsidRPr="00B459A3">
        <w:rPr>
          <w:rStyle w:val="Strong"/>
          <w:rFonts w:ascii="Times New Roman" w:hAnsi="Times New Roman" w:cs="Times New Roman"/>
          <w:b w:val="0"/>
          <w:sz w:val="24"/>
          <w:szCs w:val="24"/>
        </w:rPr>
        <w:t>(referenced in file indexing)</w:t>
      </w:r>
      <w:r w:rsidRPr="00B459A3">
        <w:rPr>
          <w:rFonts w:ascii="Times New Roman" w:hAnsi="Times New Roman" w:cs="Times New Roman"/>
          <w:b/>
          <w:sz w:val="24"/>
          <w:szCs w:val="24"/>
        </w:rPr>
        <w:t>.</w:t>
      </w:r>
      <w:r w:rsidRPr="00B459A3">
        <w:rPr>
          <w:rFonts w:ascii="Times New Roman" w:hAnsi="Times New Roman" w:cs="Times New Roman"/>
          <w:sz w:val="24"/>
          <w:szCs w:val="24"/>
        </w:rPr>
        <w:t xml:space="preserve"> </w:t>
      </w:r>
    </w:p>
    <w:p w:rsidR="00B459A3" w:rsidRPr="00B459A3" w:rsidRDefault="00B459A3" w:rsidP="00B459A3">
      <w:pPr>
        <w:numPr>
          <w:ilvl w:val="0"/>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Asset records include:</w:t>
      </w:r>
    </w:p>
    <w:p w:rsidR="00B459A3" w:rsidRPr="00B459A3" w:rsidRDefault="00B459A3" w:rsidP="00B459A3">
      <w:pPr>
        <w:numPr>
          <w:ilvl w:val="1"/>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Asset description and serial number </w:t>
      </w:r>
    </w:p>
    <w:p w:rsidR="00B459A3" w:rsidRPr="00B459A3" w:rsidRDefault="00B459A3" w:rsidP="00B459A3">
      <w:pPr>
        <w:numPr>
          <w:ilvl w:val="1"/>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Date of acquisition and cost </w:t>
      </w:r>
    </w:p>
    <w:p w:rsidR="00B459A3" w:rsidRPr="00B459A3" w:rsidRDefault="00B459A3" w:rsidP="00B459A3">
      <w:pPr>
        <w:numPr>
          <w:ilvl w:val="1"/>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Location and assigned user/department </w:t>
      </w:r>
    </w:p>
    <w:p w:rsidR="00B459A3" w:rsidRPr="00B459A3" w:rsidRDefault="00B459A3" w:rsidP="00B459A3">
      <w:pPr>
        <w:numPr>
          <w:ilvl w:val="1"/>
          <w:numId w:val="428"/>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Current condition and warranty details</w:t>
      </w:r>
    </w:p>
    <w:p w:rsidR="00B459A3" w:rsidRPr="00B459A3" w:rsidRDefault="00B459A3" w:rsidP="00B459A3">
      <w:pPr>
        <w:pStyle w:val="Heading4"/>
        <w:rPr>
          <w:rFonts w:ascii="Times New Roman" w:hAnsi="Times New Roman" w:cs="Times New Roman"/>
          <w:sz w:val="24"/>
          <w:szCs w:val="24"/>
        </w:rPr>
      </w:pPr>
      <w:r w:rsidRPr="00B459A3">
        <w:rPr>
          <w:rStyle w:val="Strong"/>
          <w:rFonts w:ascii="Times New Roman" w:hAnsi="Times New Roman" w:cs="Times New Roman"/>
          <w:bCs w:val="0"/>
          <w:sz w:val="24"/>
          <w:szCs w:val="24"/>
        </w:rPr>
        <w:t>b) Asset Custody and Use</w:t>
      </w:r>
    </w:p>
    <w:p w:rsidR="00B459A3" w:rsidRPr="00B459A3" w:rsidRDefault="00B459A3" w:rsidP="00B459A3">
      <w:pPr>
        <w:numPr>
          <w:ilvl w:val="0"/>
          <w:numId w:val="429"/>
        </w:numPr>
        <w:spacing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Assets are issued to departments under </w:t>
      </w:r>
      <w:r w:rsidRPr="00B459A3">
        <w:rPr>
          <w:rStyle w:val="Strong"/>
          <w:rFonts w:ascii="Times New Roman" w:hAnsi="Times New Roman" w:cs="Times New Roman"/>
          <w:sz w:val="24"/>
          <w:szCs w:val="24"/>
        </w:rPr>
        <w:t>custodial responsibility</w:t>
      </w:r>
      <w:r w:rsidRPr="00B459A3">
        <w:rPr>
          <w:rFonts w:ascii="Times New Roman" w:hAnsi="Times New Roman" w:cs="Times New Roman"/>
          <w:sz w:val="24"/>
          <w:szCs w:val="24"/>
        </w:rPr>
        <w:t xml:space="preserve">. </w:t>
      </w:r>
    </w:p>
    <w:p w:rsidR="00B459A3" w:rsidRPr="00B459A3" w:rsidRDefault="00B459A3" w:rsidP="00B459A3">
      <w:pPr>
        <w:numPr>
          <w:ilvl w:val="0"/>
          <w:numId w:val="429"/>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Assets must be used </w:t>
      </w:r>
      <w:r w:rsidRPr="00B459A3">
        <w:rPr>
          <w:rStyle w:val="Strong"/>
          <w:rFonts w:ascii="Times New Roman" w:hAnsi="Times New Roman" w:cs="Times New Roman"/>
          <w:sz w:val="24"/>
          <w:szCs w:val="24"/>
        </w:rPr>
        <w:t>strictly for institutional purposes</w:t>
      </w:r>
      <w:r w:rsidRPr="00B459A3">
        <w:rPr>
          <w:rFonts w:ascii="Times New Roman" w:hAnsi="Times New Roman" w:cs="Times New Roman"/>
          <w:sz w:val="24"/>
          <w:szCs w:val="24"/>
        </w:rPr>
        <w:t xml:space="preserve">. </w:t>
      </w:r>
    </w:p>
    <w:p w:rsidR="00B459A3" w:rsidRPr="00B459A3" w:rsidRDefault="00B459A3" w:rsidP="00B459A3">
      <w:pPr>
        <w:numPr>
          <w:ilvl w:val="0"/>
          <w:numId w:val="429"/>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Users are responsible for safeguarding assets against loss, damage, or misuse.</w:t>
      </w:r>
    </w:p>
    <w:p w:rsidR="00B459A3" w:rsidRPr="00B459A3" w:rsidRDefault="00B459A3" w:rsidP="00B459A3">
      <w:pPr>
        <w:spacing w:after="0"/>
        <w:rPr>
          <w:rFonts w:ascii="Times New Roman" w:hAnsi="Times New Roman" w:cs="Times New Roman"/>
          <w:sz w:val="24"/>
          <w:szCs w:val="24"/>
        </w:rPr>
      </w:pPr>
    </w:p>
    <w:p w:rsidR="00B459A3" w:rsidRPr="00B459A3" w:rsidRDefault="00B459A3" w:rsidP="00B459A3">
      <w:pPr>
        <w:pStyle w:val="Heading4"/>
        <w:rPr>
          <w:rFonts w:ascii="Times New Roman" w:hAnsi="Times New Roman" w:cs="Times New Roman"/>
          <w:sz w:val="24"/>
          <w:szCs w:val="24"/>
        </w:rPr>
      </w:pPr>
      <w:r w:rsidRPr="00B459A3">
        <w:rPr>
          <w:rStyle w:val="Strong"/>
          <w:rFonts w:ascii="Times New Roman" w:hAnsi="Times New Roman" w:cs="Times New Roman"/>
          <w:bCs w:val="0"/>
          <w:sz w:val="24"/>
          <w:szCs w:val="24"/>
        </w:rPr>
        <w:t>c) Inventory Control</w:t>
      </w:r>
    </w:p>
    <w:p w:rsidR="00B459A3" w:rsidRPr="00B459A3" w:rsidRDefault="00B459A3" w:rsidP="00B459A3">
      <w:pPr>
        <w:numPr>
          <w:ilvl w:val="0"/>
          <w:numId w:val="430"/>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Regular </w:t>
      </w:r>
      <w:r w:rsidRPr="00B459A3">
        <w:rPr>
          <w:rStyle w:val="Strong"/>
          <w:rFonts w:ascii="Times New Roman" w:hAnsi="Times New Roman" w:cs="Times New Roman"/>
          <w:sz w:val="24"/>
          <w:szCs w:val="24"/>
        </w:rPr>
        <w:t>physical stock-taking and verification</w:t>
      </w:r>
      <w:r>
        <w:rPr>
          <w:rFonts w:ascii="Times New Roman" w:hAnsi="Times New Roman" w:cs="Times New Roman"/>
          <w:sz w:val="24"/>
          <w:szCs w:val="24"/>
        </w:rPr>
        <w:t xml:space="preserve"> is conducted annually.</w:t>
      </w:r>
    </w:p>
    <w:p w:rsidR="00B459A3" w:rsidRPr="00B459A3" w:rsidRDefault="00B459A3" w:rsidP="00B459A3">
      <w:pPr>
        <w:numPr>
          <w:ilvl w:val="0"/>
          <w:numId w:val="430"/>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Inventory records are reconciled with physical counts to identify discrepancies. </w:t>
      </w:r>
    </w:p>
    <w:p w:rsidR="00B459A3" w:rsidRPr="00B459A3" w:rsidRDefault="00B459A3" w:rsidP="00B459A3">
      <w:pPr>
        <w:numPr>
          <w:ilvl w:val="0"/>
          <w:numId w:val="430"/>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Losses, damages, or shortages are reported immediately and investigated. </w:t>
      </w:r>
    </w:p>
    <w:p w:rsidR="00B459A3" w:rsidRPr="00B459A3" w:rsidRDefault="00B459A3" w:rsidP="00B459A3">
      <w:pPr>
        <w:numPr>
          <w:ilvl w:val="0"/>
          <w:numId w:val="430"/>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Obsolete, damaged, or idle assets are flagged for </w:t>
      </w:r>
      <w:r w:rsidRPr="00B459A3">
        <w:rPr>
          <w:rStyle w:val="Strong"/>
          <w:rFonts w:ascii="Times New Roman" w:hAnsi="Times New Roman" w:cs="Times New Roman"/>
          <w:sz w:val="24"/>
          <w:szCs w:val="24"/>
        </w:rPr>
        <w:t>repair, reallocation, or disposal</w:t>
      </w:r>
      <w:r w:rsidRPr="00B459A3">
        <w:rPr>
          <w:rFonts w:ascii="Times New Roman" w:hAnsi="Times New Roman" w:cs="Times New Roman"/>
          <w:sz w:val="24"/>
          <w:szCs w:val="24"/>
        </w:rPr>
        <w:t>.</w:t>
      </w:r>
    </w:p>
    <w:p w:rsidR="00B459A3" w:rsidRPr="00B459A3" w:rsidRDefault="00B459A3" w:rsidP="00B459A3">
      <w:pPr>
        <w:pStyle w:val="Heading4"/>
        <w:rPr>
          <w:rFonts w:ascii="Times New Roman" w:hAnsi="Times New Roman" w:cs="Times New Roman"/>
          <w:sz w:val="24"/>
          <w:szCs w:val="24"/>
        </w:rPr>
      </w:pPr>
      <w:r w:rsidRPr="00B459A3">
        <w:rPr>
          <w:rStyle w:val="Strong"/>
          <w:rFonts w:ascii="Times New Roman" w:hAnsi="Times New Roman" w:cs="Times New Roman"/>
          <w:bCs w:val="0"/>
          <w:sz w:val="24"/>
          <w:szCs w:val="24"/>
        </w:rPr>
        <w:t>d) Maintenance and Depreciation</w:t>
      </w:r>
    </w:p>
    <w:p w:rsidR="00B459A3" w:rsidRPr="00B459A3" w:rsidRDefault="00B459A3" w:rsidP="00B459A3">
      <w:pPr>
        <w:numPr>
          <w:ilvl w:val="0"/>
          <w:numId w:val="431"/>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Assets are maintained through </w:t>
      </w:r>
      <w:r w:rsidRPr="00B459A3">
        <w:rPr>
          <w:rStyle w:val="Strong"/>
          <w:rFonts w:ascii="Times New Roman" w:hAnsi="Times New Roman" w:cs="Times New Roman"/>
          <w:sz w:val="24"/>
          <w:szCs w:val="24"/>
        </w:rPr>
        <w:t>scheduled servicing and repairs</w:t>
      </w:r>
      <w:r w:rsidRPr="00B459A3">
        <w:rPr>
          <w:rFonts w:ascii="Times New Roman" w:hAnsi="Times New Roman" w:cs="Times New Roman"/>
          <w:sz w:val="24"/>
          <w:szCs w:val="24"/>
        </w:rPr>
        <w:t xml:space="preserve"> to extend useful life. </w:t>
      </w:r>
    </w:p>
    <w:p w:rsidR="00B459A3" w:rsidRPr="00B459A3" w:rsidRDefault="00B459A3" w:rsidP="00B459A3">
      <w:pPr>
        <w:numPr>
          <w:ilvl w:val="0"/>
          <w:numId w:val="431"/>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Depreciation of assets is calculated in accordance with </w:t>
      </w:r>
      <w:r w:rsidRPr="00B459A3">
        <w:rPr>
          <w:rStyle w:val="Strong"/>
          <w:rFonts w:ascii="Times New Roman" w:hAnsi="Times New Roman" w:cs="Times New Roman"/>
          <w:sz w:val="24"/>
          <w:szCs w:val="24"/>
        </w:rPr>
        <w:t>accepted accounting standards</w:t>
      </w:r>
      <w:r w:rsidRPr="00B459A3">
        <w:rPr>
          <w:rFonts w:ascii="Times New Roman" w:hAnsi="Times New Roman" w:cs="Times New Roman"/>
          <w:sz w:val="24"/>
          <w:szCs w:val="24"/>
        </w:rPr>
        <w:t xml:space="preserve">. </w:t>
      </w:r>
    </w:p>
    <w:p w:rsidR="00B459A3" w:rsidRPr="00B459A3" w:rsidRDefault="00B459A3" w:rsidP="00B459A3">
      <w:pPr>
        <w:numPr>
          <w:ilvl w:val="0"/>
          <w:numId w:val="431"/>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Maintenance and depreciation records support financial reporting and asset replacement planning.</w:t>
      </w:r>
    </w:p>
    <w:p w:rsidR="00B459A3" w:rsidRPr="00B459A3" w:rsidRDefault="00B459A3" w:rsidP="00B459A3">
      <w:pPr>
        <w:spacing w:after="0"/>
        <w:rPr>
          <w:rFonts w:ascii="Times New Roman" w:hAnsi="Times New Roman" w:cs="Times New Roman"/>
          <w:sz w:val="24"/>
          <w:szCs w:val="24"/>
        </w:rPr>
      </w:pPr>
    </w:p>
    <w:p w:rsidR="00B459A3" w:rsidRPr="00B459A3" w:rsidRDefault="00B459A3" w:rsidP="00B459A3">
      <w:pPr>
        <w:pStyle w:val="Heading4"/>
        <w:rPr>
          <w:rFonts w:ascii="Times New Roman" w:hAnsi="Times New Roman" w:cs="Times New Roman"/>
          <w:sz w:val="24"/>
          <w:szCs w:val="24"/>
        </w:rPr>
      </w:pPr>
      <w:r w:rsidRPr="00B459A3">
        <w:rPr>
          <w:rStyle w:val="Strong"/>
          <w:rFonts w:ascii="Times New Roman" w:hAnsi="Times New Roman" w:cs="Times New Roman"/>
          <w:bCs w:val="0"/>
          <w:sz w:val="24"/>
          <w:szCs w:val="24"/>
        </w:rPr>
        <w:t>e) Disposal of Assets</w:t>
      </w:r>
    </w:p>
    <w:p w:rsidR="00B459A3" w:rsidRPr="00B459A3" w:rsidRDefault="00B459A3" w:rsidP="00B459A3">
      <w:pPr>
        <w:numPr>
          <w:ilvl w:val="0"/>
          <w:numId w:val="432"/>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Disposal of assets follows the approved </w:t>
      </w:r>
      <w:r w:rsidRPr="00B459A3">
        <w:rPr>
          <w:rStyle w:val="Strong"/>
          <w:rFonts w:ascii="Times New Roman" w:hAnsi="Times New Roman" w:cs="Times New Roman"/>
          <w:sz w:val="24"/>
          <w:szCs w:val="24"/>
        </w:rPr>
        <w:t>Asset Disposal and Decommissioning Policy</w:t>
      </w:r>
      <w:r w:rsidRPr="00B459A3">
        <w:rPr>
          <w:rFonts w:ascii="Times New Roman" w:hAnsi="Times New Roman" w:cs="Times New Roman"/>
          <w:sz w:val="24"/>
          <w:szCs w:val="24"/>
        </w:rPr>
        <w:t xml:space="preserve">. </w:t>
      </w:r>
    </w:p>
    <w:p w:rsidR="00B459A3" w:rsidRPr="00B459A3" w:rsidRDefault="00B459A3" w:rsidP="00B459A3">
      <w:pPr>
        <w:numPr>
          <w:ilvl w:val="0"/>
          <w:numId w:val="432"/>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Disposed assets are removed from the asset register.</w:t>
      </w:r>
    </w:p>
    <w:p w:rsidR="00B459A3" w:rsidRDefault="00B459A3" w:rsidP="00B459A3">
      <w:pPr>
        <w:spacing w:after="0"/>
        <w:rPr>
          <w:rFonts w:ascii="Times New Roman" w:hAnsi="Times New Roman" w:cs="Times New Roman"/>
          <w:sz w:val="24"/>
          <w:szCs w:val="24"/>
        </w:rPr>
      </w:pPr>
    </w:p>
    <w:p w:rsidR="00B459A3" w:rsidRPr="007528CA" w:rsidRDefault="00B459A3" w:rsidP="00B459A3">
      <w:pPr>
        <w:pStyle w:val="Heading3"/>
        <w:rPr>
          <w:rFonts w:ascii="Times New Roman" w:hAnsi="Times New Roman" w:cs="Times New Roman"/>
          <w:sz w:val="28"/>
        </w:rPr>
      </w:pPr>
      <w:r w:rsidRPr="007528CA">
        <w:rPr>
          <w:rStyle w:val="Strong"/>
          <w:rFonts w:ascii="Times New Roman" w:hAnsi="Times New Roman" w:cs="Times New Roman"/>
          <w:bCs w:val="0"/>
          <w:sz w:val="28"/>
        </w:rPr>
        <w:t>Resource Mobilization (Grants, Donations, and Income-Generating Projects)</w:t>
      </w:r>
    </w:p>
    <w:p w:rsidR="00B459A3" w:rsidRPr="00B459A3" w:rsidRDefault="007528CA" w:rsidP="00B459A3">
      <w:pPr>
        <w:pStyle w:val="NormalWeb"/>
      </w:pPr>
      <w:r>
        <w:t xml:space="preserve">This section outlines how Ruralnet Training </w:t>
      </w:r>
      <w:r w:rsidR="00B459A3" w:rsidRPr="00B459A3">
        <w:t xml:space="preserve">College seeks, manages, and utilizes </w:t>
      </w:r>
      <w:r w:rsidR="00B459A3" w:rsidRPr="00B459A3">
        <w:rPr>
          <w:rStyle w:val="Strong"/>
        </w:rPr>
        <w:t>additional financial and material resources</w:t>
      </w:r>
      <w:r w:rsidR="00B459A3" w:rsidRPr="00B459A3">
        <w:t xml:space="preserve"> to support institutional sustainability, growth, and innovation beyond tuition revenue.</w:t>
      </w:r>
    </w:p>
    <w:p w:rsidR="00B459A3" w:rsidRPr="00B459A3" w:rsidRDefault="00B459A3" w:rsidP="00B459A3">
      <w:pPr>
        <w:rPr>
          <w:rFonts w:ascii="Times New Roman" w:hAnsi="Times New Roman" w:cs="Times New Roman"/>
          <w:sz w:val="24"/>
          <w:szCs w:val="24"/>
        </w:rPr>
      </w:pPr>
    </w:p>
    <w:p w:rsidR="00B459A3" w:rsidRPr="007528CA" w:rsidRDefault="00B459A3" w:rsidP="00B459A3">
      <w:pPr>
        <w:pStyle w:val="Heading4"/>
        <w:rPr>
          <w:rFonts w:ascii="Times New Roman" w:hAnsi="Times New Roman" w:cs="Times New Roman"/>
          <w:sz w:val="24"/>
          <w:szCs w:val="24"/>
        </w:rPr>
      </w:pPr>
      <w:r w:rsidRPr="007528CA">
        <w:rPr>
          <w:rStyle w:val="Strong"/>
          <w:rFonts w:ascii="Times New Roman" w:hAnsi="Times New Roman" w:cs="Times New Roman"/>
          <w:bCs w:val="0"/>
          <w:sz w:val="24"/>
          <w:szCs w:val="24"/>
        </w:rPr>
        <w:t>a) Purpose of Resource Mobilization</w:t>
      </w:r>
    </w:p>
    <w:p w:rsidR="00B459A3" w:rsidRPr="00B459A3" w:rsidRDefault="00B459A3" w:rsidP="00B459A3">
      <w:pPr>
        <w:numPr>
          <w:ilvl w:val="0"/>
          <w:numId w:val="433"/>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To supplement institutional income and reduce over-reliance on student fees. </w:t>
      </w:r>
    </w:p>
    <w:p w:rsidR="00B459A3" w:rsidRPr="00B459A3" w:rsidRDefault="00B459A3" w:rsidP="00B459A3">
      <w:pPr>
        <w:numPr>
          <w:ilvl w:val="0"/>
          <w:numId w:val="433"/>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lastRenderedPageBreak/>
        <w:t xml:space="preserve">To support development of </w:t>
      </w:r>
      <w:r w:rsidRPr="00B459A3">
        <w:rPr>
          <w:rStyle w:val="Strong"/>
          <w:rFonts w:ascii="Times New Roman" w:hAnsi="Times New Roman" w:cs="Times New Roman"/>
          <w:sz w:val="24"/>
          <w:szCs w:val="24"/>
        </w:rPr>
        <w:t>ICT infrastructure, research, innovation, and student programs</w:t>
      </w:r>
      <w:r w:rsidRPr="00B459A3">
        <w:rPr>
          <w:rFonts w:ascii="Times New Roman" w:hAnsi="Times New Roman" w:cs="Times New Roman"/>
          <w:sz w:val="24"/>
          <w:szCs w:val="24"/>
        </w:rPr>
        <w:t xml:space="preserve">. </w:t>
      </w:r>
    </w:p>
    <w:p w:rsidR="00B459A3" w:rsidRPr="00B459A3" w:rsidRDefault="00B459A3" w:rsidP="00B459A3">
      <w:pPr>
        <w:numPr>
          <w:ilvl w:val="0"/>
          <w:numId w:val="433"/>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To enhance institutional sustainability and competitiveness.</w:t>
      </w:r>
    </w:p>
    <w:p w:rsidR="00B459A3" w:rsidRPr="00B459A3" w:rsidRDefault="00B459A3" w:rsidP="00B459A3">
      <w:pPr>
        <w:spacing w:after="0"/>
        <w:rPr>
          <w:rFonts w:ascii="Times New Roman" w:hAnsi="Times New Roman" w:cs="Times New Roman"/>
          <w:sz w:val="24"/>
          <w:szCs w:val="24"/>
        </w:rPr>
      </w:pPr>
    </w:p>
    <w:p w:rsidR="00B459A3" w:rsidRPr="007528CA" w:rsidRDefault="00B459A3" w:rsidP="00B459A3">
      <w:pPr>
        <w:pStyle w:val="Heading4"/>
        <w:rPr>
          <w:rFonts w:ascii="Times New Roman" w:hAnsi="Times New Roman" w:cs="Times New Roman"/>
          <w:sz w:val="24"/>
          <w:szCs w:val="24"/>
        </w:rPr>
      </w:pPr>
      <w:r w:rsidRPr="007528CA">
        <w:rPr>
          <w:rStyle w:val="Strong"/>
          <w:rFonts w:ascii="Times New Roman" w:hAnsi="Times New Roman" w:cs="Times New Roman"/>
          <w:bCs w:val="0"/>
          <w:sz w:val="24"/>
          <w:szCs w:val="24"/>
        </w:rPr>
        <w:t>b) Grants and External Funding</w:t>
      </w:r>
    </w:p>
    <w:p w:rsidR="00B459A3" w:rsidRPr="00B459A3" w:rsidRDefault="00B459A3" w:rsidP="00B459A3">
      <w:pPr>
        <w:numPr>
          <w:ilvl w:val="0"/>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The college actively seeks </w:t>
      </w:r>
      <w:r w:rsidRPr="00B459A3">
        <w:rPr>
          <w:rStyle w:val="Strong"/>
          <w:rFonts w:ascii="Times New Roman" w:hAnsi="Times New Roman" w:cs="Times New Roman"/>
          <w:sz w:val="24"/>
          <w:szCs w:val="24"/>
        </w:rPr>
        <w:t>grants from government agencies, development partners, NGOs, and international organizations</w:t>
      </w:r>
      <w:r w:rsidRPr="00B459A3">
        <w:rPr>
          <w:rFonts w:ascii="Times New Roman" w:hAnsi="Times New Roman" w:cs="Times New Roman"/>
          <w:sz w:val="24"/>
          <w:szCs w:val="24"/>
        </w:rPr>
        <w:t xml:space="preserve">. </w:t>
      </w:r>
    </w:p>
    <w:p w:rsidR="00B459A3" w:rsidRPr="00B459A3" w:rsidRDefault="00B459A3" w:rsidP="00B459A3">
      <w:pPr>
        <w:numPr>
          <w:ilvl w:val="0"/>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Grant proposals are developed in alignment with:</w:t>
      </w:r>
    </w:p>
    <w:p w:rsidR="00B459A3" w:rsidRPr="00B459A3" w:rsidRDefault="00B459A3" w:rsidP="00B459A3">
      <w:pPr>
        <w:numPr>
          <w:ilvl w:val="1"/>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Institutional strategic goals </w:t>
      </w:r>
    </w:p>
    <w:p w:rsidR="00B459A3" w:rsidRPr="00B459A3" w:rsidRDefault="00B459A3" w:rsidP="00B459A3">
      <w:pPr>
        <w:numPr>
          <w:ilvl w:val="1"/>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Academic development priorities</w:t>
      </w:r>
    </w:p>
    <w:p w:rsidR="00B459A3" w:rsidRPr="00B459A3" w:rsidRDefault="00B459A3" w:rsidP="00B459A3">
      <w:pPr>
        <w:numPr>
          <w:ilvl w:val="0"/>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All grant applications require </w:t>
      </w:r>
      <w:r w:rsidRPr="00B459A3">
        <w:rPr>
          <w:rStyle w:val="Strong"/>
          <w:rFonts w:ascii="Times New Roman" w:hAnsi="Times New Roman" w:cs="Times New Roman"/>
          <w:sz w:val="24"/>
          <w:szCs w:val="24"/>
        </w:rPr>
        <w:t>management approval</w:t>
      </w:r>
      <w:r w:rsidRPr="00B459A3">
        <w:rPr>
          <w:rFonts w:ascii="Times New Roman" w:hAnsi="Times New Roman" w:cs="Times New Roman"/>
          <w:sz w:val="24"/>
          <w:szCs w:val="24"/>
        </w:rPr>
        <w:t xml:space="preserve"> before submission. </w:t>
      </w:r>
    </w:p>
    <w:p w:rsidR="00B459A3" w:rsidRPr="00B459A3" w:rsidRDefault="00B459A3" w:rsidP="00B459A3">
      <w:pPr>
        <w:numPr>
          <w:ilvl w:val="0"/>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Grant funds are:</w:t>
      </w:r>
    </w:p>
    <w:p w:rsidR="00B459A3" w:rsidRPr="00B459A3" w:rsidRDefault="00B459A3" w:rsidP="00B459A3">
      <w:pPr>
        <w:numPr>
          <w:ilvl w:val="1"/>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Used strictly for the approved purpose </w:t>
      </w:r>
    </w:p>
    <w:p w:rsidR="00B459A3" w:rsidRPr="00B459A3" w:rsidRDefault="00B459A3" w:rsidP="00B459A3">
      <w:pPr>
        <w:numPr>
          <w:ilvl w:val="1"/>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Properly accounted for and reported to donors</w:t>
      </w:r>
    </w:p>
    <w:p w:rsidR="00B459A3" w:rsidRPr="00B459A3" w:rsidRDefault="00B459A3" w:rsidP="00B459A3">
      <w:pPr>
        <w:numPr>
          <w:ilvl w:val="0"/>
          <w:numId w:val="434"/>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Compliance with donor conditions and reporting timelines is mandatory.</w:t>
      </w:r>
    </w:p>
    <w:p w:rsidR="00B459A3" w:rsidRPr="00B459A3" w:rsidRDefault="00B459A3" w:rsidP="00B459A3">
      <w:pPr>
        <w:spacing w:after="0"/>
        <w:rPr>
          <w:rFonts w:ascii="Times New Roman" w:hAnsi="Times New Roman" w:cs="Times New Roman"/>
          <w:sz w:val="24"/>
          <w:szCs w:val="24"/>
        </w:rPr>
      </w:pPr>
    </w:p>
    <w:p w:rsidR="00B459A3" w:rsidRPr="007528CA" w:rsidRDefault="00B459A3" w:rsidP="00B459A3">
      <w:pPr>
        <w:pStyle w:val="Heading4"/>
        <w:rPr>
          <w:rFonts w:ascii="Times New Roman" w:hAnsi="Times New Roman" w:cs="Times New Roman"/>
          <w:sz w:val="24"/>
          <w:szCs w:val="24"/>
        </w:rPr>
      </w:pPr>
      <w:r w:rsidRPr="007528CA">
        <w:rPr>
          <w:rStyle w:val="Strong"/>
          <w:rFonts w:ascii="Times New Roman" w:hAnsi="Times New Roman" w:cs="Times New Roman"/>
          <w:bCs w:val="0"/>
          <w:sz w:val="24"/>
          <w:szCs w:val="24"/>
        </w:rPr>
        <w:t>c) Donations and Sponsorships</w:t>
      </w:r>
    </w:p>
    <w:p w:rsidR="00B459A3" w:rsidRPr="00B459A3" w:rsidRDefault="00B459A3" w:rsidP="00B459A3">
      <w:pPr>
        <w:numPr>
          <w:ilvl w:val="0"/>
          <w:numId w:val="435"/>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The institution may receive </w:t>
      </w:r>
      <w:r w:rsidRPr="00B459A3">
        <w:rPr>
          <w:rStyle w:val="Strong"/>
          <w:rFonts w:ascii="Times New Roman" w:hAnsi="Times New Roman" w:cs="Times New Roman"/>
          <w:sz w:val="24"/>
          <w:szCs w:val="24"/>
        </w:rPr>
        <w:t>financial or material donations</w:t>
      </w:r>
      <w:r w:rsidRPr="00B459A3">
        <w:rPr>
          <w:rFonts w:ascii="Times New Roman" w:hAnsi="Times New Roman" w:cs="Times New Roman"/>
          <w:sz w:val="24"/>
          <w:szCs w:val="24"/>
        </w:rPr>
        <w:t xml:space="preserve"> from individuals, corporations, alumni, or partner organizations. </w:t>
      </w:r>
    </w:p>
    <w:p w:rsidR="00B459A3" w:rsidRPr="00B459A3" w:rsidRDefault="00B459A3" w:rsidP="00B459A3">
      <w:pPr>
        <w:numPr>
          <w:ilvl w:val="0"/>
          <w:numId w:val="435"/>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All donations must be:</w:t>
      </w:r>
    </w:p>
    <w:p w:rsidR="00B459A3" w:rsidRPr="00B459A3" w:rsidRDefault="00B459A3" w:rsidP="00B459A3">
      <w:pPr>
        <w:numPr>
          <w:ilvl w:val="1"/>
          <w:numId w:val="435"/>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Declared and formally acknowledged </w:t>
      </w:r>
    </w:p>
    <w:p w:rsidR="00B459A3" w:rsidRPr="00B459A3" w:rsidRDefault="00B459A3" w:rsidP="00B459A3">
      <w:pPr>
        <w:numPr>
          <w:ilvl w:val="1"/>
          <w:numId w:val="435"/>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Recorded in financial and asset registers</w:t>
      </w:r>
    </w:p>
    <w:p w:rsidR="00B459A3" w:rsidRPr="00B459A3" w:rsidRDefault="00B459A3" w:rsidP="00B459A3">
      <w:pPr>
        <w:numPr>
          <w:ilvl w:val="0"/>
          <w:numId w:val="435"/>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Donations must not compromise the institution’s </w:t>
      </w:r>
      <w:r w:rsidRPr="00B459A3">
        <w:rPr>
          <w:rStyle w:val="Strong"/>
          <w:rFonts w:ascii="Times New Roman" w:hAnsi="Times New Roman" w:cs="Times New Roman"/>
          <w:sz w:val="24"/>
          <w:szCs w:val="24"/>
        </w:rPr>
        <w:t>independence, ethics, or academic integrity</w:t>
      </w:r>
      <w:r w:rsidRPr="00B459A3">
        <w:rPr>
          <w:rFonts w:ascii="Times New Roman" w:hAnsi="Times New Roman" w:cs="Times New Roman"/>
          <w:sz w:val="24"/>
          <w:szCs w:val="24"/>
        </w:rPr>
        <w:t xml:space="preserve">. </w:t>
      </w:r>
    </w:p>
    <w:p w:rsidR="00B459A3" w:rsidRPr="00B459A3" w:rsidRDefault="00B459A3" w:rsidP="00B459A3">
      <w:pPr>
        <w:numPr>
          <w:ilvl w:val="0"/>
          <w:numId w:val="435"/>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Sponsored projects and facilities are managed transparently and in line with institutional values.</w:t>
      </w:r>
    </w:p>
    <w:p w:rsidR="00B459A3" w:rsidRPr="00B459A3" w:rsidRDefault="00B459A3" w:rsidP="00B459A3">
      <w:pPr>
        <w:spacing w:after="0"/>
        <w:rPr>
          <w:rFonts w:ascii="Times New Roman" w:hAnsi="Times New Roman" w:cs="Times New Roman"/>
          <w:sz w:val="24"/>
          <w:szCs w:val="24"/>
        </w:rPr>
      </w:pPr>
    </w:p>
    <w:p w:rsidR="00B459A3" w:rsidRPr="007528CA" w:rsidRDefault="00B459A3" w:rsidP="00B459A3">
      <w:pPr>
        <w:pStyle w:val="Heading4"/>
        <w:rPr>
          <w:rFonts w:ascii="Times New Roman" w:hAnsi="Times New Roman" w:cs="Times New Roman"/>
          <w:sz w:val="24"/>
          <w:szCs w:val="24"/>
        </w:rPr>
      </w:pPr>
      <w:r w:rsidRPr="007528CA">
        <w:rPr>
          <w:rStyle w:val="Strong"/>
          <w:rFonts w:ascii="Times New Roman" w:hAnsi="Times New Roman" w:cs="Times New Roman"/>
          <w:bCs w:val="0"/>
          <w:sz w:val="24"/>
          <w:szCs w:val="24"/>
        </w:rPr>
        <w:t>d) Income-Generating Projects</w:t>
      </w:r>
    </w:p>
    <w:p w:rsidR="00B459A3" w:rsidRPr="00B459A3" w:rsidRDefault="00B459A3" w:rsidP="00B459A3">
      <w:pPr>
        <w:numPr>
          <w:ilvl w:val="0"/>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The college may establish </w:t>
      </w:r>
      <w:r w:rsidRPr="00B459A3">
        <w:rPr>
          <w:rStyle w:val="Strong"/>
          <w:rFonts w:ascii="Times New Roman" w:hAnsi="Times New Roman" w:cs="Times New Roman"/>
          <w:sz w:val="24"/>
          <w:szCs w:val="24"/>
        </w:rPr>
        <w:t>income-generating activities (IGAs)</w:t>
      </w:r>
      <w:r w:rsidRPr="00B459A3">
        <w:rPr>
          <w:rFonts w:ascii="Times New Roman" w:hAnsi="Times New Roman" w:cs="Times New Roman"/>
          <w:sz w:val="24"/>
          <w:szCs w:val="24"/>
        </w:rPr>
        <w:t xml:space="preserve"> such as:</w:t>
      </w:r>
    </w:p>
    <w:p w:rsidR="00B459A3" w:rsidRPr="00B459A3"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Short professional ICT courses and certifications </w:t>
      </w:r>
    </w:p>
    <w:p w:rsidR="00B459A3" w:rsidRPr="00B459A3"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technical support services</w:t>
      </w:r>
      <w:r w:rsidR="007528CA">
        <w:rPr>
          <w:rFonts w:ascii="Times New Roman" w:hAnsi="Times New Roman" w:cs="Times New Roman"/>
          <w:sz w:val="24"/>
          <w:szCs w:val="24"/>
        </w:rPr>
        <w:t xml:space="preserve"> such as computer repair</w:t>
      </w:r>
      <w:r w:rsidRPr="00B459A3">
        <w:rPr>
          <w:rFonts w:ascii="Times New Roman" w:hAnsi="Times New Roman" w:cs="Times New Roman"/>
          <w:sz w:val="24"/>
          <w:szCs w:val="24"/>
        </w:rPr>
        <w:t xml:space="preserve"> </w:t>
      </w:r>
    </w:p>
    <w:p w:rsidR="007528CA"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Software </w:t>
      </w:r>
      <w:r w:rsidR="007528CA">
        <w:rPr>
          <w:rFonts w:ascii="Times New Roman" w:hAnsi="Times New Roman" w:cs="Times New Roman"/>
          <w:sz w:val="24"/>
          <w:szCs w:val="24"/>
        </w:rPr>
        <w:t>installation</w:t>
      </w:r>
    </w:p>
    <w:p w:rsidR="00B459A3" w:rsidRPr="00B459A3" w:rsidRDefault="007528CA" w:rsidP="00B459A3">
      <w:pPr>
        <w:numPr>
          <w:ilvl w:val="1"/>
          <w:numId w:val="43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Developing websites to interested clients. </w:t>
      </w:r>
      <w:r w:rsidR="00B459A3" w:rsidRPr="00B459A3">
        <w:rPr>
          <w:rFonts w:ascii="Times New Roman" w:hAnsi="Times New Roman" w:cs="Times New Roman"/>
          <w:sz w:val="24"/>
          <w:szCs w:val="24"/>
        </w:rPr>
        <w:t xml:space="preserve"> </w:t>
      </w:r>
    </w:p>
    <w:p w:rsidR="00B459A3" w:rsidRPr="00B459A3" w:rsidRDefault="007528CA" w:rsidP="00B459A3">
      <w:pPr>
        <w:numPr>
          <w:ilvl w:val="1"/>
          <w:numId w:val="436"/>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Designing and printing services. </w:t>
      </w:r>
    </w:p>
    <w:p w:rsidR="00B459A3" w:rsidRPr="00B459A3" w:rsidRDefault="00B459A3" w:rsidP="00B459A3">
      <w:pPr>
        <w:numPr>
          <w:ilvl w:val="0"/>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IGAs must be:</w:t>
      </w:r>
    </w:p>
    <w:p w:rsidR="00B459A3" w:rsidRPr="00B459A3"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Approved by management </w:t>
      </w:r>
    </w:p>
    <w:p w:rsidR="00B459A3" w:rsidRPr="00B459A3"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Financially viable and legally compliant</w:t>
      </w:r>
    </w:p>
    <w:p w:rsidR="00B459A3" w:rsidRPr="00B459A3" w:rsidRDefault="00B459A3" w:rsidP="00B459A3">
      <w:pPr>
        <w:numPr>
          <w:ilvl w:val="0"/>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Income generated is:</w:t>
      </w:r>
    </w:p>
    <w:p w:rsidR="00B459A3" w:rsidRPr="00B459A3"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Properly accounted for </w:t>
      </w:r>
    </w:p>
    <w:p w:rsidR="00B459A3" w:rsidRPr="00B459A3" w:rsidRDefault="00B459A3" w:rsidP="00B459A3">
      <w:pPr>
        <w:numPr>
          <w:ilvl w:val="1"/>
          <w:numId w:val="436"/>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lastRenderedPageBreak/>
        <w:t>Reinvested into academic programs, infrastructure, and student services</w:t>
      </w:r>
    </w:p>
    <w:p w:rsidR="00B459A3" w:rsidRPr="00B459A3" w:rsidRDefault="00B459A3" w:rsidP="00B459A3">
      <w:pPr>
        <w:spacing w:after="0"/>
        <w:jc w:val="right"/>
        <w:rPr>
          <w:rFonts w:ascii="Times New Roman" w:hAnsi="Times New Roman" w:cs="Times New Roman"/>
          <w:sz w:val="24"/>
          <w:szCs w:val="24"/>
        </w:rPr>
      </w:pPr>
    </w:p>
    <w:p w:rsidR="00B459A3" w:rsidRPr="00B459A3" w:rsidRDefault="00B459A3" w:rsidP="00B459A3">
      <w:pPr>
        <w:pStyle w:val="Heading4"/>
        <w:rPr>
          <w:rFonts w:ascii="Times New Roman" w:hAnsi="Times New Roman" w:cs="Times New Roman"/>
          <w:sz w:val="24"/>
          <w:szCs w:val="24"/>
        </w:rPr>
      </w:pPr>
      <w:r w:rsidRPr="00B459A3">
        <w:rPr>
          <w:rStyle w:val="Strong"/>
          <w:rFonts w:ascii="Times New Roman" w:hAnsi="Times New Roman" w:cs="Times New Roman"/>
          <w:b w:val="0"/>
          <w:bCs w:val="0"/>
          <w:sz w:val="24"/>
          <w:szCs w:val="24"/>
        </w:rPr>
        <w:t>e) Oversight and Accountability</w:t>
      </w:r>
    </w:p>
    <w:p w:rsidR="00B459A3" w:rsidRPr="00B459A3" w:rsidRDefault="00B459A3" w:rsidP="00B459A3">
      <w:pPr>
        <w:numPr>
          <w:ilvl w:val="0"/>
          <w:numId w:val="437"/>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Resource mobilization activities are overseen by </w:t>
      </w:r>
      <w:r w:rsidRPr="00B459A3">
        <w:rPr>
          <w:rStyle w:val="Strong"/>
          <w:rFonts w:ascii="Times New Roman" w:hAnsi="Times New Roman" w:cs="Times New Roman"/>
          <w:sz w:val="24"/>
          <w:szCs w:val="24"/>
        </w:rPr>
        <w:t>management and finance committees</w:t>
      </w:r>
      <w:r w:rsidRPr="00B459A3">
        <w:rPr>
          <w:rFonts w:ascii="Times New Roman" w:hAnsi="Times New Roman" w:cs="Times New Roman"/>
          <w:sz w:val="24"/>
          <w:szCs w:val="24"/>
        </w:rPr>
        <w:t xml:space="preserve">. </w:t>
      </w:r>
    </w:p>
    <w:p w:rsidR="00B459A3" w:rsidRPr="00B459A3" w:rsidRDefault="00B459A3" w:rsidP="00B459A3">
      <w:pPr>
        <w:numPr>
          <w:ilvl w:val="0"/>
          <w:numId w:val="437"/>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 xml:space="preserve">Regular financial and performance reports are prepared. </w:t>
      </w:r>
    </w:p>
    <w:p w:rsidR="00B459A3" w:rsidRDefault="00B459A3" w:rsidP="00B459A3">
      <w:pPr>
        <w:numPr>
          <w:ilvl w:val="0"/>
          <w:numId w:val="437"/>
        </w:numPr>
        <w:spacing w:before="100" w:beforeAutospacing="1" w:after="100" w:afterAutospacing="1" w:line="240" w:lineRule="auto"/>
        <w:rPr>
          <w:rFonts w:ascii="Times New Roman" w:hAnsi="Times New Roman" w:cs="Times New Roman"/>
          <w:sz w:val="24"/>
          <w:szCs w:val="24"/>
        </w:rPr>
      </w:pPr>
      <w:r w:rsidRPr="00B459A3">
        <w:rPr>
          <w:rFonts w:ascii="Times New Roman" w:hAnsi="Times New Roman" w:cs="Times New Roman"/>
          <w:sz w:val="24"/>
          <w:szCs w:val="24"/>
        </w:rPr>
        <w:t>Audits ensure transparency, compliance, and effective utilization of resources.</w:t>
      </w: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pStyle w:val="Heading2"/>
      </w:pPr>
      <w:r>
        <w:rPr>
          <w:rStyle w:val="Strong"/>
          <w:b/>
          <w:bCs/>
        </w:rPr>
        <w:lastRenderedPageBreak/>
        <w:t>CHAPTER 8: QUALITY ASSURANCE AND ACCREDITATION</w:t>
      </w:r>
    </w:p>
    <w:p w:rsidR="00C27F92" w:rsidRDefault="00C27F92" w:rsidP="00C27F92">
      <w:pPr>
        <w:pStyle w:val="NormalWeb"/>
      </w:pPr>
      <w:r>
        <w:t xml:space="preserve">This chapter outlines the policies and mechanisms used by the ICT College to </w:t>
      </w:r>
      <w:r>
        <w:rPr>
          <w:rStyle w:val="Strong"/>
        </w:rPr>
        <w:t>maintain high academic standards, ensure continuous improvement, and comply with accreditation requirements</w:t>
      </w:r>
      <w:r>
        <w:t xml:space="preserve"> set by relevant regulatory and professional bodies.</w:t>
      </w:r>
    </w:p>
    <w:p w:rsidR="00C27F92" w:rsidRDefault="00C27F92" w:rsidP="00C27F92">
      <w:r>
        <w:pict>
          <v:rect id="_x0000_i2362" style="width:0;height:1.5pt" o:hralign="center" o:hrstd="t" o:hr="t" fillcolor="#a0a0a0" stroked="f"/>
        </w:pict>
      </w:r>
    </w:p>
    <w:p w:rsidR="00C27F92" w:rsidRDefault="00C27F92" w:rsidP="00C27F92">
      <w:pPr>
        <w:pStyle w:val="Heading3"/>
      </w:pPr>
      <w:r>
        <w:rPr>
          <w:rStyle w:val="Strong"/>
          <w:b w:val="0"/>
          <w:bCs w:val="0"/>
        </w:rPr>
        <w:t>8.1 Purpose</w:t>
      </w:r>
    </w:p>
    <w:p w:rsidR="00C27F92" w:rsidRDefault="00C27F92" w:rsidP="00C27F92">
      <w:pPr>
        <w:numPr>
          <w:ilvl w:val="0"/>
          <w:numId w:val="438"/>
        </w:numPr>
        <w:spacing w:before="100" w:beforeAutospacing="1" w:after="100" w:afterAutospacing="1" w:line="240" w:lineRule="auto"/>
      </w:pPr>
      <w:r>
        <w:t xml:space="preserve">To ensure delivery of </w:t>
      </w:r>
      <w:r>
        <w:rPr>
          <w:rStyle w:val="Strong"/>
        </w:rPr>
        <w:t>quality, relevant, and industry-aligned education and training</w:t>
      </w:r>
      <w:r>
        <w:t xml:space="preserve">. </w:t>
      </w:r>
    </w:p>
    <w:p w:rsidR="00C27F92" w:rsidRDefault="00C27F92" w:rsidP="00C27F92">
      <w:pPr>
        <w:numPr>
          <w:ilvl w:val="0"/>
          <w:numId w:val="438"/>
        </w:numPr>
        <w:spacing w:before="100" w:beforeAutospacing="1" w:after="100" w:afterAutospacing="1" w:line="240" w:lineRule="auto"/>
      </w:pPr>
      <w:r>
        <w:t xml:space="preserve">To promote a culture of </w:t>
      </w:r>
      <w:r>
        <w:rPr>
          <w:rStyle w:val="Strong"/>
        </w:rPr>
        <w:t>continuous improvement and accountability</w:t>
      </w:r>
      <w:r>
        <w:t xml:space="preserve">. </w:t>
      </w:r>
    </w:p>
    <w:p w:rsidR="00C27F92" w:rsidRDefault="00C27F92" w:rsidP="00C27F92">
      <w:pPr>
        <w:numPr>
          <w:ilvl w:val="0"/>
          <w:numId w:val="438"/>
        </w:numPr>
        <w:spacing w:before="100" w:beforeAutospacing="1" w:after="100" w:afterAutospacing="1" w:line="240" w:lineRule="auto"/>
      </w:pPr>
      <w:r>
        <w:t xml:space="preserve">To ensure compliance with </w:t>
      </w:r>
      <w:r>
        <w:rPr>
          <w:rStyle w:val="Strong"/>
        </w:rPr>
        <w:t>national and international accreditation standards</w:t>
      </w:r>
      <w:r>
        <w:t xml:space="preserve">. </w:t>
      </w:r>
    </w:p>
    <w:p w:rsidR="00C27F92" w:rsidRDefault="00C27F92" w:rsidP="00C27F92">
      <w:pPr>
        <w:numPr>
          <w:ilvl w:val="0"/>
          <w:numId w:val="438"/>
        </w:numPr>
        <w:spacing w:before="100" w:beforeAutospacing="1" w:after="100" w:afterAutospacing="1" w:line="240" w:lineRule="auto"/>
      </w:pPr>
      <w:r>
        <w:t>To enhance the credibility and recognition of the institution’s qualifications.</w:t>
      </w:r>
    </w:p>
    <w:p w:rsidR="00C27F92" w:rsidRDefault="00C27F92" w:rsidP="00C27F92">
      <w:pPr>
        <w:spacing w:after="0"/>
      </w:pPr>
      <w:r>
        <w:pict>
          <v:rect id="_x0000_i2363" style="width:0;height:1.5pt" o:hralign="center" o:hrstd="t" o:hr="t" fillcolor="#a0a0a0" stroked="f"/>
        </w:pict>
      </w:r>
    </w:p>
    <w:p w:rsidR="00C27F92" w:rsidRDefault="00C27F92" w:rsidP="00C27F92">
      <w:pPr>
        <w:pStyle w:val="Heading3"/>
      </w:pPr>
      <w:r>
        <w:rPr>
          <w:rStyle w:val="Strong"/>
          <w:b w:val="0"/>
          <w:bCs w:val="0"/>
        </w:rPr>
        <w:t>8.2 Scope</w:t>
      </w:r>
    </w:p>
    <w:p w:rsidR="00C27F92" w:rsidRDefault="00C27F92" w:rsidP="00C27F92">
      <w:pPr>
        <w:pStyle w:val="NormalWeb"/>
      </w:pPr>
      <w:r>
        <w:t>This policy applies to:</w:t>
      </w:r>
    </w:p>
    <w:p w:rsidR="00C27F92" w:rsidRDefault="00C27F92" w:rsidP="00C27F92">
      <w:pPr>
        <w:numPr>
          <w:ilvl w:val="0"/>
          <w:numId w:val="439"/>
        </w:numPr>
        <w:spacing w:before="100" w:beforeAutospacing="1" w:after="100" w:afterAutospacing="1" w:line="240" w:lineRule="auto"/>
      </w:pPr>
      <w:r>
        <w:t xml:space="preserve">All academic programs and courses. </w:t>
      </w:r>
    </w:p>
    <w:p w:rsidR="00C27F92" w:rsidRDefault="00C27F92" w:rsidP="00C27F92">
      <w:pPr>
        <w:numPr>
          <w:ilvl w:val="0"/>
          <w:numId w:val="439"/>
        </w:numPr>
        <w:spacing w:before="100" w:beforeAutospacing="1" w:after="100" w:afterAutospacing="1" w:line="240" w:lineRule="auto"/>
      </w:pPr>
      <w:r>
        <w:t xml:space="preserve">Teaching, learning, assessment, and research activities. </w:t>
      </w:r>
    </w:p>
    <w:p w:rsidR="00C27F92" w:rsidRDefault="00C27F92" w:rsidP="00C27F92">
      <w:pPr>
        <w:numPr>
          <w:ilvl w:val="0"/>
          <w:numId w:val="439"/>
        </w:numPr>
        <w:spacing w:before="100" w:beforeAutospacing="1" w:after="100" w:afterAutospacing="1" w:line="240" w:lineRule="auto"/>
      </w:pPr>
      <w:r>
        <w:t xml:space="preserve">Administrative and support services. </w:t>
      </w:r>
    </w:p>
    <w:p w:rsidR="00C27F92" w:rsidRDefault="00C27F92" w:rsidP="00C27F92">
      <w:pPr>
        <w:numPr>
          <w:ilvl w:val="0"/>
          <w:numId w:val="439"/>
        </w:numPr>
        <w:spacing w:before="100" w:beforeAutospacing="1" w:after="100" w:afterAutospacing="1" w:line="240" w:lineRule="auto"/>
      </w:pPr>
      <w:r>
        <w:t>All staff, students, and institutional processes.</w:t>
      </w:r>
    </w:p>
    <w:p w:rsidR="00C27F92" w:rsidRDefault="00C27F92" w:rsidP="00C27F92">
      <w:pPr>
        <w:spacing w:after="0"/>
      </w:pPr>
      <w:r>
        <w:pict>
          <v:rect id="_x0000_i2364" style="width:0;height:1.5pt" o:hralign="center" o:hrstd="t" o:hr="t" fillcolor="#a0a0a0" stroked="f"/>
        </w:pict>
      </w:r>
    </w:p>
    <w:p w:rsidR="00C27F92" w:rsidRDefault="00C27F92" w:rsidP="00C27F92">
      <w:pPr>
        <w:pStyle w:val="Heading3"/>
      </w:pPr>
      <w:r>
        <w:rPr>
          <w:rStyle w:val="Strong"/>
          <w:b w:val="0"/>
          <w:bCs w:val="0"/>
        </w:rPr>
        <w:t>8.3 Quality Assurance Framework</w:t>
      </w:r>
    </w:p>
    <w:p w:rsidR="00C27F92" w:rsidRDefault="00C27F92" w:rsidP="00C27F92">
      <w:pPr>
        <w:pStyle w:val="Heading4"/>
      </w:pPr>
      <w:r>
        <w:rPr>
          <w:rStyle w:val="Strong"/>
          <w:b w:val="0"/>
          <w:bCs w:val="0"/>
        </w:rPr>
        <w:t>8.3.1 Internal Quality Assurance (IQA)</w:t>
      </w:r>
    </w:p>
    <w:p w:rsidR="00C27F92" w:rsidRDefault="00C27F92" w:rsidP="00C27F92">
      <w:pPr>
        <w:numPr>
          <w:ilvl w:val="0"/>
          <w:numId w:val="440"/>
        </w:numPr>
        <w:spacing w:before="100" w:beforeAutospacing="1" w:after="100" w:afterAutospacing="1" w:line="240" w:lineRule="auto"/>
      </w:pPr>
      <w:r>
        <w:t xml:space="preserve">The college establishes a </w:t>
      </w:r>
      <w:r>
        <w:rPr>
          <w:rStyle w:val="Strong"/>
        </w:rPr>
        <w:t>Quality Assurance (QA) Unit or Committee</w:t>
      </w:r>
      <w:r>
        <w:t xml:space="preserve">. </w:t>
      </w:r>
    </w:p>
    <w:p w:rsidR="00C27F92" w:rsidRDefault="00C27F92" w:rsidP="00C27F92">
      <w:pPr>
        <w:numPr>
          <w:ilvl w:val="0"/>
          <w:numId w:val="440"/>
        </w:numPr>
        <w:spacing w:before="100" w:beforeAutospacing="1" w:after="100" w:afterAutospacing="1" w:line="240" w:lineRule="auto"/>
      </w:pPr>
      <w:r>
        <w:t xml:space="preserve">The QA unit develops and implements quality policies, procedures, and performance indicators. </w:t>
      </w:r>
    </w:p>
    <w:p w:rsidR="00C27F92" w:rsidRDefault="00C27F92" w:rsidP="00C27F92">
      <w:pPr>
        <w:numPr>
          <w:ilvl w:val="0"/>
          <w:numId w:val="440"/>
        </w:numPr>
        <w:spacing w:before="100" w:beforeAutospacing="1" w:after="100" w:afterAutospacing="1" w:line="240" w:lineRule="auto"/>
      </w:pPr>
      <w:r>
        <w:t>Internal reviews are conducted regularly on:</w:t>
      </w:r>
    </w:p>
    <w:p w:rsidR="00C27F92" w:rsidRDefault="00C27F92" w:rsidP="00C27F92">
      <w:pPr>
        <w:numPr>
          <w:ilvl w:val="1"/>
          <w:numId w:val="440"/>
        </w:numPr>
        <w:spacing w:before="100" w:beforeAutospacing="1" w:after="100" w:afterAutospacing="1" w:line="240" w:lineRule="auto"/>
      </w:pPr>
      <w:r>
        <w:t xml:space="preserve">Curriculum delivery </w:t>
      </w:r>
    </w:p>
    <w:p w:rsidR="00C27F92" w:rsidRDefault="00C27F92" w:rsidP="00C27F92">
      <w:pPr>
        <w:numPr>
          <w:ilvl w:val="1"/>
          <w:numId w:val="440"/>
        </w:numPr>
        <w:spacing w:before="100" w:beforeAutospacing="1" w:after="100" w:afterAutospacing="1" w:line="240" w:lineRule="auto"/>
      </w:pPr>
      <w:r>
        <w:t xml:space="preserve">Teaching effectiveness </w:t>
      </w:r>
    </w:p>
    <w:p w:rsidR="00C27F92" w:rsidRDefault="00C27F92" w:rsidP="00C27F92">
      <w:pPr>
        <w:numPr>
          <w:ilvl w:val="1"/>
          <w:numId w:val="440"/>
        </w:numPr>
        <w:spacing w:before="100" w:beforeAutospacing="1" w:after="100" w:afterAutospacing="1" w:line="240" w:lineRule="auto"/>
      </w:pPr>
      <w:r>
        <w:t xml:space="preserve">Student assessment and examinations </w:t>
      </w:r>
    </w:p>
    <w:p w:rsidR="00C27F92" w:rsidRDefault="00C27F92" w:rsidP="00C27F92">
      <w:pPr>
        <w:numPr>
          <w:ilvl w:val="1"/>
          <w:numId w:val="440"/>
        </w:numPr>
        <w:spacing w:before="100" w:beforeAutospacing="1" w:after="100" w:afterAutospacing="1" w:line="240" w:lineRule="auto"/>
      </w:pPr>
      <w:r>
        <w:t>Learning resources and facilities</w:t>
      </w:r>
    </w:p>
    <w:p w:rsidR="00C27F92" w:rsidRDefault="00C27F92" w:rsidP="00C27F92">
      <w:pPr>
        <w:numPr>
          <w:ilvl w:val="0"/>
          <w:numId w:val="440"/>
        </w:numPr>
        <w:spacing w:before="100" w:beforeAutospacing="1" w:after="100" w:afterAutospacing="1" w:line="240" w:lineRule="auto"/>
      </w:pPr>
      <w:r>
        <w:t>Feedback from students, staff, and industry stakeholders informs improvements.</w:t>
      </w:r>
    </w:p>
    <w:p w:rsidR="00C27F92" w:rsidRDefault="00C27F92" w:rsidP="00C27F92">
      <w:pPr>
        <w:spacing w:after="0"/>
      </w:pPr>
      <w:r>
        <w:pict>
          <v:rect id="_x0000_i2365" style="width:0;height:1.5pt" o:hralign="center" o:hrstd="t" o:hr="t" fillcolor="#a0a0a0" stroked="f"/>
        </w:pict>
      </w:r>
    </w:p>
    <w:p w:rsidR="00C27F92" w:rsidRDefault="00C27F92" w:rsidP="00C27F92">
      <w:pPr>
        <w:pStyle w:val="Heading4"/>
      </w:pPr>
      <w:r>
        <w:rPr>
          <w:rStyle w:val="Strong"/>
          <w:b w:val="0"/>
          <w:bCs w:val="0"/>
        </w:rPr>
        <w:t>8.3.2 External Quality Assurance</w:t>
      </w:r>
    </w:p>
    <w:p w:rsidR="00C27F92" w:rsidRDefault="00C27F92" w:rsidP="00C27F92">
      <w:pPr>
        <w:numPr>
          <w:ilvl w:val="0"/>
          <w:numId w:val="441"/>
        </w:numPr>
        <w:spacing w:before="100" w:beforeAutospacing="1" w:after="100" w:afterAutospacing="1" w:line="240" w:lineRule="auto"/>
      </w:pPr>
      <w:r>
        <w:t xml:space="preserve">The institution submits to </w:t>
      </w:r>
      <w:r>
        <w:rPr>
          <w:rStyle w:val="Strong"/>
        </w:rPr>
        <w:t>external evaluations, inspections, and audits</w:t>
      </w:r>
      <w:r>
        <w:t xml:space="preserve"> by relevant regulatory bodies (e.g., TVET/CDACC, KNEC, or university-affiliated authorities). </w:t>
      </w:r>
    </w:p>
    <w:p w:rsidR="00C27F92" w:rsidRDefault="00C27F92" w:rsidP="00C27F92">
      <w:pPr>
        <w:numPr>
          <w:ilvl w:val="0"/>
          <w:numId w:val="441"/>
        </w:numPr>
        <w:spacing w:before="100" w:beforeAutospacing="1" w:after="100" w:afterAutospacing="1" w:line="240" w:lineRule="auto"/>
      </w:pPr>
      <w:r>
        <w:t xml:space="preserve">External examiners and assessors are engaged to ensure fairness and standardization. </w:t>
      </w:r>
    </w:p>
    <w:p w:rsidR="00C27F92" w:rsidRDefault="00C27F92" w:rsidP="00C27F92">
      <w:pPr>
        <w:numPr>
          <w:ilvl w:val="0"/>
          <w:numId w:val="441"/>
        </w:numPr>
        <w:spacing w:before="100" w:beforeAutospacing="1" w:after="100" w:afterAutospacing="1" w:line="240" w:lineRule="auto"/>
      </w:pPr>
      <w:r>
        <w:t>Recommendations from external bodies are implemented and documented.</w:t>
      </w:r>
    </w:p>
    <w:p w:rsidR="00C27F92" w:rsidRDefault="00C27F92" w:rsidP="00C27F92">
      <w:pPr>
        <w:spacing w:after="0"/>
      </w:pPr>
      <w:r>
        <w:lastRenderedPageBreak/>
        <w:pict>
          <v:rect id="_x0000_i2366" style="width:0;height:1.5pt" o:hralign="center" o:hrstd="t" o:hr="t" fillcolor="#a0a0a0" stroked="f"/>
        </w:pict>
      </w:r>
    </w:p>
    <w:p w:rsidR="00C27F92" w:rsidRDefault="00C27F92" w:rsidP="00C27F92">
      <w:pPr>
        <w:pStyle w:val="Heading3"/>
      </w:pPr>
      <w:r>
        <w:rPr>
          <w:rStyle w:val="Strong"/>
          <w:b w:val="0"/>
          <w:bCs w:val="0"/>
        </w:rPr>
        <w:t>8.4 Program Accreditation</w:t>
      </w:r>
    </w:p>
    <w:p w:rsidR="00C27F92" w:rsidRDefault="00C27F92" w:rsidP="00C27F92">
      <w:pPr>
        <w:pStyle w:val="Heading4"/>
      </w:pPr>
      <w:r>
        <w:rPr>
          <w:rStyle w:val="Strong"/>
          <w:b w:val="0"/>
          <w:bCs w:val="0"/>
        </w:rPr>
        <w:t>8.4.1 Accreditation Requirements</w:t>
      </w:r>
    </w:p>
    <w:p w:rsidR="00C27F92" w:rsidRDefault="00C27F92" w:rsidP="00C27F92">
      <w:pPr>
        <w:numPr>
          <w:ilvl w:val="0"/>
          <w:numId w:val="442"/>
        </w:numPr>
        <w:spacing w:before="100" w:beforeAutospacing="1" w:after="100" w:afterAutospacing="1" w:line="240" w:lineRule="auto"/>
      </w:pPr>
      <w:r>
        <w:t xml:space="preserve">All academic programs must be </w:t>
      </w:r>
      <w:r>
        <w:rPr>
          <w:rStyle w:val="Strong"/>
        </w:rPr>
        <w:t>approved and accredited</w:t>
      </w:r>
      <w:r>
        <w:t xml:space="preserve"> by the relevant authority before offering them. </w:t>
      </w:r>
    </w:p>
    <w:p w:rsidR="00C27F92" w:rsidRDefault="00C27F92" w:rsidP="00C27F92">
      <w:pPr>
        <w:numPr>
          <w:ilvl w:val="0"/>
          <w:numId w:val="442"/>
        </w:numPr>
        <w:spacing w:before="100" w:beforeAutospacing="1" w:after="100" w:afterAutospacing="1" w:line="240" w:lineRule="auto"/>
      </w:pPr>
      <w:r>
        <w:t>Programs are developed in line with:</w:t>
      </w:r>
    </w:p>
    <w:p w:rsidR="00C27F92" w:rsidRDefault="00C27F92" w:rsidP="00C27F92">
      <w:pPr>
        <w:numPr>
          <w:ilvl w:val="1"/>
          <w:numId w:val="442"/>
        </w:numPr>
        <w:spacing w:before="100" w:beforeAutospacing="1" w:after="100" w:afterAutospacing="1" w:line="240" w:lineRule="auto"/>
      </w:pPr>
      <w:r>
        <w:t xml:space="preserve">National qualification frameworks </w:t>
      </w:r>
    </w:p>
    <w:p w:rsidR="00C27F92" w:rsidRDefault="00C27F92" w:rsidP="00C27F92">
      <w:pPr>
        <w:numPr>
          <w:ilvl w:val="1"/>
          <w:numId w:val="442"/>
        </w:numPr>
        <w:spacing w:before="100" w:beforeAutospacing="1" w:after="100" w:afterAutospacing="1" w:line="240" w:lineRule="auto"/>
      </w:pPr>
      <w:r>
        <w:t>Industry standards and labor market needs</w:t>
      </w:r>
    </w:p>
    <w:p w:rsidR="00C27F92" w:rsidRDefault="00C27F92" w:rsidP="00C27F92">
      <w:pPr>
        <w:numPr>
          <w:ilvl w:val="0"/>
          <w:numId w:val="442"/>
        </w:numPr>
        <w:spacing w:before="100" w:beforeAutospacing="1" w:after="100" w:afterAutospacing="1" w:line="240" w:lineRule="auto"/>
      </w:pPr>
      <w:r>
        <w:t>Accreditation documentation includes curriculum outlines, staffing profiles, facilities, and assessment methods.</w:t>
      </w:r>
    </w:p>
    <w:p w:rsidR="00C27F92" w:rsidRDefault="00C27F92" w:rsidP="00C27F92">
      <w:pPr>
        <w:spacing w:after="0"/>
      </w:pPr>
      <w:r>
        <w:pict>
          <v:rect id="_x0000_i2367" style="width:0;height:1.5pt" o:hralign="center" o:hrstd="t" o:hr="t" fillcolor="#a0a0a0" stroked="f"/>
        </w:pict>
      </w:r>
    </w:p>
    <w:p w:rsidR="00C27F92" w:rsidRDefault="00C27F92" w:rsidP="00C27F92">
      <w:pPr>
        <w:pStyle w:val="Heading4"/>
      </w:pPr>
      <w:r>
        <w:rPr>
          <w:rStyle w:val="Strong"/>
          <w:b w:val="0"/>
          <w:bCs w:val="0"/>
        </w:rPr>
        <w:t>8.4.2 Accreditation Review and Renewal</w:t>
      </w:r>
    </w:p>
    <w:p w:rsidR="00C27F92" w:rsidRDefault="00C27F92" w:rsidP="00C27F92">
      <w:pPr>
        <w:numPr>
          <w:ilvl w:val="0"/>
          <w:numId w:val="443"/>
        </w:numPr>
        <w:spacing w:before="100" w:beforeAutospacing="1" w:after="100" w:afterAutospacing="1" w:line="240" w:lineRule="auto"/>
      </w:pPr>
      <w:r>
        <w:t xml:space="preserve">Accredited programs are reviewed periodically to maintain relevance and compliance. </w:t>
      </w:r>
    </w:p>
    <w:p w:rsidR="00C27F92" w:rsidRDefault="00C27F92" w:rsidP="00C27F92">
      <w:pPr>
        <w:numPr>
          <w:ilvl w:val="0"/>
          <w:numId w:val="443"/>
        </w:numPr>
        <w:spacing w:before="100" w:beforeAutospacing="1" w:after="100" w:afterAutospacing="1" w:line="240" w:lineRule="auto"/>
      </w:pPr>
      <w:r>
        <w:t xml:space="preserve">The college prepares and submits </w:t>
      </w:r>
      <w:r>
        <w:rPr>
          <w:rStyle w:val="Strong"/>
        </w:rPr>
        <w:t>renewal applications</w:t>
      </w:r>
      <w:r>
        <w:t xml:space="preserve"> within stipulated timelines. </w:t>
      </w:r>
    </w:p>
    <w:p w:rsidR="00C27F92" w:rsidRDefault="00C27F92" w:rsidP="00C27F92">
      <w:pPr>
        <w:numPr>
          <w:ilvl w:val="0"/>
          <w:numId w:val="443"/>
        </w:numPr>
        <w:spacing w:before="100" w:beforeAutospacing="1" w:after="100" w:afterAutospacing="1" w:line="240" w:lineRule="auto"/>
      </w:pPr>
      <w:r>
        <w:t>Any changes to programs are communicated to accrediting bodies for approval.</w:t>
      </w:r>
    </w:p>
    <w:p w:rsidR="00C27F92" w:rsidRDefault="00C27F92" w:rsidP="00C27F92">
      <w:pPr>
        <w:spacing w:after="0"/>
        <w:jc w:val="right"/>
      </w:pPr>
      <w:r>
        <w:pict>
          <v:rect id="_x0000_i2368" style="width:0;height:1.5pt" o:hralign="center" o:hrstd="t" o:hr="t" fillcolor="#a0a0a0" stroked="f"/>
        </w:pict>
      </w:r>
    </w:p>
    <w:p w:rsidR="00C27F92" w:rsidRDefault="00C27F92" w:rsidP="00C27F92">
      <w:pPr>
        <w:pStyle w:val="Heading3"/>
      </w:pPr>
      <w:r>
        <w:rPr>
          <w:rStyle w:val="Strong"/>
          <w:b w:val="0"/>
          <w:bCs w:val="0"/>
        </w:rPr>
        <w:t>8.5 Monitoring and Evaluation of Teaching and Learning</w:t>
      </w:r>
    </w:p>
    <w:p w:rsidR="00C27F92" w:rsidRDefault="00C27F92" w:rsidP="00C27F92">
      <w:pPr>
        <w:numPr>
          <w:ilvl w:val="0"/>
          <w:numId w:val="444"/>
        </w:numPr>
        <w:spacing w:before="100" w:beforeAutospacing="1" w:after="100" w:afterAutospacing="1" w:line="240" w:lineRule="auto"/>
      </w:pPr>
      <w:r>
        <w:t>Teaching effectiveness is monitored through:</w:t>
      </w:r>
    </w:p>
    <w:p w:rsidR="00C27F92" w:rsidRDefault="00C27F92" w:rsidP="00C27F92">
      <w:pPr>
        <w:numPr>
          <w:ilvl w:val="1"/>
          <w:numId w:val="444"/>
        </w:numPr>
        <w:spacing w:before="100" w:beforeAutospacing="1" w:after="100" w:afterAutospacing="1" w:line="240" w:lineRule="auto"/>
      </w:pPr>
      <w:r>
        <w:t xml:space="preserve">Classroom observations </w:t>
      </w:r>
    </w:p>
    <w:p w:rsidR="00C27F92" w:rsidRDefault="00C27F92" w:rsidP="00C27F92">
      <w:pPr>
        <w:numPr>
          <w:ilvl w:val="1"/>
          <w:numId w:val="444"/>
        </w:numPr>
        <w:spacing w:before="100" w:beforeAutospacing="1" w:after="100" w:afterAutospacing="1" w:line="240" w:lineRule="auto"/>
      </w:pPr>
      <w:r>
        <w:t xml:space="preserve">Student evaluations </w:t>
      </w:r>
    </w:p>
    <w:p w:rsidR="00C27F92" w:rsidRDefault="00C27F92" w:rsidP="00C27F92">
      <w:pPr>
        <w:numPr>
          <w:ilvl w:val="1"/>
          <w:numId w:val="444"/>
        </w:numPr>
        <w:spacing w:before="100" w:beforeAutospacing="1" w:after="100" w:afterAutospacing="1" w:line="240" w:lineRule="auto"/>
      </w:pPr>
      <w:r>
        <w:t>Peer reviews</w:t>
      </w:r>
    </w:p>
    <w:p w:rsidR="00C27F92" w:rsidRDefault="00C27F92" w:rsidP="00C27F92">
      <w:pPr>
        <w:numPr>
          <w:ilvl w:val="0"/>
          <w:numId w:val="444"/>
        </w:numPr>
        <w:spacing w:before="100" w:beforeAutospacing="1" w:after="100" w:afterAutospacing="1" w:line="240" w:lineRule="auto"/>
      </w:pPr>
      <w:r>
        <w:t xml:space="preserve">Learning outcomes are assessed using performance data, examination results, and graduate feedback. </w:t>
      </w:r>
    </w:p>
    <w:p w:rsidR="00C27F92" w:rsidRDefault="00C27F92" w:rsidP="00C27F92">
      <w:pPr>
        <w:numPr>
          <w:ilvl w:val="0"/>
          <w:numId w:val="444"/>
        </w:numPr>
        <w:spacing w:before="100" w:beforeAutospacing="1" w:after="100" w:afterAutospacing="1" w:line="240" w:lineRule="auto"/>
      </w:pPr>
      <w:r>
        <w:t>Identified gaps are addressed through curriculum review, staff training, or resource enhancement.</w:t>
      </w:r>
    </w:p>
    <w:p w:rsidR="00C27F92" w:rsidRDefault="00C27F92" w:rsidP="00C27F92">
      <w:pPr>
        <w:spacing w:after="0"/>
      </w:pPr>
      <w:r>
        <w:pict>
          <v:rect id="_x0000_i2369" style="width:0;height:1.5pt" o:hralign="center" o:hrstd="t" o:hr="t" fillcolor="#a0a0a0" stroked="f"/>
        </w:pict>
      </w:r>
    </w:p>
    <w:p w:rsidR="00C27F92" w:rsidRDefault="00C27F92" w:rsidP="00C27F92">
      <w:pPr>
        <w:pStyle w:val="Heading3"/>
      </w:pPr>
      <w:r>
        <w:rPr>
          <w:rStyle w:val="Strong"/>
          <w:b w:val="0"/>
          <w:bCs w:val="0"/>
        </w:rPr>
        <w:t>8.6 Assessment and Examination Quality</w:t>
      </w:r>
    </w:p>
    <w:p w:rsidR="00C27F92" w:rsidRDefault="00C27F92" w:rsidP="00C27F92">
      <w:pPr>
        <w:numPr>
          <w:ilvl w:val="0"/>
          <w:numId w:val="445"/>
        </w:numPr>
        <w:spacing w:before="100" w:beforeAutospacing="1" w:after="100" w:afterAutospacing="1" w:line="240" w:lineRule="auto"/>
      </w:pPr>
      <w:r>
        <w:t xml:space="preserve">Assessment tools are aligned with </w:t>
      </w:r>
      <w:r>
        <w:rPr>
          <w:rStyle w:val="Strong"/>
        </w:rPr>
        <w:t>learning outcomes and competency standards</w:t>
      </w:r>
      <w:r>
        <w:t xml:space="preserve">. </w:t>
      </w:r>
    </w:p>
    <w:p w:rsidR="00C27F92" w:rsidRDefault="00C27F92" w:rsidP="00C27F92">
      <w:pPr>
        <w:numPr>
          <w:ilvl w:val="0"/>
          <w:numId w:val="445"/>
        </w:numPr>
        <w:spacing w:before="100" w:beforeAutospacing="1" w:after="100" w:afterAutospacing="1" w:line="240" w:lineRule="auto"/>
      </w:pPr>
      <w:r>
        <w:t>Moderation processes ensure:</w:t>
      </w:r>
    </w:p>
    <w:p w:rsidR="00C27F92" w:rsidRDefault="00C27F92" w:rsidP="00C27F92">
      <w:pPr>
        <w:numPr>
          <w:ilvl w:val="1"/>
          <w:numId w:val="445"/>
        </w:numPr>
        <w:spacing w:before="100" w:beforeAutospacing="1" w:after="100" w:afterAutospacing="1" w:line="240" w:lineRule="auto"/>
      </w:pPr>
      <w:r>
        <w:t xml:space="preserve">Fairness and consistency in marking </w:t>
      </w:r>
    </w:p>
    <w:p w:rsidR="00C27F92" w:rsidRDefault="00C27F92" w:rsidP="00C27F92">
      <w:pPr>
        <w:numPr>
          <w:ilvl w:val="1"/>
          <w:numId w:val="445"/>
        </w:numPr>
        <w:spacing w:before="100" w:beforeAutospacing="1" w:after="100" w:afterAutospacing="1" w:line="240" w:lineRule="auto"/>
      </w:pPr>
      <w:r>
        <w:t>Validity and reliability of assessments</w:t>
      </w:r>
    </w:p>
    <w:p w:rsidR="00C27F92" w:rsidRDefault="00C27F92" w:rsidP="00C27F92">
      <w:pPr>
        <w:numPr>
          <w:ilvl w:val="0"/>
          <w:numId w:val="445"/>
        </w:numPr>
        <w:spacing w:before="100" w:beforeAutospacing="1" w:after="100" w:afterAutospacing="1" w:line="240" w:lineRule="auto"/>
      </w:pPr>
      <w:r>
        <w:t>Examination administration follows strict security and integrity procedures.</w:t>
      </w:r>
    </w:p>
    <w:p w:rsidR="00C27F92" w:rsidRDefault="00C27F92" w:rsidP="00C27F92">
      <w:pPr>
        <w:spacing w:after="0"/>
      </w:pPr>
      <w:r>
        <w:pict>
          <v:rect id="_x0000_i2370" style="width:0;height:1.5pt" o:hralign="center" o:hrstd="t" o:hr="t" fillcolor="#a0a0a0" stroked="f"/>
        </w:pict>
      </w:r>
    </w:p>
    <w:p w:rsidR="00C27F92" w:rsidRDefault="00C27F92" w:rsidP="00C27F92">
      <w:pPr>
        <w:pStyle w:val="Heading3"/>
      </w:pPr>
      <w:r>
        <w:rPr>
          <w:rStyle w:val="Strong"/>
          <w:b w:val="0"/>
          <w:bCs w:val="0"/>
        </w:rPr>
        <w:t>8.7 Continuous Improvement</w:t>
      </w:r>
    </w:p>
    <w:p w:rsidR="00C27F92" w:rsidRDefault="00C27F92" w:rsidP="00C27F92">
      <w:pPr>
        <w:numPr>
          <w:ilvl w:val="0"/>
          <w:numId w:val="446"/>
        </w:numPr>
        <w:spacing w:before="100" w:beforeAutospacing="1" w:after="100" w:afterAutospacing="1" w:line="240" w:lineRule="auto"/>
      </w:pPr>
      <w:r>
        <w:t xml:space="preserve">Quality assurance is a </w:t>
      </w:r>
      <w:r>
        <w:rPr>
          <w:rStyle w:val="Strong"/>
        </w:rPr>
        <w:t>continuous process</w:t>
      </w:r>
      <w:r>
        <w:t xml:space="preserve">, not a one-time activity. </w:t>
      </w:r>
    </w:p>
    <w:p w:rsidR="00C27F92" w:rsidRDefault="00C27F92" w:rsidP="00C27F92">
      <w:pPr>
        <w:numPr>
          <w:ilvl w:val="0"/>
          <w:numId w:val="446"/>
        </w:numPr>
        <w:spacing w:before="100" w:beforeAutospacing="1" w:after="100" w:afterAutospacing="1" w:line="240" w:lineRule="auto"/>
      </w:pPr>
      <w:r>
        <w:t>Action plans are developed based on:</w:t>
      </w:r>
    </w:p>
    <w:p w:rsidR="00C27F92" w:rsidRDefault="00C27F92" w:rsidP="00C27F92">
      <w:pPr>
        <w:numPr>
          <w:ilvl w:val="1"/>
          <w:numId w:val="446"/>
        </w:numPr>
        <w:spacing w:before="100" w:beforeAutospacing="1" w:after="100" w:afterAutospacing="1" w:line="240" w:lineRule="auto"/>
      </w:pPr>
      <w:r>
        <w:lastRenderedPageBreak/>
        <w:t xml:space="preserve">Internal reviews </w:t>
      </w:r>
    </w:p>
    <w:p w:rsidR="00C27F92" w:rsidRDefault="00C27F92" w:rsidP="00C27F92">
      <w:pPr>
        <w:numPr>
          <w:ilvl w:val="1"/>
          <w:numId w:val="446"/>
        </w:numPr>
        <w:spacing w:before="100" w:beforeAutospacing="1" w:after="100" w:afterAutospacing="1" w:line="240" w:lineRule="auto"/>
      </w:pPr>
      <w:r>
        <w:t xml:space="preserve">External audit reports </w:t>
      </w:r>
    </w:p>
    <w:p w:rsidR="00C27F92" w:rsidRDefault="00C27F92" w:rsidP="00C27F92">
      <w:pPr>
        <w:numPr>
          <w:ilvl w:val="1"/>
          <w:numId w:val="446"/>
        </w:numPr>
        <w:spacing w:before="100" w:beforeAutospacing="1" w:after="100" w:afterAutospacing="1" w:line="240" w:lineRule="auto"/>
      </w:pPr>
      <w:r>
        <w:t>Stakeholder feedback</w:t>
      </w:r>
    </w:p>
    <w:p w:rsidR="00C27F92" w:rsidRDefault="00C27F92" w:rsidP="00C27F92">
      <w:pPr>
        <w:numPr>
          <w:ilvl w:val="0"/>
          <w:numId w:val="446"/>
        </w:numPr>
        <w:spacing w:before="100" w:beforeAutospacing="1" w:after="100" w:afterAutospacing="1" w:line="240" w:lineRule="auto"/>
      </w:pPr>
      <w:r>
        <w:t>Progress is monitored and documented for accountability.</w:t>
      </w:r>
    </w:p>
    <w:p w:rsidR="00C27F92" w:rsidRDefault="00C27F92" w:rsidP="00C27F92">
      <w:pPr>
        <w:spacing w:after="0"/>
      </w:pPr>
      <w:r>
        <w:pict>
          <v:rect id="_x0000_i2371" style="width:0;height:1.5pt" o:hralign="center" o:hrstd="t" o:hr="t" fillcolor="#a0a0a0" stroked="f"/>
        </w:pict>
      </w:r>
    </w:p>
    <w:p w:rsidR="00C27F92" w:rsidRDefault="00C27F92" w:rsidP="00C27F92">
      <w:pPr>
        <w:pStyle w:val="Heading3"/>
      </w:pPr>
      <w:r>
        <w:rPr>
          <w:rStyle w:val="Strong"/>
          <w:b w:val="0"/>
          <w:bCs w:val="0"/>
        </w:rPr>
        <w:t>8.8 Documentation and Record-Keeping</w:t>
      </w:r>
    </w:p>
    <w:p w:rsidR="00C27F92" w:rsidRDefault="00C27F92" w:rsidP="00C27F92">
      <w:pPr>
        <w:numPr>
          <w:ilvl w:val="0"/>
          <w:numId w:val="447"/>
        </w:numPr>
        <w:spacing w:before="100" w:beforeAutospacing="1" w:after="100" w:afterAutospacing="1" w:line="240" w:lineRule="auto"/>
      </w:pPr>
      <w:r>
        <w:t>Quality assurance and accreditation records are properly maintained, including:</w:t>
      </w:r>
    </w:p>
    <w:p w:rsidR="00C27F92" w:rsidRDefault="00C27F92" w:rsidP="00C27F92">
      <w:pPr>
        <w:numPr>
          <w:ilvl w:val="1"/>
          <w:numId w:val="447"/>
        </w:numPr>
        <w:spacing w:before="100" w:beforeAutospacing="1" w:after="100" w:afterAutospacing="1" w:line="240" w:lineRule="auto"/>
      </w:pPr>
      <w:r>
        <w:t xml:space="preserve">Review reports </w:t>
      </w:r>
    </w:p>
    <w:p w:rsidR="00C27F92" w:rsidRDefault="00C27F92" w:rsidP="00C27F92">
      <w:pPr>
        <w:numPr>
          <w:ilvl w:val="1"/>
          <w:numId w:val="447"/>
        </w:numPr>
        <w:spacing w:before="100" w:beforeAutospacing="1" w:after="100" w:afterAutospacing="1" w:line="240" w:lineRule="auto"/>
      </w:pPr>
      <w:r>
        <w:t xml:space="preserve">Accreditation certificates </w:t>
      </w:r>
    </w:p>
    <w:p w:rsidR="00C27F92" w:rsidRDefault="00C27F92" w:rsidP="00C27F92">
      <w:pPr>
        <w:numPr>
          <w:ilvl w:val="1"/>
          <w:numId w:val="447"/>
        </w:numPr>
        <w:spacing w:before="100" w:beforeAutospacing="1" w:after="100" w:afterAutospacing="1" w:line="240" w:lineRule="auto"/>
      </w:pPr>
      <w:r>
        <w:t>Improvement action plans</w:t>
      </w:r>
    </w:p>
    <w:p w:rsidR="00C27F92" w:rsidRDefault="00C27F92" w:rsidP="00C27F92">
      <w:pPr>
        <w:numPr>
          <w:ilvl w:val="0"/>
          <w:numId w:val="447"/>
        </w:numPr>
        <w:spacing w:before="100" w:beforeAutospacing="1" w:after="100" w:afterAutospacing="1" w:line="240" w:lineRule="auto"/>
      </w:pPr>
      <w:r>
        <w:t>Documentation supports audits, inspections, and institutional learning.</w:t>
      </w:r>
    </w:p>
    <w:p w:rsidR="00C27F92" w:rsidRDefault="00C27F92" w:rsidP="00C27F92">
      <w:pPr>
        <w:spacing w:after="0"/>
      </w:pPr>
      <w:r>
        <w:pict>
          <v:rect id="_x0000_i2372" style="width:0;height:1.5pt" o:hralign="center" o:hrstd="t" o:hr="t" fillcolor="#a0a0a0" stroked="f"/>
        </w:pict>
      </w:r>
    </w:p>
    <w:p w:rsidR="00C27F92" w:rsidRDefault="00C27F92" w:rsidP="00C27F92">
      <w:pPr>
        <w:pStyle w:val="Heading3"/>
      </w:pPr>
      <w:r>
        <w:rPr>
          <w:rStyle w:val="Strong"/>
          <w:b w:val="0"/>
          <w:bCs w:val="0"/>
        </w:rPr>
        <w:t>8.9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547"/>
      </w:tblGrid>
      <w:tr w:rsidR="00C27F92" w:rsidTr="00C27F92">
        <w:trPr>
          <w:tblHeader/>
          <w:tblCellSpacing w:w="15" w:type="dxa"/>
        </w:trPr>
        <w:tc>
          <w:tcPr>
            <w:tcW w:w="0" w:type="auto"/>
            <w:vAlign w:val="center"/>
            <w:hideMark/>
          </w:tcPr>
          <w:p w:rsidR="00C27F92" w:rsidRDefault="00C27F92">
            <w:pPr>
              <w:jc w:val="center"/>
              <w:rPr>
                <w:b/>
                <w:bCs/>
              </w:rPr>
            </w:pPr>
            <w:r>
              <w:rPr>
                <w:rStyle w:val="Strong"/>
              </w:rPr>
              <w:t>Role</w:t>
            </w:r>
          </w:p>
        </w:tc>
        <w:tc>
          <w:tcPr>
            <w:tcW w:w="0" w:type="auto"/>
            <w:vAlign w:val="center"/>
            <w:hideMark/>
          </w:tcPr>
          <w:p w:rsidR="00C27F92" w:rsidRDefault="00C27F92">
            <w:pPr>
              <w:jc w:val="center"/>
              <w:rPr>
                <w:b/>
                <w:bCs/>
              </w:rPr>
            </w:pPr>
            <w:r>
              <w:rPr>
                <w:rStyle w:val="Strong"/>
              </w:rPr>
              <w:t>Responsibility</w:t>
            </w:r>
          </w:p>
        </w:tc>
      </w:tr>
      <w:tr w:rsidR="00C27F92" w:rsidTr="00C27F92">
        <w:trPr>
          <w:tblCellSpacing w:w="15" w:type="dxa"/>
        </w:trPr>
        <w:tc>
          <w:tcPr>
            <w:tcW w:w="0" w:type="auto"/>
            <w:vAlign w:val="center"/>
            <w:hideMark/>
          </w:tcPr>
          <w:p w:rsidR="00C27F92" w:rsidRDefault="00C27F92">
            <w:r>
              <w:t>Governing Board</w:t>
            </w:r>
          </w:p>
        </w:tc>
        <w:tc>
          <w:tcPr>
            <w:tcW w:w="0" w:type="auto"/>
            <w:vAlign w:val="center"/>
            <w:hideMark/>
          </w:tcPr>
          <w:p w:rsidR="00C27F92" w:rsidRDefault="00C27F92">
            <w:r>
              <w:t>Oversight of quality and accreditation</w:t>
            </w:r>
          </w:p>
        </w:tc>
      </w:tr>
      <w:tr w:rsidR="00C27F92" w:rsidTr="00C27F92">
        <w:trPr>
          <w:tblCellSpacing w:w="15" w:type="dxa"/>
        </w:trPr>
        <w:tc>
          <w:tcPr>
            <w:tcW w:w="0" w:type="auto"/>
            <w:vAlign w:val="center"/>
            <w:hideMark/>
          </w:tcPr>
          <w:p w:rsidR="00C27F92" w:rsidRDefault="00C27F92">
            <w:r>
              <w:t>Management</w:t>
            </w:r>
          </w:p>
        </w:tc>
        <w:tc>
          <w:tcPr>
            <w:tcW w:w="0" w:type="auto"/>
            <w:vAlign w:val="center"/>
            <w:hideMark/>
          </w:tcPr>
          <w:p w:rsidR="00C27F92" w:rsidRDefault="00C27F92">
            <w:r>
              <w:t>Policy implementation and compliance</w:t>
            </w:r>
          </w:p>
        </w:tc>
      </w:tr>
      <w:tr w:rsidR="00C27F92" w:rsidTr="00C27F92">
        <w:trPr>
          <w:tblCellSpacing w:w="15" w:type="dxa"/>
        </w:trPr>
        <w:tc>
          <w:tcPr>
            <w:tcW w:w="0" w:type="auto"/>
            <w:vAlign w:val="center"/>
            <w:hideMark/>
          </w:tcPr>
          <w:p w:rsidR="00C27F92" w:rsidRDefault="00C27F92">
            <w:r>
              <w:t>QA Unit</w:t>
            </w:r>
          </w:p>
        </w:tc>
        <w:tc>
          <w:tcPr>
            <w:tcW w:w="0" w:type="auto"/>
            <w:vAlign w:val="center"/>
            <w:hideMark/>
          </w:tcPr>
          <w:p w:rsidR="00C27F92" w:rsidRDefault="00C27F92">
            <w:r>
              <w:t>Monitoring, evaluation, and reporting</w:t>
            </w:r>
          </w:p>
        </w:tc>
      </w:tr>
      <w:tr w:rsidR="00C27F92" w:rsidTr="00C27F92">
        <w:trPr>
          <w:tblCellSpacing w:w="15" w:type="dxa"/>
        </w:trPr>
        <w:tc>
          <w:tcPr>
            <w:tcW w:w="0" w:type="auto"/>
            <w:vAlign w:val="center"/>
            <w:hideMark/>
          </w:tcPr>
          <w:p w:rsidR="00C27F92" w:rsidRDefault="00C27F92">
            <w:r>
              <w:t>Academic Staff</w:t>
            </w:r>
          </w:p>
        </w:tc>
        <w:tc>
          <w:tcPr>
            <w:tcW w:w="0" w:type="auto"/>
            <w:vAlign w:val="center"/>
            <w:hideMark/>
          </w:tcPr>
          <w:p w:rsidR="00C27F92" w:rsidRDefault="00C27F92">
            <w:r>
              <w:t>Delivery of quality teaching</w:t>
            </w:r>
          </w:p>
        </w:tc>
      </w:tr>
      <w:tr w:rsidR="00C27F92" w:rsidTr="00C27F92">
        <w:trPr>
          <w:tblCellSpacing w:w="15" w:type="dxa"/>
        </w:trPr>
        <w:tc>
          <w:tcPr>
            <w:tcW w:w="0" w:type="auto"/>
            <w:vAlign w:val="center"/>
            <w:hideMark/>
          </w:tcPr>
          <w:p w:rsidR="00C27F92" w:rsidRDefault="00C27F92">
            <w:r>
              <w:t>Students</w:t>
            </w:r>
          </w:p>
        </w:tc>
        <w:tc>
          <w:tcPr>
            <w:tcW w:w="0" w:type="auto"/>
            <w:vAlign w:val="center"/>
            <w:hideMark/>
          </w:tcPr>
          <w:p w:rsidR="00C27F92" w:rsidRDefault="00C27F92">
            <w:r>
              <w:t>Providing feedback and participation</w:t>
            </w:r>
          </w:p>
        </w:tc>
      </w:tr>
    </w:tbl>
    <w:p w:rsidR="00C27F92" w:rsidRDefault="00C27F92" w:rsidP="00C27F92">
      <w:r>
        <w:pict>
          <v:rect id="_x0000_i2373" style="width:0;height:1.5pt" o:hralign="center" o:hrstd="t" o:hr="t" fillcolor="#a0a0a0" stroked="f"/>
        </w:pict>
      </w:r>
    </w:p>
    <w:p w:rsidR="00C27F92" w:rsidRDefault="00C27F92" w:rsidP="00C27F92">
      <w:pPr>
        <w:pStyle w:val="Heading3"/>
      </w:pPr>
      <w:r>
        <w:rPr>
          <w:rStyle w:val="Strong"/>
          <w:b w:val="0"/>
          <w:bCs w:val="0"/>
        </w:rPr>
        <w:t>Expected Outcome</w:t>
      </w:r>
    </w:p>
    <w:p w:rsidR="00C27F92" w:rsidRDefault="00C27F92" w:rsidP="00C27F92">
      <w:pPr>
        <w:pStyle w:val="NormalWeb"/>
      </w:pPr>
      <w:r>
        <w:t xml:space="preserve">An institution that delivers </w:t>
      </w:r>
      <w:r>
        <w:rPr>
          <w:rStyle w:val="Strong"/>
        </w:rPr>
        <w:t>high-quality, accredited, and industry-relevant ICT education</w:t>
      </w:r>
      <w:r>
        <w:t>, with continuous improvement and strong stakeholder confidence.</w:t>
      </w:r>
    </w:p>
    <w:p w:rsidR="00C27F92" w:rsidRDefault="00C27F92" w:rsidP="00C27F92">
      <w:r>
        <w:pict>
          <v:rect id="_x0000_i2402" style="width:0;height:1.5pt" o:hralign="center" o:hrstd="t" o:hr="t" fillcolor="#a0a0a0" stroked="f"/>
        </w:pict>
      </w:r>
    </w:p>
    <w:p w:rsidR="00C27F92" w:rsidRDefault="00C27F92" w:rsidP="00C27F92">
      <w:pPr>
        <w:pStyle w:val="NormalWeb"/>
      </w:pPr>
      <w:r>
        <w:t xml:space="preserve">If you wish, I can now continue with </w:t>
      </w:r>
      <w:r>
        <w:rPr>
          <w:rStyle w:val="Strong"/>
        </w:rPr>
        <w:t>Chapter 9: Governance, Leadership, and Ethics</w:t>
      </w:r>
      <w:r>
        <w:t xml:space="preserve">, or </w:t>
      </w:r>
      <w:r>
        <w:rPr>
          <w:rStyle w:val="Strong"/>
        </w:rPr>
        <w:t>compile all chapters into a complete ICT College Policy Manual</w:t>
      </w:r>
      <w:r>
        <w:t xml:space="preserve"> ready for submission or printing.</w:t>
      </w:r>
    </w:p>
    <w:p w:rsidR="00C27F92" w:rsidRDefault="00C27F92" w:rsidP="00C27F92">
      <w:r>
        <w:t>• Internal quality assurance committee.</w:t>
      </w:r>
    </w:p>
    <w:p w:rsidR="00C27F92" w:rsidRDefault="00C27F92" w:rsidP="00C27F92">
      <w:pPr>
        <w:pStyle w:val="Heading3"/>
      </w:pPr>
      <w:r>
        <w:rPr>
          <w:rStyle w:val="Strong"/>
          <w:b w:val="0"/>
          <w:bCs w:val="0"/>
        </w:rPr>
        <w:lastRenderedPageBreak/>
        <w:t>8.3.1 Internal Quality Assurance Committee</w:t>
      </w:r>
    </w:p>
    <w:p w:rsidR="00C27F92" w:rsidRDefault="00C27F92" w:rsidP="00C27F92">
      <w:pPr>
        <w:pStyle w:val="NormalWeb"/>
      </w:pPr>
      <w:r>
        <w:t xml:space="preserve">The Internal Quality Assurance Committee (IQAC) is responsible for </w:t>
      </w:r>
      <w:r>
        <w:rPr>
          <w:rStyle w:val="Strong"/>
        </w:rPr>
        <w:t>planning, implementing, monitoring, and improving quality standards</w:t>
      </w:r>
      <w:r>
        <w:t xml:space="preserve"> in all academic, administrative, and support services of the ICT College.</w:t>
      </w:r>
    </w:p>
    <w:p w:rsidR="00C27F92" w:rsidRDefault="00C27F92" w:rsidP="00C27F92">
      <w:r>
        <w:pict>
          <v:rect id="_x0000_i2375" style="width:0;height:1.5pt" o:hralign="center" o:hrstd="t" o:hr="t" fillcolor="#a0a0a0" stroked="f"/>
        </w:pict>
      </w:r>
    </w:p>
    <w:p w:rsidR="00C27F92" w:rsidRDefault="00C27F92" w:rsidP="00C27F92">
      <w:pPr>
        <w:pStyle w:val="Heading4"/>
      </w:pPr>
      <w:r>
        <w:rPr>
          <w:rStyle w:val="Strong"/>
          <w:b w:val="0"/>
          <w:bCs w:val="0"/>
        </w:rPr>
        <w:t>a) Composition</w:t>
      </w:r>
    </w:p>
    <w:p w:rsidR="00C27F92" w:rsidRDefault="00C27F92" w:rsidP="00C27F92">
      <w:pPr>
        <w:pStyle w:val="NormalWeb"/>
      </w:pPr>
      <w:r>
        <w:t>The committee is appointed by college management and typically includes:</w:t>
      </w:r>
    </w:p>
    <w:p w:rsidR="00C27F92" w:rsidRDefault="00C27F92" w:rsidP="00C27F92">
      <w:pPr>
        <w:numPr>
          <w:ilvl w:val="0"/>
          <w:numId w:val="448"/>
        </w:numPr>
        <w:spacing w:before="100" w:beforeAutospacing="1" w:after="100" w:afterAutospacing="1" w:line="240" w:lineRule="auto"/>
      </w:pPr>
      <w:r>
        <w:t xml:space="preserve">Chairperson (Senior academic or administrator) </w:t>
      </w:r>
    </w:p>
    <w:p w:rsidR="00C27F92" w:rsidRDefault="00C27F92" w:rsidP="00C27F92">
      <w:pPr>
        <w:numPr>
          <w:ilvl w:val="0"/>
          <w:numId w:val="448"/>
        </w:numPr>
        <w:spacing w:before="100" w:beforeAutospacing="1" w:after="100" w:afterAutospacing="1" w:line="240" w:lineRule="auto"/>
      </w:pPr>
      <w:r>
        <w:t xml:space="preserve">Head of Academic Affairs </w:t>
      </w:r>
    </w:p>
    <w:p w:rsidR="00C27F92" w:rsidRDefault="00C27F92" w:rsidP="00C27F92">
      <w:pPr>
        <w:numPr>
          <w:ilvl w:val="0"/>
          <w:numId w:val="448"/>
        </w:numPr>
        <w:spacing w:before="100" w:beforeAutospacing="1" w:after="100" w:afterAutospacing="1" w:line="240" w:lineRule="auto"/>
      </w:pPr>
      <w:r>
        <w:t xml:space="preserve">Quality Assurance Officer </w:t>
      </w:r>
    </w:p>
    <w:p w:rsidR="00C27F92" w:rsidRDefault="00C27F92" w:rsidP="00C27F92">
      <w:pPr>
        <w:numPr>
          <w:ilvl w:val="0"/>
          <w:numId w:val="448"/>
        </w:numPr>
        <w:spacing w:before="100" w:beforeAutospacing="1" w:after="100" w:afterAutospacing="1" w:line="240" w:lineRule="auto"/>
      </w:pPr>
      <w:r>
        <w:t xml:space="preserve">Representatives of academic staff </w:t>
      </w:r>
    </w:p>
    <w:p w:rsidR="00C27F92" w:rsidRDefault="00C27F92" w:rsidP="00C27F92">
      <w:pPr>
        <w:numPr>
          <w:ilvl w:val="0"/>
          <w:numId w:val="448"/>
        </w:numPr>
        <w:spacing w:before="100" w:beforeAutospacing="1" w:after="100" w:afterAutospacing="1" w:line="240" w:lineRule="auto"/>
      </w:pPr>
      <w:r>
        <w:t xml:space="preserve">ICT/Systems representative </w:t>
      </w:r>
    </w:p>
    <w:p w:rsidR="00C27F92" w:rsidRDefault="00C27F92" w:rsidP="00C27F92">
      <w:pPr>
        <w:numPr>
          <w:ilvl w:val="0"/>
          <w:numId w:val="448"/>
        </w:numPr>
        <w:spacing w:before="100" w:beforeAutospacing="1" w:after="100" w:afterAutospacing="1" w:line="240" w:lineRule="auto"/>
      </w:pPr>
      <w:r>
        <w:t xml:space="preserve">Student representative </w:t>
      </w:r>
    </w:p>
    <w:p w:rsidR="00C27F92" w:rsidRDefault="00C27F92" w:rsidP="00C27F92">
      <w:pPr>
        <w:numPr>
          <w:ilvl w:val="0"/>
          <w:numId w:val="448"/>
        </w:numPr>
        <w:spacing w:before="100" w:beforeAutospacing="1" w:after="100" w:afterAutospacing="1" w:line="240" w:lineRule="auto"/>
      </w:pPr>
      <w:r>
        <w:t>Industry or external advisory member (where applicable)</w:t>
      </w:r>
    </w:p>
    <w:p w:rsidR="00C27F92" w:rsidRDefault="00C27F92" w:rsidP="00C27F92">
      <w:pPr>
        <w:spacing w:after="0"/>
      </w:pPr>
      <w:r>
        <w:pict>
          <v:rect id="_x0000_i2376" style="width:0;height:1.5pt" o:hralign="center" o:hrstd="t" o:hr="t" fillcolor="#a0a0a0" stroked="f"/>
        </w:pict>
      </w:r>
    </w:p>
    <w:p w:rsidR="00C27F92" w:rsidRDefault="00C27F92" w:rsidP="00C27F92">
      <w:pPr>
        <w:pStyle w:val="Heading4"/>
      </w:pPr>
      <w:r>
        <w:rPr>
          <w:rStyle w:val="Strong"/>
          <w:b w:val="0"/>
          <w:bCs w:val="0"/>
        </w:rPr>
        <w:t>b) Roles and Responsibilities</w:t>
      </w:r>
    </w:p>
    <w:p w:rsidR="00C27F92" w:rsidRDefault="00C27F92" w:rsidP="00C27F92">
      <w:pPr>
        <w:pStyle w:val="NormalWeb"/>
      </w:pPr>
      <w:r>
        <w:t>The Internal Quality Assurance Committee shall:</w:t>
      </w:r>
    </w:p>
    <w:p w:rsidR="00C27F92" w:rsidRDefault="00C27F92" w:rsidP="00C27F92">
      <w:pPr>
        <w:numPr>
          <w:ilvl w:val="0"/>
          <w:numId w:val="449"/>
        </w:numPr>
        <w:spacing w:before="100" w:beforeAutospacing="1" w:after="100" w:afterAutospacing="1" w:line="240" w:lineRule="auto"/>
      </w:pPr>
      <w:r>
        <w:t xml:space="preserve">Develop and review </w:t>
      </w:r>
      <w:r>
        <w:rPr>
          <w:rStyle w:val="Strong"/>
        </w:rPr>
        <w:t>quality assurance policies, procedures, and standards</w:t>
      </w:r>
      <w:r>
        <w:t xml:space="preserve">. </w:t>
      </w:r>
    </w:p>
    <w:p w:rsidR="00C27F92" w:rsidRDefault="00C27F92" w:rsidP="00C27F92">
      <w:pPr>
        <w:numPr>
          <w:ilvl w:val="0"/>
          <w:numId w:val="449"/>
        </w:numPr>
        <w:spacing w:before="100" w:beforeAutospacing="1" w:after="100" w:afterAutospacing="1" w:line="240" w:lineRule="auto"/>
      </w:pPr>
      <w:r>
        <w:t xml:space="preserve">Monitor the </w:t>
      </w:r>
      <w:r>
        <w:rPr>
          <w:rStyle w:val="Strong"/>
        </w:rPr>
        <w:t>quality of teaching, learning, and assessment</w:t>
      </w:r>
      <w:r>
        <w:t xml:space="preserve"> across programs. </w:t>
      </w:r>
    </w:p>
    <w:p w:rsidR="00C27F92" w:rsidRDefault="00C27F92" w:rsidP="00C27F92">
      <w:pPr>
        <w:numPr>
          <w:ilvl w:val="0"/>
          <w:numId w:val="449"/>
        </w:numPr>
        <w:spacing w:before="100" w:beforeAutospacing="1" w:after="100" w:afterAutospacing="1" w:line="240" w:lineRule="auto"/>
      </w:pPr>
      <w:r>
        <w:t xml:space="preserve">Oversee curriculum implementation and alignment with accreditation requirements. </w:t>
      </w:r>
    </w:p>
    <w:p w:rsidR="00C27F92" w:rsidRDefault="00C27F92" w:rsidP="00C27F92">
      <w:pPr>
        <w:numPr>
          <w:ilvl w:val="0"/>
          <w:numId w:val="449"/>
        </w:numPr>
        <w:spacing w:before="100" w:beforeAutospacing="1" w:after="100" w:afterAutospacing="1" w:line="240" w:lineRule="auto"/>
      </w:pPr>
      <w:r>
        <w:t xml:space="preserve">Coordinate internal academic audits and self-evaluation exercises. </w:t>
      </w:r>
    </w:p>
    <w:p w:rsidR="00C27F92" w:rsidRDefault="00C27F92" w:rsidP="00C27F92">
      <w:pPr>
        <w:numPr>
          <w:ilvl w:val="0"/>
          <w:numId w:val="449"/>
        </w:numPr>
        <w:spacing w:before="100" w:beforeAutospacing="1" w:after="100" w:afterAutospacing="1" w:line="240" w:lineRule="auto"/>
      </w:pPr>
      <w:r>
        <w:t xml:space="preserve">Review student, staff, and stakeholder feedback and recommend improvements. </w:t>
      </w:r>
    </w:p>
    <w:p w:rsidR="00C27F92" w:rsidRDefault="00C27F92" w:rsidP="00C27F92">
      <w:pPr>
        <w:numPr>
          <w:ilvl w:val="0"/>
          <w:numId w:val="449"/>
        </w:numPr>
        <w:spacing w:before="100" w:beforeAutospacing="1" w:after="100" w:afterAutospacing="1" w:line="240" w:lineRule="auto"/>
      </w:pPr>
      <w:r>
        <w:t xml:space="preserve">Ensure compliance with requirements of accrediting and regulatory bodies. </w:t>
      </w:r>
    </w:p>
    <w:p w:rsidR="00C27F92" w:rsidRDefault="00C27F92" w:rsidP="00C27F92">
      <w:pPr>
        <w:numPr>
          <w:ilvl w:val="0"/>
          <w:numId w:val="449"/>
        </w:numPr>
        <w:spacing w:before="100" w:beforeAutospacing="1" w:after="100" w:afterAutospacing="1" w:line="240" w:lineRule="auto"/>
      </w:pPr>
      <w:r>
        <w:t>Prepare quality assurance reports for management and governing bodies.</w:t>
      </w:r>
    </w:p>
    <w:p w:rsidR="00C27F92" w:rsidRDefault="00C27F92" w:rsidP="00C27F92">
      <w:pPr>
        <w:spacing w:after="0"/>
      </w:pPr>
      <w:r>
        <w:pict>
          <v:rect id="_x0000_i2377" style="width:0;height:1.5pt" o:hralign="center" o:hrstd="t" o:hr="t" fillcolor="#a0a0a0" stroked="f"/>
        </w:pict>
      </w:r>
    </w:p>
    <w:p w:rsidR="00C27F92" w:rsidRDefault="00C27F92" w:rsidP="00C27F92">
      <w:pPr>
        <w:pStyle w:val="Heading4"/>
      </w:pPr>
      <w:r>
        <w:rPr>
          <w:rStyle w:val="Strong"/>
          <w:b w:val="0"/>
          <w:bCs w:val="0"/>
        </w:rPr>
        <w:t>c) Meetings and Reporting</w:t>
      </w:r>
    </w:p>
    <w:p w:rsidR="00C27F92" w:rsidRDefault="00C27F92" w:rsidP="00C27F92">
      <w:pPr>
        <w:numPr>
          <w:ilvl w:val="0"/>
          <w:numId w:val="450"/>
        </w:numPr>
        <w:spacing w:before="100" w:beforeAutospacing="1" w:after="100" w:afterAutospacing="1" w:line="240" w:lineRule="auto"/>
      </w:pPr>
      <w:r>
        <w:t xml:space="preserve">The committee meets </w:t>
      </w:r>
      <w:r>
        <w:rPr>
          <w:rStyle w:val="Strong"/>
        </w:rPr>
        <w:t>regularly</w:t>
      </w:r>
      <w:r>
        <w:t xml:space="preserve"> (at least once per term or semester). </w:t>
      </w:r>
    </w:p>
    <w:p w:rsidR="00C27F92" w:rsidRDefault="00C27F92" w:rsidP="00C27F92">
      <w:pPr>
        <w:numPr>
          <w:ilvl w:val="0"/>
          <w:numId w:val="450"/>
        </w:numPr>
        <w:spacing w:before="100" w:beforeAutospacing="1" w:after="100" w:afterAutospacing="1" w:line="240" w:lineRule="auto"/>
      </w:pPr>
      <w:r>
        <w:t xml:space="preserve">Decisions and action points are documented in </w:t>
      </w:r>
      <w:r>
        <w:rPr>
          <w:rStyle w:val="Strong"/>
        </w:rPr>
        <w:t>formal minutes</w:t>
      </w:r>
      <w:r>
        <w:t xml:space="preserve">. </w:t>
      </w:r>
    </w:p>
    <w:p w:rsidR="00C27F92" w:rsidRDefault="00C27F92" w:rsidP="00C27F92">
      <w:pPr>
        <w:numPr>
          <w:ilvl w:val="0"/>
          <w:numId w:val="450"/>
        </w:numPr>
        <w:spacing w:before="100" w:beforeAutospacing="1" w:after="100" w:afterAutospacing="1" w:line="240" w:lineRule="auto"/>
      </w:pPr>
      <w:r>
        <w:t>Reports are submitted to college management for review and implementation.</w:t>
      </w:r>
    </w:p>
    <w:p w:rsidR="00C27F92" w:rsidRDefault="00C27F92" w:rsidP="00C27F92">
      <w:pPr>
        <w:spacing w:after="0"/>
      </w:pPr>
      <w:r>
        <w:pict>
          <v:rect id="_x0000_i2378" style="width:0;height:1.5pt" o:hralign="center" o:hrstd="t" o:hr="t" fillcolor="#a0a0a0" stroked="f"/>
        </w:pict>
      </w:r>
    </w:p>
    <w:p w:rsidR="00C27F92" w:rsidRDefault="00C27F92" w:rsidP="00C27F92">
      <w:pPr>
        <w:pStyle w:val="Heading4"/>
      </w:pPr>
      <w:r>
        <w:rPr>
          <w:rStyle w:val="Strong"/>
          <w:b w:val="0"/>
          <w:bCs w:val="0"/>
        </w:rPr>
        <w:t>d) Continuous Improvement</w:t>
      </w:r>
    </w:p>
    <w:p w:rsidR="00C27F92" w:rsidRDefault="00C27F92" w:rsidP="00C27F92">
      <w:pPr>
        <w:numPr>
          <w:ilvl w:val="0"/>
          <w:numId w:val="451"/>
        </w:numPr>
        <w:spacing w:before="100" w:beforeAutospacing="1" w:after="100" w:afterAutospacing="1" w:line="240" w:lineRule="auto"/>
      </w:pPr>
      <w:r>
        <w:t xml:space="preserve">The committee develops </w:t>
      </w:r>
      <w:r>
        <w:rPr>
          <w:rStyle w:val="Strong"/>
        </w:rPr>
        <w:t>quality improvement action plans</w:t>
      </w:r>
      <w:r>
        <w:t xml:space="preserve"> based on findings from reviews and audits. </w:t>
      </w:r>
    </w:p>
    <w:p w:rsidR="00C27F92" w:rsidRDefault="00C27F92" w:rsidP="00C27F92">
      <w:pPr>
        <w:numPr>
          <w:ilvl w:val="0"/>
          <w:numId w:val="451"/>
        </w:numPr>
        <w:spacing w:before="100" w:beforeAutospacing="1" w:after="100" w:afterAutospacing="1" w:line="240" w:lineRule="auto"/>
      </w:pPr>
      <w:r>
        <w:t xml:space="preserve">Progress on action plans is monitored and evaluated periodically. </w:t>
      </w:r>
    </w:p>
    <w:p w:rsidR="00C27F92" w:rsidRDefault="00C27F92" w:rsidP="00C27F92">
      <w:pPr>
        <w:numPr>
          <w:ilvl w:val="0"/>
          <w:numId w:val="451"/>
        </w:numPr>
        <w:spacing w:before="100" w:beforeAutospacing="1" w:after="100" w:afterAutospacing="1" w:line="240" w:lineRule="auto"/>
      </w:pPr>
      <w:r>
        <w:lastRenderedPageBreak/>
        <w:t>Best practices and innovations are promoted across the institution.</w:t>
      </w:r>
    </w:p>
    <w:p w:rsidR="00C27F92" w:rsidRDefault="00C27F92" w:rsidP="00C27F92">
      <w:pPr>
        <w:spacing w:after="0"/>
      </w:pPr>
      <w:r>
        <w:pict>
          <v:rect id="_x0000_i2379" style="width:0;height:1.5pt" o:hralign="center" o:hrstd="t" o:hr="t" fillcolor="#a0a0a0" stroked="f"/>
        </w:pict>
      </w:r>
    </w:p>
    <w:p w:rsidR="00C27F92" w:rsidRDefault="00C27F92" w:rsidP="00C27F92">
      <w:pPr>
        <w:pStyle w:val="Heading3"/>
      </w:pPr>
      <w:r>
        <w:rPr>
          <w:rStyle w:val="Strong"/>
          <w:b w:val="0"/>
          <w:bCs w:val="0"/>
        </w:rPr>
        <w:t>Outcome</w:t>
      </w:r>
    </w:p>
    <w:p w:rsidR="00C27F92" w:rsidRDefault="00C27F92" w:rsidP="00C27F92">
      <w:pPr>
        <w:pStyle w:val="NormalWeb"/>
      </w:pPr>
      <w:r>
        <w:t xml:space="preserve">A structured internal quality assurance mechanism that ensures </w:t>
      </w:r>
      <w:r>
        <w:rPr>
          <w:rStyle w:val="Strong"/>
        </w:rPr>
        <w:t>consistent academic standards, regulatory compliance, and continuous institutional improvement</w:t>
      </w:r>
      <w:r>
        <w:t>.</w:t>
      </w:r>
    </w:p>
    <w:p w:rsidR="00C27F92" w:rsidRDefault="00C27F92" w:rsidP="00C27F92">
      <w:r>
        <w:pict>
          <v:rect id="_x0000_i2380" style="width:0;height:1.5pt" o:hralign="center" o:hrstd="t" o:hr="t" fillcolor="#a0a0a0" stroked="f"/>
        </w:pict>
      </w:r>
    </w:p>
    <w:p w:rsidR="00C27F92" w:rsidRDefault="00C27F92" w:rsidP="00C27F92">
      <w:pPr>
        <w:pStyle w:val="NormalWeb"/>
      </w:pPr>
      <w:r>
        <w:t xml:space="preserve">If you want, I can proceed with the next subsection such as </w:t>
      </w:r>
      <w:r>
        <w:rPr>
          <w:rStyle w:val="Strong"/>
        </w:rPr>
        <w:t>External Quality Assurance</w:t>
      </w:r>
      <w:r>
        <w:t xml:space="preserve">, </w:t>
      </w:r>
      <w:r>
        <w:rPr>
          <w:rStyle w:val="Strong"/>
        </w:rPr>
        <w:t>Program Review and Evaluation</w:t>
      </w:r>
      <w:r>
        <w:t xml:space="preserve">, or </w:t>
      </w:r>
      <w:r>
        <w:rPr>
          <w:rStyle w:val="Strong"/>
        </w:rPr>
        <w:t>Student Feedback Mechanisms</w:t>
      </w:r>
      <w:r>
        <w:t xml:space="preserve"> under Chapter 8.</w:t>
      </w: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pStyle w:val="Heading2"/>
      </w:pPr>
      <w:r>
        <w:rPr>
          <w:rStyle w:val="Strong"/>
          <w:b/>
          <w:bCs/>
        </w:rPr>
        <w:t>8.4 Program Accreditation and Review</w:t>
      </w:r>
    </w:p>
    <w:p w:rsidR="00C27F92" w:rsidRDefault="00C27F92" w:rsidP="00C27F92">
      <w:pPr>
        <w:numPr>
          <w:ilvl w:val="0"/>
          <w:numId w:val="452"/>
        </w:numPr>
        <w:spacing w:before="100" w:beforeAutospacing="1" w:after="100" w:afterAutospacing="1" w:line="240" w:lineRule="auto"/>
      </w:pPr>
      <w:r>
        <w:t xml:space="preserve">All academic programs must be </w:t>
      </w:r>
      <w:r>
        <w:rPr>
          <w:rStyle w:val="Strong"/>
        </w:rPr>
        <w:t>approved and accredited</w:t>
      </w:r>
      <w:r>
        <w:t xml:space="preserve"> by relevant regulatory bodies (e.g., TVET/CDACC, KNEC, or university authorities) before implementation. </w:t>
      </w:r>
    </w:p>
    <w:p w:rsidR="00C27F92" w:rsidRDefault="00C27F92" w:rsidP="00C27F92">
      <w:pPr>
        <w:numPr>
          <w:ilvl w:val="0"/>
          <w:numId w:val="452"/>
        </w:numPr>
        <w:spacing w:before="100" w:beforeAutospacing="1" w:after="100" w:afterAutospacing="1" w:line="240" w:lineRule="auto"/>
      </w:pPr>
      <w:r>
        <w:t>Programs are developed in line with:</w:t>
      </w:r>
    </w:p>
    <w:p w:rsidR="00C27F92" w:rsidRDefault="00C27F92" w:rsidP="00C27F92">
      <w:pPr>
        <w:numPr>
          <w:ilvl w:val="1"/>
          <w:numId w:val="452"/>
        </w:numPr>
        <w:spacing w:before="100" w:beforeAutospacing="1" w:after="100" w:afterAutospacing="1" w:line="240" w:lineRule="auto"/>
      </w:pPr>
      <w:r>
        <w:t xml:space="preserve">National qualification frameworks </w:t>
      </w:r>
    </w:p>
    <w:p w:rsidR="00C27F92" w:rsidRDefault="00C27F92" w:rsidP="00C27F92">
      <w:pPr>
        <w:numPr>
          <w:ilvl w:val="1"/>
          <w:numId w:val="452"/>
        </w:numPr>
        <w:spacing w:before="100" w:beforeAutospacing="1" w:after="100" w:afterAutospacing="1" w:line="240" w:lineRule="auto"/>
      </w:pPr>
      <w:r>
        <w:t xml:space="preserve">Industry and labor market needs </w:t>
      </w:r>
    </w:p>
    <w:p w:rsidR="00C27F92" w:rsidRDefault="00C27F92" w:rsidP="00C27F92">
      <w:pPr>
        <w:numPr>
          <w:ilvl w:val="1"/>
          <w:numId w:val="452"/>
        </w:numPr>
        <w:spacing w:before="100" w:beforeAutospacing="1" w:after="100" w:afterAutospacing="1" w:line="240" w:lineRule="auto"/>
      </w:pPr>
      <w:r>
        <w:t>Institutional mission and vision</w:t>
      </w:r>
    </w:p>
    <w:p w:rsidR="00C27F92" w:rsidRDefault="00C27F92" w:rsidP="00C27F92">
      <w:pPr>
        <w:numPr>
          <w:ilvl w:val="0"/>
          <w:numId w:val="452"/>
        </w:numPr>
        <w:spacing w:before="100" w:beforeAutospacing="1" w:after="100" w:afterAutospacing="1" w:line="240" w:lineRule="auto"/>
      </w:pPr>
      <w:r>
        <w:t xml:space="preserve">Periodic </w:t>
      </w:r>
      <w:r>
        <w:rPr>
          <w:rStyle w:val="Strong"/>
        </w:rPr>
        <w:t>program reviews</w:t>
      </w:r>
      <w:r>
        <w:t xml:space="preserve"> are conducted to:</w:t>
      </w:r>
    </w:p>
    <w:p w:rsidR="00C27F92" w:rsidRDefault="00C27F92" w:rsidP="00C27F92">
      <w:pPr>
        <w:numPr>
          <w:ilvl w:val="1"/>
          <w:numId w:val="452"/>
        </w:numPr>
        <w:spacing w:before="100" w:beforeAutospacing="1" w:after="100" w:afterAutospacing="1" w:line="240" w:lineRule="auto"/>
      </w:pPr>
      <w:r>
        <w:t xml:space="preserve">Assess relevance, effectiveness, and outcomes </w:t>
      </w:r>
    </w:p>
    <w:p w:rsidR="00C27F92" w:rsidRDefault="00C27F92" w:rsidP="00C27F92">
      <w:pPr>
        <w:numPr>
          <w:ilvl w:val="1"/>
          <w:numId w:val="452"/>
        </w:numPr>
        <w:spacing w:before="100" w:beforeAutospacing="1" w:after="100" w:afterAutospacing="1" w:line="240" w:lineRule="auto"/>
      </w:pPr>
      <w:r>
        <w:t>Update curricula to reflect emerging ICT trends</w:t>
      </w:r>
    </w:p>
    <w:p w:rsidR="00C27F92" w:rsidRDefault="00C27F92" w:rsidP="00C27F92">
      <w:pPr>
        <w:numPr>
          <w:ilvl w:val="0"/>
          <w:numId w:val="452"/>
        </w:numPr>
        <w:spacing w:before="100" w:beforeAutospacing="1" w:after="100" w:afterAutospacing="1" w:line="240" w:lineRule="auto"/>
      </w:pPr>
      <w:r>
        <w:t xml:space="preserve">Any major program changes require </w:t>
      </w:r>
      <w:r>
        <w:rPr>
          <w:rStyle w:val="Strong"/>
        </w:rPr>
        <w:t>re-approval or notification</w:t>
      </w:r>
      <w:r>
        <w:t xml:space="preserve"> to accrediting bodies. </w:t>
      </w:r>
    </w:p>
    <w:p w:rsidR="00C27F92" w:rsidRDefault="00C27F92" w:rsidP="00C27F92">
      <w:pPr>
        <w:numPr>
          <w:ilvl w:val="0"/>
          <w:numId w:val="452"/>
        </w:numPr>
        <w:spacing w:before="100" w:beforeAutospacing="1" w:after="100" w:afterAutospacing="1" w:line="240" w:lineRule="auto"/>
      </w:pPr>
      <w:r>
        <w:t>Accreditation renewal is conducted within stipulated timelines to maintain program recognition.</w:t>
      </w:r>
    </w:p>
    <w:p w:rsidR="00C27F92" w:rsidRDefault="00C27F92" w:rsidP="00C27F92">
      <w:pPr>
        <w:spacing w:after="0"/>
      </w:pPr>
      <w:r>
        <w:pict>
          <v:rect id="_x0000_i2403" style="width:0;height:1.5pt" o:hralign="center" o:hrstd="t" o:hr="t" fillcolor="#a0a0a0" stroked="f"/>
        </w:pict>
      </w:r>
    </w:p>
    <w:p w:rsidR="00C27F92" w:rsidRDefault="00C27F92" w:rsidP="00C27F92">
      <w:pPr>
        <w:pStyle w:val="Heading2"/>
      </w:pPr>
      <w:r>
        <w:rPr>
          <w:rStyle w:val="Strong"/>
          <w:b/>
          <w:bCs/>
        </w:rPr>
        <w:t>8.5 Staff and Student Evaluation</w:t>
      </w:r>
    </w:p>
    <w:p w:rsidR="00C27F92" w:rsidRDefault="00C27F92" w:rsidP="00C27F92">
      <w:pPr>
        <w:pStyle w:val="Heading3"/>
      </w:pPr>
      <w:r>
        <w:rPr>
          <w:rStyle w:val="Strong"/>
          <w:b w:val="0"/>
          <w:bCs w:val="0"/>
        </w:rPr>
        <w:t>8.5.1 Staff Evaluation</w:t>
      </w:r>
    </w:p>
    <w:p w:rsidR="00C27F92" w:rsidRDefault="00C27F92" w:rsidP="00C27F92">
      <w:pPr>
        <w:numPr>
          <w:ilvl w:val="0"/>
          <w:numId w:val="453"/>
        </w:numPr>
        <w:spacing w:before="100" w:beforeAutospacing="1" w:after="100" w:afterAutospacing="1" w:line="240" w:lineRule="auto"/>
      </w:pPr>
      <w:r>
        <w:t xml:space="preserve">Teaching staff are evaluated regularly to ensure </w:t>
      </w:r>
      <w:r>
        <w:rPr>
          <w:rStyle w:val="Strong"/>
        </w:rPr>
        <w:t>quality instruction and professional competence</w:t>
      </w:r>
      <w:r>
        <w:t xml:space="preserve">. </w:t>
      </w:r>
    </w:p>
    <w:p w:rsidR="00C27F92" w:rsidRDefault="00C27F92" w:rsidP="00C27F92">
      <w:pPr>
        <w:numPr>
          <w:ilvl w:val="0"/>
          <w:numId w:val="453"/>
        </w:numPr>
        <w:spacing w:before="100" w:beforeAutospacing="1" w:after="100" w:afterAutospacing="1" w:line="240" w:lineRule="auto"/>
      </w:pPr>
      <w:r>
        <w:t>Evaluation methods include:</w:t>
      </w:r>
    </w:p>
    <w:p w:rsidR="00C27F92" w:rsidRDefault="00C27F92" w:rsidP="00C27F92">
      <w:pPr>
        <w:numPr>
          <w:ilvl w:val="1"/>
          <w:numId w:val="453"/>
        </w:numPr>
        <w:spacing w:before="100" w:beforeAutospacing="1" w:after="100" w:afterAutospacing="1" w:line="240" w:lineRule="auto"/>
      </w:pPr>
      <w:r>
        <w:t xml:space="preserve">Student feedback surveys </w:t>
      </w:r>
    </w:p>
    <w:p w:rsidR="00C27F92" w:rsidRDefault="00C27F92" w:rsidP="00C27F92">
      <w:pPr>
        <w:numPr>
          <w:ilvl w:val="1"/>
          <w:numId w:val="453"/>
        </w:numPr>
        <w:spacing w:before="100" w:beforeAutospacing="1" w:after="100" w:afterAutospacing="1" w:line="240" w:lineRule="auto"/>
      </w:pPr>
      <w:r>
        <w:t xml:space="preserve">Peer reviews and classroom observations </w:t>
      </w:r>
    </w:p>
    <w:p w:rsidR="00C27F92" w:rsidRDefault="00C27F92" w:rsidP="00C27F92">
      <w:pPr>
        <w:numPr>
          <w:ilvl w:val="1"/>
          <w:numId w:val="453"/>
        </w:numPr>
        <w:spacing w:before="100" w:beforeAutospacing="1" w:after="100" w:afterAutospacing="1" w:line="240" w:lineRule="auto"/>
      </w:pPr>
      <w:r>
        <w:t>Performance appraisals</w:t>
      </w:r>
    </w:p>
    <w:p w:rsidR="00C27F92" w:rsidRDefault="00C27F92" w:rsidP="00C27F92">
      <w:pPr>
        <w:numPr>
          <w:ilvl w:val="0"/>
          <w:numId w:val="453"/>
        </w:numPr>
        <w:spacing w:before="100" w:beforeAutospacing="1" w:after="100" w:afterAutospacing="1" w:line="240" w:lineRule="auto"/>
      </w:pPr>
      <w:r>
        <w:t>Evaluation results inform:</w:t>
      </w:r>
    </w:p>
    <w:p w:rsidR="00C27F92" w:rsidRDefault="00C27F92" w:rsidP="00C27F92">
      <w:pPr>
        <w:numPr>
          <w:ilvl w:val="1"/>
          <w:numId w:val="453"/>
        </w:numPr>
        <w:spacing w:before="100" w:beforeAutospacing="1" w:after="100" w:afterAutospacing="1" w:line="240" w:lineRule="auto"/>
      </w:pPr>
      <w:r>
        <w:t xml:space="preserve">Staff development and training needs </w:t>
      </w:r>
    </w:p>
    <w:p w:rsidR="00C27F92" w:rsidRDefault="00C27F92" w:rsidP="00C27F92">
      <w:pPr>
        <w:numPr>
          <w:ilvl w:val="1"/>
          <w:numId w:val="453"/>
        </w:numPr>
        <w:spacing w:before="100" w:beforeAutospacing="1" w:after="100" w:afterAutospacing="1" w:line="240" w:lineRule="auto"/>
      </w:pPr>
      <w:r>
        <w:t xml:space="preserve">Promotions and rewards </w:t>
      </w:r>
    </w:p>
    <w:p w:rsidR="00C27F92" w:rsidRDefault="00C27F92" w:rsidP="00C27F92">
      <w:pPr>
        <w:numPr>
          <w:ilvl w:val="1"/>
          <w:numId w:val="453"/>
        </w:numPr>
        <w:spacing w:before="100" w:beforeAutospacing="1" w:after="100" w:afterAutospacing="1" w:line="240" w:lineRule="auto"/>
      </w:pPr>
      <w:r>
        <w:t>Teaching improvement strategies</w:t>
      </w:r>
    </w:p>
    <w:p w:rsidR="00C27F92" w:rsidRDefault="00C27F92" w:rsidP="00C27F92">
      <w:pPr>
        <w:pStyle w:val="Heading3"/>
      </w:pPr>
      <w:r>
        <w:rPr>
          <w:rStyle w:val="Strong"/>
          <w:b w:val="0"/>
          <w:bCs w:val="0"/>
        </w:rPr>
        <w:lastRenderedPageBreak/>
        <w:t>8.5.2 Student Evaluation</w:t>
      </w:r>
    </w:p>
    <w:p w:rsidR="00C27F92" w:rsidRDefault="00C27F92" w:rsidP="00C27F92">
      <w:pPr>
        <w:numPr>
          <w:ilvl w:val="0"/>
          <w:numId w:val="454"/>
        </w:numPr>
        <w:spacing w:before="100" w:beforeAutospacing="1" w:after="100" w:afterAutospacing="1" w:line="240" w:lineRule="auto"/>
      </w:pPr>
      <w:r>
        <w:t>Student performance is assessed through:</w:t>
      </w:r>
    </w:p>
    <w:p w:rsidR="00C27F92" w:rsidRDefault="00C27F92" w:rsidP="00C27F92">
      <w:pPr>
        <w:numPr>
          <w:ilvl w:val="1"/>
          <w:numId w:val="454"/>
        </w:numPr>
        <w:spacing w:before="100" w:beforeAutospacing="1" w:after="100" w:afterAutospacing="1" w:line="240" w:lineRule="auto"/>
      </w:pPr>
      <w:r>
        <w:t xml:space="preserve">Continuous assessment tests (CATs) </w:t>
      </w:r>
    </w:p>
    <w:p w:rsidR="00C27F92" w:rsidRDefault="00C27F92" w:rsidP="00C27F92">
      <w:pPr>
        <w:numPr>
          <w:ilvl w:val="1"/>
          <w:numId w:val="454"/>
        </w:numPr>
        <w:spacing w:before="100" w:beforeAutospacing="1" w:after="100" w:afterAutospacing="1" w:line="240" w:lineRule="auto"/>
      </w:pPr>
      <w:r>
        <w:t xml:space="preserve">Practical work and projects </w:t>
      </w:r>
    </w:p>
    <w:p w:rsidR="00C27F92" w:rsidRDefault="00C27F92" w:rsidP="00C27F92">
      <w:pPr>
        <w:numPr>
          <w:ilvl w:val="1"/>
          <w:numId w:val="454"/>
        </w:numPr>
        <w:spacing w:before="100" w:beforeAutospacing="1" w:after="100" w:afterAutospacing="1" w:line="240" w:lineRule="auto"/>
      </w:pPr>
      <w:r>
        <w:t>Examinations</w:t>
      </w:r>
    </w:p>
    <w:p w:rsidR="00C27F92" w:rsidRDefault="00C27F92" w:rsidP="00C27F92">
      <w:pPr>
        <w:numPr>
          <w:ilvl w:val="0"/>
          <w:numId w:val="454"/>
        </w:numPr>
        <w:spacing w:before="100" w:beforeAutospacing="1" w:after="100" w:afterAutospacing="1" w:line="240" w:lineRule="auto"/>
      </w:pPr>
      <w:r>
        <w:t>Student satisfaction surveys collect feedback on:</w:t>
      </w:r>
    </w:p>
    <w:p w:rsidR="00C27F92" w:rsidRDefault="00C27F92" w:rsidP="00C27F92">
      <w:pPr>
        <w:numPr>
          <w:ilvl w:val="1"/>
          <w:numId w:val="454"/>
        </w:numPr>
        <w:spacing w:before="100" w:beforeAutospacing="1" w:after="100" w:afterAutospacing="1" w:line="240" w:lineRule="auto"/>
      </w:pPr>
      <w:r>
        <w:t xml:space="preserve">Teaching quality </w:t>
      </w:r>
    </w:p>
    <w:p w:rsidR="00C27F92" w:rsidRDefault="00C27F92" w:rsidP="00C27F92">
      <w:pPr>
        <w:numPr>
          <w:ilvl w:val="1"/>
          <w:numId w:val="454"/>
        </w:numPr>
        <w:spacing w:before="100" w:beforeAutospacing="1" w:after="100" w:afterAutospacing="1" w:line="240" w:lineRule="auto"/>
      </w:pPr>
      <w:r>
        <w:t xml:space="preserve">Learning resources and facilities </w:t>
      </w:r>
    </w:p>
    <w:p w:rsidR="00C27F92" w:rsidRDefault="00C27F92" w:rsidP="00C27F92">
      <w:pPr>
        <w:numPr>
          <w:ilvl w:val="1"/>
          <w:numId w:val="454"/>
        </w:numPr>
        <w:spacing w:before="100" w:beforeAutospacing="1" w:after="100" w:afterAutospacing="1" w:line="240" w:lineRule="auto"/>
      </w:pPr>
      <w:r>
        <w:t>Support services</w:t>
      </w:r>
    </w:p>
    <w:p w:rsidR="00C27F92" w:rsidRDefault="00C27F92" w:rsidP="00C27F92">
      <w:pPr>
        <w:numPr>
          <w:ilvl w:val="0"/>
          <w:numId w:val="454"/>
        </w:numPr>
        <w:spacing w:before="100" w:beforeAutospacing="1" w:after="100" w:afterAutospacing="1" w:line="240" w:lineRule="auto"/>
      </w:pPr>
      <w:r>
        <w:t>Feedback is used to enhance learning experiences and service delivery.</w:t>
      </w:r>
    </w:p>
    <w:p w:rsidR="00C27F92" w:rsidRDefault="00C27F92" w:rsidP="00C27F92">
      <w:pPr>
        <w:spacing w:after="0"/>
      </w:pPr>
      <w:r>
        <w:pict>
          <v:rect id="_x0000_i2404" style="width:0;height:1.5pt" o:hralign="center" o:hrstd="t" o:hr="t" fillcolor="#a0a0a0" stroked="f"/>
        </w:pict>
      </w:r>
    </w:p>
    <w:p w:rsidR="00C27F92" w:rsidRDefault="00C27F92" w:rsidP="00C27F92">
      <w:pPr>
        <w:pStyle w:val="Heading2"/>
      </w:pPr>
      <w:r>
        <w:rPr>
          <w:rStyle w:val="Strong"/>
          <w:b/>
          <w:bCs/>
        </w:rPr>
        <w:t>8.6 Institutional Self-Assessment</w:t>
      </w:r>
    </w:p>
    <w:p w:rsidR="00C27F92" w:rsidRDefault="00C27F92" w:rsidP="00C27F92">
      <w:pPr>
        <w:numPr>
          <w:ilvl w:val="0"/>
          <w:numId w:val="455"/>
        </w:numPr>
        <w:spacing w:before="100" w:beforeAutospacing="1" w:after="100" w:afterAutospacing="1" w:line="240" w:lineRule="auto"/>
      </w:pPr>
      <w:r>
        <w:t xml:space="preserve">The ICT College conducts </w:t>
      </w:r>
      <w:r>
        <w:rPr>
          <w:rStyle w:val="Strong"/>
        </w:rPr>
        <w:t>periodic self-assessment</w:t>
      </w:r>
      <w:r>
        <w:t xml:space="preserve"> to evaluate institutional performance. </w:t>
      </w:r>
    </w:p>
    <w:p w:rsidR="00C27F92" w:rsidRDefault="00C27F92" w:rsidP="00C27F92">
      <w:pPr>
        <w:numPr>
          <w:ilvl w:val="0"/>
          <w:numId w:val="455"/>
        </w:numPr>
        <w:spacing w:before="100" w:beforeAutospacing="1" w:after="100" w:afterAutospacing="1" w:line="240" w:lineRule="auto"/>
      </w:pPr>
      <w:r>
        <w:t>Self-assessment covers:</w:t>
      </w:r>
    </w:p>
    <w:p w:rsidR="00C27F92" w:rsidRDefault="00C27F92" w:rsidP="00C27F92">
      <w:pPr>
        <w:numPr>
          <w:ilvl w:val="1"/>
          <w:numId w:val="455"/>
        </w:numPr>
        <w:spacing w:before="100" w:beforeAutospacing="1" w:after="100" w:afterAutospacing="1" w:line="240" w:lineRule="auto"/>
      </w:pPr>
      <w:r>
        <w:t xml:space="preserve">Academic programs </w:t>
      </w:r>
    </w:p>
    <w:p w:rsidR="00C27F92" w:rsidRDefault="00C27F92" w:rsidP="00C27F92">
      <w:pPr>
        <w:numPr>
          <w:ilvl w:val="1"/>
          <w:numId w:val="455"/>
        </w:numPr>
        <w:spacing w:before="100" w:beforeAutospacing="1" w:after="100" w:afterAutospacing="1" w:line="240" w:lineRule="auto"/>
      </w:pPr>
      <w:r>
        <w:t xml:space="preserve">Teaching and learning processes </w:t>
      </w:r>
    </w:p>
    <w:p w:rsidR="00C27F92" w:rsidRDefault="00C27F92" w:rsidP="00C27F92">
      <w:pPr>
        <w:numPr>
          <w:ilvl w:val="1"/>
          <w:numId w:val="455"/>
        </w:numPr>
        <w:spacing w:before="100" w:beforeAutospacing="1" w:after="100" w:afterAutospacing="1" w:line="240" w:lineRule="auto"/>
      </w:pPr>
      <w:r>
        <w:t xml:space="preserve">Infrastructure and ICT resources </w:t>
      </w:r>
    </w:p>
    <w:p w:rsidR="00C27F92" w:rsidRDefault="00C27F92" w:rsidP="00C27F92">
      <w:pPr>
        <w:numPr>
          <w:ilvl w:val="1"/>
          <w:numId w:val="455"/>
        </w:numPr>
        <w:spacing w:before="100" w:beforeAutospacing="1" w:after="100" w:afterAutospacing="1" w:line="240" w:lineRule="auto"/>
      </w:pPr>
      <w:r>
        <w:t>Governance and administration</w:t>
      </w:r>
    </w:p>
    <w:p w:rsidR="00C27F92" w:rsidRDefault="00C27F92" w:rsidP="00C27F92">
      <w:pPr>
        <w:numPr>
          <w:ilvl w:val="0"/>
          <w:numId w:val="455"/>
        </w:numPr>
        <w:spacing w:before="100" w:beforeAutospacing="1" w:after="100" w:afterAutospacing="1" w:line="240" w:lineRule="auto"/>
      </w:pPr>
      <w:r>
        <w:t>Self-evaluation reports identify:</w:t>
      </w:r>
    </w:p>
    <w:p w:rsidR="00C27F92" w:rsidRDefault="00C27F92" w:rsidP="00C27F92">
      <w:pPr>
        <w:numPr>
          <w:ilvl w:val="1"/>
          <w:numId w:val="455"/>
        </w:numPr>
        <w:spacing w:before="100" w:beforeAutospacing="1" w:after="100" w:afterAutospacing="1" w:line="240" w:lineRule="auto"/>
      </w:pPr>
      <w:r>
        <w:t xml:space="preserve">Strengths and best practices </w:t>
      </w:r>
    </w:p>
    <w:p w:rsidR="00C27F92" w:rsidRDefault="00C27F92" w:rsidP="00C27F92">
      <w:pPr>
        <w:numPr>
          <w:ilvl w:val="1"/>
          <w:numId w:val="455"/>
        </w:numPr>
        <w:spacing w:before="100" w:beforeAutospacing="1" w:after="100" w:afterAutospacing="1" w:line="240" w:lineRule="auto"/>
      </w:pPr>
      <w:r>
        <w:t>Gaps and areas for improvement</w:t>
      </w:r>
    </w:p>
    <w:p w:rsidR="00C27F92" w:rsidRDefault="00C27F92" w:rsidP="00C27F92">
      <w:pPr>
        <w:numPr>
          <w:ilvl w:val="0"/>
          <w:numId w:val="455"/>
        </w:numPr>
        <w:spacing w:before="100" w:beforeAutospacing="1" w:after="100" w:afterAutospacing="1" w:line="240" w:lineRule="auto"/>
      </w:pPr>
      <w:r>
        <w:t>Findings are documented and used for planning, accreditation, and quality enhancement.</w:t>
      </w:r>
    </w:p>
    <w:p w:rsidR="00C27F92" w:rsidRDefault="00C27F92" w:rsidP="00C27F92">
      <w:pPr>
        <w:spacing w:after="0"/>
      </w:pPr>
      <w:r>
        <w:pict>
          <v:rect id="_x0000_i2405" style="width:0;height:1.5pt" o:hralign="center" o:hrstd="t" o:hr="t" fillcolor="#a0a0a0" stroked="f"/>
        </w:pict>
      </w:r>
    </w:p>
    <w:p w:rsidR="00C27F92" w:rsidRDefault="00C27F92" w:rsidP="00C27F92">
      <w:pPr>
        <w:pStyle w:val="Heading2"/>
      </w:pPr>
      <w:r>
        <w:rPr>
          <w:rStyle w:val="Strong"/>
          <w:b/>
          <w:bCs/>
        </w:rPr>
        <w:t>8.7 Continuous Improvement and Benchmarking</w:t>
      </w:r>
    </w:p>
    <w:p w:rsidR="00C27F92" w:rsidRDefault="00C27F92" w:rsidP="00C27F92">
      <w:pPr>
        <w:numPr>
          <w:ilvl w:val="0"/>
          <w:numId w:val="456"/>
        </w:numPr>
        <w:spacing w:before="100" w:beforeAutospacing="1" w:after="100" w:afterAutospacing="1" w:line="240" w:lineRule="auto"/>
      </w:pPr>
      <w:r>
        <w:t xml:space="preserve">The institution promotes a culture of </w:t>
      </w:r>
      <w:r>
        <w:rPr>
          <w:rStyle w:val="Strong"/>
        </w:rPr>
        <w:t>continuous improvement</w:t>
      </w:r>
      <w:r>
        <w:t xml:space="preserve"> through regular review and innovation. </w:t>
      </w:r>
    </w:p>
    <w:p w:rsidR="00C27F92" w:rsidRDefault="00C27F92" w:rsidP="00C27F92">
      <w:pPr>
        <w:numPr>
          <w:ilvl w:val="0"/>
          <w:numId w:val="456"/>
        </w:numPr>
        <w:spacing w:before="100" w:beforeAutospacing="1" w:after="100" w:afterAutospacing="1" w:line="240" w:lineRule="auto"/>
      </w:pPr>
      <w:r>
        <w:t>Quality improvement actions are informed by:</w:t>
      </w:r>
    </w:p>
    <w:p w:rsidR="00C27F92" w:rsidRDefault="00C27F92" w:rsidP="00C27F92">
      <w:pPr>
        <w:numPr>
          <w:ilvl w:val="1"/>
          <w:numId w:val="456"/>
        </w:numPr>
        <w:spacing w:before="100" w:beforeAutospacing="1" w:after="100" w:afterAutospacing="1" w:line="240" w:lineRule="auto"/>
      </w:pPr>
      <w:r>
        <w:t xml:space="preserve">Internal evaluations </w:t>
      </w:r>
    </w:p>
    <w:p w:rsidR="00C27F92" w:rsidRDefault="00C27F92" w:rsidP="00C27F92">
      <w:pPr>
        <w:numPr>
          <w:ilvl w:val="1"/>
          <w:numId w:val="456"/>
        </w:numPr>
        <w:spacing w:before="100" w:beforeAutospacing="1" w:after="100" w:afterAutospacing="1" w:line="240" w:lineRule="auto"/>
      </w:pPr>
      <w:r>
        <w:t xml:space="preserve">External audit and accreditation feedback </w:t>
      </w:r>
    </w:p>
    <w:p w:rsidR="00C27F92" w:rsidRDefault="00C27F92" w:rsidP="00C27F92">
      <w:pPr>
        <w:numPr>
          <w:ilvl w:val="1"/>
          <w:numId w:val="456"/>
        </w:numPr>
        <w:spacing w:before="100" w:beforeAutospacing="1" w:after="100" w:afterAutospacing="1" w:line="240" w:lineRule="auto"/>
      </w:pPr>
      <w:r>
        <w:t>Stakeholder input</w:t>
      </w:r>
    </w:p>
    <w:p w:rsidR="00C27F92" w:rsidRDefault="00C27F92" w:rsidP="00C27F92">
      <w:pPr>
        <w:numPr>
          <w:ilvl w:val="0"/>
          <w:numId w:val="456"/>
        </w:numPr>
        <w:spacing w:before="100" w:beforeAutospacing="1" w:after="100" w:afterAutospacing="1" w:line="240" w:lineRule="auto"/>
      </w:pPr>
      <w:r>
        <w:t xml:space="preserve">The college conducts </w:t>
      </w:r>
      <w:r>
        <w:rPr>
          <w:rStyle w:val="Strong"/>
        </w:rPr>
        <w:t>benchmarking</w:t>
      </w:r>
      <w:r>
        <w:t xml:space="preserve"> against other reputable ICT colleges to:</w:t>
      </w:r>
    </w:p>
    <w:p w:rsidR="00C27F92" w:rsidRDefault="00C27F92" w:rsidP="00C27F92">
      <w:pPr>
        <w:numPr>
          <w:ilvl w:val="1"/>
          <w:numId w:val="456"/>
        </w:numPr>
        <w:spacing w:before="100" w:beforeAutospacing="1" w:after="100" w:afterAutospacing="1" w:line="240" w:lineRule="auto"/>
      </w:pPr>
      <w:r>
        <w:t xml:space="preserve">Compare academic standards and best practices </w:t>
      </w:r>
    </w:p>
    <w:p w:rsidR="00C27F92" w:rsidRDefault="00C27F92" w:rsidP="00C27F92">
      <w:pPr>
        <w:numPr>
          <w:ilvl w:val="1"/>
          <w:numId w:val="456"/>
        </w:numPr>
        <w:spacing w:before="100" w:beforeAutospacing="1" w:after="100" w:afterAutospacing="1" w:line="240" w:lineRule="auto"/>
      </w:pPr>
      <w:r>
        <w:t>Adopt innovative teaching and technology trends</w:t>
      </w:r>
    </w:p>
    <w:p w:rsidR="00C27F92" w:rsidRDefault="00C27F92" w:rsidP="00C27F92">
      <w:pPr>
        <w:numPr>
          <w:ilvl w:val="0"/>
          <w:numId w:val="456"/>
        </w:numPr>
        <w:spacing w:before="100" w:beforeAutospacing="1" w:after="100" w:afterAutospacing="1" w:line="240" w:lineRule="auto"/>
      </w:pPr>
      <w:r>
        <w:t>Lessons learned from benchmarking are integrated into policies, curricula, and service delivery.</w:t>
      </w:r>
    </w:p>
    <w:p w:rsidR="00C27F92" w:rsidRDefault="00C27F92" w:rsidP="00C27F92">
      <w:pPr>
        <w:spacing w:after="0"/>
      </w:pPr>
      <w:r>
        <w:pict>
          <v:rect id="_x0000_i2406" style="width:0;height:1.5pt" o:hralign="center" o:hrstd="t" o:hr="t" fillcolor="#a0a0a0" stroked="f"/>
        </w:pict>
      </w:r>
    </w:p>
    <w:p w:rsidR="00C27F92" w:rsidRDefault="00C27F92" w:rsidP="00C27F92">
      <w:pPr>
        <w:pStyle w:val="Heading3"/>
      </w:pPr>
      <w:r>
        <w:rPr>
          <w:rStyle w:val="Strong"/>
          <w:b w:val="0"/>
          <w:bCs w:val="0"/>
        </w:rPr>
        <w:t>Expected Outcome</w:t>
      </w:r>
    </w:p>
    <w:p w:rsidR="00C27F92" w:rsidRDefault="00C27F92" w:rsidP="00C27F92">
      <w:pPr>
        <w:pStyle w:val="NormalWeb"/>
      </w:pPr>
      <w:r>
        <w:t xml:space="preserve">An ICT College that maintains </w:t>
      </w:r>
      <w:r>
        <w:rPr>
          <w:rStyle w:val="Strong"/>
        </w:rPr>
        <w:t>high-quality, accredited programs</w:t>
      </w:r>
      <w:r>
        <w:t>, continuously improves performance, and remains competitive through evaluation and benchmarking.</w:t>
      </w:r>
    </w:p>
    <w:p w:rsidR="00C27F92" w:rsidRDefault="00C27F92" w:rsidP="00C27F92">
      <w:r>
        <w:pict>
          <v:rect id="_x0000_i2407" style="width:0;height:1.5pt" o:hralign="center" o:hrstd="t" o:hr="t" fillcolor="#a0a0a0" stroked="f"/>
        </w:pict>
      </w:r>
    </w:p>
    <w:p w:rsidR="00C27F92" w:rsidRDefault="00C27F92" w:rsidP="00C27F92">
      <w:pPr>
        <w:pStyle w:val="NormalWeb"/>
      </w:pPr>
      <w:r>
        <w:lastRenderedPageBreak/>
        <w:t xml:space="preserve">If you want, I can now </w:t>
      </w:r>
      <w:r>
        <w:rPr>
          <w:rStyle w:val="Strong"/>
        </w:rPr>
        <w:t>finalize Chapter 8 as a complete consolidated chapter</w:t>
      </w:r>
      <w:r>
        <w:t xml:space="preserve">, or proceed to </w:t>
      </w:r>
      <w:r>
        <w:rPr>
          <w:rStyle w:val="Strong"/>
        </w:rPr>
        <w:t>Chapter 9: Governance, Leadership, and Ethics</w:t>
      </w:r>
      <w:r>
        <w:t>.</w:t>
      </w: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pStyle w:val="Heading2"/>
      </w:pPr>
      <w:r>
        <w:rPr>
          <w:rStyle w:val="Strong"/>
          <w:b/>
          <w:bCs/>
        </w:rPr>
        <w:t>CHAPTER 9: HEALTH, SAFETY, AND ENVIRONMENTAL POLICY</w:t>
      </w:r>
    </w:p>
    <w:p w:rsidR="00C27F92" w:rsidRDefault="00C27F92" w:rsidP="00C27F92">
      <w:pPr>
        <w:pStyle w:val="NormalWeb"/>
      </w:pPr>
      <w:r>
        <w:t xml:space="preserve">This chapter sets out the policies and procedures that ensure a </w:t>
      </w:r>
      <w:r>
        <w:rPr>
          <w:rStyle w:val="Strong"/>
        </w:rPr>
        <w:t>safe, healthy, and environmentally responsible learning and working environment</w:t>
      </w:r>
      <w:r>
        <w:t xml:space="preserve"> within the ICT College. It promotes the well-being of students, staff, visitors, and the surrounding community.</w:t>
      </w:r>
    </w:p>
    <w:p w:rsidR="00C27F92" w:rsidRDefault="00C27F92" w:rsidP="00C27F92">
      <w:r>
        <w:pict>
          <v:rect id="_x0000_i2413" style="width:0;height:1.5pt" o:hralign="center" o:hrstd="t" o:hr="t" fillcolor="#a0a0a0" stroked="f"/>
        </w:pict>
      </w:r>
    </w:p>
    <w:p w:rsidR="00C27F92" w:rsidRDefault="00C27F92" w:rsidP="00C27F92">
      <w:pPr>
        <w:pStyle w:val="Heading3"/>
      </w:pPr>
      <w:r>
        <w:rPr>
          <w:rStyle w:val="Strong"/>
          <w:b w:val="0"/>
          <w:bCs w:val="0"/>
        </w:rPr>
        <w:t>9.1 Purpose</w:t>
      </w:r>
    </w:p>
    <w:p w:rsidR="00C27F92" w:rsidRDefault="00C27F92" w:rsidP="00C27F92">
      <w:pPr>
        <w:numPr>
          <w:ilvl w:val="0"/>
          <w:numId w:val="457"/>
        </w:numPr>
        <w:spacing w:before="100" w:beforeAutospacing="1" w:after="100" w:afterAutospacing="1" w:line="240" w:lineRule="auto"/>
      </w:pPr>
      <w:r>
        <w:t xml:space="preserve">To protect the health and safety of all members of the institution. </w:t>
      </w:r>
    </w:p>
    <w:p w:rsidR="00C27F92" w:rsidRDefault="00C27F92" w:rsidP="00C27F92">
      <w:pPr>
        <w:numPr>
          <w:ilvl w:val="0"/>
          <w:numId w:val="457"/>
        </w:numPr>
        <w:spacing w:before="100" w:beforeAutospacing="1" w:after="100" w:afterAutospacing="1" w:line="240" w:lineRule="auto"/>
      </w:pPr>
      <w:r>
        <w:t xml:space="preserve">To prevent accidents, injuries, and occupational hazards. </w:t>
      </w:r>
    </w:p>
    <w:p w:rsidR="00C27F92" w:rsidRDefault="00C27F92" w:rsidP="00C27F92">
      <w:pPr>
        <w:numPr>
          <w:ilvl w:val="0"/>
          <w:numId w:val="457"/>
        </w:numPr>
        <w:spacing w:before="100" w:beforeAutospacing="1" w:after="100" w:afterAutospacing="1" w:line="240" w:lineRule="auto"/>
      </w:pPr>
      <w:r>
        <w:t xml:space="preserve">To promote environmental sustainability and responsible resource use. </w:t>
      </w:r>
    </w:p>
    <w:p w:rsidR="00C27F92" w:rsidRDefault="00C27F92" w:rsidP="00C27F92">
      <w:pPr>
        <w:numPr>
          <w:ilvl w:val="0"/>
          <w:numId w:val="457"/>
        </w:numPr>
        <w:spacing w:before="100" w:beforeAutospacing="1" w:after="100" w:afterAutospacing="1" w:line="240" w:lineRule="auto"/>
      </w:pPr>
      <w:r>
        <w:t xml:space="preserve">To comply with </w:t>
      </w:r>
      <w:r>
        <w:rPr>
          <w:rStyle w:val="Strong"/>
        </w:rPr>
        <w:t>occupational health, safety, and environmental regulations</w:t>
      </w:r>
      <w:r>
        <w:t>.</w:t>
      </w:r>
    </w:p>
    <w:p w:rsidR="00C27F92" w:rsidRDefault="00C27F92" w:rsidP="00C27F92">
      <w:pPr>
        <w:spacing w:after="0"/>
      </w:pPr>
      <w:r>
        <w:pict>
          <v:rect id="_x0000_i2414" style="width:0;height:1.5pt" o:hralign="center" o:hrstd="t" o:hr="t" fillcolor="#a0a0a0" stroked="f"/>
        </w:pict>
      </w:r>
    </w:p>
    <w:p w:rsidR="00C27F92" w:rsidRDefault="00C27F92" w:rsidP="00C27F92">
      <w:pPr>
        <w:pStyle w:val="Heading3"/>
      </w:pPr>
      <w:r>
        <w:rPr>
          <w:rStyle w:val="Strong"/>
          <w:b w:val="0"/>
          <w:bCs w:val="0"/>
        </w:rPr>
        <w:t>9.2 Scope</w:t>
      </w:r>
    </w:p>
    <w:p w:rsidR="00C27F92" w:rsidRDefault="00C27F92" w:rsidP="00C27F92">
      <w:pPr>
        <w:pStyle w:val="NormalWeb"/>
      </w:pPr>
      <w:r>
        <w:t>This policy applies to:</w:t>
      </w:r>
    </w:p>
    <w:p w:rsidR="00C27F92" w:rsidRDefault="00C27F92" w:rsidP="00C27F92">
      <w:pPr>
        <w:numPr>
          <w:ilvl w:val="0"/>
          <w:numId w:val="458"/>
        </w:numPr>
        <w:spacing w:before="100" w:beforeAutospacing="1" w:after="100" w:afterAutospacing="1" w:line="240" w:lineRule="auto"/>
      </w:pPr>
      <w:r>
        <w:t xml:space="preserve">All students, staff, visitors, and contractors. </w:t>
      </w:r>
    </w:p>
    <w:p w:rsidR="00C27F92" w:rsidRDefault="00C27F92" w:rsidP="00C27F92">
      <w:pPr>
        <w:numPr>
          <w:ilvl w:val="0"/>
          <w:numId w:val="458"/>
        </w:numPr>
        <w:spacing w:before="100" w:beforeAutospacing="1" w:after="100" w:afterAutospacing="1" w:line="240" w:lineRule="auto"/>
      </w:pPr>
      <w:r>
        <w:t xml:space="preserve">All college premises, including classrooms, laboratories, offices, hostels, and common areas. </w:t>
      </w:r>
    </w:p>
    <w:p w:rsidR="00C27F92" w:rsidRDefault="00C27F92" w:rsidP="00C27F92">
      <w:pPr>
        <w:numPr>
          <w:ilvl w:val="0"/>
          <w:numId w:val="458"/>
        </w:numPr>
        <w:spacing w:before="100" w:beforeAutospacing="1" w:after="100" w:afterAutospacing="1" w:line="240" w:lineRule="auto"/>
      </w:pPr>
      <w:r>
        <w:t>All institutional activities, including academic, administrative, and extracurricular activities.</w:t>
      </w:r>
    </w:p>
    <w:p w:rsidR="00C27F92" w:rsidRDefault="00C27F92" w:rsidP="00C27F92">
      <w:pPr>
        <w:spacing w:after="0"/>
      </w:pPr>
      <w:r>
        <w:pict>
          <v:rect id="_x0000_i2415" style="width:0;height:1.5pt" o:hralign="center" o:hrstd="t" o:hr="t" fillcolor="#a0a0a0" stroked="f"/>
        </w:pict>
      </w:r>
    </w:p>
    <w:p w:rsidR="00C27F92" w:rsidRDefault="00C27F92" w:rsidP="00C27F92">
      <w:pPr>
        <w:pStyle w:val="Heading3"/>
      </w:pPr>
      <w:r>
        <w:rPr>
          <w:rStyle w:val="Strong"/>
          <w:b w:val="0"/>
          <w:bCs w:val="0"/>
        </w:rPr>
        <w:t>9.3 Occupational Health and Safety</w:t>
      </w:r>
    </w:p>
    <w:p w:rsidR="00C27F92" w:rsidRDefault="00C27F92" w:rsidP="00C27F92">
      <w:pPr>
        <w:pStyle w:val="Heading4"/>
      </w:pPr>
      <w:r>
        <w:rPr>
          <w:rStyle w:val="Strong"/>
          <w:b w:val="0"/>
          <w:bCs w:val="0"/>
        </w:rPr>
        <w:t>9.3.1 Health and Safety Responsibilities</w:t>
      </w:r>
    </w:p>
    <w:p w:rsidR="00C27F92" w:rsidRDefault="00C27F92" w:rsidP="00C27F92">
      <w:pPr>
        <w:numPr>
          <w:ilvl w:val="0"/>
          <w:numId w:val="459"/>
        </w:numPr>
        <w:spacing w:before="100" w:beforeAutospacing="1" w:after="100" w:afterAutospacing="1" w:line="240" w:lineRule="auto"/>
      </w:pPr>
      <w:r>
        <w:t xml:space="preserve">The college establishes a </w:t>
      </w:r>
      <w:r>
        <w:rPr>
          <w:rStyle w:val="Strong"/>
        </w:rPr>
        <w:t>Health and Safety Committee</w:t>
      </w:r>
      <w:r>
        <w:t xml:space="preserve"> responsible for policy implementation and monitoring. </w:t>
      </w:r>
    </w:p>
    <w:p w:rsidR="00C27F92" w:rsidRDefault="00C27F92" w:rsidP="00C27F92">
      <w:pPr>
        <w:numPr>
          <w:ilvl w:val="0"/>
          <w:numId w:val="459"/>
        </w:numPr>
        <w:spacing w:before="100" w:beforeAutospacing="1" w:after="100" w:afterAutospacing="1" w:line="240" w:lineRule="auto"/>
      </w:pPr>
      <w:r>
        <w:t xml:space="preserve">Management provides a safe working and learning environment, including proper facilities and equipment. </w:t>
      </w:r>
    </w:p>
    <w:p w:rsidR="00C27F92" w:rsidRDefault="00C27F92" w:rsidP="00C27F92">
      <w:pPr>
        <w:numPr>
          <w:ilvl w:val="0"/>
          <w:numId w:val="459"/>
        </w:numPr>
        <w:spacing w:before="100" w:beforeAutospacing="1" w:after="100" w:afterAutospacing="1" w:line="240" w:lineRule="auto"/>
      </w:pPr>
      <w:r>
        <w:t>Staff and students must comply with health and safety guidelines and report hazards promptly.</w:t>
      </w:r>
    </w:p>
    <w:p w:rsidR="00C27F92" w:rsidRDefault="00C27F92" w:rsidP="00C27F92">
      <w:pPr>
        <w:spacing w:after="0"/>
      </w:pPr>
      <w:r>
        <w:pict>
          <v:rect id="_x0000_i2416" style="width:0;height:1.5pt" o:hralign="center" o:hrstd="t" o:hr="t" fillcolor="#a0a0a0" stroked="f"/>
        </w:pict>
      </w:r>
    </w:p>
    <w:p w:rsidR="00C27F92" w:rsidRDefault="00C27F92" w:rsidP="00C27F92">
      <w:pPr>
        <w:pStyle w:val="Heading4"/>
      </w:pPr>
      <w:r>
        <w:rPr>
          <w:rStyle w:val="Strong"/>
          <w:b w:val="0"/>
          <w:bCs w:val="0"/>
        </w:rPr>
        <w:lastRenderedPageBreak/>
        <w:t>9.3.2 Workplace Safety</w:t>
      </w:r>
    </w:p>
    <w:p w:rsidR="00C27F92" w:rsidRDefault="00C27F92" w:rsidP="00C27F92">
      <w:pPr>
        <w:numPr>
          <w:ilvl w:val="0"/>
          <w:numId w:val="460"/>
        </w:numPr>
        <w:spacing w:before="100" w:beforeAutospacing="1" w:after="100" w:afterAutospacing="1" w:line="240" w:lineRule="auto"/>
      </w:pPr>
      <w:r>
        <w:t xml:space="preserve">ICT laboratories and workshops are designed to meet </w:t>
      </w:r>
      <w:r>
        <w:rPr>
          <w:rStyle w:val="Strong"/>
        </w:rPr>
        <w:t>safety standards</w:t>
      </w:r>
      <w:r>
        <w:t xml:space="preserve">. </w:t>
      </w:r>
    </w:p>
    <w:p w:rsidR="00C27F92" w:rsidRDefault="00C27F92" w:rsidP="00C27F92">
      <w:pPr>
        <w:numPr>
          <w:ilvl w:val="0"/>
          <w:numId w:val="460"/>
        </w:numPr>
        <w:spacing w:before="100" w:beforeAutospacing="1" w:after="100" w:afterAutospacing="1" w:line="240" w:lineRule="auto"/>
      </w:pPr>
      <w:r>
        <w:t xml:space="preserve">Electrical installations and equipment are regularly inspected and maintained. </w:t>
      </w:r>
    </w:p>
    <w:p w:rsidR="00C27F92" w:rsidRDefault="00C27F92" w:rsidP="00C27F92">
      <w:pPr>
        <w:numPr>
          <w:ilvl w:val="0"/>
          <w:numId w:val="460"/>
        </w:numPr>
        <w:spacing w:before="100" w:beforeAutospacing="1" w:after="100" w:afterAutospacing="1" w:line="240" w:lineRule="auto"/>
      </w:pPr>
      <w:r>
        <w:t xml:space="preserve">Emergency exits, fire extinguishers, and safety signage are clearly marked and accessible. </w:t>
      </w:r>
    </w:p>
    <w:p w:rsidR="00C27F92" w:rsidRDefault="00C27F92" w:rsidP="00C27F92">
      <w:pPr>
        <w:numPr>
          <w:ilvl w:val="0"/>
          <w:numId w:val="460"/>
        </w:numPr>
        <w:spacing w:before="100" w:beforeAutospacing="1" w:after="100" w:afterAutospacing="1" w:line="240" w:lineRule="auto"/>
      </w:pPr>
      <w:r>
        <w:t>First aid kits are available and regularly replenished.</w:t>
      </w:r>
    </w:p>
    <w:p w:rsidR="00C27F92" w:rsidRDefault="00C27F92" w:rsidP="00C27F92">
      <w:pPr>
        <w:spacing w:after="0"/>
      </w:pPr>
      <w:r>
        <w:pict>
          <v:rect id="_x0000_i2417" style="width:0;height:1.5pt" o:hralign="center" o:hrstd="t" o:hr="t" fillcolor="#a0a0a0" stroked="f"/>
        </w:pict>
      </w:r>
    </w:p>
    <w:p w:rsidR="00C27F92" w:rsidRDefault="00C27F92" w:rsidP="00C27F92">
      <w:pPr>
        <w:pStyle w:val="Heading3"/>
      </w:pPr>
      <w:r>
        <w:rPr>
          <w:rStyle w:val="Strong"/>
          <w:b w:val="0"/>
          <w:bCs w:val="0"/>
        </w:rPr>
        <w:t>9.4 Health Services and Wellness</w:t>
      </w:r>
    </w:p>
    <w:p w:rsidR="00C27F92" w:rsidRDefault="00C27F92" w:rsidP="00C27F92">
      <w:pPr>
        <w:numPr>
          <w:ilvl w:val="0"/>
          <w:numId w:val="461"/>
        </w:numPr>
        <w:spacing w:before="100" w:beforeAutospacing="1" w:after="100" w:afterAutospacing="1" w:line="240" w:lineRule="auto"/>
      </w:pPr>
      <w:r>
        <w:t xml:space="preserve">The college provides access to </w:t>
      </w:r>
      <w:r>
        <w:rPr>
          <w:rStyle w:val="Strong"/>
        </w:rPr>
        <w:t>basic health services</w:t>
      </w:r>
      <w:r>
        <w:t xml:space="preserve">, including first aid and referrals to medical facilities. </w:t>
      </w:r>
    </w:p>
    <w:p w:rsidR="00C27F92" w:rsidRDefault="00C27F92" w:rsidP="00C27F92">
      <w:pPr>
        <w:numPr>
          <w:ilvl w:val="0"/>
          <w:numId w:val="461"/>
        </w:numPr>
        <w:spacing w:before="100" w:beforeAutospacing="1" w:after="100" w:afterAutospacing="1" w:line="240" w:lineRule="auto"/>
      </w:pPr>
      <w:r>
        <w:t xml:space="preserve">Counseling and mental health support services are available to students and staff. </w:t>
      </w:r>
    </w:p>
    <w:p w:rsidR="00C27F92" w:rsidRDefault="00C27F92" w:rsidP="00C27F92">
      <w:pPr>
        <w:numPr>
          <w:ilvl w:val="0"/>
          <w:numId w:val="461"/>
        </w:numPr>
        <w:spacing w:before="100" w:beforeAutospacing="1" w:after="100" w:afterAutospacing="1" w:line="240" w:lineRule="auto"/>
      </w:pPr>
      <w:r>
        <w:t>Health awareness programs promote wellness, stress management, and healthy lifestyles.</w:t>
      </w:r>
    </w:p>
    <w:p w:rsidR="00C27F92" w:rsidRDefault="00C27F92" w:rsidP="00C27F92">
      <w:pPr>
        <w:spacing w:after="0"/>
      </w:pPr>
      <w:r>
        <w:pict>
          <v:rect id="_x0000_i2418" style="width:0;height:1.5pt" o:hralign="center" o:hrstd="t" o:hr="t" fillcolor="#a0a0a0" stroked="f"/>
        </w:pict>
      </w:r>
    </w:p>
    <w:p w:rsidR="00C27F92" w:rsidRDefault="00C27F92" w:rsidP="00C27F92">
      <w:pPr>
        <w:pStyle w:val="Heading3"/>
      </w:pPr>
      <w:r>
        <w:rPr>
          <w:rStyle w:val="Strong"/>
          <w:b w:val="0"/>
          <w:bCs w:val="0"/>
        </w:rPr>
        <w:t>9.5 Emergency Preparedness and Response</w:t>
      </w:r>
    </w:p>
    <w:p w:rsidR="00C27F92" w:rsidRDefault="00C27F92" w:rsidP="00C27F92">
      <w:pPr>
        <w:numPr>
          <w:ilvl w:val="0"/>
          <w:numId w:val="462"/>
        </w:numPr>
        <w:spacing w:before="100" w:beforeAutospacing="1" w:after="100" w:afterAutospacing="1" w:line="240" w:lineRule="auto"/>
      </w:pPr>
      <w:r>
        <w:t>Emergency procedures are established for:</w:t>
      </w:r>
    </w:p>
    <w:p w:rsidR="00C27F92" w:rsidRDefault="00C27F92" w:rsidP="00C27F92">
      <w:pPr>
        <w:numPr>
          <w:ilvl w:val="1"/>
          <w:numId w:val="462"/>
        </w:numPr>
        <w:spacing w:before="100" w:beforeAutospacing="1" w:after="100" w:afterAutospacing="1" w:line="240" w:lineRule="auto"/>
      </w:pPr>
      <w:r>
        <w:t xml:space="preserve">Fire outbreaks </w:t>
      </w:r>
    </w:p>
    <w:p w:rsidR="00C27F92" w:rsidRDefault="00C27F92" w:rsidP="00C27F92">
      <w:pPr>
        <w:numPr>
          <w:ilvl w:val="1"/>
          <w:numId w:val="462"/>
        </w:numPr>
        <w:spacing w:before="100" w:beforeAutospacing="1" w:after="100" w:afterAutospacing="1" w:line="240" w:lineRule="auto"/>
      </w:pPr>
      <w:r>
        <w:t xml:space="preserve">Electrical accidents </w:t>
      </w:r>
    </w:p>
    <w:p w:rsidR="00C27F92" w:rsidRDefault="00C27F92" w:rsidP="00C27F92">
      <w:pPr>
        <w:numPr>
          <w:ilvl w:val="1"/>
          <w:numId w:val="462"/>
        </w:numPr>
        <w:spacing w:before="100" w:beforeAutospacing="1" w:after="100" w:afterAutospacing="1" w:line="240" w:lineRule="auto"/>
      </w:pPr>
      <w:r>
        <w:t xml:space="preserve">Medical emergencies </w:t>
      </w:r>
    </w:p>
    <w:p w:rsidR="00C27F92" w:rsidRDefault="00C27F92" w:rsidP="00C27F92">
      <w:pPr>
        <w:numPr>
          <w:ilvl w:val="1"/>
          <w:numId w:val="462"/>
        </w:numPr>
        <w:spacing w:before="100" w:beforeAutospacing="1" w:after="100" w:afterAutospacing="1" w:line="240" w:lineRule="auto"/>
      </w:pPr>
      <w:r>
        <w:t>Natural disasters</w:t>
      </w:r>
    </w:p>
    <w:p w:rsidR="00C27F92" w:rsidRDefault="00C27F92" w:rsidP="00C27F92">
      <w:pPr>
        <w:numPr>
          <w:ilvl w:val="0"/>
          <w:numId w:val="462"/>
        </w:numPr>
        <w:spacing w:before="100" w:beforeAutospacing="1" w:after="100" w:afterAutospacing="1" w:line="240" w:lineRule="auto"/>
      </w:pPr>
      <w:r>
        <w:t xml:space="preserve">Regular </w:t>
      </w:r>
      <w:r>
        <w:rPr>
          <w:rStyle w:val="Strong"/>
        </w:rPr>
        <w:t>fire drills and safety training</w:t>
      </w:r>
      <w:r>
        <w:t xml:space="preserve"> are conducted. </w:t>
      </w:r>
    </w:p>
    <w:p w:rsidR="00C27F92" w:rsidRDefault="00C27F92" w:rsidP="00C27F92">
      <w:pPr>
        <w:numPr>
          <w:ilvl w:val="0"/>
          <w:numId w:val="462"/>
        </w:numPr>
        <w:spacing w:before="100" w:beforeAutospacing="1" w:after="100" w:afterAutospacing="1" w:line="240" w:lineRule="auto"/>
      </w:pPr>
      <w:r>
        <w:t>Emergency contact information is displayed prominently across the campus.</w:t>
      </w:r>
    </w:p>
    <w:p w:rsidR="00C27F92" w:rsidRDefault="00C27F92" w:rsidP="00C27F92">
      <w:pPr>
        <w:spacing w:after="0"/>
        <w:jc w:val="right"/>
      </w:pPr>
      <w:r>
        <w:pict>
          <v:rect id="_x0000_i2419" style="width:0;height:1.5pt" o:hralign="center" o:hrstd="t" o:hr="t" fillcolor="#a0a0a0" stroked="f"/>
        </w:pict>
      </w:r>
    </w:p>
    <w:p w:rsidR="00C27F92" w:rsidRDefault="00C27F92" w:rsidP="00C27F92">
      <w:pPr>
        <w:pStyle w:val="Heading3"/>
      </w:pPr>
      <w:r>
        <w:rPr>
          <w:rStyle w:val="Strong"/>
          <w:b w:val="0"/>
          <w:bCs w:val="0"/>
        </w:rPr>
        <w:t>9.6 Environmental Protection and Sustainability</w:t>
      </w:r>
    </w:p>
    <w:p w:rsidR="00C27F92" w:rsidRDefault="00C27F92" w:rsidP="00C27F92">
      <w:pPr>
        <w:pStyle w:val="Heading4"/>
      </w:pPr>
      <w:r>
        <w:rPr>
          <w:rStyle w:val="Strong"/>
          <w:b w:val="0"/>
          <w:bCs w:val="0"/>
        </w:rPr>
        <w:t>9.6.1 Environmental Management</w:t>
      </w:r>
    </w:p>
    <w:p w:rsidR="00C27F92" w:rsidRDefault="00C27F92" w:rsidP="00C27F92">
      <w:pPr>
        <w:numPr>
          <w:ilvl w:val="0"/>
          <w:numId w:val="463"/>
        </w:numPr>
        <w:spacing w:before="100" w:beforeAutospacing="1" w:after="100" w:afterAutospacing="1" w:line="240" w:lineRule="auto"/>
      </w:pPr>
      <w:r>
        <w:t xml:space="preserve">The college promotes responsible use of resources such as electricity, water, and paper. </w:t>
      </w:r>
    </w:p>
    <w:p w:rsidR="00C27F92" w:rsidRDefault="00C27F92" w:rsidP="00C27F92">
      <w:pPr>
        <w:numPr>
          <w:ilvl w:val="0"/>
          <w:numId w:val="463"/>
        </w:numPr>
        <w:spacing w:before="100" w:beforeAutospacing="1" w:after="100" w:afterAutospacing="1" w:line="240" w:lineRule="auto"/>
      </w:pPr>
      <w:r>
        <w:t xml:space="preserve">Waste management systems are in place, including segregation and proper disposal of waste. </w:t>
      </w:r>
    </w:p>
    <w:p w:rsidR="00C27F92" w:rsidRDefault="00C27F92" w:rsidP="00C27F92">
      <w:pPr>
        <w:numPr>
          <w:ilvl w:val="0"/>
          <w:numId w:val="463"/>
        </w:numPr>
        <w:spacing w:before="100" w:beforeAutospacing="1" w:after="100" w:afterAutospacing="1" w:line="240" w:lineRule="auto"/>
      </w:pPr>
      <w:r>
        <w:t xml:space="preserve">Special attention is given to </w:t>
      </w:r>
      <w:r>
        <w:rPr>
          <w:rStyle w:val="Strong"/>
        </w:rPr>
        <w:t>electronic waste (e-waste)</w:t>
      </w:r>
      <w:r>
        <w:t xml:space="preserve"> management.</w:t>
      </w:r>
    </w:p>
    <w:p w:rsidR="00C27F92" w:rsidRDefault="00C27F92" w:rsidP="00C27F92">
      <w:pPr>
        <w:spacing w:after="0"/>
      </w:pPr>
      <w:r>
        <w:pict>
          <v:rect id="_x0000_i2420" style="width:0;height:1.5pt" o:hralign="center" o:hrstd="t" o:hr="t" fillcolor="#a0a0a0" stroked="f"/>
        </w:pict>
      </w:r>
    </w:p>
    <w:p w:rsidR="00C27F92" w:rsidRDefault="00C27F92" w:rsidP="00C27F92">
      <w:pPr>
        <w:pStyle w:val="Heading4"/>
      </w:pPr>
      <w:r>
        <w:rPr>
          <w:rStyle w:val="Strong"/>
          <w:b w:val="0"/>
          <w:bCs w:val="0"/>
        </w:rPr>
        <w:t>9.6.2 Environmental Awareness</w:t>
      </w:r>
    </w:p>
    <w:p w:rsidR="00C27F92" w:rsidRDefault="00C27F92" w:rsidP="00C27F92">
      <w:pPr>
        <w:numPr>
          <w:ilvl w:val="0"/>
          <w:numId w:val="464"/>
        </w:numPr>
        <w:spacing w:before="100" w:beforeAutospacing="1" w:after="100" w:afterAutospacing="1" w:line="240" w:lineRule="auto"/>
      </w:pPr>
      <w:r>
        <w:t xml:space="preserve">Students and staff are sensitized on environmental conservation and sustainability practices. </w:t>
      </w:r>
    </w:p>
    <w:p w:rsidR="00C27F92" w:rsidRDefault="00C27F92" w:rsidP="00C27F92">
      <w:pPr>
        <w:numPr>
          <w:ilvl w:val="0"/>
          <w:numId w:val="464"/>
        </w:numPr>
        <w:spacing w:before="100" w:beforeAutospacing="1" w:after="100" w:afterAutospacing="1" w:line="240" w:lineRule="auto"/>
      </w:pPr>
      <w:r>
        <w:t>Green ICT practices such as energy-efficient equipment and digital documentation are encouraged.</w:t>
      </w:r>
    </w:p>
    <w:p w:rsidR="00C27F92" w:rsidRDefault="00C27F92" w:rsidP="00C27F92">
      <w:pPr>
        <w:spacing w:after="0"/>
      </w:pPr>
      <w:r>
        <w:pict>
          <v:rect id="_x0000_i2421" style="width:0;height:1.5pt" o:hralign="center" o:hrstd="t" o:hr="t" fillcolor="#a0a0a0" stroked="f"/>
        </w:pict>
      </w:r>
    </w:p>
    <w:p w:rsidR="00C27F92" w:rsidRDefault="00C27F92" w:rsidP="00C27F92">
      <w:pPr>
        <w:pStyle w:val="Heading3"/>
      </w:pPr>
      <w:r>
        <w:rPr>
          <w:rStyle w:val="Strong"/>
          <w:b w:val="0"/>
          <w:bCs w:val="0"/>
        </w:rPr>
        <w:t>9.7 Compliance and Enforcement</w:t>
      </w:r>
    </w:p>
    <w:p w:rsidR="00C27F92" w:rsidRDefault="00C27F92" w:rsidP="00C27F92">
      <w:pPr>
        <w:numPr>
          <w:ilvl w:val="0"/>
          <w:numId w:val="465"/>
        </w:numPr>
        <w:spacing w:before="100" w:beforeAutospacing="1" w:after="100" w:afterAutospacing="1" w:line="240" w:lineRule="auto"/>
      </w:pPr>
      <w:r>
        <w:t xml:space="preserve">All activities must comply with </w:t>
      </w:r>
      <w:r>
        <w:rPr>
          <w:rStyle w:val="Strong"/>
        </w:rPr>
        <w:t>health, safety, and environmental laws and regulations</w:t>
      </w:r>
      <w:r>
        <w:t xml:space="preserve">. </w:t>
      </w:r>
    </w:p>
    <w:p w:rsidR="00C27F92" w:rsidRDefault="00C27F92" w:rsidP="00C27F92">
      <w:pPr>
        <w:numPr>
          <w:ilvl w:val="0"/>
          <w:numId w:val="465"/>
        </w:numPr>
        <w:spacing w:before="100" w:beforeAutospacing="1" w:after="100" w:afterAutospacing="1" w:line="240" w:lineRule="auto"/>
      </w:pPr>
      <w:r>
        <w:lastRenderedPageBreak/>
        <w:t xml:space="preserve">Non-compliance may result in disciplinary action. </w:t>
      </w:r>
    </w:p>
    <w:p w:rsidR="00C27F92" w:rsidRDefault="00C27F92" w:rsidP="00C27F92">
      <w:pPr>
        <w:numPr>
          <w:ilvl w:val="0"/>
          <w:numId w:val="465"/>
        </w:numPr>
        <w:spacing w:before="100" w:beforeAutospacing="1" w:after="100" w:afterAutospacing="1" w:line="240" w:lineRule="auto"/>
      </w:pPr>
      <w:r>
        <w:t>Regular inspections and audits ensure policy adherence.</w:t>
      </w:r>
    </w:p>
    <w:p w:rsidR="00C27F92" w:rsidRDefault="00C27F92" w:rsidP="00C27F92">
      <w:pPr>
        <w:spacing w:after="0"/>
      </w:pPr>
      <w:r>
        <w:pict>
          <v:rect id="_x0000_i2422" style="width:0;height:1.5pt" o:hralign="center" o:hrstd="t" o:hr="t" fillcolor="#a0a0a0" stroked="f"/>
        </w:pict>
      </w:r>
    </w:p>
    <w:p w:rsidR="00C27F92" w:rsidRDefault="00C27F92" w:rsidP="00C27F92">
      <w:pPr>
        <w:pStyle w:val="Heading3"/>
      </w:pPr>
      <w:r>
        <w:rPr>
          <w:rStyle w:val="Strong"/>
          <w:b w:val="0"/>
          <w:bCs w:val="0"/>
        </w:rPr>
        <w:t>9.8 Monitoring and Review</w:t>
      </w:r>
    </w:p>
    <w:p w:rsidR="00C27F92" w:rsidRDefault="00C27F92" w:rsidP="00C27F92">
      <w:pPr>
        <w:numPr>
          <w:ilvl w:val="0"/>
          <w:numId w:val="466"/>
        </w:numPr>
        <w:spacing w:before="100" w:beforeAutospacing="1" w:after="100" w:afterAutospacing="1" w:line="240" w:lineRule="auto"/>
      </w:pPr>
      <w:r>
        <w:t xml:space="preserve">The Health, Safety, and Environmental Policy is reviewed periodically. </w:t>
      </w:r>
    </w:p>
    <w:p w:rsidR="00C27F92" w:rsidRDefault="00C27F92" w:rsidP="00C27F92">
      <w:pPr>
        <w:numPr>
          <w:ilvl w:val="0"/>
          <w:numId w:val="466"/>
        </w:numPr>
        <w:spacing w:before="100" w:beforeAutospacing="1" w:after="100" w:afterAutospacing="1" w:line="240" w:lineRule="auto"/>
      </w:pPr>
      <w:r>
        <w:t>Feedback and incident reports inform policy updates and improvements.</w:t>
      </w:r>
    </w:p>
    <w:p w:rsidR="00C27F92" w:rsidRDefault="00C27F92" w:rsidP="00C27F92">
      <w:pPr>
        <w:spacing w:after="0"/>
      </w:pPr>
      <w:r>
        <w:pict>
          <v:rect id="_x0000_i2423" style="width:0;height:1.5pt" o:hralign="center" o:hrstd="t" o:hr="t" fillcolor="#a0a0a0" stroked="f"/>
        </w:pict>
      </w:r>
    </w:p>
    <w:p w:rsidR="00C27F92" w:rsidRDefault="00C27F92" w:rsidP="00C27F92">
      <w:pPr>
        <w:pStyle w:val="Heading3"/>
      </w:pPr>
      <w:r>
        <w:rPr>
          <w:rStyle w:val="Strong"/>
          <w:b w:val="0"/>
          <w:bCs w:val="0"/>
        </w:rPr>
        <w:t>Expected Outcome</w:t>
      </w:r>
    </w:p>
    <w:p w:rsidR="00C27F92" w:rsidRDefault="00C27F92" w:rsidP="00C27F92">
      <w:pPr>
        <w:pStyle w:val="NormalWeb"/>
      </w:pPr>
      <w:r>
        <w:t>A safe, healthy, and environmentally responsible ICT College that supports effective learning, productivity, and sustainability.</w:t>
      </w:r>
    </w:p>
    <w:p w:rsidR="00C27F92" w:rsidRDefault="00C27F92" w:rsidP="00C27F92">
      <w:r>
        <w:pict>
          <v:rect id="_x0000_i2424" style="width:0;height:1.5pt" o:hralign="center" o:hrstd="t" o:hr="t" fillcolor="#a0a0a0" stroked="f"/>
        </w:pict>
      </w:r>
    </w:p>
    <w:p w:rsidR="00C27F92" w:rsidRDefault="00C27F92" w:rsidP="00C27F92">
      <w:pPr>
        <w:pStyle w:val="NormalWeb"/>
      </w:pPr>
      <w:r>
        <w:t xml:space="preserve">If you wish, I can now proceed to </w:t>
      </w:r>
      <w:r>
        <w:rPr>
          <w:rStyle w:val="Strong"/>
        </w:rPr>
        <w:t>Chapter 10: Governance, Leadership, and Ethics</w:t>
      </w:r>
      <w:r>
        <w:t xml:space="preserve">, or compile </w:t>
      </w:r>
      <w:r>
        <w:rPr>
          <w:rStyle w:val="Strong"/>
        </w:rPr>
        <w:t>all chapters into a complete ICT College Policy Manual</w:t>
      </w:r>
      <w:r>
        <w:t xml:space="preserve"> ready for submission or printing.</w:t>
      </w: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pStyle w:val="Heading3"/>
      </w:pPr>
      <w:r>
        <w:rPr>
          <w:rStyle w:val="Strong"/>
          <w:b w:val="0"/>
          <w:bCs w:val="0"/>
        </w:rPr>
        <w:t>Workplace Safety Measures (ICT College Context)</w:t>
      </w:r>
    </w:p>
    <w:p w:rsidR="00C27F92" w:rsidRDefault="00C27F92" w:rsidP="00C27F92">
      <w:pPr>
        <w:pStyle w:val="NormalWeb"/>
      </w:pPr>
      <w:r>
        <w:t xml:space="preserve">Workplace safety measures are actions and controls put in place to </w:t>
      </w:r>
      <w:r>
        <w:rPr>
          <w:rStyle w:val="Strong"/>
        </w:rPr>
        <w:t>prevent accidents, injuries, and health risks</w:t>
      </w:r>
      <w:r>
        <w:t xml:space="preserve"> for staff, students, and visitors within the ICT College.</w:t>
      </w:r>
    </w:p>
    <w:p w:rsidR="00C27F92" w:rsidRDefault="00C27F92" w:rsidP="00C27F92">
      <w:r>
        <w:pict>
          <v:rect id="_x0000_i2437" style="width:0;height:1.5pt" o:hralign="center" o:hrstd="t" o:hr="t" fillcolor="#a0a0a0" stroked="f"/>
        </w:pict>
      </w:r>
    </w:p>
    <w:p w:rsidR="00C27F92" w:rsidRDefault="00C27F92" w:rsidP="00C27F92">
      <w:pPr>
        <w:pStyle w:val="Heading4"/>
      </w:pPr>
      <w:r>
        <w:rPr>
          <w:rStyle w:val="Strong"/>
          <w:b w:val="0"/>
          <w:bCs w:val="0"/>
        </w:rPr>
        <w:t>1. Physical Safety Measures</w:t>
      </w:r>
    </w:p>
    <w:p w:rsidR="00C27F92" w:rsidRDefault="00C27F92" w:rsidP="00C27F92">
      <w:pPr>
        <w:numPr>
          <w:ilvl w:val="0"/>
          <w:numId w:val="467"/>
        </w:numPr>
        <w:spacing w:before="100" w:beforeAutospacing="1" w:after="100" w:afterAutospacing="1" w:line="240" w:lineRule="auto"/>
      </w:pPr>
      <w:r>
        <w:t xml:space="preserve">Clearly marked </w:t>
      </w:r>
      <w:r>
        <w:rPr>
          <w:rStyle w:val="Strong"/>
        </w:rPr>
        <w:t>emergency exits and evacuation routes</w:t>
      </w:r>
      <w:r>
        <w:t xml:space="preserve"> in all buildings. </w:t>
      </w:r>
    </w:p>
    <w:p w:rsidR="00C27F92" w:rsidRDefault="00C27F92" w:rsidP="00C27F92">
      <w:pPr>
        <w:numPr>
          <w:ilvl w:val="0"/>
          <w:numId w:val="467"/>
        </w:numPr>
        <w:spacing w:before="100" w:beforeAutospacing="1" w:after="100" w:afterAutospacing="1" w:line="240" w:lineRule="auto"/>
      </w:pPr>
      <w:r>
        <w:t xml:space="preserve">Installation and regular servicing of </w:t>
      </w:r>
      <w:r>
        <w:rPr>
          <w:rStyle w:val="Strong"/>
        </w:rPr>
        <w:t>fire extinguishers, smoke detectors, and fire alarms</w:t>
      </w:r>
      <w:r>
        <w:t xml:space="preserve">. </w:t>
      </w:r>
    </w:p>
    <w:p w:rsidR="00C27F92" w:rsidRDefault="00C27F92" w:rsidP="00C27F92">
      <w:pPr>
        <w:numPr>
          <w:ilvl w:val="0"/>
          <w:numId w:val="467"/>
        </w:numPr>
        <w:spacing w:before="100" w:beforeAutospacing="1" w:after="100" w:afterAutospacing="1" w:line="240" w:lineRule="auto"/>
      </w:pPr>
      <w:r>
        <w:t xml:space="preserve">Proper lighting in classrooms, laboratories, corridors, and stairways. </w:t>
      </w:r>
    </w:p>
    <w:p w:rsidR="00C27F92" w:rsidRDefault="00C27F92" w:rsidP="00C27F92">
      <w:pPr>
        <w:numPr>
          <w:ilvl w:val="0"/>
          <w:numId w:val="467"/>
        </w:numPr>
        <w:spacing w:before="100" w:beforeAutospacing="1" w:after="100" w:afterAutospacing="1" w:line="240" w:lineRule="auto"/>
      </w:pPr>
      <w:r>
        <w:t>Safe furniture and equipment arrangement to prevent tripping and collisions.</w:t>
      </w:r>
    </w:p>
    <w:p w:rsidR="00C27F92" w:rsidRDefault="00C27F92" w:rsidP="00C27F92">
      <w:pPr>
        <w:spacing w:after="0"/>
      </w:pPr>
      <w:r>
        <w:pict>
          <v:rect id="_x0000_i2438" style="width:0;height:1.5pt" o:hralign="center" o:hrstd="t" o:hr="t" fillcolor="#a0a0a0" stroked="f"/>
        </w:pict>
      </w:r>
    </w:p>
    <w:p w:rsidR="00C27F92" w:rsidRDefault="00C27F92" w:rsidP="00C27F92">
      <w:pPr>
        <w:pStyle w:val="Heading4"/>
      </w:pPr>
      <w:r>
        <w:rPr>
          <w:rStyle w:val="Strong"/>
          <w:b w:val="0"/>
          <w:bCs w:val="0"/>
        </w:rPr>
        <w:t>2. Electrical and Equipment Safety</w:t>
      </w:r>
    </w:p>
    <w:p w:rsidR="00C27F92" w:rsidRDefault="00C27F92" w:rsidP="00C27F92">
      <w:pPr>
        <w:numPr>
          <w:ilvl w:val="0"/>
          <w:numId w:val="468"/>
        </w:numPr>
        <w:spacing w:before="100" w:beforeAutospacing="1" w:after="100" w:afterAutospacing="1" w:line="240" w:lineRule="auto"/>
      </w:pPr>
      <w:r>
        <w:t xml:space="preserve">Regular inspection and maintenance of </w:t>
      </w:r>
      <w:r>
        <w:rPr>
          <w:rStyle w:val="Strong"/>
        </w:rPr>
        <w:t>electrical wiring, sockets, and power extensions</w:t>
      </w:r>
      <w:r>
        <w:t xml:space="preserve">. </w:t>
      </w:r>
    </w:p>
    <w:p w:rsidR="00C27F92" w:rsidRDefault="00C27F92" w:rsidP="00C27F92">
      <w:pPr>
        <w:numPr>
          <w:ilvl w:val="0"/>
          <w:numId w:val="468"/>
        </w:numPr>
        <w:spacing w:before="100" w:beforeAutospacing="1" w:after="100" w:afterAutospacing="1" w:line="240" w:lineRule="auto"/>
      </w:pPr>
      <w:r>
        <w:t xml:space="preserve">Use of </w:t>
      </w:r>
      <w:r>
        <w:rPr>
          <w:rStyle w:val="Strong"/>
        </w:rPr>
        <w:t>surge protectors and UPS systems</w:t>
      </w:r>
      <w:r>
        <w:t xml:space="preserve"> for ICT equipment. </w:t>
      </w:r>
    </w:p>
    <w:p w:rsidR="00C27F92" w:rsidRDefault="00C27F92" w:rsidP="00C27F92">
      <w:pPr>
        <w:numPr>
          <w:ilvl w:val="0"/>
          <w:numId w:val="468"/>
        </w:numPr>
        <w:spacing w:before="100" w:beforeAutospacing="1" w:after="100" w:afterAutospacing="1" w:line="240" w:lineRule="auto"/>
      </w:pPr>
      <w:r>
        <w:t xml:space="preserve">Safe handling and storage of computers, servers, and networking devices. </w:t>
      </w:r>
    </w:p>
    <w:p w:rsidR="00C27F92" w:rsidRDefault="00C27F92" w:rsidP="00C27F92">
      <w:pPr>
        <w:numPr>
          <w:ilvl w:val="0"/>
          <w:numId w:val="468"/>
        </w:numPr>
        <w:spacing w:before="100" w:beforeAutospacing="1" w:after="100" w:afterAutospacing="1" w:line="240" w:lineRule="auto"/>
      </w:pPr>
      <w:r>
        <w:t>Only qualified personnel allowed to repair or modify electrical and ICT systems.</w:t>
      </w:r>
    </w:p>
    <w:p w:rsidR="00C27F92" w:rsidRDefault="00C27F92" w:rsidP="00C27F92">
      <w:pPr>
        <w:spacing w:after="0"/>
      </w:pPr>
      <w:r>
        <w:lastRenderedPageBreak/>
        <w:pict>
          <v:rect id="_x0000_i2439" style="width:0;height:1.5pt" o:hralign="center" o:hrstd="t" o:hr="t" fillcolor="#a0a0a0" stroked="f"/>
        </w:pict>
      </w:r>
    </w:p>
    <w:p w:rsidR="00C27F92" w:rsidRDefault="00C27F92" w:rsidP="00C27F92">
      <w:pPr>
        <w:pStyle w:val="Heading4"/>
      </w:pPr>
      <w:r>
        <w:rPr>
          <w:rStyle w:val="Strong"/>
          <w:b w:val="0"/>
          <w:bCs w:val="0"/>
        </w:rPr>
        <w:t>3. ICT Laboratory Safety</w:t>
      </w:r>
    </w:p>
    <w:p w:rsidR="00C27F92" w:rsidRDefault="00C27F92" w:rsidP="00C27F92">
      <w:pPr>
        <w:numPr>
          <w:ilvl w:val="0"/>
          <w:numId w:val="469"/>
        </w:numPr>
        <w:spacing w:before="100" w:beforeAutospacing="1" w:after="100" w:afterAutospacing="1" w:line="240" w:lineRule="auto"/>
      </w:pPr>
      <w:r>
        <w:t xml:space="preserve">Clear lab safety rules displayed in all computer laboratories. </w:t>
      </w:r>
    </w:p>
    <w:p w:rsidR="00C27F92" w:rsidRDefault="00C27F92" w:rsidP="00C27F92">
      <w:pPr>
        <w:numPr>
          <w:ilvl w:val="0"/>
          <w:numId w:val="469"/>
        </w:numPr>
        <w:spacing w:before="100" w:beforeAutospacing="1" w:after="100" w:afterAutospacing="1" w:line="240" w:lineRule="auto"/>
      </w:pPr>
      <w:r>
        <w:t xml:space="preserve">No food or drinks allowed near computers and electrical equipment. </w:t>
      </w:r>
    </w:p>
    <w:p w:rsidR="00C27F92" w:rsidRDefault="00C27F92" w:rsidP="00C27F92">
      <w:pPr>
        <w:numPr>
          <w:ilvl w:val="0"/>
          <w:numId w:val="469"/>
        </w:numPr>
        <w:spacing w:before="100" w:beforeAutospacing="1" w:after="100" w:afterAutospacing="1" w:line="240" w:lineRule="auto"/>
      </w:pPr>
      <w:r>
        <w:t xml:space="preserve">Adequate ventilation and temperature control to prevent overheating. </w:t>
      </w:r>
    </w:p>
    <w:p w:rsidR="00C27F92" w:rsidRDefault="00C27F92" w:rsidP="00C27F92">
      <w:pPr>
        <w:numPr>
          <w:ilvl w:val="0"/>
          <w:numId w:val="469"/>
        </w:numPr>
        <w:spacing w:before="100" w:beforeAutospacing="1" w:after="100" w:afterAutospacing="1" w:line="240" w:lineRule="auto"/>
      </w:pPr>
      <w:r>
        <w:t>Proper cable management to avoid tripping hazards.</w:t>
      </w:r>
    </w:p>
    <w:p w:rsidR="00C27F92" w:rsidRDefault="00C27F92" w:rsidP="00C27F92">
      <w:pPr>
        <w:spacing w:after="0"/>
      </w:pPr>
      <w:r>
        <w:pict>
          <v:rect id="_x0000_i2440" style="width:0;height:1.5pt" o:hralign="center" o:hrstd="t" o:hr="t" fillcolor="#a0a0a0" stroked="f"/>
        </w:pict>
      </w:r>
    </w:p>
    <w:p w:rsidR="00C27F92" w:rsidRDefault="00C27F92" w:rsidP="00C27F92">
      <w:pPr>
        <w:pStyle w:val="Heading4"/>
      </w:pPr>
      <w:r>
        <w:rPr>
          <w:rStyle w:val="Strong"/>
          <w:b w:val="0"/>
          <w:bCs w:val="0"/>
        </w:rPr>
        <w:t>4. Health and Ergonomic Safety</w:t>
      </w:r>
    </w:p>
    <w:p w:rsidR="00C27F92" w:rsidRDefault="00C27F92" w:rsidP="00C27F92">
      <w:pPr>
        <w:numPr>
          <w:ilvl w:val="0"/>
          <w:numId w:val="470"/>
        </w:numPr>
        <w:spacing w:before="100" w:beforeAutospacing="1" w:after="100" w:afterAutospacing="1" w:line="240" w:lineRule="auto"/>
      </w:pPr>
      <w:r>
        <w:t xml:space="preserve">Provision of </w:t>
      </w:r>
      <w:r>
        <w:rPr>
          <w:rStyle w:val="Strong"/>
        </w:rPr>
        <w:t>ergonomic chairs and adjustable desks</w:t>
      </w:r>
      <w:r>
        <w:t xml:space="preserve"> to reduce strain injuries. </w:t>
      </w:r>
    </w:p>
    <w:p w:rsidR="00C27F92" w:rsidRDefault="00C27F92" w:rsidP="00C27F92">
      <w:pPr>
        <w:numPr>
          <w:ilvl w:val="0"/>
          <w:numId w:val="470"/>
        </w:numPr>
        <w:spacing w:before="100" w:beforeAutospacing="1" w:after="100" w:afterAutospacing="1" w:line="240" w:lineRule="auto"/>
      </w:pPr>
      <w:r>
        <w:t xml:space="preserve">Guidance on correct posture, screen height, and keyboard use. </w:t>
      </w:r>
    </w:p>
    <w:p w:rsidR="00C27F92" w:rsidRDefault="00C27F92" w:rsidP="00C27F92">
      <w:pPr>
        <w:numPr>
          <w:ilvl w:val="0"/>
          <w:numId w:val="470"/>
        </w:numPr>
        <w:spacing w:before="100" w:beforeAutospacing="1" w:after="100" w:afterAutospacing="1" w:line="240" w:lineRule="auto"/>
      </w:pPr>
      <w:r>
        <w:t xml:space="preserve">Scheduled breaks to reduce eye strain and repetitive stress injuries. </w:t>
      </w:r>
    </w:p>
    <w:p w:rsidR="00C27F92" w:rsidRDefault="00C27F92" w:rsidP="00C27F92">
      <w:pPr>
        <w:numPr>
          <w:ilvl w:val="0"/>
          <w:numId w:val="470"/>
        </w:numPr>
        <w:spacing w:before="100" w:beforeAutospacing="1" w:after="100" w:afterAutospacing="1" w:line="240" w:lineRule="auto"/>
      </w:pPr>
      <w:r>
        <w:t>Use of screen filters where necessary.</w:t>
      </w:r>
    </w:p>
    <w:p w:rsidR="00C27F92" w:rsidRDefault="00C27F92" w:rsidP="00C27F92">
      <w:pPr>
        <w:spacing w:after="0"/>
      </w:pPr>
      <w:r>
        <w:pict>
          <v:rect id="_x0000_i2441" style="width:0;height:1.5pt" o:hralign="center" o:hrstd="t" o:hr="t" fillcolor="#a0a0a0" stroked="f"/>
        </w:pict>
      </w:r>
    </w:p>
    <w:p w:rsidR="00C27F92" w:rsidRDefault="00C27F92" w:rsidP="00C27F92">
      <w:pPr>
        <w:pStyle w:val="Heading4"/>
      </w:pPr>
      <w:r>
        <w:rPr>
          <w:rStyle w:val="Strong"/>
          <w:b w:val="0"/>
          <w:bCs w:val="0"/>
        </w:rPr>
        <w:t>5. Fire and Emergency Safety</w:t>
      </w:r>
    </w:p>
    <w:p w:rsidR="00C27F92" w:rsidRDefault="00C27F92" w:rsidP="00C27F92">
      <w:pPr>
        <w:numPr>
          <w:ilvl w:val="0"/>
          <w:numId w:val="471"/>
        </w:numPr>
        <w:spacing w:before="100" w:beforeAutospacing="1" w:after="100" w:afterAutospacing="1" w:line="240" w:lineRule="auto"/>
      </w:pPr>
      <w:r>
        <w:t xml:space="preserve">Regular </w:t>
      </w:r>
      <w:r>
        <w:rPr>
          <w:rStyle w:val="Strong"/>
        </w:rPr>
        <w:t>fire drills and emergency response training</w:t>
      </w:r>
      <w:r>
        <w:t xml:space="preserve">. </w:t>
      </w:r>
    </w:p>
    <w:p w:rsidR="00C27F92" w:rsidRDefault="00C27F92" w:rsidP="00C27F92">
      <w:pPr>
        <w:numPr>
          <w:ilvl w:val="0"/>
          <w:numId w:val="471"/>
        </w:numPr>
        <w:spacing w:before="100" w:beforeAutospacing="1" w:after="100" w:afterAutospacing="1" w:line="240" w:lineRule="auto"/>
      </w:pPr>
      <w:r>
        <w:t xml:space="preserve">Availability of trained first-aid personnel on campus. </w:t>
      </w:r>
    </w:p>
    <w:p w:rsidR="00C27F92" w:rsidRDefault="00C27F92" w:rsidP="00C27F92">
      <w:pPr>
        <w:numPr>
          <w:ilvl w:val="0"/>
          <w:numId w:val="471"/>
        </w:numPr>
        <w:spacing w:before="100" w:beforeAutospacing="1" w:after="100" w:afterAutospacing="1" w:line="240" w:lineRule="auto"/>
      </w:pPr>
      <w:r>
        <w:t xml:space="preserve">Clearly displayed emergency contact numbers. </w:t>
      </w:r>
    </w:p>
    <w:p w:rsidR="00C27F92" w:rsidRDefault="00C27F92" w:rsidP="00C27F92">
      <w:pPr>
        <w:numPr>
          <w:ilvl w:val="0"/>
          <w:numId w:val="471"/>
        </w:numPr>
        <w:spacing w:before="100" w:beforeAutospacing="1" w:after="100" w:afterAutospacing="1" w:line="240" w:lineRule="auto"/>
      </w:pPr>
      <w:r>
        <w:t xml:space="preserve">Accessible and well-stocked </w:t>
      </w:r>
      <w:r>
        <w:rPr>
          <w:rStyle w:val="Strong"/>
        </w:rPr>
        <w:t>first aid kits</w:t>
      </w:r>
      <w:r>
        <w:t xml:space="preserve"> in key locations.</w:t>
      </w:r>
    </w:p>
    <w:p w:rsidR="00C27F92" w:rsidRDefault="00C27F92" w:rsidP="00C27F92">
      <w:pPr>
        <w:spacing w:after="0"/>
      </w:pPr>
      <w:r>
        <w:pict>
          <v:rect id="_x0000_i2442" style="width:0;height:1.5pt" o:hralign="center" o:hrstd="t" o:hr="t" fillcolor="#a0a0a0" stroked="f"/>
        </w:pict>
      </w:r>
    </w:p>
    <w:p w:rsidR="00C27F92" w:rsidRDefault="00C27F92" w:rsidP="00C27F92">
      <w:pPr>
        <w:pStyle w:val="Heading4"/>
      </w:pPr>
      <w:r>
        <w:rPr>
          <w:rStyle w:val="Strong"/>
          <w:b w:val="0"/>
          <w:bCs w:val="0"/>
        </w:rPr>
        <w:t>6. Chemical and Environmental Safety</w:t>
      </w:r>
    </w:p>
    <w:p w:rsidR="00C27F92" w:rsidRDefault="00C27F92" w:rsidP="00C27F92">
      <w:pPr>
        <w:numPr>
          <w:ilvl w:val="0"/>
          <w:numId w:val="472"/>
        </w:numPr>
        <w:spacing w:before="100" w:beforeAutospacing="1" w:after="100" w:afterAutospacing="1" w:line="240" w:lineRule="auto"/>
      </w:pPr>
      <w:r>
        <w:t xml:space="preserve">Safe storage and labeling of cleaning chemicals and lab materials. </w:t>
      </w:r>
    </w:p>
    <w:p w:rsidR="00C27F92" w:rsidRDefault="00C27F92" w:rsidP="00C27F92">
      <w:pPr>
        <w:numPr>
          <w:ilvl w:val="0"/>
          <w:numId w:val="472"/>
        </w:numPr>
        <w:spacing w:before="100" w:beforeAutospacing="1" w:after="100" w:afterAutospacing="1" w:line="240" w:lineRule="auto"/>
      </w:pPr>
      <w:r>
        <w:t xml:space="preserve">Proper disposal of hazardous waste, including </w:t>
      </w:r>
      <w:r>
        <w:rPr>
          <w:rStyle w:val="Strong"/>
        </w:rPr>
        <w:t>e-waste</w:t>
      </w:r>
      <w:r>
        <w:t xml:space="preserve"> (old computers, batteries). </w:t>
      </w:r>
    </w:p>
    <w:p w:rsidR="00C27F92" w:rsidRDefault="00C27F92" w:rsidP="00C27F92">
      <w:pPr>
        <w:numPr>
          <w:ilvl w:val="0"/>
          <w:numId w:val="472"/>
        </w:numPr>
        <w:spacing w:before="100" w:beforeAutospacing="1" w:after="100" w:afterAutospacing="1" w:line="240" w:lineRule="auto"/>
      </w:pPr>
      <w:r>
        <w:t>Clean and hygienic learning and working environments.</w:t>
      </w:r>
    </w:p>
    <w:p w:rsidR="00C27F92" w:rsidRDefault="00C27F92" w:rsidP="00C27F92">
      <w:pPr>
        <w:spacing w:after="0"/>
        <w:jc w:val="right"/>
      </w:pPr>
      <w:r>
        <w:pict>
          <v:rect id="_x0000_i2443" style="width:0;height:1.5pt" o:hralign="center" o:hrstd="t" o:hr="t" fillcolor="#a0a0a0" stroked="f"/>
        </w:pict>
      </w:r>
    </w:p>
    <w:p w:rsidR="00C27F92" w:rsidRDefault="00C27F92" w:rsidP="00C27F92">
      <w:pPr>
        <w:pStyle w:val="Heading4"/>
      </w:pPr>
      <w:r>
        <w:rPr>
          <w:rStyle w:val="Strong"/>
          <w:b w:val="0"/>
          <w:bCs w:val="0"/>
        </w:rPr>
        <w:t>7. Security and Access Control</w:t>
      </w:r>
    </w:p>
    <w:p w:rsidR="00C27F92" w:rsidRDefault="00C27F92" w:rsidP="00C27F92">
      <w:pPr>
        <w:numPr>
          <w:ilvl w:val="0"/>
          <w:numId w:val="473"/>
        </w:numPr>
        <w:spacing w:before="100" w:beforeAutospacing="1" w:after="100" w:afterAutospacing="1" w:line="240" w:lineRule="auto"/>
      </w:pPr>
      <w:r>
        <w:t xml:space="preserve">Controlled access to ICT labs, server rooms, and sensitive areas. </w:t>
      </w:r>
    </w:p>
    <w:p w:rsidR="00C27F92" w:rsidRDefault="00C27F92" w:rsidP="00C27F92">
      <w:pPr>
        <w:numPr>
          <w:ilvl w:val="0"/>
          <w:numId w:val="473"/>
        </w:numPr>
        <w:spacing w:before="100" w:beforeAutospacing="1" w:after="100" w:afterAutospacing="1" w:line="240" w:lineRule="auto"/>
      </w:pPr>
      <w:r>
        <w:t xml:space="preserve">Use of ID cards, locks, or biometric systems where applicable. </w:t>
      </w:r>
    </w:p>
    <w:p w:rsidR="00C27F92" w:rsidRDefault="00C27F92" w:rsidP="00C27F92">
      <w:pPr>
        <w:numPr>
          <w:ilvl w:val="0"/>
          <w:numId w:val="473"/>
        </w:numPr>
        <w:spacing w:before="100" w:beforeAutospacing="1" w:after="100" w:afterAutospacing="1" w:line="240" w:lineRule="auto"/>
      </w:pPr>
      <w:r>
        <w:t>Surveillance systems (CCTV) in strategic locations to enhance safety.</w:t>
      </w:r>
    </w:p>
    <w:p w:rsidR="00C27F92" w:rsidRDefault="00C27F92" w:rsidP="00C27F92">
      <w:pPr>
        <w:spacing w:after="0"/>
      </w:pPr>
      <w:r>
        <w:pict>
          <v:rect id="_x0000_i2444" style="width:0;height:1.5pt" o:hralign="center" o:hrstd="t" o:hr="t" fillcolor="#a0a0a0" stroked="f"/>
        </w:pict>
      </w:r>
    </w:p>
    <w:p w:rsidR="00C27F92" w:rsidRDefault="00C27F92" w:rsidP="00C27F92">
      <w:pPr>
        <w:pStyle w:val="Heading4"/>
      </w:pPr>
      <w:r>
        <w:rPr>
          <w:rStyle w:val="Strong"/>
          <w:b w:val="0"/>
          <w:bCs w:val="0"/>
        </w:rPr>
        <w:t>8. Training and Awareness</w:t>
      </w:r>
    </w:p>
    <w:p w:rsidR="00C27F92" w:rsidRDefault="00C27F92" w:rsidP="00C27F92">
      <w:pPr>
        <w:numPr>
          <w:ilvl w:val="0"/>
          <w:numId w:val="474"/>
        </w:numPr>
        <w:spacing w:before="100" w:beforeAutospacing="1" w:after="100" w:afterAutospacing="1" w:line="240" w:lineRule="auto"/>
      </w:pPr>
      <w:r>
        <w:t xml:space="preserve">Safety orientation for new staff and students. </w:t>
      </w:r>
    </w:p>
    <w:p w:rsidR="00C27F92" w:rsidRDefault="00C27F92" w:rsidP="00C27F92">
      <w:pPr>
        <w:numPr>
          <w:ilvl w:val="0"/>
          <w:numId w:val="474"/>
        </w:numPr>
        <w:spacing w:before="100" w:beforeAutospacing="1" w:after="100" w:afterAutospacing="1" w:line="240" w:lineRule="auto"/>
      </w:pPr>
      <w:r>
        <w:t xml:space="preserve">Regular safety awareness programs and updates. </w:t>
      </w:r>
    </w:p>
    <w:p w:rsidR="00C27F92" w:rsidRDefault="00C27F92" w:rsidP="00C27F92">
      <w:pPr>
        <w:numPr>
          <w:ilvl w:val="0"/>
          <w:numId w:val="474"/>
        </w:numPr>
        <w:spacing w:before="100" w:beforeAutospacing="1" w:after="100" w:afterAutospacing="1" w:line="240" w:lineRule="auto"/>
      </w:pPr>
      <w:r>
        <w:t>Clear reporting procedures for hazards, accidents, and near-misses.</w:t>
      </w:r>
    </w:p>
    <w:p w:rsidR="00C27F92" w:rsidRDefault="00C27F92" w:rsidP="00C27F92">
      <w:pPr>
        <w:spacing w:after="0"/>
      </w:pPr>
      <w:r>
        <w:lastRenderedPageBreak/>
        <w:pict>
          <v:rect id="_x0000_i2445" style="width:0;height:1.5pt" o:hralign="center" o:hrstd="t" o:hr="t" fillcolor="#a0a0a0" stroked="f"/>
        </w:pict>
      </w:r>
    </w:p>
    <w:p w:rsidR="00C27F92" w:rsidRDefault="00C27F92" w:rsidP="00C27F92">
      <w:pPr>
        <w:pStyle w:val="Heading3"/>
      </w:pPr>
      <w:r>
        <w:rPr>
          <w:rStyle w:val="Strong"/>
          <w:b w:val="0"/>
          <w:bCs w:val="0"/>
        </w:rPr>
        <w:t>Outcome</w:t>
      </w:r>
    </w:p>
    <w:p w:rsidR="00C27F92" w:rsidRDefault="00C27F92" w:rsidP="00C27F92">
      <w:pPr>
        <w:pStyle w:val="NormalWeb"/>
      </w:pPr>
      <w:r>
        <w:t>A safe, secure, and healthy workplace that minimizes risks and supports effective teaching, learning, and productivity.</w:t>
      </w:r>
    </w:p>
    <w:p w:rsidR="00C27F92" w:rsidRDefault="00C27F92" w:rsidP="00C27F92">
      <w:r>
        <w:pict>
          <v:rect id="_x0000_i2446" style="width:0;height:1.5pt" o:hralign="center" o:hrstd="t" o:hr="t" fillcolor="#a0a0a0" stroked="f"/>
        </w:pict>
      </w:r>
    </w:p>
    <w:p w:rsidR="00C27F92" w:rsidRDefault="00C27F92" w:rsidP="00C27F92">
      <w:pPr>
        <w:pStyle w:val="NormalWeb"/>
      </w:pPr>
      <w:r>
        <w:t xml:space="preserve">If you want, I can </w:t>
      </w:r>
      <w:r>
        <w:rPr>
          <w:rStyle w:val="Strong"/>
        </w:rPr>
        <w:t>shorten this for exam answers</w:t>
      </w:r>
      <w:r>
        <w:t xml:space="preserve">, convert it into </w:t>
      </w:r>
      <w:r>
        <w:rPr>
          <w:rStyle w:val="Strong"/>
        </w:rPr>
        <w:t>policy language</w:t>
      </w:r>
      <w:r>
        <w:t xml:space="preserve">, or </w:t>
      </w:r>
      <w:r>
        <w:rPr>
          <w:rStyle w:val="Strong"/>
        </w:rPr>
        <w:t>add Kenyan legal references</w:t>
      </w:r>
      <w:r>
        <w:t xml:space="preserve"> (OSHA, NEMA).</w:t>
      </w: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pStyle w:val="Heading3"/>
      </w:pPr>
      <w:r>
        <w:rPr>
          <w:rStyle w:val="Strong"/>
          <w:b w:val="0"/>
          <w:bCs w:val="0"/>
        </w:rPr>
        <w:t>Health and Sanitation Standards</w:t>
      </w:r>
    </w:p>
    <w:p w:rsidR="00C27F92" w:rsidRDefault="00C27F92" w:rsidP="00C27F92">
      <w:pPr>
        <w:numPr>
          <w:ilvl w:val="0"/>
          <w:numId w:val="475"/>
        </w:numPr>
        <w:spacing w:before="100" w:beforeAutospacing="1" w:after="100" w:afterAutospacing="1" w:line="240" w:lineRule="auto"/>
      </w:pPr>
      <w:r>
        <w:t xml:space="preserve">The ICT College shall maintain </w:t>
      </w:r>
      <w:r>
        <w:rPr>
          <w:rStyle w:val="Strong"/>
        </w:rPr>
        <w:t>clean, hygienic, and safe facilities</w:t>
      </w:r>
      <w:r>
        <w:t xml:space="preserve"> for all users. </w:t>
      </w:r>
    </w:p>
    <w:p w:rsidR="00C27F92" w:rsidRDefault="00C27F92" w:rsidP="00C27F92">
      <w:pPr>
        <w:numPr>
          <w:ilvl w:val="0"/>
          <w:numId w:val="475"/>
        </w:numPr>
        <w:spacing w:before="100" w:beforeAutospacing="1" w:after="100" w:afterAutospacing="1" w:line="240" w:lineRule="auto"/>
      </w:pPr>
      <w:r>
        <w:t xml:space="preserve">Classrooms, laboratories, offices, washrooms, and common areas shall be </w:t>
      </w:r>
      <w:r>
        <w:rPr>
          <w:rStyle w:val="Strong"/>
        </w:rPr>
        <w:t>cleaned and disinfected regularly</w:t>
      </w:r>
      <w:r>
        <w:t xml:space="preserve">. </w:t>
      </w:r>
    </w:p>
    <w:p w:rsidR="00C27F92" w:rsidRDefault="00C27F92" w:rsidP="00C27F92">
      <w:pPr>
        <w:numPr>
          <w:ilvl w:val="0"/>
          <w:numId w:val="475"/>
        </w:numPr>
        <w:spacing w:before="100" w:beforeAutospacing="1" w:after="100" w:afterAutospacing="1" w:line="240" w:lineRule="auto"/>
      </w:pPr>
      <w:r>
        <w:t xml:space="preserve">Adequate </w:t>
      </w:r>
      <w:r>
        <w:rPr>
          <w:rStyle w:val="Strong"/>
        </w:rPr>
        <w:t>sanitation facilities</w:t>
      </w:r>
      <w:r>
        <w:t xml:space="preserve"> (toilets, hand-washing stations, clean water) shall be provided and maintained. </w:t>
      </w:r>
    </w:p>
    <w:p w:rsidR="00C27F92" w:rsidRDefault="00C27F92" w:rsidP="00C27F92">
      <w:pPr>
        <w:numPr>
          <w:ilvl w:val="0"/>
          <w:numId w:val="475"/>
        </w:numPr>
        <w:spacing w:before="100" w:beforeAutospacing="1" w:after="100" w:afterAutospacing="1" w:line="240" w:lineRule="auto"/>
      </w:pPr>
      <w:r>
        <w:t xml:space="preserve">Measures shall be in place to prevent the spread of </w:t>
      </w:r>
      <w:r>
        <w:rPr>
          <w:rStyle w:val="Strong"/>
        </w:rPr>
        <w:t>communicable diseases</w:t>
      </w:r>
      <w:r>
        <w:t xml:space="preserve">, including health awareness and hygiene promotion. </w:t>
      </w:r>
    </w:p>
    <w:p w:rsidR="00C27F92" w:rsidRDefault="00C27F92" w:rsidP="00C27F92">
      <w:pPr>
        <w:numPr>
          <w:ilvl w:val="0"/>
          <w:numId w:val="475"/>
        </w:numPr>
        <w:spacing w:before="100" w:beforeAutospacing="1" w:after="100" w:afterAutospacing="1" w:line="240" w:lineRule="auto"/>
      </w:pPr>
      <w:r>
        <w:t xml:space="preserve">Food handling areas, where available, must comply with </w:t>
      </w:r>
      <w:r>
        <w:rPr>
          <w:rStyle w:val="Strong"/>
        </w:rPr>
        <w:t>public health regulations</w:t>
      </w:r>
      <w:r>
        <w:t>.</w:t>
      </w:r>
    </w:p>
    <w:p w:rsidR="00C27F92" w:rsidRDefault="00C27F92" w:rsidP="00C27F92">
      <w:pPr>
        <w:spacing w:after="0"/>
      </w:pPr>
      <w:r>
        <w:pict>
          <v:rect id="_x0000_i2457" style="width:0;height:1.5pt" o:hralign="center" o:hrstd="t" o:hr="t" fillcolor="#a0a0a0" stroked="f"/>
        </w:pict>
      </w:r>
    </w:p>
    <w:p w:rsidR="00C27F92" w:rsidRDefault="00C27F92" w:rsidP="00C27F92">
      <w:pPr>
        <w:pStyle w:val="Heading3"/>
      </w:pPr>
      <w:r>
        <w:rPr>
          <w:rStyle w:val="Strong"/>
          <w:b w:val="0"/>
          <w:bCs w:val="0"/>
        </w:rPr>
        <w:t>Waste Management (Especially E-Waste)</w:t>
      </w:r>
    </w:p>
    <w:p w:rsidR="00C27F92" w:rsidRDefault="00C27F92" w:rsidP="00C27F92">
      <w:pPr>
        <w:numPr>
          <w:ilvl w:val="0"/>
          <w:numId w:val="476"/>
        </w:numPr>
        <w:spacing w:before="100" w:beforeAutospacing="1" w:after="100" w:afterAutospacing="1" w:line="240" w:lineRule="auto"/>
      </w:pPr>
      <w:r>
        <w:t xml:space="preserve">The college shall implement a </w:t>
      </w:r>
      <w:r>
        <w:rPr>
          <w:rStyle w:val="Strong"/>
        </w:rPr>
        <w:t>proper waste management system</w:t>
      </w:r>
      <w:r>
        <w:t xml:space="preserve">, including waste segregation (paper, plastics, organic waste). </w:t>
      </w:r>
    </w:p>
    <w:p w:rsidR="00C27F92" w:rsidRDefault="00C27F92" w:rsidP="00C27F92">
      <w:pPr>
        <w:numPr>
          <w:ilvl w:val="0"/>
          <w:numId w:val="476"/>
        </w:numPr>
        <w:spacing w:before="100" w:beforeAutospacing="1" w:after="100" w:afterAutospacing="1" w:line="240" w:lineRule="auto"/>
      </w:pPr>
      <w:r>
        <w:rPr>
          <w:rStyle w:val="Strong"/>
        </w:rPr>
        <w:t>Electronic waste (e-waste)</w:t>
      </w:r>
      <w:r>
        <w:t xml:space="preserve"> such as obsolete computers, printers, batteries, and cables shall be handled separately. </w:t>
      </w:r>
    </w:p>
    <w:p w:rsidR="00C27F92" w:rsidRDefault="00C27F92" w:rsidP="00C27F92">
      <w:pPr>
        <w:numPr>
          <w:ilvl w:val="0"/>
          <w:numId w:val="476"/>
        </w:numPr>
        <w:spacing w:before="100" w:beforeAutospacing="1" w:after="100" w:afterAutospacing="1" w:line="240" w:lineRule="auto"/>
      </w:pPr>
      <w:r>
        <w:t>E-waste shall be:</w:t>
      </w:r>
    </w:p>
    <w:p w:rsidR="00C27F92" w:rsidRDefault="00C27F92" w:rsidP="00C27F92">
      <w:pPr>
        <w:numPr>
          <w:ilvl w:val="1"/>
          <w:numId w:val="476"/>
        </w:numPr>
        <w:spacing w:before="100" w:beforeAutospacing="1" w:after="100" w:afterAutospacing="1" w:line="240" w:lineRule="auto"/>
      </w:pPr>
      <w:r>
        <w:t xml:space="preserve">Safely stored in designated areas </w:t>
      </w:r>
    </w:p>
    <w:p w:rsidR="00C27F92" w:rsidRDefault="00C27F92" w:rsidP="00C27F92">
      <w:pPr>
        <w:numPr>
          <w:ilvl w:val="1"/>
          <w:numId w:val="476"/>
        </w:numPr>
        <w:spacing w:before="100" w:beforeAutospacing="1" w:after="100" w:afterAutospacing="1" w:line="240" w:lineRule="auto"/>
      </w:pPr>
      <w:r>
        <w:t xml:space="preserve">Disposed of through </w:t>
      </w:r>
      <w:r>
        <w:rPr>
          <w:rStyle w:val="Strong"/>
        </w:rPr>
        <w:t>licensed recyclers or approved disposal agencies</w:t>
      </w:r>
    </w:p>
    <w:p w:rsidR="00C27F92" w:rsidRDefault="00C27F92" w:rsidP="00C27F92">
      <w:pPr>
        <w:numPr>
          <w:ilvl w:val="0"/>
          <w:numId w:val="476"/>
        </w:numPr>
        <w:spacing w:before="100" w:beforeAutospacing="1" w:after="100" w:afterAutospacing="1" w:line="240" w:lineRule="auto"/>
      </w:pPr>
      <w:r>
        <w:t xml:space="preserve">Environmentally friendly practices such as </w:t>
      </w:r>
      <w:r>
        <w:rPr>
          <w:rStyle w:val="Strong"/>
        </w:rPr>
        <w:t>reuse, recycling, and reduction</w:t>
      </w:r>
      <w:r>
        <w:t xml:space="preserve"> of waste shall be encouraged. </w:t>
      </w:r>
    </w:p>
    <w:p w:rsidR="00C27F92" w:rsidRDefault="00C27F92" w:rsidP="00C27F92">
      <w:pPr>
        <w:numPr>
          <w:ilvl w:val="0"/>
          <w:numId w:val="476"/>
        </w:numPr>
        <w:spacing w:before="100" w:beforeAutospacing="1" w:after="100" w:afterAutospacing="1" w:line="240" w:lineRule="auto"/>
      </w:pPr>
      <w:r>
        <w:t xml:space="preserve">Disposal practices shall comply with </w:t>
      </w:r>
      <w:r>
        <w:rPr>
          <w:rStyle w:val="Strong"/>
        </w:rPr>
        <w:t>environmental protection laws and regulations</w:t>
      </w:r>
      <w:r>
        <w:t>.</w:t>
      </w:r>
    </w:p>
    <w:p w:rsidR="00C27F92" w:rsidRDefault="00C27F92" w:rsidP="00C27F92">
      <w:pPr>
        <w:spacing w:after="0"/>
      </w:pPr>
      <w:r>
        <w:pict>
          <v:rect id="_x0000_i2458" style="width:0;height:1.5pt" o:hralign="center" o:hrstd="t" o:hr="t" fillcolor="#a0a0a0" stroked="f"/>
        </w:pict>
      </w:r>
    </w:p>
    <w:p w:rsidR="00C27F92" w:rsidRDefault="00C27F92" w:rsidP="00C27F92">
      <w:pPr>
        <w:pStyle w:val="Heading3"/>
      </w:pPr>
      <w:r>
        <w:rPr>
          <w:rStyle w:val="Strong"/>
          <w:b w:val="0"/>
          <w:bCs w:val="0"/>
        </w:rPr>
        <w:t>First Aid and Emergency Response Protocols</w:t>
      </w:r>
    </w:p>
    <w:p w:rsidR="00C27F92" w:rsidRDefault="00C27F92" w:rsidP="00C27F92">
      <w:pPr>
        <w:numPr>
          <w:ilvl w:val="0"/>
          <w:numId w:val="477"/>
        </w:numPr>
        <w:spacing w:before="100" w:beforeAutospacing="1" w:after="100" w:afterAutospacing="1" w:line="240" w:lineRule="auto"/>
      </w:pPr>
      <w:r>
        <w:t xml:space="preserve">The ICT College shall provide </w:t>
      </w:r>
      <w:r>
        <w:rPr>
          <w:rStyle w:val="Strong"/>
        </w:rPr>
        <w:t>adequate first aid facilities</w:t>
      </w:r>
      <w:r>
        <w:t xml:space="preserve">, including well-stocked first aid kits in accessible locations. </w:t>
      </w:r>
    </w:p>
    <w:p w:rsidR="00C27F92" w:rsidRDefault="00C27F92" w:rsidP="00C27F92">
      <w:pPr>
        <w:numPr>
          <w:ilvl w:val="0"/>
          <w:numId w:val="477"/>
        </w:numPr>
        <w:spacing w:before="100" w:beforeAutospacing="1" w:after="100" w:afterAutospacing="1" w:line="240" w:lineRule="auto"/>
      </w:pPr>
      <w:r>
        <w:t xml:space="preserve">Designated staff members shall be </w:t>
      </w:r>
      <w:r>
        <w:rPr>
          <w:rStyle w:val="Strong"/>
        </w:rPr>
        <w:t>trained in first aid and emergency response</w:t>
      </w:r>
      <w:r>
        <w:t xml:space="preserve">. </w:t>
      </w:r>
    </w:p>
    <w:p w:rsidR="00C27F92" w:rsidRDefault="00C27F92" w:rsidP="00C27F92">
      <w:pPr>
        <w:numPr>
          <w:ilvl w:val="0"/>
          <w:numId w:val="477"/>
        </w:numPr>
        <w:spacing w:before="100" w:beforeAutospacing="1" w:after="100" w:afterAutospacing="1" w:line="240" w:lineRule="auto"/>
      </w:pPr>
      <w:r>
        <w:lastRenderedPageBreak/>
        <w:t>Clear procedures shall be established for responding to:</w:t>
      </w:r>
    </w:p>
    <w:p w:rsidR="00C27F92" w:rsidRDefault="00C27F92" w:rsidP="00C27F92">
      <w:pPr>
        <w:numPr>
          <w:ilvl w:val="1"/>
          <w:numId w:val="477"/>
        </w:numPr>
        <w:spacing w:before="100" w:beforeAutospacing="1" w:after="100" w:afterAutospacing="1" w:line="240" w:lineRule="auto"/>
      </w:pPr>
      <w:r>
        <w:t xml:space="preserve">Medical emergencies </w:t>
      </w:r>
    </w:p>
    <w:p w:rsidR="00C27F92" w:rsidRDefault="00C27F92" w:rsidP="00C27F92">
      <w:pPr>
        <w:numPr>
          <w:ilvl w:val="1"/>
          <w:numId w:val="477"/>
        </w:numPr>
        <w:spacing w:before="100" w:beforeAutospacing="1" w:after="100" w:afterAutospacing="1" w:line="240" w:lineRule="auto"/>
      </w:pPr>
      <w:r>
        <w:t xml:space="preserve">Fire outbreaks </w:t>
      </w:r>
    </w:p>
    <w:p w:rsidR="00C27F92" w:rsidRDefault="00C27F92" w:rsidP="00C27F92">
      <w:pPr>
        <w:numPr>
          <w:ilvl w:val="1"/>
          <w:numId w:val="477"/>
        </w:numPr>
        <w:spacing w:before="100" w:beforeAutospacing="1" w:after="100" w:afterAutospacing="1" w:line="240" w:lineRule="auto"/>
      </w:pPr>
      <w:r>
        <w:t xml:space="preserve">Electrical accidents </w:t>
      </w:r>
    </w:p>
    <w:p w:rsidR="00C27F92" w:rsidRDefault="00C27F92" w:rsidP="00C27F92">
      <w:pPr>
        <w:numPr>
          <w:ilvl w:val="1"/>
          <w:numId w:val="477"/>
        </w:numPr>
        <w:spacing w:before="100" w:beforeAutospacing="1" w:after="100" w:afterAutospacing="1" w:line="240" w:lineRule="auto"/>
      </w:pPr>
      <w:r>
        <w:t>Natural disasters</w:t>
      </w:r>
    </w:p>
    <w:p w:rsidR="00C27F92" w:rsidRDefault="00C27F92" w:rsidP="00C27F92">
      <w:pPr>
        <w:numPr>
          <w:ilvl w:val="0"/>
          <w:numId w:val="477"/>
        </w:numPr>
        <w:spacing w:before="100" w:beforeAutospacing="1" w:after="100" w:afterAutospacing="1" w:line="240" w:lineRule="auto"/>
      </w:pPr>
      <w:r>
        <w:t xml:space="preserve">Emergency exits, assembly points, and evacuation procedures shall be clearly marked. </w:t>
      </w:r>
    </w:p>
    <w:p w:rsidR="00C27F92" w:rsidRDefault="00C27F92" w:rsidP="00C27F92">
      <w:pPr>
        <w:numPr>
          <w:ilvl w:val="0"/>
          <w:numId w:val="477"/>
        </w:numPr>
        <w:spacing w:before="100" w:beforeAutospacing="1" w:after="100" w:afterAutospacing="1" w:line="240" w:lineRule="auto"/>
      </w:pPr>
      <w:r>
        <w:t>Emergency contact numbers shall be displayed prominently across the campus.</w:t>
      </w:r>
    </w:p>
    <w:p w:rsidR="00C27F92" w:rsidRDefault="00C27F92" w:rsidP="00C27F92">
      <w:pPr>
        <w:spacing w:after="0"/>
      </w:pPr>
      <w:r>
        <w:pict>
          <v:rect id="_x0000_i2459" style="width:0;height:1.5pt" o:hralign="center" o:hrstd="t" o:hr="t" fillcolor="#a0a0a0" stroked="f"/>
        </w:pict>
      </w:r>
    </w:p>
    <w:p w:rsidR="00C27F92" w:rsidRDefault="00C27F92" w:rsidP="00C27F92">
      <w:pPr>
        <w:pStyle w:val="Heading3"/>
      </w:pPr>
      <w:r>
        <w:rPr>
          <w:rStyle w:val="Strong"/>
          <w:b w:val="0"/>
          <w:bCs w:val="0"/>
        </w:rPr>
        <w:t>Expected Outcome</w:t>
      </w:r>
    </w:p>
    <w:p w:rsidR="00C27F92" w:rsidRDefault="00C27F92" w:rsidP="00C27F92">
      <w:pPr>
        <w:pStyle w:val="NormalWeb"/>
      </w:pPr>
      <w:r>
        <w:t xml:space="preserve">A </w:t>
      </w:r>
      <w:r>
        <w:rPr>
          <w:rStyle w:val="Strong"/>
        </w:rPr>
        <w:t>healthy, safe, and environmentally responsible ICT College</w:t>
      </w:r>
      <w:r>
        <w:t xml:space="preserve"> that protects the well-being of its community and complies with safety and environmental standards.</w:t>
      </w:r>
    </w:p>
    <w:p w:rsidR="00C27F92" w:rsidRDefault="00C27F92" w:rsidP="00C27F92">
      <w:r>
        <w:pict>
          <v:rect id="_x0000_i2460" style="width:0;height:1.5pt" o:hralign="center" o:hrstd="t" o:hr="t" fillcolor="#a0a0a0" stroked="f"/>
        </w:pict>
      </w:r>
    </w:p>
    <w:p w:rsidR="00C27F92" w:rsidRDefault="00C27F92" w:rsidP="00C27F92">
      <w:pPr>
        <w:pStyle w:val="NormalWeb"/>
      </w:pPr>
      <w:r>
        <w:t xml:space="preserve">If you wish, I can </w:t>
      </w:r>
      <w:r>
        <w:rPr>
          <w:rStyle w:val="Strong"/>
        </w:rPr>
        <w:t>align this section strictly with Kenyan OSHA and NEMA requirements</w:t>
      </w:r>
      <w:r>
        <w:t xml:space="preserve"> or </w:t>
      </w:r>
      <w:r>
        <w:rPr>
          <w:rStyle w:val="Strong"/>
        </w:rPr>
        <w:t>convert it into short bullet answers for exams</w:t>
      </w:r>
      <w:r>
        <w:t>.</w:t>
      </w: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spacing w:before="100" w:beforeAutospacing="1" w:after="100" w:afterAutospacing="1" w:line="240" w:lineRule="auto"/>
        <w:rPr>
          <w:rFonts w:ascii="Times New Roman" w:hAnsi="Times New Roman" w:cs="Times New Roman"/>
          <w:sz w:val="24"/>
          <w:szCs w:val="24"/>
        </w:rPr>
      </w:pPr>
    </w:p>
    <w:p w:rsidR="00C27F92" w:rsidRDefault="00C27F92" w:rsidP="00C27F92">
      <w:pPr>
        <w:pStyle w:val="Heading2"/>
      </w:pPr>
      <w:r>
        <w:rPr>
          <w:rStyle w:val="Strong"/>
          <w:b/>
          <w:bCs/>
        </w:rPr>
        <w:t>CHAPTER 10: COMMUNICATION AND PUBLIC RELATIONS POLICY</w:t>
      </w:r>
    </w:p>
    <w:p w:rsidR="00C27F92" w:rsidRDefault="00C27F92" w:rsidP="00C27F92">
      <w:pPr>
        <w:pStyle w:val="NormalWeb"/>
      </w:pPr>
      <w:r>
        <w:t xml:space="preserve">This chapter defines how the ICT College manages </w:t>
      </w:r>
      <w:r>
        <w:rPr>
          <w:rStyle w:val="Strong"/>
        </w:rPr>
        <w:t>internal and external communication</w:t>
      </w:r>
      <w:r>
        <w:t xml:space="preserve"> to ensure accurate information flow, transparency, and a positive institutional image.</w:t>
      </w:r>
    </w:p>
    <w:p w:rsidR="00C27F92" w:rsidRDefault="00C27F92" w:rsidP="00C27F92">
      <w:r>
        <w:pict>
          <v:rect id="_x0000_i2465" style="width:0;height:1.5pt" o:hralign="center" o:hrstd="t" o:hr="t" fillcolor="#a0a0a0" stroked="f"/>
        </w:pict>
      </w:r>
    </w:p>
    <w:p w:rsidR="00C27F92" w:rsidRDefault="00C27F92" w:rsidP="00C27F92">
      <w:pPr>
        <w:pStyle w:val="Heading3"/>
      </w:pPr>
      <w:r>
        <w:rPr>
          <w:rStyle w:val="Strong"/>
          <w:b w:val="0"/>
          <w:bCs w:val="0"/>
        </w:rPr>
        <w:t>10.1 Purpose</w:t>
      </w:r>
    </w:p>
    <w:p w:rsidR="00C27F92" w:rsidRDefault="00C27F92" w:rsidP="00C27F92">
      <w:pPr>
        <w:numPr>
          <w:ilvl w:val="0"/>
          <w:numId w:val="478"/>
        </w:numPr>
        <w:spacing w:before="100" w:beforeAutospacing="1" w:after="100" w:afterAutospacing="1" w:line="240" w:lineRule="auto"/>
      </w:pPr>
      <w:r>
        <w:t xml:space="preserve">To promote </w:t>
      </w:r>
      <w:r>
        <w:rPr>
          <w:rStyle w:val="Strong"/>
        </w:rPr>
        <w:t>effective, timely, and clear communication</w:t>
      </w:r>
      <w:r>
        <w:t xml:space="preserve"> within the college. </w:t>
      </w:r>
    </w:p>
    <w:p w:rsidR="00C27F92" w:rsidRDefault="00C27F92" w:rsidP="00C27F92">
      <w:pPr>
        <w:numPr>
          <w:ilvl w:val="0"/>
          <w:numId w:val="478"/>
        </w:numPr>
        <w:spacing w:before="100" w:beforeAutospacing="1" w:after="100" w:afterAutospacing="1" w:line="240" w:lineRule="auto"/>
      </w:pPr>
      <w:r>
        <w:t xml:space="preserve">To enhance the institution’s </w:t>
      </w:r>
      <w:r>
        <w:rPr>
          <w:rStyle w:val="Strong"/>
        </w:rPr>
        <w:t>public image and reputation</w:t>
      </w:r>
      <w:r>
        <w:t xml:space="preserve">. </w:t>
      </w:r>
    </w:p>
    <w:p w:rsidR="00C27F92" w:rsidRDefault="00C27F92" w:rsidP="00C27F92">
      <w:pPr>
        <w:numPr>
          <w:ilvl w:val="0"/>
          <w:numId w:val="478"/>
        </w:numPr>
        <w:spacing w:before="100" w:beforeAutospacing="1" w:after="100" w:afterAutospacing="1" w:line="240" w:lineRule="auto"/>
      </w:pPr>
      <w:r>
        <w:t>To ensure consistent and accurate dissemination of information to stakeholders.</w:t>
      </w:r>
    </w:p>
    <w:p w:rsidR="00C27F92" w:rsidRDefault="00C27F92" w:rsidP="00C27F92">
      <w:pPr>
        <w:spacing w:after="0"/>
      </w:pPr>
      <w:r>
        <w:pict>
          <v:rect id="_x0000_i2466" style="width:0;height:1.5pt" o:hralign="center" o:hrstd="t" o:hr="t" fillcolor="#a0a0a0" stroked="f"/>
        </w:pict>
      </w:r>
    </w:p>
    <w:p w:rsidR="00C27F92" w:rsidRDefault="00C27F92" w:rsidP="00C27F92">
      <w:pPr>
        <w:pStyle w:val="Heading3"/>
      </w:pPr>
      <w:r>
        <w:rPr>
          <w:rStyle w:val="Strong"/>
          <w:b w:val="0"/>
          <w:bCs w:val="0"/>
        </w:rPr>
        <w:t>10.2 Scope</w:t>
      </w:r>
    </w:p>
    <w:p w:rsidR="00C27F92" w:rsidRDefault="00C27F92" w:rsidP="00C27F92">
      <w:pPr>
        <w:pStyle w:val="NormalWeb"/>
      </w:pPr>
      <w:r>
        <w:t>This policy applies to:</w:t>
      </w:r>
    </w:p>
    <w:p w:rsidR="00C27F92" w:rsidRDefault="00C27F92" w:rsidP="00C27F92">
      <w:pPr>
        <w:numPr>
          <w:ilvl w:val="0"/>
          <w:numId w:val="479"/>
        </w:numPr>
        <w:spacing w:before="100" w:beforeAutospacing="1" w:after="100" w:afterAutospacing="1" w:line="240" w:lineRule="auto"/>
      </w:pPr>
      <w:r>
        <w:t xml:space="preserve">All staff, students, management, and board members. </w:t>
      </w:r>
    </w:p>
    <w:p w:rsidR="00C27F92" w:rsidRDefault="00C27F92" w:rsidP="00C27F92">
      <w:pPr>
        <w:numPr>
          <w:ilvl w:val="0"/>
          <w:numId w:val="479"/>
        </w:numPr>
        <w:spacing w:before="100" w:beforeAutospacing="1" w:after="100" w:afterAutospacing="1" w:line="240" w:lineRule="auto"/>
      </w:pPr>
      <w:r>
        <w:t xml:space="preserve">All official communication channels and platforms. </w:t>
      </w:r>
    </w:p>
    <w:p w:rsidR="00C27F92" w:rsidRDefault="00C27F92" w:rsidP="00C27F92">
      <w:pPr>
        <w:numPr>
          <w:ilvl w:val="0"/>
          <w:numId w:val="479"/>
        </w:numPr>
        <w:spacing w:before="100" w:beforeAutospacing="1" w:after="100" w:afterAutospacing="1" w:line="240" w:lineRule="auto"/>
      </w:pPr>
      <w:r>
        <w:t>All internal and external stakeholders, including parents, partners, regulators, and the public.</w:t>
      </w:r>
    </w:p>
    <w:p w:rsidR="00C27F92" w:rsidRDefault="00C27F92" w:rsidP="00C27F92">
      <w:pPr>
        <w:spacing w:after="0"/>
      </w:pPr>
      <w:r>
        <w:lastRenderedPageBreak/>
        <w:pict>
          <v:rect id="_x0000_i2467" style="width:0;height:1.5pt" o:hralign="center" o:hrstd="t" o:hr="t" fillcolor="#a0a0a0" stroked="f"/>
        </w:pict>
      </w:r>
    </w:p>
    <w:p w:rsidR="00C27F92" w:rsidRDefault="00C27F92" w:rsidP="00C27F92">
      <w:pPr>
        <w:pStyle w:val="Heading3"/>
      </w:pPr>
      <w:r>
        <w:rPr>
          <w:rStyle w:val="Strong"/>
          <w:b w:val="0"/>
          <w:bCs w:val="0"/>
        </w:rPr>
        <w:t>10.3 Communication Channels</w:t>
      </w:r>
    </w:p>
    <w:p w:rsidR="00C27F92" w:rsidRDefault="00C27F92" w:rsidP="00C27F92">
      <w:pPr>
        <w:pStyle w:val="Heading4"/>
      </w:pPr>
      <w:r>
        <w:rPr>
          <w:rStyle w:val="Strong"/>
          <w:b w:val="0"/>
          <w:bCs w:val="0"/>
        </w:rPr>
        <w:t>10.3.1 Internal Communication</w:t>
      </w:r>
    </w:p>
    <w:p w:rsidR="00C27F92" w:rsidRDefault="00C27F92" w:rsidP="00C27F92">
      <w:pPr>
        <w:numPr>
          <w:ilvl w:val="0"/>
          <w:numId w:val="480"/>
        </w:numPr>
        <w:spacing w:before="100" w:beforeAutospacing="1" w:after="100" w:afterAutospacing="1" w:line="240" w:lineRule="auto"/>
      </w:pPr>
      <w:r>
        <w:t xml:space="preserve">Official emails and institutional portals. </w:t>
      </w:r>
    </w:p>
    <w:p w:rsidR="00C27F92" w:rsidRDefault="00C27F92" w:rsidP="00C27F92">
      <w:pPr>
        <w:numPr>
          <w:ilvl w:val="0"/>
          <w:numId w:val="480"/>
        </w:numPr>
        <w:spacing w:before="100" w:beforeAutospacing="1" w:after="100" w:afterAutospacing="1" w:line="240" w:lineRule="auto"/>
      </w:pPr>
      <w:r>
        <w:t xml:space="preserve">Notices, memos, and circulars. </w:t>
      </w:r>
    </w:p>
    <w:p w:rsidR="00C27F92" w:rsidRDefault="00C27F92" w:rsidP="00C27F92">
      <w:pPr>
        <w:numPr>
          <w:ilvl w:val="0"/>
          <w:numId w:val="480"/>
        </w:numPr>
        <w:spacing w:before="100" w:beforeAutospacing="1" w:after="100" w:afterAutospacing="1" w:line="240" w:lineRule="auto"/>
      </w:pPr>
      <w:r>
        <w:t xml:space="preserve">Staff and student meetings. </w:t>
      </w:r>
    </w:p>
    <w:p w:rsidR="00C27F92" w:rsidRDefault="00C27F92" w:rsidP="00C27F92">
      <w:pPr>
        <w:numPr>
          <w:ilvl w:val="0"/>
          <w:numId w:val="480"/>
        </w:numPr>
        <w:spacing w:before="100" w:beforeAutospacing="1" w:after="100" w:afterAutospacing="1" w:line="240" w:lineRule="auto"/>
      </w:pPr>
      <w:r>
        <w:t>Learning Management Systems (LMS) and intranet platforms.</w:t>
      </w:r>
    </w:p>
    <w:p w:rsidR="00C27F92" w:rsidRDefault="00C27F92" w:rsidP="00C27F92">
      <w:pPr>
        <w:spacing w:after="0"/>
      </w:pPr>
      <w:r>
        <w:pict>
          <v:rect id="_x0000_i2468" style="width:0;height:1.5pt" o:hralign="center" o:hrstd="t" o:hr="t" fillcolor="#a0a0a0" stroked="f"/>
        </w:pict>
      </w:r>
    </w:p>
    <w:p w:rsidR="00C27F92" w:rsidRDefault="00C27F92" w:rsidP="00C27F92">
      <w:pPr>
        <w:pStyle w:val="Heading4"/>
      </w:pPr>
      <w:r>
        <w:rPr>
          <w:rStyle w:val="Strong"/>
          <w:b w:val="0"/>
          <w:bCs w:val="0"/>
        </w:rPr>
        <w:t>10.3.2 External Communication</w:t>
      </w:r>
    </w:p>
    <w:p w:rsidR="00C27F92" w:rsidRDefault="00C27F92" w:rsidP="00C27F92">
      <w:pPr>
        <w:numPr>
          <w:ilvl w:val="0"/>
          <w:numId w:val="481"/>
        </w:numPr>
        <w:spacing w:before="100" w:beforeAutospacing="1" w:after="100" w:afterAutospacing="1" w:line="240" w:lineRule="auto"/>
      </w:pPr>
      <w:r>
        <w:t xml:space="preserve">Official website and social media platforms. </w:t>
      </w:r>
    </w:p>
    <w:p w:rsidR="00C27F92" w:rsidRDefault="00C27F92" w:rsidP="00C27F92">
      <w:pPr>
        <w:numPr>
          <w:ilvl w:val="0"/>
          <w:numId w:val="481"/>
        </w:numPr>
        <w:spacing w:before="100" w:beforeAutospacing="1" w:after="100" w:afterAutospacing="1" w:line="240" w:lineRule="auto"/>
      </w:pPr>
      <w:r>
        <w:t xml:space="preserve">Press releases and media briefings. </w:t>
      </w:r>
    </w:p>
    <w:p w:rsidR="00C27F92" w:rsidRDefault="00C27F92" w:rsidP="00C27F92">
      <w:pPr>
        <w:numPr>
          <w:ilvl w:val="0"/>
          <w:numId w:val="481"/>
        </w:numPr>
        <w:spacing w:before="100" w:beforeAutospacing="1" w:after="100" w:afterAutospacing="1" w:line="240" w:lineRule="auto"/>
      </w:pPr>
      <w:r>
        <w:t xml:space="preserve">Advertisements and promotional materials. </w:t>
      </w:r>
    </w:p>
    <w:p w:rsidR="00C27F92" w:rsidRDefault="00C27F92" w:rsidP="00C27F92">
      <w:pPr>
        <w:numPr>
          <w:ilvl w:val="0"/>
          <w:numId w:val="481"/>
        </w:numPr>
        <w:spacing w:before="100" w:beforeAutospacing="1" w:after="100" w:afterAutospacing="1" w:line="240" w:lineRule="auto"/>
      </w:pPr>
      <w:r>
        <w:t>Official correspondence with government agencies and partners.</w:t>
      </w:r>
    </w:p>
    <w:p w:rsidR="00C27F92" w:rsidRDefault="00C27F92" w:rsidP="00C27F92">
      <w:pPr>
        <w:spacing w:after="0"/>
      </w:pPr>
      <w:r>
        <w:pict>
          <v:rect id="_x0000_i2469" style="width:0;height:1.5pt" o:hralign="center" o:hrstd="t" o:hr="t" fillcolor="#a0a0a0" stroked="f"/>
        </w:pict>
      </w:r>
    </w:p>
    <w:p w:rsidR="00C27F92" w:rsidRDefault="00C27F92" w:rsidP="00C27F92">
      <w:pPr>
        <w:pStyle w:val="Heading3"/>
      </w:pPr>
      <w:r>
        <w:rPr>
          <w:rStyle w:val="Strong"/>
          <w:b w:val="0"/>
          <w:bCs w:val="0"/>
        </w:rPr>
        <w:t>10.4 Roles and Responsibilities</w:t>
      </w:r>
    </w:p>
    <w:p w:rsidR="00C27F92" w:rsidRDefault="00C27F92" w:rsidP="00C27F92">
      <w:pPr>
        <w:numPr>
          <w:ilvl w:val="0"/>
          <w:numId w:val="482"/>
        </w:numPr>
        <w:spacing w:before="100" w:beforeAutospacing="1" w:after="100" w:afterAutospacing="1" w:line="240" w:lineRule="auto"/>
      </w:pPr>
      <w:r>
        <w:t xml:space="preserve">The </w:t>
      </w:r>
      <w:r>
        <w:rPr>
          <w:rStyle w:val="Strong"/>
        </w:rPr>
        <w:t>College Management</w:t>
      </w:r>
      <w:r>
        <w:t xml:space="preserve"> oversees all official communication. </w:t>
      </w:r>
    </w:p>
    <w:p w:rsidR="00C27F92" w:rsidRDefault="00C27F92" w:rsidP="00C27F92">
      <w:pPr>
        <w:numPr>
          <w:ilvl w:val="0"/>
          <w:numId w:val="482"/>
        </w:numPr>
        <w:spacing w:before="100" w:beforeAutospacing="1" w:after="100" w:afterAutospacing="1" w:line="240" w:lineRule="auto"/>
      </w:pPr>
      <w:r>
        <w:t xml:space="preserve">A designated </w:t>
      </w:r>
      <w:r>
        <w:rPr>
          <w:rStyle w:val="Strong"/>
        </w:rPr>
        <w:t>Communications / Public Relations Office</w:t>
      </w:r>
      <w:r>
        <w:t xml:space="preserve"> coordinates public messaging. </w:t>
      </w:r>
    </w:p>
    <w:p w:rsidR="00C27F92" w:rsidRDefault="00C27F92" w:rsidP="00C27F92">
      <w:pPr>
        <w:numPr>
          <w:ilvl w:val="0"/>
          <w:numId w:val="482"/>
        </w:numPr>
        <w:spacing w:before="100" w:beforeAutospacing="1" w:after="100" w:afterAutospacing="1" w:line="240" w:lineRule="auto"/>
      </w:pPr>
      <w:r>
        <w:t>Staff and students must use authorized channels for official communication and representation.</w:t>
      </w:r>
    </w:p>
    <w:p w:rsidR="00C27F92" w:rsidRDefault="00C27F92" w:rsidP="00C27F92">
      <w:pPr>
        <w:spacing w:after="0"/>
      </w:pPr>
      <w:r>
        <w:pict>
          <v:rect id="_x0000_i2470" style="width:0;height:1.5pt" o:hralign="center" o:hrstd="t" o:hr="t" fillcolor="#a0a0a0" stroked="f"/>
        </w:pict>
      </w:r>
    </w:p>
    <w:p w:rsidR="00C27F92" w:rsidRDefault="00C27F92" w:rsidP="00C27F92">
      <w:pPr>
        <w:pStyle w:val="Heading3"/>
      </w:pPr>
      <w:r>
        <w:rPr>
          <w:rStyle w:val="Strong"/>
          <w:b w:val="0"/>
          <w:bCs w:val="0"/>
        </w:rPr>
        <w:t>10.5 Public Relations and Branding</w:t>
      </w:r>
    </w:p>
    <w:p w:rsidR="00C27F92" w:rsidRDefault="00C27F92" w:rsidP="00C27F92">
      <w:pPr>
        <w:numPr>
          <w:ilvl w:val="0"/>
          <w:numId w:val="483"/>
        </w:numPr>
        <w:spacing w:before="100" w:beforeAutospacing="1" w:after="100" w:afterAutospacing="1" w:line="240" w:lineRule="auto"/>
      </w:pPr>
      <w:r>
        <w:t xml:space="preserve">The college shall maintain a </w:t>
      </w:r>
      <w:r>
        <w:rPr>
          <w:rStyle w:val="Strong"/>
        </w:rPr>
        <w:t>consistent corporate identity</w:t>
      </w:r>
      <w:r>
        <w:t xml:space="preserve">, including logos, colors, and messaging. </w:t>
      </w:r>
    </w:p>
    <w:p w:rsidR="00C27F92" w:rsidRDefault="00C27F92" w:rsidP="00C27F92">
      <w:pPr>
        <w:numPr>
          <w:ilvl w:val="0"/>
          <w:numId w:val="483"/>
        </w:numPr>
        <w:spacing w:before="100" w:beforeAutospacing="1" w:after="100" w:afterAutospacing="1" w:line="240" w:lineRule="auto"/>
      </w:pPr>
      <w:r>
        <w:t xml:space="preserve">All promotional materials must reflect the institution’s values, mission, and academic standards. </w:t>
      </w:r>
    </w:p>
    <w:p w:rsidR="00C27F92" w:rsidRDefault="00C27F92" w:rsidP="00C27F92">
      <w:pPr>
        <w:numPr>
          <w:ilvl w:val="0"/>
          <w:numId w:val="483"/>
        </w:numPr>
        <w:spacing w:before="100" w:beforeAutospacing="1" w:after="100" w:afterAutospacing="1" w:line="240" w:lineRule="auto"/>
      </w:pPr>
      <w:r>
        <w:t>Media engagement shall be professional, accurate, and authorized.</w:t>
      </w:r>
    </w:p>
    <w:p w:rsidR="00C27F92" w:rsidRDefault="00C27F92" w:rsidP="00C27F92">
      <w:pPr>
        <w:spacing w:after="0"/>
        <w:jc w:val="right"/>
      </w:pPr>
      <w:r>
        <w:pict>
          <v:rect id="_x0000_i2471" style="width:0;height:1.5pt" o:hralign="center" o:hrstd="t" o:hr="t" fillcolor="#a0a0a0" stroked="f"/>
        </w:pict>
      </w:r>
    </w:p>
    <w:p w:rsidR="00C27F92" w:rsidRDefault="00C27F92" w:rsidP="00C27F92">
      <w:pPr>
        <w:pStyle w:val="Heading3"/>
      </w:pPr>
      <w:r>
        <w:rPr>
          <w:rStyle w:val="Strong"/>
          <w:b w:val="0"/>
          <w:bCs w:val="0"/>
        </w:rPr>
        <w:t>10.6 Crisis Communication</w:t>
      </w:r>
    </w:p>
    <w:p w:rsidR="00C27F92" w:rsidRDefault="00C27F92" w:rsidP="00C27F92">
      <w:pPr>
        <w:numPr>
          <w:ilvl w:val="0"/>
          <w:numId w:val="484"/>
        </w:numPr>
        <w:spacing w:before="100" w:beforeAutospacing="1" w:after="100" w:afterAutospacing="1" w:line="240" w:lineRule="auto"/>
      </w:pPr>
      <w:r>
        <w:t xml:space="preserve">The college shall establish </w:t>
      </w:r>
      <w:r>
        <w:rPr>
          <w:rStyle w:val="Strong"/>
        </w:rPr>
        <w:t>crisis communication procedures</w:t>
      </w:r>
      <w:r>
        <w:t xml:space="preserve"> for emergencies or reputational risks. </w:t>
      </w:r>
    </w:p>
    <w:p w:rsidR="00C27F92" w:rsidRDefault="00C27F92" w:rsidP="00C27F92">
      <w:pPr>
        <w:numPr>
          <w:ilvl w:val="0"/>
          <w:numId w:val="484"/>
        </w:numPr>
        <w:spacing w:before="100" w:beforeAutospacing="1" w:after="100" w:afterAutospacing="1" w:line="240" w:lineRule="auto"/>
      </w:pPr>
      <w:r>
        <w:t xml:space="preserve">Only authorized spokespersons may issue public statements during crises. </w:t>
      </w:r>
    </w:p>
    <w:p w:rsidR="00C27F92" w:rsidRDefault="00C27F92" w:rsidP="00C27F92">
      <w:pPr>
        <w:numPr>
          <w:ilvl w:val="0"/>
          <w:numId w:val="484"/>
        </w:numPr>
        <w:spacing w:before="100" w:beforeAutospacing="1" w:after="100" w:afterAutospacing="1" w:line="240" w:lineRule="auto"/>
      </w:pPr>
      <w:r>
        <w:t>Timely, factual, and transparent communication shall be prioritized.</w:t>
      </w:r>
    </w:p>
    <w:p w:rsidR="00C27F92" w:rsidRDefault="00C27F92" w:rsidP="00C27F92">
      <w:pPr>
        <w:spacing w:after="0"/>
      </w:pPr>
      <w:r>
        <w:pict>
          <v:rect id="_x0000_i2472" style="width:0;height:1.5pt" o:hralign="center" o:hrstd="t" o:hr="t" fillcolor="#a0a0a0" stroked="f"/>
        </w:pict>
      </w:r>
    </w:p>
    <w:p w:rsidR="00C27F92" w:rsidRDefault="00C27F92" w:rsidP="00C27F92">
      <w:pPr>
        <w:pStyle w:val="Heading3"/>
      </w:pPr>
      <w:r>
        <w:rPr>
          <w:rStyle w:val="Strong"/>
          <w:b w:val="0"/>
          <w:bCs w:val="0"/>
        </w:rPr>
        <w:t>10.7 Digital and Social Media Use</w:t>
      </w:r>
    </w:p>
    <w:p w:rsidR="00C27F92" w:rsidRDefault="00C27F92" w:rsidP="00C27F92">
      <w:pPr>
        <w:numPr>
          <w:ilvl w:val="0"/>
          <w:numId w:val="485"/>
        </w:numPr>
        <w:spacing w:before="100" w:beforeAutospacing="1" w:after="100" w:afterAutospacing="1" w:line="240" w:lineRule="auto"/>
      </w:pPr>
      <w:r>
        <w:t xml:space="preserve">Official social media accounts shall be managed responsibly and professionally. </w:t>
      </w:r>
    </w:p>
    <w:p w:rsidR="00C27F92" w:rsidRDefault="00C27F92" w:rsidP="00C27F92">
      <w:pPr>
        <w:numPr>
          <w:ilvl w:val="0"/>
          <w:numId w:val="485"/>
        </w:numPr>
        <w:spacing w:before="100" w:beforeAutospacing="1" w:after="100" w:afterAutospacing="1" w:line="240" w:lineRule="auto"/>
      </w:pPr>
      <w:r>
        <w:t xml:space="preserve">Staff and students must avoid posting content that may damage the institution’s image. </w:t>
      </w:r>
    </w:p>
    <w:p w:rsidR="00C27F92" w:rsidRDefault="00C27F92" w:rsidP="00C27F92">
      <w:pPr>
        <w:numPr>
          <w:ilvl w:val="0"/>
          <w:numId w:val="485"/>
        </w:numPr>
        <w:spacing w:before="100" w:beforeAutospacing="1" w:after="100" w:afterAutospacing="1" w:line="240" w:lineRule="auto"/>
      </w:pPr>
      <w:r>
        <w:lastRenderedPageBreak/>
        <w:t xml:space="preserve">Online communication shall comply with </w:t>
      </w:r>
      <w:r>
        <w:rPr>
          <w:rStyle w:val="Strong"/>
        </w:rPr>
        <w:t>data protection and privacy laws</w:t>
      </w:r>
      <w:r>
        <w:t>.</w:t>
      </w:r>
    </w:p>
    <w:p w:rsidR="00C27F92" w:rsidRDefault="00C27F92" w:rsidP="00C27F92">
      <w:pPr>
        <w:spacing w:after="0"/>
      </w:pPr>
      <w:r>
        <w:pict>
          <v:rect id="_x0000_i2473" style="width:0;height:1.5pt" o:hralign="center" o:hrstd="t" o:hr="t" fillcolor="#a0a0a0" stroked="f"/>
        </w:pict>
      </w:r>
    </w:p>
    <w:p w:rsidR="00C27F92" w:rsidRDefault="00C27F92" w:rsidP="00C27F92">
      <w:pPr>
        <w:pStyle w:val="Heading3"/>
      </w:pPr>
      <w:r>
        <w:rPr>
          <w:rStyle w:val="Strong"/>
          <w:b w:val="0"/>
          <w:bCs w:val="0"/>
        </w:rPr>
        <w:t>10.8 Feedback and Complaints Handling</w:t>
      </w:r>
    </w:p>
    <w:p w:rsidR="00C27F92" w:rsidRDefault="00C27F92" w:rsidP="00C27F92">
      <w:pPr>
        <w:numPr>
          <w:ilvl w:val="0"/>
          <w:numId w:val="486"/>
        </w:numPr>
        <w:spacing w:before="100" w:beforeAutospacing="1" w:after="100" w:afterAutospacing="1" w:line="240" w:lineRule="auto"/>
      </w:pPr>
      <w:r>
        <w:t xml:space="preserve">The college shall provide channels for feedback, inquiries, and complaints. </w:t>
      </w:r>
    </w:p>
    <w:p w:rsidR="00C27F92" w:rsidRDefault="00C27F92" w:rsidP="00C27F92">
      <w:pPr>
        <w:numPr>
          <w:ilvl w:val="0"/>
          <w:numId w:val="486"/>
        </w:numPr>
        <w:spacing w:before="100" w:beforeAutospacing="1" w:after="100" w:afterAutospacing="1" w:line="240" w:lineRule="auto"/>
      </w:pPr>
      <w:r>
        <w:t xml:space="preserve">Feedback shall be acknowledged and addressed promptly and fairly. </w:t>
      </w:r>
    </w:p>
    <w:p w:rsidR="00C27F92" w:rsidRDefault="00C27F92" w:rsidP="00C27F92">
      <w:pPr>
        <w:numPr>
          <w:ilvl w:val="0"/>
          <w:numId w:val="486"/>
        </w:numPr>
        <w:spacing w:before="100" w:beforeAutospacing="1" w:after="100" w:afterAutospacing="1" w:line="240" w:lineRule="auto"/>
      </w:pPr>
      <w:r>
        <w:t>Communication feedback shall inform service improvement.</w:t>
      </w:r>
    </w:p>
    <w:p w:rsidR="00C27F92" w:rsidRDefault="00C27F92" w:rsidP="00C27F92">
      <w:pPr>
        <w:spacing w:after="0"/>
      </w:pPr>
      <w:r>
        <w:pict>
          <v:rect id="_x0000_i2474" style="width:0;height:1.5pt" o:hralign="center" o:hrstd="t" o:hr="t" fillcolor="#a0a0a0" stroked="f"/>
        </w:pict>
      </w:r>
    </w:p>
    <w:p w:rsidR="00C27F92" w:rsidRDefault="00C27F92" w:rsidP="00C27F92">
      <w:pPr>
        <w:pStyle w:val="Heading3"/>
      </w:pPr>
      <w:r>
        <w:rPr>
          <w:rStyle w:val="Strong"/>
          <w:b w:val="0"/>
          <w:bCs w:val="0"/>
        </w:rPr>
        <w:t>10.9 Monitoring and Review</w:t>
      </w:r>
    </w:p>
    <w:p w:rsidR="00C27F92" w:rsidRDefault="00C27F92" w:rsidP="00C27F92">
      <w:pPr>
        <w:numPr>
          <w:ilvl w:val="0"/>
          <w:numId w:val="487"/>
        </w:numPr>
        <w:spacing w:before="100" w:beforeAutospacing="1" w:after="100" w:afterAutospacing="1" w:line="240" w:lineRule="auto"/>
      </w:pPr>
      <w:r>
        <w:t xml:space="preserve">Communication effectiveness shall be reviewed periodically. </w:t>
      </w:r>
    </w:p>
    <w:p w:rsidR="00C27F92" w:rsidRDefault="00C27F92" w:rsidP="00C27F92">
      <w:pPr>
        <w:numPr>
          <w:ilvl w:val="0"/>
          <w:numId w:val="487"/>
        </w:numPr>
        <w:spacing w:before="100" w:beforeAutospacing="1" w:after="100" w:afterAutospacing="1" w:line="240" w:lineRule="auto"/>
      </w:pPr>
      <w:r>
        <w:t>Policies shall be updated to align with technological and institutional changes.</w:t>
      </w:r>
    </w:p>
    <w:p w:rsidR="00C27F92" w:rsidRDefault="00C27F92" w:rsidP="00C27F92">
      <w:pPr>
        <w:spacing w:after="0"/>
      </w:pPr>
      <w:r>
        <w:pict>
          <v:rect id="_x0000_i2475" style="width:0;height:1.5pt" o:hralign="center" o:hrstd="t" o:hr="t" fillcolor="#a0a0a0" stroked="f"/>
        </w:pict>
      </w:r>
    </w:p>
    <w:p w:rsidR="00C27F92" w:rsidRDefault="00C27F92" w:rsidP="00C27F92">
      <w:pPr>
        <w:pStyle w:val="Heading3"/>
      </w:pPr>
      <w:r>
        <w:rPr>
          <w:rStyle w:val="Strong"/>
          <w:b w:val="0"/>
          <w:bCs w:val="0"/>
        </w:rPr>
        <w:t>Expected Outcome</w:t>
      </w:r>
    </w:p>
    <w:p w:rsidR="00C27F92" w:rsidRDefault="00C27F92" w:rsidP="00C27F92">
      <w:pPr>
        <w:pStyle w:val="NormalWeb"/>
      </w:pPr>
      <w:r>
        <w:t xml:space="preserve">An ICT College with </w:t>
      </w:r>
      <w:r>
        <w:rPr>
          <w:rStyle w:val="Strong"/>
        </w:rPr>
        <w:t>effective communication systems</w:t>
      </w:r>
      <w:r>
        <w:t>, strong public relations, and a positive, credible public image.</w:t>
      </w:r>
    </w:p>
    <w:p w:rsidR="00C27F92" w:rsidRDefault="00C27F92" w:rsidP="00C27F92">
      <w:r>
        <w:pict>
          <v:rect id="_x0000_i2476" style="width:0;height:1.5pt" o:hralign="center" o:hrstd="t" o:hr="t" fillcolor="#a0a0a0" stroked="f"/>
        </w:pict>
      </w:r>
    </w:p>
    <w:p w:rsidR="00C27F92" w:rsidRDefault="00C27F92" w:rsidP="00C27F92">
      <w:pPr>
        <w:pStyle w:val="NormalWeb"/>
      </w:pPr>
      <w:r>
        <w:t xml:space="preserve">If you want, I can </w:t>
      </w:r>
      <w:r>
        <w:rPr>
          <w:rStyle w:val="Strong"/>
        </w:rPr>
        <w:t>merge this chapter with Governance</w:t>
      </w:r>
      <w:r>
        <w:t xml:space="preserve">, </w:t>
      </w:r>
      <w:r>
        <w:rPr>
          <w:rStyle w:val="Strong"/>
        </w:rPr>
        <w:t>shorten it for exams</w:t>
      </w:r>
      <w:r>
        <w:t xml:space="preserve">, or </w:t>
      </w:r>
      <w:r>
        <w:rPr>
          <w:rStyle w:val="Strong"/>
        </w:rPr>
        <w:t>compile the entire policy document professionally</w:t>
      </w:r>
      <w:r>
        <w:t>.</w:t>
      </w:r>
    </w:p>
    <w:p w:rsidR="00C27F92" w:rsidRDefault="00C27F92" w:rsidP="00C27F92">
      <w:r>
        <w:t>• Official communication channels.</w:t>
      </w:r>
    </w:p>
    <w:p w:rsidR="00C27F92" w:rsidRDefault="00C27F92" w:rsidP="00C27F92">
      <w:pPr>
        <w:pStyle w:val="Heading3"/>
      </w:pPr>
      <w:r>
        <w:rPr>
          <w:rStyle w:val="Strong"/>
          <w:b w:val="0"/>
          <w:bCs w:val="0"/>
        </w:rPr>
        <w:t>Official Communication Channels (ICT College)</w:t>
      </w:r>
    </w:p>
    <w:p w:rsidR="00C27F92" w:rsidRDefault="00C27F92" w:rsidP="00C27F92">
      <w:pPr>
        <w:pStyle w:val="NormalWeb"/>
      </w:pPr>
      <w:r>
        <w:t xml:space="preserve">Official communication channels are approved platforms used to share </w:t>
      </w:r>
      <w:r>
        <w:rPr>
          <w:rStyle w:val="Strong"/>
        </w:rPr>
        <w:t>accurate, authorized, and consistent information</w:t>
      </w:r>
      <w:r>
        <w:t xml:space="preserve"> within and outside the ICT College.</w:t>
      </w:r>
    </w:p>
    <w:p w:rsidR="00C27F92" w:rsidRDefault="00C27F92" w:rsidP="00C27F92">
      <w:r>
        <w:pict>
          <v:rect id="_x0000_i2477" style="width:0;height:1.5pt" o:hralign="center" o:hrstd="t" o:hr="t" fillcolor="#a0a0a0" stroked="f"/>
        </w:pict>
      </w:r>
    </w:p>
    <w:p w:rsidR="00C27F92" w:rsidRDefault="00C27F92" w:rsidP="00C27F92">
      <w:pPr>
        <w:pStyle w:val="Heading4"/>
      </w:pPr>
      <w:r>
        <w:rPr>
          <w:rStyle w:val="Strong"/>
          <w:b w:val="0"/>
          <w:bCs w:val="0"/>
        </w:rPr>
        <w:t>1. Internal Official Communication Channels</w:t>
      </w:r>
    </w:p>
    <w:p w:rsidR="00C27F92" w:rsidRDefault="00C27F92" w:rsidP="00C27F92">
      <w:pPr>
        <w:numPr>
          <w:ilvl w:val="0"/>
          <w:numId w:val="488"/>
        </w:numPr>
        <w:spacing w:before="100" w:beforeAutospacing="1" w:after="100" w:afterAutospacing="1" w:line="240" w:lineRule="auto"/>
      </w:pPr>
      <w:r>
        <w:rPr>
          <w:rStyle w:val="Strong"/>
        </w:rPr>
        <w:t>Institutional Email System</w:t>
      </w:r>
      <w:r>
        <w:t xml:space="preserve"> – Used for official notices, academic communication, and administrative instructions. </w:t>
      </w:r>
    </w:p>
    <w:p w:rsidR="00C27F92" w:rsidRDefault="00C27F92" w:rsidP="00C27F92">
      <w:pPr>
        <w:numPr>
          <w:ilvl w:val="0"/>
          <w:numId w:val="488"/>
        </w:numPr>
        <w:spacing w:before="100" w:beforeAutospacing="1" w:after="100" w:afterAutospacing="1" w:line="240" w:lineRule="auto"/>
      </w:pPr>
      <w:r>
        <w:rPr>
          <w:rStyle w:val="Strong"/>
        </w:rPr>
        <w:t>Learning Management System (LMS) / Student Portal</w:t>
      </w:r>
      <w:r>
        <w:t xml:space="preserve"> – For academic announcements, timetables, assignments, and results. </w:t>
      </w:r>
    </w:p>
    <w:p w:rsidR="00C27F92" w:rsidRDefault="00C27F92" w:rsidP="00C27F92">
      <w:pPr>
        <w:numPr>
          <w:ilvl w:val="0"/>
          <w:numId w:val="488"/>
        </w:numPr>
        <w:spacing w:before="100" w:beforeAutospacing="1" w:after="100" w:afterAutospacing="1" w:line="240" w:lineRule="auto"/>
      </w:pPr>
      <w:r>
        <w:rPr>
          <w:rStyle w:val="Strong"/>
        </w:rPr>
        <w:t>Notice Boards</w:t>
      </w:r>
      <w:r>
        <w:t xml:space="preserve"> – Display official notices for students and staff. </w:t>
      </w:r>
    </w:p>
    <w:p w:rsidR="00C27F92" w:rsidRDefault="00C27F92" w:rsidP="00C27F92">
      <w:pPr>
        <w:numPr>
          <w:ilvl w:val="0"/>
          <w:numId w:val="488"/>
        </w:numPr>
        <w:spacing w:before="100" w:beforeAutospacing="1" w:after="100" w:afterAutospacing="1" w:line="240" w:lineRule="auto"/>
      </w:pPr>
      <w:r>
        <w:rPr>
          <w:rStyle w:val="Strong"/>
        </w:rPr>
        <w:t>Staff and Student Meetings</w:t>
      </w:r>
      <w:r>
        <w:t xml:space="preserve"> – Used to communicate policies, decisions, and important updates. </w:t>
      </w:r>
    </w:p>
    <w:p w:rsidR="00C27F92" w:rsidRDefault="00C27F92" w:rsidP="00C27F92">
      <w:pPr>
        <w:numPr>
          <w:ilvl w:val="0"/>
          <w:numId w:val="488"/>
        </w:numPr>
        <w:spacing w:before="100" w:beforeAutospacing="1" w:after="100" w:afterAutospacing="1" w:line="240" w:lineRule="auto"/>
      </w:pPr>
      <w:r>
        <w:rPr>
          <w:rStyle w:val="Strong"/>
        </w:rPr>
        <w:t>Memos and Circulars</w:t>
      </w:r>
      <w:r>
        <w:t xml:space="preserve"> – Issued by management for formal internal communication.</w:t>
      </w:r>
    </w:p>
    <w:p w:rsidR="00C27F92" w:rsidRDefault="00C27F92" w:rsidP="00C27F92">
      <w:pPr>
        <w:spacing w:after="0"/>
      </w:pPr>
      <w:r>
        <w:pict>
          <v:rect id="_x0000_i2478" style="width:0;height:1.5pt" o:hralign="center" o:hrstd="t" o:hr="t" fillcolor="#a0a0a0" stroked="f"/>
        </w:pict>
      </w:r>
    </w:p>
    <w:p w:rsidR="00C27F92" w:rsidRDefault="00C27F92" w:rsidP="00C27F92">
      <w:pPr>
        <w:pStyle w:val="Heading4"/>
      </w:pPr>
      <w:r>
        <w:rPr>
          <w:rStyle w:val="Strong"/>
          <w:b w:val="0"/>
          <w:bCs w:val="0"/>
        </w:rPr>
        <w:lastRenderedPageBreak/>
        <w:t>2. External Official Communication Channels</w:t>
      </w:r>
    </w:p>
    <w:p w:rsidR="00C27F92" w:rsidRDefault="00C27F92" w:rsidP="00C27F92">
      <w:pPr>
        <w:numPr>
          <w:ilvl w:val="0"/>
          <w:numId w:val="489"/>
        </w:numPr>
        <w:spacing w:before="100" w:beforeAutospacing="1" w:after="100" w:afterAutospacing="1" w:line="240" w:lineRule="auto"/>
      </w:pPr>
      <w:r>
        <w:rPr>
          <w:rStyle w:val="Strong"/>
        </w:rPr>
        <w:t>Official College Website</w:t>
      </w:r>
      <w:r>
        <w:t xml:space="preserve"> – Primary platform for public information, admissions, programs, and announcements. </w:t>
      </w:r>
    </w:p>
    <w:p w:rsidR="00C27F92" w:rsidRDefault="00C27F92" w:rsidP="00C27F92">
      <w:pPr>
        <w:numPr>
          <w:ilvl w:val="0"/>
          <w:numId w:val="489"/>
        </w:numPr>
        <w:spacing w:before="100" w:beforeAutospacing="1" w:after="100" w:afterAutospacing="1" w:line="240" w:lineRule="auto"/>
      </w:pPr>
      <w:r>
        <w:rPr>
          <w:rStyle w:val="Strong"/>
        </w:rPr>
        <w:t>Official Social Media Accounts</w:t>
      </w:r>
      <w:r>
        <w:t xml:space="preserve"> – Used for publicity, announcements, and engagement with the public. </w:t>
      </w:r>
    </w:p>
    <w:p w:rsidR="00C27F92" w:rsidRDefault="00C27F92" w:rsidP="00C27F92">
      <w:pPr>
        <w:numPr>
          <w:ilvl w:val="0"/>
          <w:numId w:val="489"/>
        </w:numPr>
        <w:spacing w:before="100" w:beforeAutospacing="1" w:after="100" w:afterAutospacing="1" w:line="240" w:lineRule="auto"/>
      </w:pPr>
      <w:r>
        <w:rPr>
          <w:rStyle w:val="Strong"/>
        </w:rPr>
        <w:t>Press Releases and Media Statements</w:t>
      </w:r>
      <w:r>
        <w:t xml:space="preserve"> – Issued through authorized spokespersons only. </w:t>
      </w:r>
    </w:p>
    <w:p w:rsidR="00C27F92" w:rsidRDefault="00C27F92" w:rsidP="00C27F92">
      <w:pPr>
        <w:numPr>
          <w:ilvl w:val="0"/>
          <w:numId w:val="489"/>
        </w:numPr>
        <w:spacing w:before="100" w:beforeAutospacing="1" w:after="100" w:afterAutospacing="1" w:line="240" w:lineRule="auto"/>
      </w:pPr>
      <w:r>
        <w:rPr>
          <w:rStyle w:val="Strong"/>
        </w:rPr>
        <w:t>Official Letters and Emails</w:t>
      </w:r>
      <w:r>
        <w:t xml:space="preserve"> – Used for communication with government agencies, partners, and stakeholders.</w:t>
      </w:r>
    </w:p>
    <w:p w:rsidR="00C27F92" w:rsidRDefault="00C27F92" w:rsidP="00C27F92">
      <w:pPr>
        <w:spacing w:after="0"/>
      </w:pPr>
      <w:r>
        <w:pict>
          <v:rect id="_x0000_i2479" style="width:0;height:1.5pt" o:hralign="center" o:hrstd="t" o:hr="t" fillcolor="#a0a0a0" stroked="f"/>
        </w:pict>
      </w:r>
    </w:p>
    <w:p w:rsidR="00C27F92" w:rsidRDefault="00C27F92" w:rsidP="00C27F92">
      <w:pPr>
        <w:pStyle w:val="Heading4"/>
      </w:pPr>
      <w:r>
        <w:rPr>
          <w:rStyle w:val="Strong"/>
          <w:b w:val="0"/>
          <w:bCs w:val="0"/>
        </w:rPr>
        <w:t>3. Authorization and Control</w:t>
      </w:r>
    </w:p>
    <w:p w:rsidR="00C27F92" w:rsidRDefault="00C27F92" w:rsidP="00C27F92">
      <w:pPr>
        <w:numPr>
          <w:ilvl w:val="0"/>
          <w:numId w:val="490"/>
        </w:numPr>
        <w:spacing w:before="100" w:beforeAutospacing="1" w:after="100" w:afterAutospacing="1" w:line="240" w:lineRule="auto"/>
      </w:pPr>
      <w:r>
        <w:t xml:space="preserve">Only </w:t>
      </w:r>
      <w:r>
        <w:rPr>
          <w:rStyle w:val="Strong"/>
        </w:rPr>
        <w:t>authorized officers</w:t>
      </w:r>
      <w:r>
        <w:t xml:space="preserve"> may issue official communication on behalf of the college. </w:t>
      </w:r>
    </w:p>
    <w:p w:rsidR="00C27F92" w:rsidRDefault="00C27F92" w:rsidP="00C27F92">
      <w:pPr>
        <w:numPr>
          <w:ilvl w:val="0"/>
          <w:numId w:val="490"/>
        </w:numPr>
        <w:spacing w:before="100" w:beforeAutospacing="1" w:after="100" w:afterAutospacing="1" w:line="240" w:lineRule="auto"/>
      </w:pPr>
      <w:r>
        <w:t xml:space="preserve">All communication must be </w:t>
      </w:r>
      <w:r>
        <w:rPr>
          <w:rStyle w:val="Strong"/>
        </w:rPr>
        <w:t>accurate, professional, and consistent</w:t>
      </w:r>
      <w:r>
        <w:t xml:space="preserve"> with institutional policies. </w:t>
      </w:r>
    </w:p>
    <w:p w:rsidR="00C27F92" w:rsidRDefault="00C27F92" w:rsidP="00C27F92">
      <w:pPr>
        <w:numPr>
          <w:ilvl w:val="0"/>
          <w:numId w:val="490"/>
        </w:numPr>
        <w:spacing w:before="100" w:beforeAutospacing="1" w:after="100" w:afterAutospacing="1" w:line="240" w:lineRule="auto"/>
      </w:pPr>
      <w:r>
        <w:t>Unauthorized communication representing the institution is prohibited.</w:t>
      </w:r>
    </w:p>
    <w:p w:rsidR="00C27F92" w:rsidRDefault="00C27F92" w:rsidP="00C27F92">
      <w:pPr>
        <w:spacing w:after="0"/>
      </w:pPr>
      <w:r>
        <w:pict>
          <v:rect id="_x0000_i2480" style="width:0;height:1.5pt" o:hralign="center" o:hrstd="t" o:hr="t" fillcolor="#a0a0a0" stroked="f"/>
        </w:pict>
      </w:r>
    </w:p>
    <w:p w:rsidR="00C27F92" w:rsidRDefault="00C27F92" w:rsidP="00C27F92">
      <w:pPr>
        <w:pStyle w:val="Heading3"/>
      </w:pPr>
      <w:r>
        <w:rPr>
          <w:rStyle w:val="Strong"/>
          <w:b w:val="0"/>
          <w:bCs w:val="0"/>
        </w:rPr>
        <w:t>Outcome</w:t>
      </w:r>
    </w:p>
    <w:p w:rsidR="00C27F92" w:rsidRDefault="00C27F92" w:rsidP="00C27F92">
      <w:pPr>
        <w:pStyle w:val="NormalWeb"/>
      </w:pPr>
      <w:r>
        <w:t>Clear, reliable, and controlled communication that supports transparency, coordination, and a positive institutional image.</w:t>
      </w:r>
    </w:p>
    <w:p w:rsidR="00C27F92" w:rsidRDefault="00C27F92" w:rsidP="00C27F92">
      <w:r>
        <w:pict>
          <v:rect id="_x0000_i2481" style="width:0;height:1.5pt" o:hralign="center" o:hrstd="t" o:hr="t" fillcolor="#a0a0a0" stroked="f"/>
        </w:pict>
      </w:r>
    </w:p>
    <w:p w:rsidR="00C27F92" w:rsidRDefault="00C27F92" w:rsidP="00C27F92">
      <w:pPr>
        <w:pStyle w:val="NormalWeb"/>
      </w:pPr>
      <w:r>
        <w:t xml:space="preserve">If you want, I can </w:t>
      </w:r>
      <w:r>
        <w:rPr>
          <w:rStyle w:val="Strong"/>
        </w:rPr>
        <w:t>shorten this into exam bullets</w:t>
      </w:r>
      <w:r>
        <w:t xml:space="preserve"> or </w:t>
      </w:r>
      <w:r>
        <w:rPr>
          <w:rStyle w:val="Strong"/>
        </w:rPr>
        <w:t>align it with Kenyan data protection and media laws</w:t>
      </w:r>
      <w:r>
        <w:t>.</w:t>
      </w:r>
    </w:p>
    <w:p w:rsidR="00C27F92" w:rsidRDefault="00C27F92" w:rsidP="00C27F92">
      <w:r>
        <w:t>• Public relations and branding.</w:t>
      </w:r>
    </w:p>
    <w:p w:rsidR="00C27F92" w:rsidRDefault="00C27F92" w:rsidP="00C27F92">
      <w:pPr>
        <w:pStyle w:val="Heading2"/>
      </w:pPr>
      <w:r>
        <w:t>10.5 Public Relations and Branding Policy</w:t>
      </w:r>
    </w:p>
    <w:p w:rsidR="00C27F92" w:rsidRDefault="00C27F92" w:rsidP="00C27F92">
      <w:pPr>
        <w:pStyle w:val="NormalWeb"/>
      </w:pPr>
      <w:r>
        <w:t>This policy establishes guidelines for managing the ICT College’s public image, institutional identity, and relationships with stakeholders. It ensures that the college maintains a professional reputation, consistent brand identity, and positive relationships with students, parents, staff, industry partners, government agencies, and the general public.</w:t>
      </w:r>
    </w:p>
    <w:p w:rsidR="00C27F92" w:rsidRDefault="00C27F92" w:rsidP="00C27F92">
      <w:pPr>
        <w:pStyle w:val="Heading3"/>
      </w:pPr>
      <w:r>
        <w:t>10.5.1 Purpose</w:t>
      </w:r>
    </w:p>
    <w:p w:rsidR="00C27F92" w:rsidRDefault="00C27F92" w:rsidP="00C27F92">
      <w:pPr>
        <w:pStyle w:val="NormalWeb"/>
        <w:numPr>
          <w:ilvl w:val="0"/>
          <w:numId w:val="491"/>
        </w:numPr>
      </w:pPr>
      <w:r>
        <w:t>To promote a positive public image and reputation of the college.</w:t>
      </w:r>
    </w:p>
    <w:p w:rsidR="00C27F92" w:rsidRDefault="00C27F92" w:rsidP="00C27F92">
      <w:pPr>
        <w:pStyle w:val="NormalWeb"/>
        <w:numPr>
          <w:ilvl w:val="0"/>
          <w:numId w:val="491"/>
        </w:numPr>
      </w:pPr>
      <w:r>
        <w:t>To establish a consistent institutional brand identity across all communication platforms.</w:t>
      </w:r>
    </w:p>
    <w:p w:rsidR="00C27F92" w:rsidRDefault="00C27F92" w:rsidP="00C27F92">
      <w:pPr>
        <w:pStyle w:val="NormalWeb"/>
        <w:numPr>
          <w:ilvl w:val="0"/>
          <w:numId w:val="491"/>
        </w:numPr>
      </w:pPr>
      <w:r>
        <w:t>To attract prospective students, partners, sponsors, and investors.</w:t>
      </w:r>
    </w:p>
    <w:p w:rsidR="00C27F92" w:rsidRDefault="00C27F92" w:rsidP="00C27F92">
      <w:pPr>
        <w:pStyle w:val="NormalWeb"/>
        <w:numPr>
          <w:ilvl w:val="0"/>
          <w:numId w:val="491"/>
        </w:numPr>
      </w:pPr>
      <w:r>
        <w:t>To ensure that all promotional activities communicate accurate and reliable information.</w:t>
      </w:r>
    </w:p>
    <w:p w:rsidR="00C27F92" w:rsidRDefault="00C27F92" w:rsidP="00C27F92">
      <w:pPr>
        <w:pStyle w:val="NormalWeb"/>
        <w:numPr>
          <w:ilvl w:val="0"/>
          <w:numId w:val="491"/>
        </w:numPr>
      </w:pPr>
      <w:r>
        <w:t>To strengthen relationships with stakeholders and the surrounding community.</w:t>
      </w:r>
    </w:p>
    <w:p w:rsidR="00C27F92" w:rsidRDefault="00C27F92" w:rsidP="00C27F92">
      <w:pPr>
        <w:pStyle w:val="Heading3"/>
      </w:pPr>
      <w:r>
        <w:lastRenderedPageBreak/>
        <w:t>10.5.2 Institutional Branding</w:t>
      </w:r>
    </w:p>
    <w:p w:rsidR="00C27F92" w:rsidRDefault="00C27F92" w:rsidP="00C27F92">
      <w:pPr>
        <w:pStyle w:val="NormalWeb"/>
      </w:pPr>
      <w:r>
        <w:t>The college shall maintain a consistent visual and professional identity in all its official materials.</w:t>
      </w:r>
    </w:p>
    <w:p w:rsidR="00C27F92" w:rsidRDefault="00C27F92" w:rsidP="00C27F92">
      <w:pPr>
        <w:pStyle w:val="NormalWeb"/>
        <w:numPr>
          <w:ilvl w:val="0"/>
          <w:numId w:val="492"/>
        </w:numPr>
      </w:pPr>
      <w:r>
        <w:t>Logo: The official college logo shall be used consistently on letters, certificates, posters, brochures, websites, and other institutional materials.</w:t>
      </w:r>
    </w:p>
    <w:p w:rsidR="00C27F92" w:rsidRDefault="00C27F92" w:rsidP="00C27F92">
      <w:pPr>
        <w:pStyle w:val="NormalWeb"/>
        <w:numPr>
          <w:ilvl w:val="0"/>
          <w:numId w:val="492"/>
        </w:numPr>
      </w:pPr>
      <w:r>
        <w:t>Institutional colours: Approved colours, fonts, and design styles shall be used across official communication materials.</w:t>
      </w:r>
    </w:p>
    <w:p w:rsidR="00C27F92" w:rsidRDefault="00C27F92" w:rsidP="00C27F92">
      <w:pPr>
        <w:pStyle w:val="NormalWeb"/>
        <w:numPr>
          <w:ilvl w:val="0"/>
          <w:numId w:val="492"/>
        </w:numPr>
      </w:pPr>
      <w:r>
        <w:t>Slogan and motto: The approved institutional motto and slogan shall reflect the college's mission, vision, and values.</w:t>
      </w:r>
    </w:p>
    <w:p w:rsidR="00C27F92" w:rsidRDefault="00C27F92" w:rsidP="00C27F92">
      <w:pPr>
        <w:pStyle w:val="NormalWeb"/>
        <w:numPr>
          <w:ilvl w:val="0"/>
          <w:numId w:val="492"/>
        </w:numPr>
      </w:pPr>
      <w:r>
        <w:t>Uniformity: Business cards, staff identification cards, certificates, admission letters, and other official documents shall follow approved branding standards.</w:t>
      </w:r>
    </w:p>
    <w:p w:rsidR="00C27F92" w:rsidRDefault="00C27F92" w:rsidP="00C27F92">
      <w:pPr>
        <w:pStyle w:val="NormalWeb"/>
        <w:numPr>
          <w:ilvl w:val="0"/>
          <w:numId w:val="492"/>
        </w:numPr>
      </w:pPr>
      <w:r>
        <w:t>Brand protection: Unauthorized alteration, misuse, or reproduction of the college logo and other official branding elements shall be prohibited.</w:t>
      </w:r>
    </w:p>
    <w:p w:rsidR="00C27F92" w:rsidRDefault="00C27F92" w:rsidP="00C27F92">
      <w:pPr>
        <w:pStyle w:val="Heading3"/>
      </w:pPr>
      <w:r>
        <w:t>10.5.3 Advertising and Promotional Activities</w:t>
      </w:r>
    </w:p>
    <w:p w:rsidR="00C27F92" w:rsidRDefault="00C27F92" w:rsidP="00C27F92">
      <w:pPr>
        <w:pStyle w:val="NormalWeb"/>
      </w:pPr>
      <w:r>
        <w:t>The college shall undertake ethical and professional marketing activities to promote its courses, services, achievements, and opportunities.</w:t>
      </w:r>
    </w:p>
    <w:p w:rsidR="00C27F92" w:rsidRDefault="00C27F92" w:rsidP="00C27F92">
      <w:pPr>
        <w:pStyle w:val="NormalWeb"/>
      </w:pPr>
      <w:r>
        <w:t>Permitted promotional activities include:</w:t>
      </w:r>
    </w:p>
    <w:p w:rsidR="00C27F92" w:rsidRDefault="00C27F92" w:rsidP="00C27F92">
      <w:pPr>
        <w:pStyle w:val="NormalWeb"/>
        <w:numPr>
          <w:ilvl w:val="0"/>
          <w:numId w:val="493"/>
        </w:numPr>
      </w:pPr>
      <w:r>
        <w:t>Designing and distributing posters, flyers, brochures, and banners.</w:t>
      </w:r>
    </w:p>
    <w:p w:rsidR="00C27F92" w:rsidRDefault="00C27F92" w:rsidP="00C27F92">
      <w:pPr>
        <w:pStyle w:val="NormalWeb"/>
        <w:numPr>
          <w:ilvl w:val="0"/>
          <w:numId w:val="493"/>
        </w:numPr>
      </w:pPr>
      <w:r>
        <w:t>Advertising courses through radio, television, newspapers, and other media.</w:t>
      </w:r>
    </w:p>
    <w:p w:rsidR="00C27F92" w:rsidRDefault="00C27F92" w:rsidP="00C27F92">
      <w:pPr>
        <w:pStyle w:val="NormalWeb"/>
        <w:numPr>
          <w:ilvl w:val="0"/>
          <w:numId w:val="493"/>
        </w:numPr>
      </w:pPr>
      <w:r>
        <w:t>Promoting courses through social media platforms such as Facebook, Instagram, TikTok, and WhatsApp.</w:t>
      </w:r>
    </w:p>
    <w:p w:rsidR="00C27F92" w:rsidRDefault="00C27F92" w:rsidP="00C27F92">
      <w:pPr>
        <w:pStyle w:val="NormalWeb"/>
        <w:numPr>
          <w:ilvl w:val="0"/>
          <w:numId w:val="493"/>
        </w:numPr>
      </w:pPr>
      <w:r>
        <w:t>Maintaining an updated official website containing accurate information about courses, fees, admission requirements, and contacts.</w:t>
      </w:r>
    </w:p>
    <w:p w:rsidR="00C27F92" w:rsidRDefault="00C27F92" w:rsidP="00C27F92">
      <w:pPr>
        <w:pStyle w:val="NormalWeb"/>
        <w:numPr>
          <w:ilvl w:val="0"/>
          <w:numId w:val="493"/>
        </w:numPr>
      </w:pPr>
      <w:r>
        <w:t>Organizing open days, exhibitions, career fairs, and community outreach activities.</w:t>
      </w:r>
    </w:p>
    <w:p w:rsidR="00C27F92" w:rsidRDefault="00C27F92" w:rsidP="00C27F92">
      <w:pPr>
        <w:pStyle w:val="NormalWeb"/>
        <w:numPr>
          <w:ilvl w:val="0"/>
          <w:numId w:val="493"/>
        </w:numPr>
      </w:pPr>
      <w:r>
        <w:t>Developing partnerships with schools, businesses, industries, and community organizations.</w:t>
      </w:r>
    </w:p>
    <w:p w:rsidR="00C27F92" w:rsidRDefault="00C27F92" w:rsidP="00C27F92">
      <w:pPr>
        <w:pStyle w:val="NormalWeb"/>
      </w:pPr>
      <w:r>
        <w:t>All advertisements must be truthful and must not make misleading claims about accreditation, qualifications, employment opportunities, or course outcomes.</w:t>
      </w:r>
    </w:p>
    <w:p w:rsidR="00C27F92" w:rsidRDefault="00C27F92" w:rsidP="00C27F92">
      <w:pPr>
        <w:pStyle w:val="Heading3"/>
      </w:pPr>
      <w:r>
        <w:t>10.5.4 Media Relations and Public Representation</w:t>
      </w:r>
    </w:p>
    <w:p w:rsidR="00C27F92" w:rsidRDefault="00C27F92" w:rsidP="00C27F92">
      <w:pPr>
        <w:pStyle w:val="NormalWeb"/>
        <w:numPr>
          <w:ilvl w:val="0"/>
          <w:numId w:val="494"/>
        </w:numPr>
      </w:pPr>
      <w:r>
        <w:t>Only authorized officers shall issue official statements or represent the college to the media.</w:t>
      </w:r>
    </w:p>
    <w:p w:rsidR="00C27F92" w:rsidRDefault="00C27F92" w:rsidP="00C27F92">
      <w:pPr>
        <w:pStyle w:val="NormalWeb"/>
        <w:numPr>
          <w:ilvl w:val="0"/>
          <w:numId w:val="494"/>
        </w:numPr>
      </w:pPr>
      <w:r>
        <w:t>Media inquiries shall be directed to the designated Public Relations Officer or authorized spokesperson.</w:t>
      </w:r>
    </w:p>
    <w:p w:rsidR="00C27F92" w:rsidRDefault="00C27F92" w:rsidP="00C27F92">
      <w:pPr>
        <w:pStyle w:val="NormalWeb"/>
        <w:numPr>
          <w:ilvl w:val="0"/>
          <w:numId w:val="494"/>
        </w:numPr>
      </w:pPr>
      <w:r>
        <w:t>Press releases and public statements must be accurate, professional, and approved before publication.</w:t>
      </w:r>
    </w:p>
    <w:p w:rsidR="00C27F92" w:rsidRDefault="00C27F92" w:rsidP="00C27F92">
      <w:pPr>
        <w:pStyle w:val="NormalWeb"/>
        <w:numPr>
          <w:ilvl w:val="0"/>
          <w:numId w:val="494"/>
        </w:numPr>
      </w:pPr>
      <w:r>
        <w:t>Staff must not disclose confidential institutional information without authorization.</w:t>
      </w:r>
    </w:p>
    <w:p w:rsidR="00C27F92" w:rsidRDefault="00C27F92" w:rsidP="00C27F92">
      <w:pPr>
        <w:pStyle w:val="NormalWeb"/>
        <w:numPr>
          <w:ilvl w:val="0"/>
          <w:numId w:val="494"/>
        </w:numPr>
      </w:pPr>
      <w:r>
        <w:lastRenderedPageBreak/>
        <w:t>The college shall maintain constructive relationships with media organizations and other relevant stakeholders.</w:t>
      </w:r>
    </w:p>
    <w:p w:rsidR="00C27F92" w:rsidRDefault="00C27F92" w:rsidP="00C27F92">
      <w:pPr>
        <w:pStyle w:val="Heading3"/>
      </w:pPr>
      <w:r>
        <w:t>10.5.5 Digital Presence and Social Media Management</w:t>
      </w:r>
    </w:p>
    <w:p w:rsidR="00C27F92" w:rsidRDefault="00C27F92" w:rsidP="00C27F92">
      <w:pPr>
        <w:pStyle w:val="NormalWeb"/>
        <w:numPr>
          <w:ilvl w:val="0"/>
          <w:numId w:val="495"/>
        </w:numPr>
      </w:pPr>
      <w:r>
        <w:t>The college shall maintain official digital platforms to share announcements, advertise courses, and engage with stakeholders.</w:t>
      </w:r>
    </w:p>
    <w:p w:rsidR="00C27F92" w:rsidRDefault="00C27F92" w:rsidP="00C27F92">
      <w:pPr>
        <w:pStyle w:val="NormalWeb"/>
        <w:numPr>
          <w:ilvl w:val="0"/>
          <w:numId w:val="495"/>
        </w:numPr>
      </w:pPr>
      <w:r>
        <w:t>Official accounts shall be managed by authorized personnel.</w:t>
      </w:r>
    </w:p>
    <w:p w:rsidR="00C27F92" w:rsidRDefault="00C27F92" w:rsidP="00C27F92">
      <w:pPr>
        <w:pStyle w:val="NormalWeb"/>
        <w:numPr>
          <w:ilvl w:val="0"/>
          <w:numId w:val="495"/>
        </w:numPr>
      </w:pPr>
      <w:r>
        <w:t>Social media posts must be professional, accurate, respectful, and consistent with the institution's values.</w:t>
      </w:r>
    </w:p>
    <w:p w:rsidR="00C27F92" w:rsidRDefault="00C27F92" w:rsidP="00C27F92">
      <w:pPr>
        <w:pStyle w:val="NormalWeb"/>
        <w:numPr>
          <w:ilvl w:val="0"/>
          <w:numId w:val="495"/>
        </w:numPr>
      </w:pPr>
      <w:r>
        <w:t>Photographs, videos, testimonials, and personal information of students or staff shall be published only with appropriate authorization and consent where required.</w:t>
      </w:r>
    </w:p>
    <w:p w:rsidR="00C27F92" w:rsidRDefault="00C27F92" w:rsidP="00C27F92">
      <w:pPr>
        <w:pStyle w:val="NormalWeb"/>
        <w:numPr>
          <w:ilvl w:val="0"/>
          <w:numId w:val="495"/>
        </w:numPr>
      </w:pPr>
      <w:r>
        <w:t>Complaints and inquiries received through digital platforms shall be handled promptly and professionally.</w:t>
      </w:r>
    </w:p>
    <w:p w:rsidR="00C27F92" w:rsidRDefault="00C27F92" w:rsidP="00C27F92">
      <w:pPr>
        <w:pStyle w:val="NormalWeb"/>
        <w:numPr>
          <w:ilvl w:val="0"/>
          <w:numId w:val="495"/>
        </w:numPr>
      </w:pPr>
      <w:r>
        <w:t>Official account passwords shall be secured and updated when necessary, particularly when account administrators change.</w:t>
      </w:r>
    </w:p>
    <w:p w:rsidR="00C27F92" w:rsidRDefault="00C27F92" w:rsidP="00C27F92">
      <w:pPr>
        <w:pStyle w:val="Heading3"/>
      </w:pPr>
      <w:r>
        <w:t>10.5.6 Stakeholder Relations and Community Engagement</w:t>
      </w:r>
    </w:p>
    <w:p w:rsidR="00C27F92" w:rsidRDefault="00C27F92" w:rsidP="00C27F92">
      <w:pPr>
        <w:pStyle w:val="NormalWeb"/>
      </w:pPr>
      <w:r>
        <w:t>The college shall promote positive relationships with its stakeholders through:</w:t>
      </w:r>
    </w:p>
    <w:p w:rsidR="00C27F92" w:rsidRDefault="00C27F92" w:rsidP="00C27F92">
      <w:pPr>
        <w:pStyle w:val="NormalWeb"/>
        <w:numPr>
          <w:ilvl w:val="0"/>
          <w:numId w:val="496"/>
        </w:numPr>
      </w:pPr>
      <w:r>
        <w:t>Regular communication with students, parents, and guardians where appropriate.</w:t>
      </w:r>
    </w:p>
    <w:p w:rsidR="00C27F92" w:rsidRDefault="00C27F92" w:rsidP="00C27F92">
      <w:pPr>
        <w:pStyle w:val="NormalWeb"/>
        <w:numPr>
          <w:ilvl w:val="0"/>
          <w:numId w:val="496"/>
        </w:numPr>
      </w:pPr>
      <w:r>
        <w:t>Collaboration with employers and ICT industry professionals.</w:t>
      </w:r>
    </w:p>
    <w:p w:rsidR="00C27F92" w:rsidRDefault="00C27F92" w:rsidP="00C27F92">
      <w:pPr>
        <w:pStyle w:val="NormalWeb"/>
        <w:numPr>
          <w:ilvl w:val="0"/>
          <w:numId w:val="496"/>
        </w:numPr>
      </w:pPr>
      <w:r>
        <w:t>Participation in community development and digital literacy initiatives.</w:t>
      </w:r>
    </w:p>
    <w:p w:rsidR="00C27F92" w:rsidRDefault="00C27F92" w:rsidP="00C27F92">
      <w:pPr>
        <w:pStyle w:val="NormalWeb"/>
        <w:numPr>
          <w:ilvl w:val="0"/>
          <w:numId w:val="496"/>
        </w:numPr>
      </w:pPr>
      <w:r>
        <w:t>Establishment of partnerships with government agencies, NGOs, businesses, and other educational institutions.</w:t>
      </w:r>
    </w:p>
    <w:p w:rsidR="00C27F92" w:rsidRDefault="00C27F92" w:rsidP="00C27F92">
      <w:pPr>
        <w:pStyle w:val="NormalWeb"/>
        <w:numPr>
          <w:ilvl w:val="0"/>
          <w:numId w:val="496"/>
        </w:numPr>
      </w:pPr>
      <w:r>
        <w:t>Collection and consideration of stakeholder feedback to improve institutional services.</w:t>
      </w:r>
    </w:p>
    <w:p w:rsidR="00C27F92" w:rsidRDefault="00C27F92" w:rsidP="00C27F92">
      <w:pPr>
        <w:pStyle w:val="Heading3"/>
      </w:pPr>
      <w:r>
        <w:t>10.5.7 Complaints and Reputation Management</w:t>
      </w:r>
    </w:p>
    <w:p w:rsidR="00C27F92" w:rsidRDefault="00C27F92" w:rsidP="00C27F92">
      <w:pPr>
        <w:pStyle w:val="NormalWeb"/>
        <w:numPr>
          <w:ilvl w:val="0"/>
          <w:numId w:val="497"/>
        </w:numPr>
      </w:pPr>
      <w:r>
        <w:t>The college shall establish procedures for receiving and responding to public complaints.</w:t>
      </w:r>
    </w:p>
    <w:p w:rsidR="00C27F92" w:rsidRDefault="00C27F92" w:rsidP="00C27F92">
      <w:pPr>
        <w:pStyle w:val="NormalWeb"/>
        <w:numPr>
          <w:ilvl w:val="0"/>
          <w:numId w:val="497"/>
        </w:numPr>
      </w:pPr>
      <w:r>
        <w:t>Complaints shall be acknowledged, investigated, and resolved fairly.</w:t>
      </w:r>
    </w:p>
    <w:p w:rsidR="00C27F92" w:rsidRDefault="00C27F92" w:rsidP="00C27F92">
      <w:pPr>
        <w:pStyle w:val="NormalWeb"/>
        <w:numPr>
          <w:ilvl w:val="0"/>
          <w:numId w:val="497"/>
        </w:numPr>
      </w:pPr>
      <w:r>
        <w:t>False information about the institution shall be addressed using factual, professional, and appropriate communication.</w:t>
      </w:r>
    </w:p>
    <w:p w:rsidR="00C27F92" w:rsidRDefault="00C27F92" w:rsidP="00C27F92">
      <w:pPr>
        <w:pStyle w:val="NormalWeb"/>
        <w:numPr>
          <w:ilvl w:val="0"/>
          <w:numId w:val="497"/>
        </w:numPr>
      </w:pPr>
      <w:r>
        <w:t>During crises, only authorized spokespersons shall issue official statements.</w:t>
      </w:r>
    </w:p>
    <w:p w:rsidR="00C27F92" w:rsidRDefault="00C27F92" w:rsidP="00C27F92">
      <w:pPr>
        <w:pStyle w:val="NormalWeb"/>
        <w:numPr>
          <w:ilvl w:val="0"/>
          <w:numId w:val="497"/>
        </w:numPr>
      </w:pPr>
      <w:r>
        <w:t>Lessons from complaints and reputational incidents shall inform improvements in communication and service delivery</w:t>
      </w:r>
      <w:bookmarkStart w:id="86" w:name="_GoBack"/>
      <w:bookmarkEnd w:id="86"/>
      <w:r>
        <w:t>.</w:t>
      </w:r>
    </w:p>
    <w:p w:rsidR="00C27F92" w:rsidRDefault="00C27F92" w:rsidP="00C27F92">
      <w:pPr>
        <w:pStyle w:val="Heading3"/>
      </w:pPr>
      <w:r>
        <w:t>10.5.8 Roles and Responsibilities</w:t>
      </w:r>
    </w:p>
    <w:tbl>
      <w:tblPr>
        <w:tblStyle w:val="TableGrid"/>
        <w:tblW w:w="0" w:type="auto"/>
        <w:tblLook w:val="04A0" w:firstRow="1" w:lastRow="0" w:firstColumn="1" w:lastColumn="0" w:noHBand="0" w:noVBand="1"/>
      </w:tblPr>
      <w:tblGrid>
        <w:gridCol w:w="2719"/>
        <w:gridCol w:w="6631"/>
      </w:tblGrid>
      <w:tr w:rsidR="00C27F92" w:rsidTr="00C27F92">
        <w:tc>
          <w:tcPr>
            <w:tcW w:w="0" w:type="auto"/>
            <w:hideMark/>
          </w:tcPr>
          <w:p w:rsidR="00C27F92" w:rsidRDefault="00C27F92">
            <w:pPr>
              <w:pStyle w:val="NormalWeb"/>
              <w:jc w:val="center"/>
              <w:rPr>
                <w:b/>
                <w:bCs/>
              </w:rPr>
            </w:pPr>
            <w:r>
              <w:rPr>
                <w:b/>
                <w:bCs/>
              </w:rPr>
              <w:t>Responsible office/person</w:t>
            </w:r>
          </w:p>
        </w:tc>
        <w:tc>
          <w:tcPr>
            <w:tcW w:w="0" w:type="auto"/>
            <w:hideMark/>
          </w:tcPr>
          <w:p w:rsidR="00C27F92" w:rsidRDefault="00C27F92">
            <w:pPr>
              <w:pStyle w:val="NormalWeb"/>
              <w:jc w:val="center"/>
              <w:rPr>
                <w:b/>
                <w:bCs/>
              </w:rPr>
            </w:pPr>
            <w:r>
              <w:rPr>
                <w:b/>
                <w:bCs/>
              </w:rPr>
              <w:t>Key responsibility</w:t>
            </w:r>
          </w:p>
        </w:tc>
      </w:tr>
      <w:tr w:rsidR="00C27F92" w:rsidTr="00C27F92">
        <w:tc>
          <w:tcPr>
            <w:tcW w:w="0" w:type="auto"/>
            <w:hideMark/>
          </w:tcPr>
          <w:p w:rsidR="00C27F92" w:rsidRDefault="00C27F92">
            <w:pPr>
              <w:pStyle w:val="NormalWeb"/>
            </w:pPr>
            <w:r>
              <w:t>College Management</w:t>
            </w:r>
          </w:p>
        </w:tc>
        <w:tc>
          <w:tcPr>
            <w:tcW w:w="0" w:type="auto"/>
            <w:hideMark/>
          </w:tcPr>
          <w:p w:rsidR="00C27F92" w:rsidRDefault="00C27F92">
            <w:pPr>
              <w:pStyle w:val="NormalWeb"/>
            </w:pPr>
            <w:r>
              <w:t>Approves branding standards and major publicity campaigns.</w:t>
            </w:r>
          </w:p>
        </w:tc>
      </w:tr>
      <w:tr w:rsidR="00C27F92" w:rsidTr="00C27F92">
        <w:tc>
          <w:tcPr>
            <w:tcW w:w="0" w:type="auto"/>
            <w:hideMark/>
          </w:tcPr>
          <w:p w:rsidR="00C27F92" w:rsidRDefault="00C27F92">
            <w:pPr>
              <w:pStyle w:val="NormalWeb"/>
            </w:pPr>
            <w:r>
              <w:t>Public Relations Officer</w:t>
            </w:r>
          </w:p>
        </w:tc>
        <w:tc>
          <w:tcPr>
            <w:tcW w:w="0" w:type="auto"/>
            <w:hideMark/>
          </w:tcPr>
          <w:p w:rsidR="00C27F92" w:rsidRDefault="00C27F92">
            <w:pPr>
              <w:pStyle w:val="NormalWeb"/>
            </w:pPr>
            <w:r>
              <w:t>Coordinates publicity, media relations, and stakeholder engagement.</w:t>
            </w:r>
          </w:p>
        </w:tc>
      </w:tr>
      <w:tr w:rsidR="00C27F92" w:rsidTr="00C27F92">
        <w:tc>
          <w:tcPr>
            <w:tcW w:w="0" w:type="auto"/>
            <w:hideMark/>
          </w:tcPr>
          <w:p w:rsidR="00C27F92" w:rsidRDefault="00C27F92">
            <w:pPr>
              <w:pStyle w:val="NormalWeb"/>
            </w:pPr>
            <w:r>
              <w:t>ICT Department</w:t>
            </w:r>
          </w:p>
        </w:tc>
        <w:tc>
          <w:tcPr>
            <w:tcW w:w="0" w:type="auto"/>
            <w:hideMark/>
          </w:tcPr>
          <w:p w:rsidR="00C27F92" w:rsidRDefault="00C27F92">
            <w:pPr>
              <w:pStyle w:val="NormalWeb"/>
            </w:pPr>
            <w:r>
              <w:t>Maintains the college website, digital platforms, and technical security.</w:t>
            </w:r>
          </w:p>
        </w:tc>
      </w:tr>
      <w:tr w:rsidR="00C27F92" w:rsidTr="00C27F92">
        <w:tc>
          <w:tcPr>
            <w:tcW w:w="0" w:type="auto"/>
            <w:hideMark/>
          </w:tcPr>
          <w:p w:rsidR="00C27F92" w:rsidRDefault="00C27F92">
            <w:pPr>
              <w:pStyle w:val="NormalWeb"/>
            </w:pPr>
            <w:r>
              <w:lastRenderedPageBreak/>
              <w:t>Heads of Departments</w:t>
            </w:r>
          </w:p>
        </w:tc>
        <w:tc>
          <w:tcPr>
            <w:tcW w:w="0" w:type="auto"/>
            <w:hideMark/>
          </w:tcPr>
          <w:p w:rsidR="00C27F92" w:rsidRDefault="00C27F92">
            <w:pPr>
              <w:pStyle w:val="NormalWeb"/>
            </w:pPr>
            <w:r>
              <w:t>Verify the accuracy of information about their courses and services.</w:t>
            </w:r>
          </w:p>
        </w:tc>
      </w:tr>
      <w:tr w:rsidR="00C27F92" w:rsidTr="00C27F92">
        <w:tc>
          <w:tcPr>
            <w:tcW w:w="0" w:type="auto"/>
            <w:hideMark/>
          </w:tcPr>
          <w:p w:rsidR="00C27F92" w:rsidRDefault="00C27F92">
            <w:pPr>
              <w:pStyle w:val="NormalWeb"/>
            </w:pPr>
            <w:r>
              <w:t>All Staff</w:t>
            </w:r>
          </w:p>
        </w:tc>
        <w:tc>
          <w:tcPr>
            <w:tcW w:w="0" w:type="auto"/>
            <w:hideMark/>
          </w:tcPr>
          <w:p w:rsidR="00C27F92" w:rsidRDefault="00C27F92">
            <w:pPr>
              <w:pStyle w:val="NormalWeb"/>
            </w:pPr>
            <w:r>
              <w:t>Protect the college's reputation and follow communication guidelines.</w:t>
            </w:r>
          </w:p>
        </w:tc>
      </w:tr>
    </w:tbl>
    <w:p w:rsidR="00C27F92" w:rsidRDefault="00C27F92" w:rsidP="00C27F92">
      <w:pPr>
        <w:pStyle w:val="Heading3"/>
      </w:pPr>
      <w:r>
        <w:t>10.5.9 Monitoring and Review</w:t>
      </w:r>
    </w:p>
    <w:p w:rsidR="00C27F92" w:rsidRDefault="00C27F92" w:rsidP="00C27F92">
      <w:pPr>
        <w:pStyle w:val="NormalWeb"/>
      </w:pPr>
      <w:r>
        <w:t>The college shall periodically evaluate its branding and public relations activities using indicators such as student inquiries, enrolment trends, website engagement, social media interactions, stakeholder feedback, and public complaints.</w:t>
      </w:r>
    </w:p>
    <w:p w:rsidR="00C27F92" w:rsidRDefault="00C27F92" w:rsidP="00C27F92">
      <w:pPr>
        <w:pStyle w:val="NormalWeb"/>
      </w:pPr>
      <w:r>
        <w:t>The policy shall be reviewed periodically to reflect changes in communication technology, marketing practices, institutional priorities, and applicable laws.</w:t>
      </w:r>
    </w:p>
    <w:p w:rsidR="00C27F92" w:rsidRDefault="00C27F92" w:rsidP="00C27F92">
      <w:pPr>
        <w:pStyle w:val="Heading3"/>
      </w:pPr>
      <w:r>
        <w:t>Expected Outcome</w:t>
      </w:r>
    </w:p>
    <w:p w:rsidR="00C27F92" w:rsidRDefault="00C27F92" w:rsidP="00C27F92">
      <w:pPr>
        <w:pStyle w:val="NormalWeb"/>
      </w:pPr>
      <w:r>
        <w:t>A recognizable and trusted ICT College brand, supported by ethical advertising, effective stakeholder engagement, consistent communication, and a positive public reputation.</w:t>
      </w:r>
    </w:p>
    <w:p w:rsidR="00C27F92" w:rsidRDefault="00C27F92" w:rsidP="00C27F92">
      <w:pPr>
        <w:spacing w:before="100" w:beforeAutospacing="1" w:after="100" w:afterAutospacing="1" w:line="240" w:lineRule="auto"/>
        <w:rPr>
          <w:rFonts w:ascii="Times New Roman" w:hAnsi="Times New Roman" w:cs="Times New Roman"/>
          <w:sz w:val="24"/>
          <w:szCs w:val="24"/>
        </w:rPr>
      </w:pPr>
    </w:p>
    <w:sectPr w:rsidR="00C27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411.75pt;height:192pt" o:bullet="t">
        <v:imagedata r:id="rId1" o:title="ruralnet logo 2025"/>
      </v:shape>
    </w:pict>
  </w:numPicBullet>
  <w:abstractNum w:abstractNumId="0" w15:restartNumberingAfterBreak="0">
    <w:nsid w:val="00433B4D"/>
    <w:multiLevelType w:val="multilevel"/>
    <w:tmpl w:val="87BCC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40445"/>
    <w:multiLevelType w:val="multilevel"/>
    <w:tmpl w:val="D39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44A44"/>
    <w:multiLevelType w:val="multilevel"/>
    <w:tmpl w:val="9E44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14E0B"/>
    <w:multiLevelType w:val="hybridMultilevel"/>
    <w:tmpl w:val="84FE7362"/>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15283D"/>
    <w:multiLevelType w:val="multilevel"/>
    <w:tmpl w:val="CCEE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F5611"/>
    <w:multiLevelType w:val="multilevel"/>
    <w:tmpl w:val="2FFA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33197"/>
    <w:multiLevelType w:val="multilevel"/>
    <w:tmpl w:val="7936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13E8A"/>
    <w:multiLevelType w:val="multilevel"/>
    <w:tmpl w:val="088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63196"/>
    <w:multiLevelType w:val="multilevel"/>
    <w:tmpl w:val="89FCF6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5C63"/>
    <w:multiLevelType w:val="hybridMultilevel"/>
    <w:tmpl w:val="003694E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2E64DE1"/>
    <w:multiLevelType w:val="multilevel"/>
    <w:tmpl w:val="E5C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95340"/>
    <w:multiLevelType w:val="multilevel"/>
    <w:tmpl w:val="031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C657C"/>
    <w:multiLevelType w:val="multilevel"/>
    <w:tmpl w:val="06623E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8B1C66"/>
    <w:multiLevelType w:val="hybridMultilevel"/>
    <w:tmpl w:val="3432F3F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49579D9"/>
    <w:multiLevelType w:val="multilevel"/>
    <w:tmpl w:val="BC8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2314C"/>
    <w:multiLevelType w:val="multilevel"/>
    <w:tmpl w:val="DAE2B9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04DB65B9"/>
    <w:multiLevelType w:val="multilevel"/>
    <w:tmpl w:val="5BF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122D3"/>
    <w:multiLevelType w:val="hybridMultilevel"/>
    <w:tmpl w:val="BFF6D2B0"/>
    <w:lvl w:ilvl="0" w:tplc="3C6A2304">
      <w:start w:val="1"/>
      <w:numFmt w:val="lowerLetter"/>
      <w:lvlText w:val="%1."/>
      <w:lvlJc w:val="left"/>
      <w:pPr>
        <w:ind w:left="720" w:hanging="360"/>
      </w:pPr>
      <w:rPr>
        <w:rFonts w:hint="default"/>
        <w:b/>
        <w:i/>
      </w:r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7223D2"/>
    <w:multiLevelType w:val="multilevel"/>
    <w:tmpl w:val="F3D0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628CE"/>
    <w:multiLevelType w:val="multilevel"/>
    <w:tmpl w:val="62E2E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34BB3"/>
    <w:multiLevelType w:val="multilevel"/>
    <w:tmpl w:val="94B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CB42A4"/>
    <w:multiLevelType w:val="multilevel"/>
    <w:tmpl w:val="839A150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06EB1BF8"/>
    <w:multiLevelType w:val="multilevel"/>
    <w:tmpl w:val="6678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176BA"/>
    <w:multiLevelType w:val="multilevel"/>
    <w:tmpl w:val="036EF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C145F"/>
    <w:multiLevelType w:val="hybridMultilevel"/>
    <w:tmpl w:val="62E2E7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76E28EF"/>
    <w:multiLevelType w:val="multilevel"/>
    <w:tmpl w:val="37C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951A6D"/>
    <w:multiLevelType w:val="multilevel"/>
    <w:tmpl w:val="F1B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A1886"/>
    <w:multiLevelType w:val="hybridMultilevel"/>
    <w:tmpl w:val="F9280A4C"/>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8BC466C"/>
    <w:multiLevelType w:val="multilevel"/>
    <w:tmpl w:val="AC7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EF7416"/>
    <w:multiLevelType w:val="multilevel"/>
    <w:tmpl w:val="A18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1A661F"/>
    <w:multiLevelType w:val="multilevel"/>
    <w:tmpl w:val="E4A63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27528E"/>
    <w:multiLevelType w:val="multilevel"/>
    <w:tmpl w:val="981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D0783"/>
    <w:multiLevelType w:val="multilevel"/>
    <w:tmpl w:val="DBAA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826403"/>
    <w:multiLevelType w:val="multilevel"/>
    <w:tmpl w:val="0D3E87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A76E35"/>
    <w:multiLevelType w:val="multilevel"/>
    <w:tmpl w:val="705E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922B0"/>
    <w:multiLevelType w:val="multilevel"/>
    <w:tmpl w:val="D20485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EE310B"/>
    <w:multiLevelType w:val="multilevel"/>
    <w:tmpl w:val="621A1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C439BD"/>
    <w:multiLevelType w:val="multilevel"/>
    <w:tmpl w:val="7084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C5DD6"/>
    <w:multiLevelType w:val="multilevel"/>
    <w:tmpl w:val="5A1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93933"/>
    <w:multiLevelType w:val="multilevel"/>
    <w:tmpl w:val="20C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5C6C0C"/>
    <w:multiLevelType w:val="multilevel"/>
    <w:tmpl w:val="BC8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74056B"/>
    <w:multiLevelType w:val="multilevel"/>
    <w:tmpl w:val="F2E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CB1A88"/>
    <w:multiLevelType w:val="hybridMultilevel"/>
    <w:tmpl w:val="2DF472B8"/>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0BE214C4"/>
    <w:multiLevelType w:val="multilevel"/>
    <w:tmpl w:val="C406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137782"/>
    <w:multiLevelType w:val="multilevel"/>
    <w:tmpl w:val="FAC4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95F2D"/>
    <w:multiLevelType w:val="hybridMultilevel"/>
    <w:tmpl w:val="3CD639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7A4D1C"/>
    <w:multiLevelType w:val="hybridMultilevel"/>
    <w:tmpl w:val="CE4E33C8"/>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C8C1642"/>
    <w:multiLevelType w:val="multilevel"/>
    <w:tmpl w:val="2EBEA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9277BC"/>
    <w:multiLevelType w:val="multilevel"/>
    <w:tmpl w:val="72B04A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DC07FA"/>
    <w:multiLevelType w:val="multilevel"/>
    <w:tmpl w:val="5D2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0707F0"/>
    <w:multiLevelType w:val="multilevel"/>
    <w:tmpl w:val="62D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83DB3"/>
    <w:multiLevelType w:val="multilevel"/>
    <w:tmpl w:val="80C0E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6A5FD7"/>
    <w:multiLevelType w:val="hybridMultilevel"/>
    <w:tmpl w:val="00646484"/>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0DA537EE"/>
    <w:multiLevelType w:val="multilevel"/>
    <w:tmpl w:val="A7A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B16843"/>
    <w:multiLevelType w:val="multilevel"/>
    <w:tmpl w:val="4024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46844"/>
    <w:multiLevelType w:val="multilevel"/>
    <w:tmpl w:val="AAC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521C9E"/>
    <w:multiLevelType w:val="multilevel"/>
    <w:tmpl w:val="4642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21080B"/>
    <w:multiLevelType w:val="multilevel"/>
    <w:tmpl w:val="6EB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9A475F"/>
    <w:multiLevelType w:val="hybridMultilevel"/>
    <w:tmpl w:val="B964A4BC"/>
    <w:lvl w:ilvl="0" w:tplc="541AC57E">
      <w:numFmt w:val="bullet"/>
      <w:lvlText w:val="●"/>
      <w:lvlJc w:val="left"/>
      <w:pPr>
        <w:ind w:left="1125" w:hanging="361"/>
      </w:pPr>
      <w:rPr>
        <w:rFonts w:ascii="Calibri" w:eastAsia="Calibri" w:hAnsi="Calibri" w:cs="Calibri" w:hint="default"/>
        <w:b w:val="0"/>
        <w:bCs w:val="0"/>
        <w:i w:val="0"/>
        <w:iCs w:val="0"/>
        <w:spacing w:val="0"/>
        <w:w w:val="100"/>
        <w:sz w:val="24"/>
        <w:szCs w:val="24"/>
        <w:lang w:val="en-US" w:eastAsia="en-US" w:bidi="ar-SA"/>
      </w:rPr>
    </w:lvl>
    <w:lvl w:ilvl="1" w:tplc="02BE6D7E">
      <w:numFmt w:val="bullet"/>
      <w:lvlText w:val="•"/>
      <w:lvlJc w:val="left"/>
      <w:pPr>
        <w:ind w:left="2050" w:hanging="361"/>
      </w:pPr>
      <w:rPr>
        <w:rFonts w:hint="default"/>
        <w:lang w:val="en-US" w:eastAsia="en-US" w:bidi="ar-SA"/>
      </w:rPr>
    </w:lvl>
    <w:lvl w:ilvl="2" w:tplc="085E42B2">
      <w:numFmt w:val="bullet"/>
      <w:lvlText w:val="•"/>
      <w:lvlJc w:val="left"/>
      <w:pPr>
        <w:ind w:left="2980" w:hanging="361"/>
      </w:pPr>
      <w:rPr>
        <w:rFonts w:hint="default"/>
        <w:lang w:val="en-US" w:eastAsia="en-US" w:bidi="ar-SA"/>
      </w:rPr>
    </w:lvl>
    <w:lvl w:ilvl="3" w:tplc="FC4C9BB4">
      <w:numFmt w:val="bullet"/>
      <w:lvlText w:val="•"/>
      <w:lvlJc w:val="left"/>
      <w:pPr>
        <w:ind w:left="3910" w:hanging="361"/>
      </w:pPr>
      <w:rPr>
        <w:rFonts w:hint="default"/>
        <w:lang w:val="en-US" w:eastAsia="en-US" w:bidi="ar-SA"/>
      </w:rPr>
    </w:lvl>
    <w:lvl w:ilvl="4" w:tplc="EEFCC5F8">
      <w:numFmt w:val="bullet"/>
      <w:lvlText w:val="•"/>
      <w:lvlJc w:val="left"/>
      <w:pPr>
        <w:ind w:left="4840" w:hanging="361"/>
      </w:pPr>
      <w:rPr>
        <w:rFonts w:hint="default"/>
        <w:lang w:val="en-US" w:eastAsia="en-US" w:bidi="ar-SA"/>
      </w:rPr>
    </w:lvl>
    <w:lvl w:ilvl="5" w:tplc="5608DC7E">
      <w:numFmt w:val="bullet"/>
      <w:lvlText w:val="•"/>
      <w:lvlJc w:val="left"/>
      <w:pPr>
        <w:ind w:left="5770" w:hanging="361"/>
      </w:pPr>
      <w:rPr>
        <w:rFonts w:hint="default"/>
        <w:lang w:val="en-US" w:eastAsia="en-US" w:bidi="ar-SA"/>
      </w:rPr>
    </w:lvl>
    <w:lvl w:ilvl="6" w:tplc="4FAE1898">
      <w:numFmt w:val="bullet"/>
      <w:lvlText w:val="•"/>
      <w:lvlJc w:val="left"/>
      <w:pPr>
        <w:ind w:left="6700" w:hanging="361"/>
      </w:pPr>
      <w:rPr>
        <w:rFonts w:hint="default"/>
        <w:lang w:val="en-US" w:eastAsia="en-US" w:bidi="ar-SA"/>
      </w:rPr>
    </w:lvl>
    <w:lvl w:ilvl="7" w:tplc="D39210F0">
      <w:numFmt w:val="bullet"/>
      <w:lvlText w:val="•"/>
      <w:lvlJc w:val="left"/>
      <w:pPr>
        <w:ind w:left="7630" w:hanging="361"/>
      </w:pPr>
      <w:rPr>
        <w:rFonts w:hint="default"/>
        <w:lang w:val="en-US" w:eastAsia="en-US" w:bidi="ar-SA"/>
      </w:rPr>
    </w:lvl>
    <w:lvl w:ilvl="8" w:tplc="29200F42">
      <w:numFmt w:val="bullet"/>
      <w:lvlText w:val="•"/>
      <w:lvlJc w:val="left"/>
      <w:pPr>
        <w:ind w:left="8560" w:hanging="361"/>
      </w:pPr>
      <w:rPr>
        <w:rFonts w:hint="default"/>
        <w:lang w:val="en-US" w:eastAsia="en-US" w:bidi="ar-SA"/>
      </w:rPr>
    </w:lvl>
  </w:abstractNum>
  <w:abstractNum w:abstractNumId="59" w15:restartNumberingAfterBreak="0">
    <w:nsid w:val="10250507"/>
    <w:multiLevelType w:val="hybridMultilevel"/>
    <w:tmpl w:val="3A9035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0280B68"/>
    <w:multiLevelType w:val="multilevel"/>
    <w:tmpl w:val="9CB2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76315A"/>
    <w:multiLevelType w:val="hybridMultilevel"/>
    <w:tmpl w:val="153E2E2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0A25191"/>
    <w:multiLevelType w:val="multilevel"/>
    <w:tmpl w:val="BA7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B068B3"/>
    <w:multiLevelType w:val="multilevel"/>
    <w:tmpl w:val="E1B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F77AEA"/>
    <w:multiLevelType w:val="hybridMultilevel"/>
    <w:tmpl w:val="5E681EC8"/>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10F27E2"/>
    <w:multiLevelType w:val="hybridMultilevel"/>
    <w:tmpl w:val="93801BC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11505173"/>
    <w:multiLevelType w:val="multilevel"/>
    <w:tmpl w:val="E66EB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1521C93"/>
    <w:multiLevelType w:val="multilevel"/>
    <w:tmpl w:val="C22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6876F9"/>
    <w:multiLevelType w:val="multilevel"/>
    <w:tmpl w:val="F1A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160648"/>
    <w:multiLevelType w:val="multilevel"/>
    <w:tmpl w:val="631A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270B12"/>
    <w:multiLevelType w:val="multilevel"/>
    <w:tmpl w:val="D6D0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DE5BF6"/>
    <w:multiLevelType w:val="multilevel"/>
    <w:tmpl w:val="5B401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3748DE"/>
    <w:multiLevelType w:val="multilevel"/>
    <w:tmpl w:val="649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564F7E"/>
    <w:multiLevelType w:val="multilevel"/>
    <w:tmpl w:val="B31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5F440F"/>
    <w:multiLevelType w:val="hybridMultilevel"/>
    <w:tmpl w:val="4BA202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8B5B9B"/>
    <w:multiLevelType w:val="multilevel"/>
    <w:tmpl w:val="3C1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E5423E"/>
    <w:multiLevelType w:val="multilevel"/>
    <w:tmpl w:val="10A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550155"/>
    <w:multiLevelType w:val="multilevel"/>
    <w:tmpl w:val="820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B27E8C"/>
    <w:multiLevelType w:val="multilevel"/>
    <w:tmpl w:val="18A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00459B"/>
    <w:multiLevelType w:val="multilevel"/>
    <w:tmpl w:val="2BCCABF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164C0B5C"/>
    <w:multiLevelType w:val="multilevel"/>
    <w:tmpl w:val="D72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4D4BAB"/>
    <w:multiLevelType w:val="multilevel"/>
    <w:tmpl w:val="225A5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6D0805"/>
    <w:multiLevelType w:val="multilevel"/>
    <w:tmpl w:val="D0E0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9B601D"/>
    <w:multiLevelType w:val="multilevel"/>
    <w:tmpl w:val="269A3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C8356E"/>
    <w:multiLevelType w:val="hybridMultilevel"/>
    <w:tmpl w:val="D898DF2C"/>
    <w:lvl w:ilvl="0" w:tplc="3C6A2304">
      <w:start w:val="1"/>
      <w:numFmt w:val="lowerLetter"/>
      <w:lvlText w:val="%1."/>
      <w:lvlJc w:val="left"/>
      <w:pPr>
        <w:ind w:left="72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6D51ACB"/>
    <w:multiLevelType w:val="multilevel"/>
    <w:tmpl w:val="03A4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86D8A"/>
    <w:multiLevelType w:val="multilevel"/>
    <w:tmpl w:val="4588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0126BF"/>
    <w:multiLevelType w:val="multilevel"/>
    <w:tmpl w:val="2D00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10C46"/>
    <w:multiLevelType w:val="multilevel"/>
    <w:tmpl w:val="18C8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3E620B"/>
    <w:multiLevelType w:val="multilevel"/>
    <w:tmpl w:val="14B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4908D2"/>
    <w:multiLevelType w:val="multilevel"/>
    <w:tmpl w:val="071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5837BC"/>
    <w:multiLevelType w:val="multilevel"/>
    <w:tmpl w:val="B33ED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5E3726"/>
    <w:multiLevelType w:val="multilevel"/>
    <w:tmpl w:val="F36E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622FEF"/>
    <w:multiLevelType w:val="hybridMultilevel"/>
    <w:tmpl w:val="4B02FF98"/>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17D277DD"/>
    <w:multiLevelType w:val="multilevel"/>
    <w:tmpl w:val="6CA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EB4A40"/>
    <w:multiLevelType w:val="multilevel"/>
    <w:tmpl w:val="A0C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576404"/>
    <w:multiLevelType w:val="hybridMultilevel"/>
    <w:tmpl w:val="6CE2B1B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18BA5252"/>
    <w:multiLevelType w:val="multilevel"/>
    <w:tmpl w:val="A33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D314EC"/>
    <w:multiLevelType w:val="multilevel"/>
    <w:tmpl w:val="A0985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1A0B86"/>
    <w:multiLevelType w:val="multilevel"/>
    <w:tmpl w:val="B08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6F4C95"/>
    <w:multiLevelType w:val="multilevel"/>
    <w:tmpl w:val="81CE4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C07117"/>
    <w:multiLevelType w:val="multilevel"/>
    <w:tmpl w:val="BB6CBB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2040A9"/>
    <w:multiLevelType w:val="multilevel"/>
    <w:tmpl w:val="8D5A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BD450F"/>
    <w:multiLevelType w:val="multilevel"/>
    <w:tmpl w:val="FB26A9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1C0755"/>
    <w:multiLevelType w:val="hybridMultilevel"/>
    <w:tmpl w:val="CB60D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C257143"/>
    <w:multiLevelType w:val="multilevel"/>
    <w:tmpl w:val="DAE4E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372AE5"/>
    <w:multiLevelType w:val="multilevel"/>
    <w:tmpl w:val="8FEAA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C46522F"/>
    <w:multiLevelType w:val="multilevel"/>
    <w:tmpl w:val="4D504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C5E78A8"/>
    <w:multiLevelType w:val="multilevel"/>
    <w:tmpl w:val="3CE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773909"/>
    <w:multiLevelType w:val="multilevel"/>
    <w:tmpl w:val="7D2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97025C"/>
    <w:multiLevelType w:val="multilevel"/>
    <w:tmpl w:val="49A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9A76CA"/>
    <w:multiLevelType w:val="multilevel"/>
    <w:tmpl w:val="0A0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B1708"/>
    <w:multiLevelType w:val="multilevel"/>
    <w:tmpl w:val="6868E3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CAA568A"/>
    <w:multiLevelType w:val="hybridMultilevel"/>
    <w:tmpl w:val="50E026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CB176F2"/>
    <w:multiLevelType w:val="multilevel"/>
    <w:tmpl w:val="EA3A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CDA0F6D"/>
    <w:multiLevelType w:val="hybridMultilevel"/>
    <w:tmpl w:val="DD58F6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1D021F57"/>
    <w:multiLevelType w:val="hybridMultilevel"/>
    <w:tmpl w:val="F5C8A376"/>
    <w:lvl w:ilvl="0" w:tplc="3C6A2304">
      <w:start w:val="1"/>
      <w:numFmt w:val="lowerLetter"/>
      <w:lvlText w:val="%1."/>
      <w:lvlJc w:val="left"/>
      <w:pPr>
        <w:ind w:left="720" w:hanging="360"/>
      </w:pPr>
      <w:rPr>
        <w:rFonts w:hint="default"/>
        <w:b/>
        <w:i/>
      </w:r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D864E7D"/>
    <w:multiLevelType w:val="hybridMultilevel"/>
    <w:tmpl w:val="A8F2C69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1DA211D2"/>
    <w:multiLevelType w:val="multilevel"/>
    <w:tmpl w:val="928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BC7E1B"/>
    <w:multiLevelType w:val="multilevel"/>
    <w:tmpl w:val="443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3E6F5B"/>
    <w:multiLevelType w:val="multilevel"/>
    <w:tmpl w:val="862249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1E5F6679"/>
    <w:multiLevelType w:val="multilevel"/>
    <w:tmpl w:val="D72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A2543D"/>
    <w:multiLevelType w:val="multilevel"/>
    <w:tmpl w:val="E4F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CF25ED"/>
    <w:multiLevelType w:val="multilevel"/>
    <w:tmpl w:val="7C428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F26EC0"/>
    <w:multiLevelType w:val="multilevel"/>
    <w:tmpl w:val="5A8E55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F9E32A9"/>
    <w:multiLevelType w:val="multilevel"/>
    <w:tmpl w:val="6ED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411ADE"/>
    <w:multiLevelType w:val="multilevel"/>
    <w:tmpl w:val="C84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4A7907"/>
    <w:multiLevelType w:val="multilevel"/>
    <w:tmpl w:val="BEC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5F0FAD"/>
    <w:multiLevelType w:val="multilevel"/>
    <w:tmpl w:val="039E3C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DC4CA5"/>
    <w:multiLevelType w:val="multilevel"/>
    <w:tmpl w:val="5450E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F341BE"/>
    <w:multiLevelType w:val="multilevel"/>
    <w:tmpl w:val="95CEA4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44379F"/>
    <w:multiLevelType w:val="multilevel"/>
    <w:tmpl w:val="39AE2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26A6E94"/>
    <w:multiLevelType w:val="multilevel"/>
    <w:tmpl w:val="D676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8B6315"/>
    <w:multiLevelType w:val="multilevel"/>
    <w:tmpl w:val="C59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9900C0"/>
    <w:multiLevelType w:val="multilevel"/>
    <w:tmpl w:val="0B0625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551A50"/>
    <w:multiLevelType w:val="multilevel"/>
    <w:tmpl w:val="52F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3EE0A67"/>
    <w:multiLevelType w:val="hybridMultilevel"/>
    <w:tmpl w:val="6B46DA54"/>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2407661D"/>
    <w:multiLevelType w:val="hybridMultilevel"/>
    <w:tmpl w:val="6ABC511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242D189B"/>
    <w:multiLevelType w:val="multilevel"/>
    <w:tmpl w:val="29D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4627D08"/>
    <w:multiLevelType w:val="hybridMultilevel"/>
    <w:tmpl w:val="BB3207A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49D66E1"/>
    <w:multiLevelType w:val="hybridMultilevel"/>
    <w:tmpl w:val="14D6CBB2"/>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24E94783"/>
    <w:multiLevelType w:val="multilevel"/>
    <w:tmpl w:val="6E5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7F2212"/>
    <w:multiLevelType w:val="multilevel"/>
    <w:tmpl w:val="86B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42FDF"/>
    <w:multiLevelType w:val="multilevel"/>
    <w:tmpl w:val="5A8E55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65C47E5"/>
    <w:multiLevelType w:val="multilevel"/>
    <w:tmpl w:val="C45C8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80315C"/>
    <w:multiLevelType w:val="hybridMultilevel"/>
    <w:tmpl w:val="CC76846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272206CC"/>
    <w:multiLevelType w:val="multilevel"/>
    <w:tmpl w:val="03505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2B6388"/>
    <w:multiLevelType w:val="multilevel"/>
    <w:tmpl w:val="69CAC27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8" w15:restartNumberingAfterBreak="0">
    <w:nsid w:val="278A1AC6"/>
    <w:multiLevelType w:val="multilevel"/>
    <w:tmpl w:val="A14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FA49B2"/>
    <w:multiLevelType w:val="hybridMultilevel"/>
    <w:tmpl w:val="05E80CF8"/>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28131B53"/>
    <w:multiLevelType w:val="multilevel"/>
    <w:tmpl w:val="0BE6EA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28515579"/>
    <w:multiLevelType w:val="multilevel"/>
    <w:tmpl w:val="7B2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6269D7"/>
    <w:multiLevelType w:val="multilevel"/>
    <w:tmpl w:val="72A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661B05"/>
    <w:multiLevelType w:val="multilevel"/>
    <w:tmpl w:val="A3708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7126E1"/>
    <w:multiLevelType w:val="multilevel"/>
    <w:tmpl w:val="5AC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D533B6"/>
    <w:multiLevelType w:val="multilevel"/>
    <w:tmpl w:val="F6D6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107BA7"/>
    <w:multiLevelType w:val="multilevel"/>
    <w:tmpl w:val="01DC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9CB08FC"/>
    <w:multiLevelType w:val="multilevel"/>
    <w:tmpl w:val="DD20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FE30FC"/>
    <w:multiLevelType w:val="multilevel"/>
    <w:tmpl w:val="CDA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3B4DDA"/>
    <w:multiLevelType w:val="multilevel"/>
    <w:tmpl w:val="BE1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A8D0FF5"/>
    <w:multiLevelType w:val="multilevel"/>
    <w:tmpl w:val="CCE2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A9E34C5"/>
    <w:multiLevelType w:val="multilevel"/>
    <w:tmpl w:val="2E802B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ACB7AFF"/>
    <w:multiLevelType w:val="multilevel"/>
    <w:tmpl w:val="B3AA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ACC7D79"/>
    <w:multiLevelType w:val="multilevel"/>
    <w:tmpl w:val="A2C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0C25AC"/>
    <w:multiLevelType w:val="multilevel"/>
    <w:tmpl w:val="CE46D0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1A30F4"/>
    <w:multiLevelType w:val="multilevel"/>
    <w:tmpl w:val="7A7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B8D0679"/>
    <w:multiLevelType w:val="multilevel"/>
    <w:tmpl w:val="0B5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976E32"/>
    <w:multiLevelType w:val="multilevel"/>
    <w:tmpl w:val="8E82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A87CC8"/>
    <w:multiLevelType w:val="hybridMultilevel"/>
    <w:tmpl w:val="8C90F114"/>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2C016487"/>
    <w:multiLevelType w:val="multilevel"/>
    <w:tmpl w:val="97C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4F16C5"/>
    <w:multiLevelType w:val="multilevel"/>
    <w:tmpl w:val="727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5C05FA"/>
    <w:multiLevelType w:val="multilevel"/>
    <w:tmpl w:val="0EFC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8221A8"/>
    <w:multiLevelType w:val="multilevel"/>
    <w:tmpl w:val="E26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CA62662"/>
    <w:multiLevelType w:val="multilevel"/>
    <w:tmpl w:val="8B38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CAD2D2C"/>
    <w:multiLevelType w:val="hybridMultilevel"/>
    <w:tmpl w:val="42342EA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2CEF17A1"/>
    <w:multiLevelType w:val="multilevel"/>
    <w:tmpl w:val="3C1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C636E6"/>
    <w:multiLevelType w:val="multilevel"/>
    <w:tmpl w:val="C4C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DED083B"/>
    <w:multiLevelType w:val="multilevel"/>
    <w:tmpl w:val="D31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DF72422"/>
    <w:multiLevelType w:val="multilevel"/>
    <w:tmpl w:val="EEF6F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052632"/>
    <w:multiLevelType w:val="hybridMultilevel"/>
    <w:tmpl w:val="30940B2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2E070FE2"/>
    <w:multiLevelType w:val="multilevel"/>
    <w:tmpl w:val="FA8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7A334B"/>
    <w:multiLevelType w:val="hybridMultilevel"/>
    <w:tmpl w:val="DECE15B6"/>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2E7A45D1"/>
    <w:multiLevelType w:val="multilevel"/>
    <w:tmpl w:val="4014B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8B34ED"/>
    <w:multiLevelType w:val="hybridMultilevel"/>
    <w:tmpl w:val="4588E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EB93DDA"/>
    <w:multiLevelType w:val="hybridMultilevel"/>
    <w:tmpl w:val="3D429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5" w15:restartNumberingAfterBreak="0">
    <w:nsid w:val="2F28439E"/>
    <w:multiLevelType w:val="multilevel"/>
    <w:tmpl w:val="7038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4109D6"/>
    <w:multiLevelType w:val="multilevel"/>
    <w:tmpl w:val="0822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5635B6"/>
    <w:multiLevelType w:val="multilevel"/>
    <w:tmpl w:val="A8869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657DAF"/>
    <w:multiLevelType w:val="multilevel"/>
    <w:tmpl w:val="ED4A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F6A3CDE"/>
    <w:multiLevelType w:val="hybridMultilevel"/>
    <w:tmpl w:val="8C46EC3C"/>
    <w:lvl w:ilvl="0" w:tplc="58B22EC4">
      <w:numFmt w:val="bullet"/>
      <w:lvlText w:val="●"/>
      <w:lvlJc w:val="left"/>
      <w:pPr>
        <w:ind w:left="1452" w:hanging="360"/>
      </w:pPr>
      <w:rPr>
        <w:rFonts w:ascii="Calibri" w:eastAsia="Calibri" w:hAnsi="Calibri" w:cs="Calibri" w:hint="default"/>
        <w:b w:val="0"/>
        <w:bCs w:val="0"/>
        <w:i w:val="0"/>
        <w:iCs w:val="0"/>
        <w:color w:val="333C47"/>
        <w:spacing w:val="0"/>
        <w:w w:val="100"/>
        <w:sz w:val="24"/>
        <w:szCs w:val="24"/>
        <w:lang w:val="en-US" w:eastAsia="en-US" w:bidi="ar-SA"/>
      </w:rPr>
    </w:lvl>
    <w:lvl w:ilvl="1" w:tplc="65F86674">
      <w:numFmt w:val="bullet"/>
      <w:lvlText w:val="•"/>
      <w:lvlJc w:val="left"/>
      <w:pPr>
        <w:ind w:left="2356" w:hanging="360"/>
      </w:pPr>
      <w:rPr>
        <w:rFonts w:hint="default"/>
        <w:lang w:val="en-US" w:eastAsia="en-US" w:bidi="ar-SA"/>
      </w:rPr>
    </w:lvl>
    <w:lvl w:ilvl="2" w:tplc="CC6E51C6">
      <w:numFmt w:val="bullet"/>
      <w:lvlText w:val="•"/>
      <w:lvlJc w:val="left"/>
      <w:pPr>
        <w:ind w:left="3252" w:hanging="360"/>
      </w:pPr>
      <w:rPr>
        <w:rFonts w:hint="default"/>
        <w:lang w:val="en-US" w:eastAsia="en-US" w:bidi="ar-SA"/>
      </w:rPr>
    </w:lvl>
    <w:lvl w:ilvl="3" w:tplc="6AA246D2">
      <w:numFmt w:val="bullet"/>
      <w:lvlText w:val="•"/>
      <w:lvlJc w:val="left"/>
      <w:pPr>
        <w:ind w:left="4148" w:hanging="360"/>
      </w:pPr>
      <w:rPr>
        <w:rFonts w:hint="default"/>
        <w:lang w:val="en-US" w:eastAsia="en-US" w:bidi="ar-SA"/>
      </w:rPr>
    </w:lvl>
    <w:lvl w:ilvl="4" w:tplc="76E25D50">
      <w:numFmt w:val="bullet"/>
      <w:lvlText w:val="•"/>
      <w:lvlJc w:val="left"/>
      <w:pPr>
        <w:ind w:left="5044" w:hanging="360"/>
      </w:pPr>
      <w:rPr>
        <w:rFonts w:hint="default"/>
        <w:lang w:val="en-US" w:eastAsia="en-US" w:bidi="ar-SA"/>
      </w:rPr>
    </w:lvl>
    <w:lvl w:ilvl="5" w:tplc="3F42335E">
      <w:numFmt w:val="bullet"/>
      <w:lvlText w:val="•"/>
      <w:lvlJc w:val="left"/>
      <w:pPr>
        <w:ind w:left="5940" w:hanging="360"/>
      </w:pPr>
      <w:rPr>
        <w:rFonts w:hint="default"/>
        <w:lang w:val="en-US" w:eastAsia="en-US" w:bidi="ar-SA"/>
      </w:rPr>
    </w:lvl>
    <w:lvl w:ilvl="6" w:tplc="2CEA6220">
      <w:numFmt w:val="bullet"/>
      <w:lvlText w:val="•"/>
      <w:lvlJc w:val="left"/>
      <w:pPr>
        <w:ind w:left="6836" w:hanging="360"/>
      </w:pPr>
      <w:rPr>
        <w:rFonts w:hint="default"/>
        <w:lang w:val="en-US" w:eastAsia="en-US" w:bidi="ar-SA"/>
      </w:rPr>
    </w:lvl>
    <w:lvl w:ilvl="7" w:tplc="EBA6CAD4">
      <w:numFmt w:val="bullet"/>
      <w:lvlText w:val="•"/>
      <w:lvlJc w:val="left"/>
      <w:pPr>
        <w:ind w:left="7732" w:hanging="360"/>
      </w:pPr>
      <w:rPr>
        <w:rFonts w:hint="default"/>
        <w:lang w:val="en-US" w:eastAsia="en-US" w:bidi="ar-SA"/>
      </w:rPr>
    </w:lvl>
    <w:lvl w:ilvl="8" w:tplc="A0F0B160">
      <w:numFmt w:val="bullet"/>
      <w:lvlText w:val="•"/>
      <w:lvlJc w:val="left"/>
      <w:pPr>
        <w:ind w:left="8628" w:hanging="360"/>
      </w:pPr>
      <w:rPr>
        <w:rFonts w:hint="default"/>
        <w:lang w:val="en-US" w:eastAsia="en-US" w:bidi="ar-SA"/>
      </w:rPr>
    </w:lvl>
  </w:abstractNum>
  <w:abstractNum w:abstractNumId="190" w15:restartNumberingAfterBreak="0">
    <w:nsid w:val="2FBE5B6C"/>
    <w:multiLevelType w:val="hybridMultilevel"/>
    <w:tmpl w:val="152455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304E6DBA"/>
    <w:multiLevelType w:val="hybridMultilevel"/>
    <w:tmpl w:val="72326CE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30724B9F"/>
    <w:multiLevelType w:val="multilevel"/>
    <w:tmpl w:val="A09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4A2407"/>
    <w:multiLevelType w:val="multilevel"/>
    <w:tmpl w:val="967A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567B37"/>
    <w:multiLevelType w:val="multilevel"/>
    <w:tmpl w:val="953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6663DB"/>
    <w:multiLevelType w:val="multilevel"/>
    <w:tmpl w:val="24D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B17F2F"/>
    <w:multiLevelType w:val="multilevel"/>
    <w:tmpl w:val="F0B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231832"/>
    <w:multiLevelType w:val="hybridMultilevel"/>
    <w:tmpl w:val="BD80679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8" w15:restartNumberingAfterBreak="0">
    <w:nsid w:val="32B16B7B"/>
    <w:multiLevelType w:val="multilevel"/>
    <w:tmpl w:val="145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E12645"/>
    <w:multiLevelType w:val="multilevel"/>
    <w:tmpl w:val="D07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004DB0"/>
    <w:multiLevelType w:val="multilevel"/>
    <w:tmpl w:val="1EDC5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3910946"/>
    <w:multiLevelType w:val="multilevel"/>
    <w:tmpl w:val="0380A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CE32C7"/>
    <w:multiLevelType w:val="multilevel"/>
    <w:tmpl w:val="958EF5E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3" w15:restartNumberingAfterBreak="0">
    <w:nsid w:val="33D07AE6"/>
    <w:multiLevelType w:val="multilevel"/>
    <w:tmpl w:val="3D0E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FB310A"/>
    <w:multiLevelType w:val="multilevel"/>
    <w:tmpl w:val="262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036342"/>
    <w:multiLevelType w:val="multilevel"/>
    <w:tmpl w:val="3E04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604F1B"/>
    <w:multiLevelType w:val="multilevel"/>
    <w:tmpl w:val="23C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7D2DF1"/>
    <w:multiLevelType w:val="multilevel"/>
    <w:tmpl w:val="403A5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59A25A1"/>
    <w:multiLevelType w:val="multilevel"/>
    <w:tmpl w:val="8D14BD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BB7420"/>
    <w:multiLevelType w:val="multilevel"/>
    <w:tmpl w:val="3BA6B51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0" w15:restartNumberingAfterBreak="0">
    <w:nsid w:val="35FD69C5"/>
    <w:multiLevelType w:val="multilevel"/>
    <w:tmpl w:val="E6A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3A040F"/>
    <w:multiLevelType w:val="multilevel"/>
    <w:tmpl w:val="E1003D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D0000A"/>
    <w:multiLevelType w:val="multilevel"/>
    <w:tmpl w:val="682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1E332F"/>
    <w:multiLevelType w:val="multilevel"/>
    <w:tmpl w:val="BEA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3A6D1B"/>
    <w:multiLevelType w:val="multilevel"/>
    <w:tmpl w:val="E792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6B525D"/>
    <w:multiLevelType w:val="multilevel"/>
    <w:tmpl w:val="16D2F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9331C1"/>
    <w:multiLevelType w:val="multilevel"/>
    <w:tmpl w:val="0B3E8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7B54F26"/>
    <w:multiLevelType w:val="multilevel"/>
    <w:tmpl w:val="3DBE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D938DA"/>
    <w:multiLevelType w:val="multilevel"/>
    <w:tmpl w:val="710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3913BF"/>
    <w:multiLevelType w:val="multilevel"/>
    <w:tmpl w:val="761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76404A"/>
    <w:multiLevelType w:val="multilevel"/>
    <w:tmpl w:val="40B8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177598"/>
    <w:multiLevelType w:val="multilevel"/>
    <w:tmpl w:val="50D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7758F8"/>
    <w:multiLevelType w:val="multilevel"/>
    <w:tmpl w:val="B44EA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831EF2"/>
    <w:multiLevelType w:val="multilevel"/>
    <w:tmpl w:val="C322A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0F1B85"/>
    <w:multiLevelType w:val="hybridMultilevel"/>
    <w:tmpl w:val="C66212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3ACD0688"/>
    <w:multiLevelType w:val="multilevel"/>
    <w:tmpl w:val="64E4F5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C15269E"/>
    <w:multiLevelType w:val="multilevel"/>
    <w:tmpl w:val="5F908F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1650DA"/>
    <w:multiLevelType w:val="multilevel"/>
    <w:tmpl w:val="E2A2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984A12"/>
    <w:multiLevelType w:val="multilevel"/>
    <w:tmpl w:val="9864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CB660B6"/>
    <w:multiLevelType w:val="multilevel"/>
    <w:tmpl w:val="DA0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BE1098"/>
    <w:multiLevelType w:val="multilevel"/>
    <w:tmpl w:val="79EE08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093DFC"/>
    <w:multiLevelType w:val="multilevel"/>
    <w:tmpl w:val="73CE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F819AA"/>
    <w:multiLevelType w:val="multilevel"/>
    <w:tmpl w:val="AE5454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DFC29BA"/>
    <w:multiLevelType w:val="hybridMultilevel"/>
    <w:tmpl w:val="FDBCDFE8"/>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3E853BAA"/>
    <w:multiLevelType w:val="multilevel"/>
    <w:tmpl w:val="64324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99379A"/>
    <w:multiLevelType w:val="multilevel"/>
    <w:tmpl w:val="C0D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A61CA1"/>
    <w:multiLevelType w:val="multilevel"/>
    <w:tmpl w:val="F4DC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FA34CB"/>
    <w:multiLevelType w:val="hybridMultilevel"/>
    <w:tmpl w:val="26F8425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3F625598"/>
    <w:multiLevelType w:val="hybridMultilevel"/>
    <w:tmpl w:val="DBE451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3FA60F48"/>
    <w:multiLevelType w:val="multilevel"/>
    <w:tmpl w:val="E4B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AB47FD"/>
    <w:multiLevelType w:val="multilevel"/>
    <w:tmpl w:val="FB26A9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DC2849"/>
    <w:multiLevelType w:val="multilevel"/>
    <w:tmpl w:val="68F6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08420E"/>
    <w:multiLevelType w:val="multilevel"/>
    <w:tmpl w:val="8C4C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0843AE"/>
    <w:multiLevelType w:val="multilevel"/>
    <w:tmpl w:val="573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0B33B4"/>
    <w:multiLevelType w:val="multilevel"/>
    <w:tmpl w:val="92FA1D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5" w15:restartNumberingAfterBreak="0">
    <w:nsid w:val="411A3457"/>
    <w:multiLevelType w:val="multilevel"/>
    <w:tmpl w:val="4E1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337EFC"/>
    <w:multiLevelType w:val="multilevel"/>
    <w:tmpl w:val="A93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5E71B5"/>
    <w:multiLevelType w:val="multilevel"/>
    <w:tmpl w:val="0AC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8968A7"/>
    <w:multiLevelType w:val="hybridMultilevel"/>
    <w:tmpl w:val="A4CC9EFA"/>
    <w:lvl w:ilvl="0" w:tplc="2DA681D0">
      <w:start w:val="1"/>
      <w:numFmt w:val="upperLetter"/>
      <w:lvlText w:val="%1."/>
      <w:lvlJc w:val="left"/>
      <w:pPr>
        <w:ind w:left="462" w:hanging="360"/>
      </w:pPr>
      <w:rPr>
        <w:rFonts w:hint="default"/>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249" w15:restartNumberingAfterBreak="0">
    <w:nsid w:val="41966695"/>
    <w:multiLevelType w:val="multilevel"/>
    <w:tmpl w:val="3D0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9B2014"/>
    <w:multiLevelType w:val="multilevel"/>
    <w:tmpl w:val="ADF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B02D03"/>
    <w:multiLevelType w:val="multilevel"/>
    <w:tmpl w:val="24B47C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2" w15:restartNumberingAfterBreak="0">
    <w:nsid w:val="41C437A8"/>
    <w:multiLevelType w:val="multilevel"/>
    <w:tmpl w:val="EF5C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F92B20"/>
    <w:multiLevelType w:val="multilevel"/>
    <w:tmpl w:val="8FEAA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21F6E07"/>
    <w:multiLevelType w:val="hybridMultilevel"/>
    <w:tmpl w:val="7D78C47C"/>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425C750C"/>
    <w:multiLevelType w:val="hybridMultilevel"/>
    <w:tmpl w:val="1CA2F6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27C5F41"/>
    <w:multiLevelType w:val="multilevel"/>
    <w:tmpl w:val="F8F6A1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9754AF"/>
    <w:multiLevelType w:val="multilevel"/>
    <w:tmpl w:val="EDE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5A19C1"/>
    <w:multiLevelType w:val="multilevel"/>
    <w:tmpl w:val="865ACC22"/>
    <w:lvl w:ilvl="0">
      <w:start w:val="1"/>
      <w:numFmt w:val="decimal"/>
      <w:lvlText w:val="%1."/>
      <w:lvlJc w:val="left"/>
      <w:pPr>
        <w:ind w:left="540" w:hanging="540"/>
      </w:pPr>
      <w:rPr>
        <w:rFonts w:hint="default"/>
      </w:rPr>
    </w:lvl>
    <w:lvl w:ilvl="1">
      <w:start w:va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9" w15:restartNumberingAfterBreak="0">
    <w:nsid w:val="43E851BE"/>
    <w:multiLevelType w:val="multilevel"/>
    <w:tmpl w:val="480E9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35627A"/>
    <w:multiLevelType w:val="multilevel"/>
    <w:tmpl w:val="5D96C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93738E"/>
    <w:multiLevelType w:val="multilevel"/>
    <w:tmpl w:val="AC1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D56298"/>
    <w:multiLevelType w:val="multilevel"/>
    <w:tmpl w:val="4F6A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4F70A6F"/>
    <w:multiLevelType w:val="multilevel"/>
    <w:tmpl w:val="C5D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592406"/>
    <w:multiLevelType w:val="multilevel"/>
    <w:tmpl w:val="6810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E47C51"/>
    <w:multiLevelType w:val="multilevel"/>
    <w:tmpl w:val="15B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EE7989"/>
    <w:multiLevelType w:val="multilevel"/>
    <w:tmpl w:val="8B8C0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624F76"/>
    <w:multiLevelType w:val="multilevel"/>
    <w:tmpl w:val="6A46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777B89"/>
    <w:multiLevelType w:val="multilevel"/>
    <w:tmpl w:val="077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6F267B4"/>
    <w:multiLevelType w:val="hybridMultilevel"/>
    <w:tmpl w:val="7EBA3F5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47000170"/>
    <w:multiLevelType w:val="multilevel"/>
    <w:tmpl w:val="9594F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491184"/>
    <w:multiLevelType w:val="multilevel"/>
    <w:tmpl w:val="51EE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5308FE"/>
    <w:multiLevelType w:val="multilevel"/>
    <w:tmpl w:val="36C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66570C"/>
    <w:multiLevelType w:val="multilevel"/>
    <w:tmpl w:val="810E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7943DA6"/>
    <w:multiLevelType w:val="multilevel"/>
    <w:tmpl w:val="A5D2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7C21323"/>
    <w:multiLevelType w:val="hybridMultilevel"/>
    <w:tmpl w:val="C5A865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48162A6C"/>
    <w:multiLevelType w:val="hybridMultilevel"/>
    <w:tmpl w:val="4BC4EE00"/>
    <w:lvl w:ilvl="0" w:tplc="FF863F4C">
      <w:numFmt w:val="bullet"/>
      <w:lvlText w:val="●"/>
      <w:lvlJc w:val="left"/>
      <w:pPr>
        <w:ind w:left="1125" w:hanging="361"/>
      </w:pPr>
      <w:rPr>
        <w:rFonts w:ascii="Calibri" w:eastAsia="Calibri" w:hAnsi="Calibri" w:cs="Calibri" w:hint="default"/>
        <w:b w:val="0"/>
        <w:bCs w:val="0"/>
        <w:i w:val="0"/>
        <w:iCs w:val="0"/>
        <w:spacing w:val="0"/>
        <w:w w:val="100"/>
        <w:sz w:val="24"/>
        <w:szCs w:val="24"/>
        <w:lang w:val="en-US" w:eastAsia="en-US" w:bidi="ar-SA"/>
      </w:rPr>
    </w:lvl>
    <w:lvl w:ilvl="1" w:tplc="BE066428">
      <w:numFmt w:val="bullet"/>
      <w:lvlText w:val="•"/>
      <w:lvlJc w:val="left"/>
      <w:pPr>
        <w:ind w:left="2050" w:hanging="361"/>
      </w:pPr>
      <w:rPr>
        <w:rFonts w:hint="default"/>
        <w:lang w:val="en-US" w:eastAsia="en-US" w:bidi="ar-SA"/>
      </w:rPr>
    </w:lvl>
    <w:lvl w:ilvl="2" w:tplc="D9F4ED82">
      <w:numFmt w:val="bullet"/>
      <w:lvlText w:val="•"/>
      <w:lvlJc w:val="left"/>
      <w:pPr>
        <w:ind w:left="2980" w:hanging="361"/>
      </w:pPr>
      <w:rPr>
        <w:rFonts w:hint="default"/>
        <w:lang w:val="en-US" w:eastAsia="en-US" w:bidi="ar-SA"/>
      </w:rPr>
    </w:lvl>
    <w:lvl w:ilvl="3" w:tplc="5B2E6080">
      <w:numFmt w:val="bullet"/>
      <w:lvlText w:val="•"/>
      <w:lvlJc w:val="left"/>
      <w:pPr>
        <w:ind w:left="3910" w:hanging="361"/>
      </w:pPr>
      <w:rPr>
        <w:rFonts w:hint="default"/>
        <w:lang w:val="en-US" w:eastAsia="en-US" w:bidi="ar-SA"/>
      </w:rPr>
    </w:lvl>
    <w:lvl w:ilvl="4" w:tplc="A0F0C59C">
      <w:numFmt w:val="bullet"/>
      <w:lvlText w:val="•"/>
      <w:lvlJc w:val="left"/>
      <w:pPr>
        <w:ind w:left="4840" w:hanging="361"/>
      </w:pPr>
      <w:rPr>
        <w:rFonts w:hint="default"/>
        <w:lang w:val="en-US" w:eastAsia="en-US" w:bidi="ar-SA"/>
      </w:rPr>
    </w:lvl>
    <w:lvl w:ilvl="5" w:tplc="73EA3BD8">
      <w:numFmt w:val="bullet"/>
      <w:lvlText w:val="•"/>
      <w:lvlJc w:val="left"/>
      <w:pPr>
        <w:ind w:left="5770" w:hanging="361"/>
      </w:pPr>
      <w:rPr>
        <w:rFonts w:hint="default"/>
        <w:lang w:val="en-US" w:eastAsia="en-US" w:bidi="ar-SA"/>
      </w:rPr>
    </w:lvl>
    <w:lvl w:ilvl="6" w:tplc="22EC0EE6">
      <w:numFmt w:val="bullet"/>
      <w:lvlText w:val="•"/>
      <w:lvlJc w:val="left"/>
      <w:pPr>
        <w:ind w:left="6700" w:hanging="361"/>
      </w:pPr>
      <w:rPr>
        <w:rFonts w:hint="default"/>
        <w:lang w:val="en-US" w:eastAsia="en-US" w:bidi="ar-SA"/>
      </w:rPr>
    </w:lvl>
    <w:lvl w:ilvl="7" w:tplc="EFC03EC2">
      <w:numFmt w:val="bullet"/>
      <w:lvlText w:val="•"/>
      <w:lvlJc w:val="left"/>
      <w:pPr>
        <w:ind w:left="7630" w:hanging="361"/>
      </w:pPr>
      <w:rPr>
        <w:rFonts w:hint="default"/>
        <w:lang w:val="en-US" w:eastAsia="en-US" w:bidi="ar-SA"/>
      </w:rPr>
    </w:lvl>
    <w:lvl w:ilvl="8" w:tplc="F15040A6">
      <w:numFmt w:val="bullet"/>
      <w:lvlText w:val="•"/>
      <w:lvlJc w:val="left"/>
      <w:pPr>
        <w:ind w:left="8560" w:hanging="361"/>
      </w:pPr>
      <w:rPr>
        <w:rFonts w:hint="default"/>
        <w:lang w:val="en-US" w:eastAsia="en-US" w:bidi="ar-SA"/>
      </w:rPr>
    </w:lvl>
  </w:abstractNum>
  <w:abstractNum w:abstractNumId="277" w15:restartNumberingAfterBreak="0">
    <w:nsid w:val="486D49AB"/>
    <w:multiLevelType w:val="multilevel"/>
    <w:tmpl w:val="CA2C81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8996C89"/>
    <w:multiLevelType w:val="multilevel"/>
    <w:tmpl w:val="0B6A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EF326D"/>
    <w:multiLevelType w:val="multilevel"/>
    <w:tmpl w:val="5AA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9434A06"/>
    <w:multiLevelType w:val="multilevel"/>
    <w:tmpl w:val="F63E2F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96E3B48"/>
    <w:multiLevelType w:val="multilevel"/>
    <w:tmpl w:val="EFD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9CF4CB7"/>
    <w:multiLevelType w:val="multilevel"/>
    <w:tmpl w:val="9AB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9FC0CBB"/>
    <w:multiLevelType w:val="multilevel"/>
    <w:tmpl w:val="2B0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AAD0EB7"/>
    <w:multiLevelType w:val="multilevel"/>
    <w:tmpl w:val="4EA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AEF66C2"/>
    <w:multiLevelType w:val="multilevel"/>
    <w:tmpl w:val="C6C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B541D85"/>
    <w:multiLevelType w:val="multilevel"/>
    <w:tmpl w:val="50F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BB22F70"/>
    <w:multiLevelType w:val="multilevel"/>
    <w:tmpl w:val="201C5C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C063D90"/>
    <w:multiLevelType w:val="multilevel"/>
    <w:tmpl w:val="10224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C797DCB"/>
    <w:multiLevelType w:val="multilevel"/>
    <w:tmpl w:val="49CA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D352EC7"/>
    <w:multiLevelType w:val="multilevel"/>
    <w:tmpl w:val="9A4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D3D6B40"/>
    <w:multiLevelType w:val="multilevel"/>
    <w:tmpl w:val="931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D557A61"/>
    <w:multiLevelType w:val="multilevel"/>
    <w:tmpl w:val="7C5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DA867CB"/>
    <w:multiLevelType w:val="multilevel"/>
    <w:tmpl w:val="48BEF1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DDD6A4A"/>
    <w:multiLevelType w:val="hybridMultilevel"/>
    <w:tmpl w:val="B69A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DF44E3F"/>
    <w:multiLevelType w:val="multilevel"/>
    <w:tmpl w:val="F968A25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6" w15:restartNumberingAfterBreak="0">
    <w:nsid w:val="4E2B164D"/>
    <w:multiLevelType w:val="multilevel"/>
    <w:tmpl w:val="8A6AA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E2C4490"/>
    <w:multiLevelType w:val="multilevel"/>
    <w:tmpl w:val="2AD0CD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E3176C1"/>
    <w:multiLevelType w:val="multilevel"/>
    <w:tmpl w:val="03B8F4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E350AA7"/>
    <w:multiLevelType w:val="hybridMultilevel"/>
    <w:tmpl w:val="B022B2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E3A5982"/>
    <w:multiLevelType w:val="multilevel"/>
    <w:tmpl w:val="1D7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E46271C"/>
    <w:multiLevelType w:val="multilevel"/>
    <w:tmpl w:val="53EA8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F081D7A"/>
    <w:multiLevelType w:val="multilevel"/>
    <w:tmpl w:val="229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147853"/>
    <w:multiLevelType w:val="multilevel"/>
    <w:tmpl w:val="C83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FC464A8"/>
    <w:multiLevelType w:val="multilevel"/>
    <w:tmpl w:val="A74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0E65C5"/>
    <w:multiLevelType w:val="multilevel"/>
    <w:tmpl w:val="0C4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00F1CB3"/>
    <w:multiLevelType w:val="multilevel"/>
    <w:tmpl w:val="5A90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0995354"/>
    <w:multiLevelType w:val="multilevel"/>
    <w:tmpl w:val="05C4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0D002E7"/>
    <w:multiLevelType w:val="multilevel"/>
    <w:tmpl w:val="3380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0D77D86"/>
    <w:multiLevelType w:val="multilevel"/>
    <w:tmpl w:val="86307E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DA72D6"/>
    <w:multiLevelType w:val="multilevel"/>
    <w:tmpl w:val="AD32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0EA770D"/>
    <w:multiLevelType w:val="hybridMultilevel"/>
    <w:tmpl w:val="FB8A72EA"/>
    <w:lvl w:ilvl="0" w:tplc="0409000B">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2" w15:restartNumberingAfterBreak="0">
    <w:nsid w:val="514F06F4"/>
    <w:multiLevelType w:val="multilevel"/>
    <w:tmpl w:val="CDE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26F3D1F"/>
    <w:multiLevelType w:val="multilevel"/>
    <w:tmpl w:val="034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2721F45"/>
    <w:multiLevelType w:val="multilevel"/>
    <w:tmpl w:val="7DA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86143D"/>
    <w:multiLevelType w:val="multilevel"/>
    <w:tmpl w:val="330250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943183"/>
    <w:multiLevelType w:val="multilevel"/>
    <w:tmpl w:val="54BE5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B22EE2"/>
    <w:multiLevelType w:val="multilevel"/>
    <w:tmpl w:val="B25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B70AD6"/>
    <w:multiLevelType w:val="multilevel"/>
    <w:tmpl w:val="D2B2B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2E607E9"/>
    <w:multiLevelType w:val="hybridMultilevel"/>
    <w:tmpl w:val="4940922E"/>
    <w:lvl w:ilvl="0" w:tplc="0409000B">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0" w15:restartNumberingAfterBreak="0">
    <w:nsid w:val="530C3667"/>
    <w:multiLevelType w:val="multilevel"/>
    <w:tmpl w:val="B34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65069D"/>
    <w:multiLevelType w:val="multilevel"/>
    <w:tmpl w:val="CDAE475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2" w15:restartNumberingAfterBreak="0">
    <w:nsid w:val="540D49E7"/>
    <w:multiLevelType w:val="multilevel"/>
    <w:tmpl w:val="B2E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4452273"/>
    <w:multiLevelType w:val="multilevel"/>
    <w:tmpl w:val="9B0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4510104"/>
    <w:multiLevelType w:val="multilevel"/>
    <w:tmpl w:val="605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760852"/>
    <w:multiLevelType w:val="multilevel"/>
    <w:tmpl w:val="2B54B1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4B91713"/>
    <w:multiLevelType w:val="multilevel"/>
    <w:tmpl w:val="B3E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4F618AA"/>
    <w:multiLevelType w:val="multilevel"/>
    <w:tmpl w:val="D1B8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51B4641"/>
    <w:multiLevelType w:val="multilevel"/>
    <w:tmpl w:val="F3D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5211510"/>
    <w:multiLevelType w:val="multilevel"/>
    <w:tmpl w:val="540CE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5696DAD"/>
    <w:multiLevelType w:val="multilevel"/>
    <w:tmpl w:val="854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6C505D3"/>
    <w:multiLevelType w:val="hybridMultilevel"/>
    <w:tmpl w:val="428A10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6D3336A"/>
    <w:multiLevelType w:val="multilevel"/>
    <w:tmpl w:val="724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70D651A"/>
    <w:multiLevelType w:val="multilevel"/>
    <w:tmpl w:val="BDF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7A2179C"/>
    <w:multiLevelType w:val="hybridMultilevel"/>
    <w:tmpl w:val="CAE688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5" w15:restartNumberingAfterBreak="0">
    <w:nsid w:val="57A937B8"/>
    <w:multiLevelType w:val="multilevel"/>
    <w:tmpl w:val="B34A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655576"/>
    <w:multiLevelType w:val="multilevel"/>
    <w:tmpl w:val="8C76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F44591"/>
    <w:multiLevelType w:val="multilevel"/>
    <w:tmpl w:val="38D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0C780A"/>
    <w:multiLevelType w:val="hybridMultilevel"/>
    <w:tmpl w:val="E160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971164E"/>
    <w:multiLevelType w:val="multilevel"/>
    <w:tmpl w:val="B30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98048DE"/>
    <w:multiLevelType w:val="multilevel"/>
    <w:tmpl w:val="3DF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9AB3395"/>
    <w:multiLevelType w:val="multilevel"/>
    <w:tmpl w:val="19CC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0B1B7D"/>
    <w:multiLevelType w:val="multilevel"/>
    <w:tmpl w:val="6C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2D48FD"/>
    <w:multiLevelType w:val="multilevel"/>
    <w:tmpl w:val="C46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4E1873"/>
    <w:multiLevelType w:val="multilevel"/>
    <w:tmpl w:val="6BB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A6D5FB1"/>
    <w:multiLevelType w:val="multilevel"/>
    <w:tmpl w:val="CDB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867C4E"/>
    <w:multiLevelType w:val="multilevel"/>
    <w:tmpl w:val="403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884CE2"/>
    <w:multiLevelType w:val="multilevel"/>
    <w:tmpl w:val="8C1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BBD1E51"/>
    <w:multiLevelType w:val="multilevel"/>
    <w:tmpl w:val="8F1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46363B"/>
    <w:multiLevelType w:val="multilevel"/>
    <w:tmpl w:val="871C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556C5E"/>
    <w:multiLevelType w:val="multilevel"/>
    <w:tmpl w:val="3AB6A6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1" w15:restartNumberingAfterBreak="0">
    <w:nsid w:val="5CF146CF"/>
    <w:multiLevelType w:val="hybridMultilevel"/>
    <w:tmpl w:val="65AAB6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2" w15:restartNumberingAfterBreak="0">
    <w:nsid w:val="5DDF7A7F"/>
    <w:multiLevelType w:val="multilevel"/>
    <w:tmpl w:val="3A8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FC57C6"/>
    <w:multiLevelType w:val="hybridMultilevel"/>
    <w:tmpl w:val="041CED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15:restartNumberingAfterBreak="0">
    <w:nsid w:val="5E5822F8"/>
    <w:multiLevelType w:val="multilevel"/>
    <w:tmpl w:val="575CBBD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5" w15:restartNumberingAfterBreak="0">
    <w:nsid w:val="5EA249F5"/>
    <w:multiLevelType w:val="multilevel"/>
    <w:tmpl w:val="EE0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D37E6E"/>
    <w:multiLevelType w:val="multilevel"/>
    <w:tmpl w:val="25FA4E4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7" w15:restartNumberingAfterBreak="0">
    <w:nsid w:val="5F4F1471"/>
    <w:multiLevelType w:val="multilevel"/>
    <w:tmpl w:val="CE80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FA91660"/>
    <w:multiLevelType w:val="multilevel"/>
    <w:tmpl w:val="3FDE7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FDF2CC0"/>
    <w:multiLevelType w:val="multilevel"/>
    <w:tmpl w:val="189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FD2B66"/>
    <w:multiLevelType w:val="multilevel"/>
    <w:tmpl w:val="5E3EE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2B157C"/>
    <w:multiLevelType w:val="hybridMultilevel"/>
    <w:tmpl w:val="B01EED2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039389D"/>
    <w:multiLevelType w:val="multilevel"/>
    <w:tmpl w:val="276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0607F56"/>
    <w:multiLevelType w:val="multilevel"/>
    <w:tmpl w:val="D66ED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7826E3"/>
    <w:multiLevelType w:val="multilevel"/>
    <w:tmpl w:val="2F2E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13740F7"/>
    <w:multiLevelType w:val="multilevel"/>
    <w:tmpl w:val="306E5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1430CDE"/>
    <w:multiLevelType w:val="multilevel"/>
    <w:tmpl w:val="9236C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186274A"/>
    <w:multiLevelType w:val="multilevel"/>
    <w:tmpl w:val="169C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1891E02"/>
    <w:multiLevelType w:val="multilevel"/>
    <w:tmpl w:val="EE0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1BD5F51"/>
    <w:multiLevelType w:val="multilevel"/>
    <w:tmpl w:val="D09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1E12F58"/>
    <w:multiLevelType w:val="multilevel"/>
    <w:tmpl w:val="E05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21B7E59"/>
    <w:multiLevelType w:val="multilevel"/>
    <w:tmpl w:val="E8D2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2AE092B"/>
    <w:multiLevelType w:val="multilevel"/>
    <w:tmpl w:val="CBCE5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2C5696F"/>
    <w:multiLevelType w:val="hybridMultilevel"/>
    <w:tmpl w:val="068805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633A70A2"/>
    <w:multiLevelType w:val="multilevel"/>
    <w:tmpl w:val="B00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36D2A3D"/>
    <w:multiLevelType w:val="multilevel"/>
    <w:tmpl w:val="3E8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37A7B15"/>
    <w:multiLevelType w:val="multilevel"/>
    <w:tmpl w:val="70749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38C4E70"/>
    <w:multiLevelType w:val="multilevel"/>
    <w:tmpl w:val="EB9C49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38D57C3"/>
    <w:multiLevelType w:val="multilevel"/>
    <w:tmpl w:val="2740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3905CEE"/>
    <w:multiLevelType w:val="multilevel"/>
    <w:tmpl w:val="A0BCE5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3EE78FD"/>
    <w:multiLevelType w:val="hybridMultilevel"/>
    <w:tmpl w:val="7102B4B0"/>
    <w:lvl w:ilvl="0" w:tplc="87D697C8">
      <w:start w:val="1"/>
      <w:numFmt w:val="decimal"/>
      <w:lvlText w:val="%1."/>
      <w:lvlJc w:val="left"/>
      <w:pPr>
        <w:ind w:left="674" w:hanging="212"/>
        <w:jc w:val="right"/>
      </w:pPr>
      <w:rPr>
        <w:rFonts w:ascii="Times New Roman" w:eastAsia="Times New Roman" w:hAnsi="Times New Roman" w:cs="Times New Roman" w:hint="default"/>
        <w:b/>
        <w:bCs/>
        <w:i w:val="0"/>
        <w:iCs w:val="0"/>
        <w:spacing w:val="0"/>
        <w:w w:val="100"/>
        <w:sz w:val="24"/>
        <w:szCs w:val="24"/>
        <w:lang w:val="en-US" w:eastAsia="en-US" w:bidi="ar-SA"/>
      </w:rPr>
    </w:lvl>
    <w:lvl w:ilvl="1" w:tplc="4300BE62">
      <w:numFmt w:val="bullet"/>
      <w:lvlText w:val=""/>
      <w:lvlJc w:val="left"/>
      <w:pPr>
        <w:ind w:left="1485" w:hanging="360"/>
      </w:pPr>
      <w:rPr>
        <w:rFonts w:ascii="Symbol" w:eastAsia="Symbol" w:hAnsi="Symbol" w:cs="Symbol" w:hint="default"/>
        <w:spacing w:val="0"/>
        <w:w w:val="100"/>
        <w:lang w:val="en-US" w:eastAsia="en-US" w:bidi="ar-SA"/>
      </w:rPr>
    </w:lvl>
    <w:lvl w:ilvl="2" w:tplc="4C7A6F60">
      <w:numFmt w:val="bullet"/>
      <w:lvlText w:val="•"/>
      <w:lvlJc w:val="left"/>
      <w:pPr>
        <w:ind w:left="2473" w:hanging="360"/>
      </w:pPr>
      <w:rPr>
        <w:rFonts w:hint="default"/>
        <w:lang w:val="en-US" w:eastAsia="en-US" w:bidi="ar-SA"/>
      </w:rPr>
    </w:lvl>
    <w:lvl w:ilvl="3" w:tplc="1F963EAE">
      <w:numFmt w:val="bullet"/>
      <w:lvlText w:val="•"/>
      <w:lvlJc w:val="left"/>
      <w:pPr>
        <w:ind w:left="3466" w:hanging="360"/>
      </w:pPr>
      <w:rPr>
        <w:rFonts w:hint="default"/>
        <w:lang w:val="en-US" w:eastAsia="en-US" w:bidi="ar-SA"/>
      </w:rPr>
    </w:lvl>
    <w:lvl w:ilvl="4" w:tplc="FF2610D4">
      <w:numFmt w:val="bullet"/>
      <w:lvlText w:val="•"/>
      <w:lvlJc w:val="left"/>
      <w:pPr>
        <w:ind w:left="4460" w:hanging="360"/>
      </w:pPr>
      <w:rPr>
        <w:rFonts w:hint="default"/>
        <w:lang w:val="en-US" w:eastAsia="en-US" w:bidi="ar-SA"/>
      </w:rPr>
    </w:lvl>
    <w:lvl w:ilvl="5" w:tplc="01440792">
      <w:numFmt w:val="bullet"/>
      <w:lvlText w:val="•"/>
      <w:lvlJc w:val="left"/>
      <w:pPr>
        <w:ind w:left="5453" w:hanging="360"/>
      </w:pPr>
      <w:rPr>
        <w:rFonts w:hint="default"/>
        <w:lang w:val="en-US" w:eastAsia="en-US" w:bidi="ar-SA"/>
      </w:rPr>
    </w:lvl>
    <w:lvl w:ilvl="6" w:tplc="B29E0700">
      <w:numFmt w:val="bullet"/>
      <w:lvlText w:val="•"/>
      <w:lvlJc w:val="left"/>
      <w:pPr>
        <w:ind w:left="6446" w:hanging="360"/>
      </w:pPr>
      <w:rPr>
        <w:rFonts w:hint="default"/>
        <w:lang w:val="en-US" w:eastAsia="en-US" w:bidi="ar-SA"/>
      </w:rPr>
    </w:lvl>
    <w:lvl w:ilvl="7" w:tplc="EB525156">
      <w:numFmt w:val="bullet"/>
      <w:lvlText w:val="•"/>
      <w:lvlJc w:val="left"/>
      <w:pPr>
        <w:ind w:left="7440" w:hanging="360"/>
      </w:pPr>
      <w:rPr>
        <w:rFonts w:hint="default"/>
        <w:lang w:val="en-US" w:eastAsia="en-US" w:bidi="ar-SA"/>
      </w:rPr>
    </w:lvl>
    <w:lvl w:ilvl="8" w:tplc="AD7024BC">
      <w:numFmt w:val="bullet"/>
      <w:lvlText w:val="•"/>
      <w:lvlJc w:val="left"/>
      <w:pPr>
        <w:ind w:left="8433" w:hanging="360"/>
      </w:pPr>
      <w:rPr>
        <w:rFonts w:hint="default"/>
        <w:lang w:val="en-US" w:eastAsia="en-US" w:bidi="ar-SA"/>
      </w:rPr>
    </w:lvl>
  </w:abstractNum>
  <w:abstractNum w:abstractNumId="381" w15:restartNumberingAfterBreak="0">
    <w:nsid w:val="63FB5F22"/>
    <w:multiLevelType w:val="multilevel"/>
    <w:tmpl w:val="E0B2D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4501178"/>
    <w:multiLevelType w:val="multilevel"/>
    <w:tmpl w:val="C706C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4B8450C"/>
    <w:multiLevelType w:val="multilevel"/>
    <w:tmpl w:val="38966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4BF2F70"/>
    <w:multiLevelType w:val="multilevel"/>
    <w:tmpl w:val="21B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4DE670C"/>
    <w:multiLevelType w:val="multilevel"/>
    <w:tmpl w:val="0C4C4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52460BA"/>
    <w:multiLevelType w:val="multilevel"/>
    <w:tmpl w:val="F732DD2C"/>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Wingdings" w:hAnsi="Wingding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7" w15:restartNumberingAfterBreak="0">
    <w:nsid w:val="65CA517A"/>
    <w:multiLevelType w:val="multilevel"/>
    <w:tmpl w:val="183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5EF5057"/>
    <w:multiLevelType w:val="hybridMultilevel"/>
    <w:tmpl w:val="C74AE580"/>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9" w15:restartNumberingAfterBreak="0">
    <w:nsid w:val="660478B9"/>
    <w:multiLevelType w:val="multilevel"/>
    <w:tmpl w:val="53985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60758D6"/>
    <w:multiLevelType w:val="multilevel"/>
    <w:tmpl w:val="AAC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63B2E12"/>
    <w:multiLevelType w:val="multilevel"/>
    <w:tmpl w:val="4B8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63C52DD"/>
    <w:multiLevelType w:val="multilevel"/>
    <w:tmpl w:val="695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63D77F7"/>
    <w:multiLevelType w:val="multilevel"/>
    <w:tmpl w:val="41D2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6D136DB"/>
    <w:multiLevelType w:val="multilevel"/>
    <w:tmpl w:val="521EA2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7172746"/>
    <w:multiLevelType w:val="multilevel"/>
    <w:tmpl w:val="CB5A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725327F"/>
    <w:multiLevelType w:val="multilevel"/>
    <w:tmpl w:val="DA2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7EC1E72"/>
    <w:multiLevelType w:val="multilevel"/>
    <w:tmpl w:val="65A8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82C3F30"/>
    <w:multiLevelType w:val="multilevel"/>
    <w:tmpl w:val="8A52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82F30EA"/>
    <w:multiLevelType w:val="multilevel"/>
    <w:tmpl w:val="5B8C7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8C215B2"/>
    <w:multiLevelType w:val="hybridMultilevel"/>
    <w:tmpl w:val="1480D174"/>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1" w15:restartNumberingAfterBreak="0">
    <w:nsid w:val="68D633F0"/>
    <w:multiLevelType w:val="hybridMultilevel"/>
    <w:tmpl w:val="64DEF640"/>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2" w15:restartNumberingAfterBreak="0">
    <w:nsid w:val="6928017F"/>
    <w:multiLevelType w:val="hybridMultilevel"/>
    <w:tmpl w:val="22128066"/>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92E50C7"/>
    <w:multiLevelType w:val="hybridMultilevel"/>
    <w:tmpl w:val="7386387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4" w15:restartNumberingAfterBreak="0">
    <w:nsid w:val="69786FD9"/>
    <w:multiLevelType w:val="multilevel"/>
    <w:tmpl w:val="3152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9C6293E"/>
    <w:multiLevelType w:val="multilevel"/>
    <w:tmpl w:val="B9E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A0B6BFA"/>
    <w:multiLevelType w:val="hybridMultilevel"/>
    <w:tmpl w:val="6A0A6D5A"/>
    <w:lvl w:ilvl="0" w:tplc="8B965B9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A244168"/>
    <w:multiLevelType w:val="multilevel"/>
    <w:tmpl w:val="D1E6207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8" w15:restartNumberingAfterBreak="0">
    <w:nsid w:val="6A476436"/>
    <w:multiLevelType w:val="multilevel"/>
    <w:tmpl w:val="5D98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A742FFB"/>
    <w:multiLevelType w:val="multilevel"/>
    <w:tmpl w:val="FCC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AA331CD"/>
    <w:multiLevelType w:val="multilevel"/>
    <w:tmpl w:val="89B4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DA6C18"/>
    <w:multiLevelType w:val="multilevel"/>
    <w:tmpl w:val="261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EF2545"/>
    <w:multiLevelType w:val="multilevel"/>
    <w:tmpl w:val="FF040B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B090581"/>
    <w:multiLevelType w:val="multilevel"/>
    <w:tmpl w:val="8FC4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B2702E2"/>
    <w:multiLevelType w:val="multilevel"/>
    <w:tmpl w:val="734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7E01EA"/>
    <w:multiLevelType w:val="multilevel"/>
    <w:tmpl w:val="FB26A9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CB1E3D"/>
    <w:multiLevelType w:val="hybridMultilevel"/>
    <w:tmpl w:val="A3FA3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BFE3307"/>
    <w:multiLevelType w:val="multilevel"/>
    <w:tmpl w:val="98B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C054D7D"/>
    <w:multiLevelType w:val="multilevel"/>
    <w:tmpl w:val="EB84A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251CB1"/>
    <w:multiLevelType w:val="multilevel"/>
    <w:tmpl w:val="E2B2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C3B5B81"/>
    <w:multiLevelType w:val="multilevel"/>
    <w:tmpl w:val="386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C8F6D59"/>
    <w:multiLevelType w:val="multilevel"/>
    <w:tmpl w:val="579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DF6C9A"/>
    <w:multiLevelType w:val="hybridMultilevel"/>
    <w:tmpl w:val="47BA2AC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3" w15:restartNumberingAfterBreak="0">
    <w:nsid w:val="6DF6490D"/>
    <w:multiLevelType w:val="multilevel"/>
    <w:tmpl w:val="93D0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E016328"/>
    <w:multiLevelType w:val="multilevel"/>
    <w:tmpl w:val="801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F042D10"/>
    <w:multiLevelType w:val="multilevel"/>
    <w:tmpl w:val="E57C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FEE4088"/>
    <w:multiLevelType w:val="multilevel"/>
    <w:tmpl w:val="BE2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0390182"/>
    <w:multiLevelType w:val="multilevel"/>
    <w:tmpl w:val="18B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0832412"/>
    <w:multiLevelType w:val="hybridMultilevel"/>
    <w:tmpl w:val="E08A970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9" w15:restartNumberingAfterBreak="0">
    <w:nsid w:val="70CC16F1"/>
    <w:multiLevelType w:val="multilevel"/>
    <w:tmpl w:val="7D9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11F7D90"/>
    <w:multiLevelType w:val="hybridMultilevel"/>
    <w:tmpl w:val="A7247C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1" w15:restartNumberingAfterBreak="0">
    <w:nsid w:val="71215D7E"/>
    <w:multiLevelType w:val="multilevel"/>
    <w:tmpl w:val="E4B82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13F4343"/>
    <w:multiLevelType w:val="multilevel"/>
    <w:tmpl w:val="4DD2C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1C84650"/>
    <w:multiLevelType w:val="hybridMultilevel"/>
    <w:tmpl w:val="6360EF8A"/>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4" w15:restartNumberingAfterBreak="0">
    <w:nsid w:val="71ED5253"/>
    <w:multiLevelType w:val="multilevel"/>
    <w:tmpl w:val="02A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2324A93"/>
    <w:multiLevelType w:val="multilevel"/>
    <w:tmpl w:val="5560D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2365AE2"/>
    <w:multiLevelType w:val="multilevel"/>
    <w:tmpl w:val="9D7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2B42808"/>
    <w:multiLevelType w:val="multilevel"/>
    <w:tmpl w:val="C80A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2C12A56"/>
    <w:multiLevelType w:val="multilevel"/>
    <w:tmpl w:val="E220A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2C36154"/>
    <w:multiLevelType w:val="multilevel"/>
    <w:tmpl w:val="204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34F75A7"/>
    <w:multiLevelType w:val="multilevel"/>
    <w:tmpl w:val="9DD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3A72BD7"/>
    <w:multiLevelType w:val="multilevel"/>
    <w:tmpl w:val="103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4024AC4"/>
    <w:multiLevelType w:val="multilevel"/>
    <w:tmpl w:val="2A84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41F29D2"/>
    <w:multiLevelType w:val="multilevel"/>
    <w:tmpl w:val="3C8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4D55C23"/>
    <w:multiLevelType w:val="multilevel"/>
    <w:tmpl w:val="C988F6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4F35612"/>
    <w:multiLevelType w:val="multilevel"/>
    <w:tmpl w:val="6C3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505192F"/>
    <w:multiLevelType w:val="multilevel"/>
    <w:tmpl w:val="CDCCC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56A3481"/>
    <w:multiLevelType w:val="multilevel"/>
    <w:tmpl w:val="D4D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5BE3FE2"/>
    <w:multiLevelType w:val="multilevel"/>
    <w:tmpl w:val="1C2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5CD0880"/>
    <w:multiLevelType w:val="hybridMultilevel"/>
    <w:tmpl w:val="70389530"/>
    <w:lvl w:ilvl="0" w:tplc="0409000B">
      <w:start w:val="1"/>
      <w:numFmt w:val="bullet"/>
      <w:lvlText w:val=""/>
      <w:lvlJc w:val="left"/>
      <w:pPr>
        <w:ind w:left="108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0" w15:restartNumberingAfterBreak="0">
    <w:nsid w:val="75D368F6"/>
    <w:multiLevelType w:val="multilevel"/>
    <w:tmpl w:val="EB584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6087193"/>
    <w:multiLevelType w:val="multilevel"/>
    <w:tmpl w:val="A93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66B2FDE"/>
    <w:multiLevelType w:val="hybridMultilevel"/>
    <w:tmpl w:val="10EC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767F2F3C"/>
    <w:multiLevelType w:val="multilevel"/>
    <w:tmpl w:val="768A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6C47C2B"/>
    <w:multiLevelType w:val="multilevel"/>
    <w:tmpl w:val="7E6424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74D0F49"/>
    <w:multiLevelType w:val="multilevel"/>
    <w:tmpl w:val="2B328D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7566DB0"/>
    <w:multiLevelType w:val="multilevel"/>
    <w:tmpl w:val="B01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6245DB"/>
    <w:multiLevelType w:val="multilevel"/>
    <w:tmpl w:val="4FC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CD4180"/>
    <w:multiLevelType w:val="multilevel"/>
    <w:tmpl w:val="FDA07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9" w15:restartNumberingAfterBreak="0">
    <w:nsid w:val="77FF463F"/>
    <w:multiLevelType w:val="multilevel"/>
    <w:tmpl w:val="4DE48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8077A95"/>
    <w:multiLevelType w:val="multilevel"/>
    <w:tmpl w:val="F856B660"/>
    <w:lvl w:ilvl="0">
      <w:start w:val="2"/>
      <w:numFmt w:val="decimal"/>
      <w:lvlText w:val="%1"/>
      <w:lvlJc w:val="left"/>
      <w:pPr>
        <w:ind w:left="678" w:hanging="365"/>
      </w:pPr>
      <w:rPr>
        <w:rFonts w:hint="default"/>
        <w:lang w:val="en-US" w:eastAsia="en-US" w:bidi="ar-SA"/>
      </w:rPr>
    </w:lvl>
    <w:lvl w:ilvl="1">
      <w:start w:val="3"/>
      <w:numFmt w:val="decimal"/>
      <w:lvlText w:val="%1.%2"/>
      <w:lvlJc w:val="left"/>
      <w:pPr>
        <w:ind w:left="365"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42" w:hanging="542"/>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25" w:hanging="303"/>
      </w:pPr>
      <w:rPr>
        <w:rFonts w:ascii="Symbol" w:eastAsia="Symbol" w:hAnsi="Symbol" w:cs="Symbol" w:hint="default"/>
        <w:spacing w:val="0"/>
        <w:w w:val="100"/>
        <w:lang w:val="en-US" w:eastAsia="en-US" w:bidi="ar-SA"/>
      </w:rPr>
    </w:lvl>
    <w:lvl w:ilvl="4">
      <w:numFmt w:val="bullet"/>
      <w:lvlText w:val="•"/>
      <w:lvlJc w:val="left"/>
      <w:pPr>
        <w:ind w:left="2448" w:hanging="303"/>
      </w:pPr>
      <w:rPr>
        <w:rFonts w:hint="default"/>
        <w:lang w:val="en-US" w:eastAsia="en-US" w:bidi="ar-SA"/>
      </w:rPr>
    </w:lvl>
    <w:lvl w:ilvl="5">
      <w:numFmt w:val="bullet"/>
      <w:lvlText w:val="•"/>
      <w:lvlJc w:val="left"/>
      <w:pPr>
        <w:ind w:left="3777" w:hanging="303"/>
      </w:pPr>
      <w:rPr>
        <w:rFonts w:hint="default"/>
        <w:lang w:val="en-US" w:eastAsia="en-US" w:bidi="ar-SA"/>
      </w:rPr>
    </w:lvl>
    <w:lvl w:ilvl="6">
      <w:numFmt w:val="bullet"/>
      <w:lvlText w:val="•"/>
      <w:lvlJc w:val="left"/>
      <w:pPr>
        <w:ind w:left="5105" w:hanging="303"/>
      </w:pPr>
      <w:rPr>
        <w:rFonts w:hint="default"/>
        <w:lang w:val="en-US" w:eastAsia="en-US" w:bidi="ar-SA"/>
      </w:rPr>
    </w:lvl>
    <w:lvl w:ilvl="7">
      <w:numFmt w:val="bullet"/>
      <w:lvlText w:val="•"/>
      <w:lvlJc w:val="left"/>
      <w:pPr>
        <w:ind w:left="6434" w:hanging="303"/>
      </w:pPr>
      <w:rPr>
        <w:rFonts w:hint="default"/>
        <w:lang w:val="en-US" w:eastAsia="en-US" w:bidi="ar-SA"/>
      </w:rPr>
    </w:lvl>
    <w:lvl w:ilvl="8">
      <w:numFmt w:val="bullet"/>
      <w:lvlText w:val="•"/>
      <w:lvlJc w:val="left"/>
      <w:pPr>
        <w:ind w:left="7762" w:hanging="303"/>
      </w:pPr>
      <w:rPr>
        <w:rFonts w:hint="default"/>
        <w:lang w:val="en-US" w:eastAsia="en-US" w:bidi="ar-SA"/>
      </w:rPr>
    </w:lvl>
  </w:abstractNum>
  <w:abstractNum w:abstractNumId="461" w15:restartNumberingAfterBreak="0">
    <w:nsid w:val="787C7E8F"/>
    <w:multiLevelType w:val="multilevel"/>
    <w:tmpl w:val="27FC5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8C031CF"/>
    <w:multiLevelType w:val="multilevel"/>
    <w:tmpl w:val="379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FE083F"/>
    <w:multiLevelType w:val="multilevel"/>
    <w:tmpl w:val="00E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90F0524"/>
    <w:multiLevelType w:val="multilevel"/>
    <w:tmpl w:val="CE3C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933683F"/>
    <w:multiLevelType w:val="multilevel"/>
    <w:tmpl w:val="2B54B1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9BE3EC5"/>
    <w:multiLevelType w:val="hybridMultilevel"/>
    <w:tmpl w:val="BCD832B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7" w15:restartNumberingAfterBreak="0">
    <w:nsid w:val="7A666E7D"/>
    <w:multiLevelType w:val="multilevel"/>
    <w:tmpl w:val="0BC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A8D3820"/>
    <w:multiLevelType w:val="hybridMultilevel"/>
    <w:tmpl w:val="BFB283A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AC70226"/>
    <w:multiLevelType w:val="multilevel"/>
    <w:tmpl w:val="32B497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0" w15:restartNumberingAfterBreak="0">
    <w:nsid w:val="7AD870AC"/>
    <w:multiLevelType w:val="hybridMultilevel"/>
    <w:tmpl w:val="8AB25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B473586"/>
    <w:multiLevelType w:val="multilevel"/>
    <w:tmpl w:val="2CB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E60052"/>
    <w:multiLevelType w:val="multilevel"/>
    <w:tmpl w:val="D110D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E723DE"/>
    <w:multiLevelType w:val="multilevel"/>
    <w:tmpl w:val="82B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BF405BE"/>
    <w:multiLevelType w:val="multilevel"/>
    <w:tmpl w:val="EF26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C190DF1"/>
    <w:multiLevelType w:val="multilevel"/>
    <w:tmpl w:val="1D6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3E1A94"/>
    <w:multiLevelType w:val="multilevel"/>
    <w:tmpl w:val="89F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0D3990"/>
    <w:multiLevelType w:val="hybridMultilevel"/>
    <w:tmpl w:val="15E2E020"/>
    <w:lvl w:ilvl="0" w:tplc="81EA8AA6">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8" w15:restartNumberingAfterBreak="0">
    <w:nsid w:val="7D311C58"/>
    <w:multiLevelType w:val="multilevel"/>
    <w:tmpl w:val="3920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377E09"/>
    <w:multiLevelType w:val="multilevel"/>
    <w:tmpl w:val="ED601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0" w15:restartNumberingAfterBreak="0">
    <w:nsid w:val="7D655668"/>
    <w:multiLevelType w:val="multilevel"/>
    <w:tmpl w:val="28943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7DBA1007"/>
    <w:multiLevelType w:val="multilevel"/>
    <w:tmpl w:val="0D2A49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DE21075"/>
    <w:multiLevelType w:val="multilevel"/>
    <w:tmpl w:val="3A729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DE349E1"/>
    <w:multiLevelType w:val="multilevel"/>
    <w:tmpl w:val="FAA416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E0F4C9B"/>
    <w:multiLevelType w:val="multilevel"/>
    <w:tmpl w:val="4D624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E3C070A"/>
    <w:multiLevelType w:val="hybridMultilevel"/>
    <w:tmpl w:val="84AA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7EA12D23"/>
    <w:multiLevelType w:val="multilevel"/>
    <w:tmpl w:val="AB3C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F4005BF"/>
    <w:multiLevelType w:val="multilevel"/>
    <w:tmpl w:val="2EAE1E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F4D6E5F"/>
    <w:multiLevelType w:val="multilevel"/>
    <w:tmpl w:val="E3967E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F6058D3"/>
    <w:multiLevelType w:val="multilevel"/>
    <w:tmpl w:val="9F2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F7F786F"/>
    <w:multiLevelType w:val="multilevel"/>
    <w:tmpl w:val="5A8E557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F814128"/>
    <w:multiLevelType w:val="multilevel"/>
    <w:tmpl w:val="DD9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FCC0D10"/>
    <w:multiLevelType w:val="multilevel"/>
    <w:tmpl w:val="8FEAA2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FE7091D"/>
    <w:multiLevelType w:val="hybridMultilevel"/>
    <w:tmpl w:val="ACD272C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68"/>
  </w:num>
  <w:num w:numId="2">
    <w:abstractNumId w:val="183"/>
  </w:num>
  <w:num w:numId="3">
    <w:abstractNumId w:val="258"/>
  </w:num>
  <w:num w:numId="4">
    <w:abstractNumId w:val="460"/>
  </w:num>
  <w:num w:numId="5">
    <w:abstractNumId w:val="276"/>
  </w:num>
  <w:num w:numId="6">
    <w:abstractNumId w:val="380"/>
  </w:num>
  <w:num w:numId="7">
    <w:abstractNumId w:val="58"/>
  </w:num>
  <w:num w:numId="8">
    <w:abstractNumId w:val="189"/>
  </w:num>
  <w:num w:numId="9">
    <w:abstractNumId w:val="485"/>
  </w:num>
  <w:num w:numId="10">
    <w:abstractNumId w:val="59"/>
  </w:num>
  <w:num w:numId="11">
    <w:abstractNumId w:val="338"/>
  </w:num>
  <w:num w:numId="12">
    <w:abstractNumId w:val="294"/>
  </w:num>
  <w:num w:numId="13">
    <w:abstractNumId w:val="416"/>
  </w:num>
  <w:num w:numId="14">
    <w:abstractNumId w:val="452"/>
  </w:num>
  <w:num w:numId="15">
    <w:abstractNumId w:val="331"/>
  </w:num>
  <w:num w:numId="16">
    <w:abstractNumId w:val="368"/>
  </w:num>
  <w:num w:numId="17">
    <w:abstractNumId w:val="299"/>
  </w:num>
  <w:num w:numId="18">
    <w:abstractNumId w:val="146"/>
  </w:num>
  <w:num w:numId="19">
    <w:abstractNumId w:val="392"/>
  </w:num>
  <w:num w:numId="20">
    <w:abstractNumId w:val="417"/>
  </w:num>
  <w:num w:numId="21">
    <w:abstractNumId w:val="378"/>
  </w:num>
  <w:num w:numId="22">
    <w:abstractNumId w:val="121"/>
  </w:num>
  <w:num w:numId="23">
    <w:abstractNumId w:val="458"/>
  </w:num>
  <w:num w:numId="24">
    <w:abstractNumId w:val="4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3"/>
  </w:num>
  <w:num w:numId="28">
    <w:abstractNumId w:val="139"/>
  </w:num>
  <w:num w:numId="29">
    <w:abstractNumId w:val="26"/>
  </w:num>
  <w:num w:numId="30">
    <w:abstractNumId w:val="406"/>
  </w:num>
  <w:num w:numId="31">
    <w:abstractNumId w:val="255"/>
  </w:num>
  <w:num w:numId="32">
    <w:abstractNumId w:val="74"/>
  </w:num>
  <w:num w:numId="33">
    <w:abstractNumId w:val="305"/>
  </w:num>
  <w:num w:numId="34">
    <w:abstractNumId w:val="456"/>
  </w:num>
  <w:num w:numId="35">
    <w:abstractNumId w:val="470"/>
  </w:num>
  <w:num w:numId="36">
    <w:abstractNumId w:val="104"/>
  </w:num>
  <w:num w:numId="37">
    <w:abstractNumId w:val="364"/>
  </w:num>
  <w:num w:numId="38">
    <w:abstractNumId w:val="84"/>
  </w:num>
  <w:num w:numId="39">
    <w:abstractNumId w:val="184"/>
  </w:num>
  <w:num w:numId="40">
    <w:abstractNumId w:val="96"/>
  </w:num>
  <w:num w:numId="41">
    <w:abstractNumId w:val="319"/>
  </w:num>
  <w:num w:numId="42">
    <w:abstractNumId w:val="170"/>
  </w:num>
  <w:num w:numId="43">
    <w:abstractNumId w:val="17"/>
  </w:num>
  <w:num w:numId="44">
    <w:abstractNumId w:val="386"/>
  </w:num>
  <w:num w:numId="45">
    <w:abstractNumId w:val="116"/>
  </w:num>
  <w:num w:numId="46">
    <w:abstractNumId w:val="291"/>
  </w:num>
  <w:num w:numId="47">
    <w:abstractNumId w:val="407"/>
  </w:num>
  <w:num w:numId="48">
    <w:abstractNumId w:val="47"/>
  </w:num>
  <w:num w:numId="49">
    <w:abstractNumId w:val="433"/>
  </w:num>
  <w:num w:numId="50">
    <w:abstractNumId w:val="449"/>
  </w:num>
  <w:num w:numId="51">
    <w:abstractNumId w:val="318"/>
  </w:num>
  <w:num w:numId="52">
    <w:abstractNumId w:val="493"/>
  </w:num>
  <w:num w:numId="53">
    <w:abstractNumId w:val="400"/>
  </w:num>
  <w:num w:numId="54">
    <w:abstractNumId w:val="209"/>
  </w:num>
  <w:num w:numId="55">
    <w:abstractNumId w:val="256"/>
  </w:num>
  <w:num w:numId="56">
    <w:abstractNumId w:val="435"/>
  </w:num>
  <w:num w:numId="57">
    <w:abstractNumId w:val="389"/>
  </w:num>
  <w:num w:numId="58">
    <w:abstractNumId w:val="197"/>
  </w:num>
  <w:num w:numId="59">
    <w:abstractNumId w:val="149"/>
  </w:num>
  <w:num w:numId="60">
    <w:abstractNumId w:val="13"/>
  </w:num>
  <w:num w:numId="61">
    <w:abstractNumId w:val="46"/>
  </w:num>
  <w:num w:numId="62">
    <w:abstractNumId w:val="381"/>
  </w:num>
  <w:num w:numId="63">
    <w:abstractNumId w:val="422"/>
  </w:num>
  <w:num w:numId="64">
    <w:abstractNumId w:val="136"/>
  </w:num>
  <w:num w:numId="65">
    <w:abstractNumId w:val="92"/>
  </w:num>
  <w:num w:numId="66">
    <w:abstractNumId w:val="269"/>
  </w:num>
  <w:num w:numId="67">
    <w:abstractNumId w:val="401"/>
  </w:num>
  <w:num w:numId="68">
    <w:abstractNumId w:val="467"/>
  </w:num>
  <w:num w:numId="69">
    <w:abstractNumId w:val="426"/>
  </w:num>
  <w:num w:numId="70">
    <w:abstractNumId w:val="350"/>
  </w:num>
  <w:num w:numId="71">
    <w:abstractNumId w:val="62"/>
  </w:num>
  <w:num w:numId="72">
    <w:abstractNumId w:val="79"/>
  </w:num>
  <w:num w:numId="73">
    <w:abstractNumId w:val="434"/>
  </w:num>
  <w:num w:numId="74">
    <w:abstractNumId w:val="21"/>
  </w:num>
  <w:num w:numId="75">
    <w:abstractNumId w:val="227"/>
  </w:num>
  <w:num w:numId="76">
    <w:abstractNumId w:val="61"/>
  </w:num>
  <w:num w:numId="77">
    <w:abstractNumId w:val="64"/>
  </w:num>
  <w:num w:numId="78">
    <w:abstractNumId w:val="371"/>
  </w:num>
  <w:num w:numId="79">
    <w:abstractNumId w:val="423"/>
  </w:num>
  <w:num w:numId="80">
    <w:abstractNumId w:val="174"/>
  </w:num>
  <w:num w:numId="81">
    <w:abstractNumId w:val="93"/>
  </w:num>
  <w:num w:numId="82">
    <w:abstractNumId w:val="332"/>
  </w:num>
  <w:num w:numId="83">
    <w:abstractNumId w:val="235"/>
  </w:num>
  <w:num w:numId="84">
    <w:abstractNumId w:val="70"/>
  </w:num>
  <w:num w:numId="85">
    <w:abstractNumId w:val="9"/>
  </w:num>
  <w:num w:numId="86">
    <w:abstractNumId w:val="80"/>
  </w:num>
  <w:num w:numId="87">
    <w:abstractNumId w:val="157"/>
  </w:num>
  <w:num w:numId="88">
    <w:abstractNumId w:val="330"/>
  </w:num>
  <w:num w:numId="89">
    <w:abstractNumId w:val="479"/>
  </w:num>
  <w:num w:numId="90">
    <w:abstractNumId w:val="286"/>
  </w:num>
  <w:num w:numId="91">
    <w:abstractNumId w:val="393"/>
  </w:num>
  <w:num w:numId="92">
    <w:abstractNumId w:val="427"/>
  </w:num>
  <w:num w:numId="93">
    <w:abstractNumId w:val="346"/>
  </w:num>
  <w:num w:numId="94">
    <w:abstractNumId w:val="66"/>
  </w:num>
  <w:num w:numId="95">
    <w:abstractNumId w:val="150"/>
  </w:num>
  <w:num w:numId="96">
    <w:abstractNumId w:val="90"/>
  </w:num>
  <w:num w:numId="97">
    <w:abstractNumId w:val="163"/>
  </w:num>
  <w:num w:numId="98">
    <w:abstractNumId w:val="212"/>
  </w:num>
  <w:num w:numId="99">
    <w:abstractNumId w:val="200"/>
  </w:num>
  <w:num w:numId="100">
    <w:abstractNumId w:val="221"/>
  </w:num>
  <w:num w:numId="101">
    <w:abstractNumId w:val="175"/>
  </w:num>
  <w:num w:numId="102">
    <w:abstractNumId w:val="24"/>
  </w:num>
  <w:num w:numId="103">
    <w:abstractNumId w:val="466"/>
  </w:num>
  <w:num w:numId="104">
    <w:abstractNumId w:val="311"/>
  </w:num>
  <w:num w:numId="105">
    <w:abstractNumId w:val="168"/>
  </w:num>
  <w:num w:numId="106">
    <w:abstractNumId w:val="394"/>
  </w:num>
  <w:num w:numId="107">
    <w:abstractNumId w:val="321"/>
  </w:num>
  <w:num w:numId="108">
    <w:abstractNumId w:val="469"/>
  </w:num>
  <w:num w:numId="109">
    <w:abstractNumId w:val="15"/>
  </w:num>
  <w:num w:numId="110">
    <w:abstractNumId w:val="251"/>
  </w:num>
  <w:num w:numId="111">
    <w:abstractNumId w:val="120"/>
  </w:num>
  <w:num w:numId="112">
    <w:abstractNumId w:val="244"/>
  </w:num>
  <w:num w:numId="113">
    <w:abstractNumId w:val="356"/>
  </w:num>
  <w:num w:numId="114">
    <w:abstractNumId w:val="237"/>
  </w:num>
  <w:num w:numId="115">
    <w:abstractNumId w:val="233"/>
  </w:num>
  <w:num w:numId="116">
    <w:abstractNumId w:val="3"/>
  </w:num>
  <w:num w:numId="117">
    <w:abstractNumId w:val="238"/>
  </w:num>
  <w:num w:numId="118">
    <w:abstractNumId w:val="147"/>
  </w:num>
  <w:num w:numId="119">
    <w:abstractNumId w:val="202"/>
  </w:num>
  <w:num w:numId="120">
    <w:abstractNumId w:val="405"/>
  </w:num>
  <w:num w:numId="121">
    <w:abstractNumId w:val="225"/>
  </w:num>
  <w:num w:numId="122">
    <w:abstractNumId w:val="203"/>
  </w:num>
  <w:num w:numId="123">
    <w:abstractNumId w:val="111"/>
  </w:num>
  <w:num w:numId="124">
    <w:abstractNumId w:val="155"/>
  </w:num>
  <w:num w:numId="125">
    <w:abstractNumId w:val="480"/>
  </w:num>
  <w:num w:numId="126">
    <w:abstractNumId w:val="207"/>
  </w:num>
  <w:num w:numId="127">
    <w:abstractNumId w:val="44"/>
  </w:num>
  <w:num w:numId="128">
    <w:abstractNumId w:val="218"/>
  </w:num>
  <w:num w:numId="129">
    <w:abstractNumId w:val="77"/>
  </w:num>
  <w:num w:numId="130">
    <w:abstractNumId w:val="265"/>
  </w:num>
  <w:num w:numId="131">
    <w:abstractNumId w:val="206"/>
  </w:num>
  <w:num w:numId="132">
    <w:abstractNumId w:val="414"/>
  </w:num>
  <w:num w:numId="133">
    <w:abstractNumId w:val="186"/>
  </w:num>
  <w:num w:numId="134">
    <w:abstractNumId w:val="94"/>
  </w:num>
  <w:num w:numId="135">
    <w:abstractNumId w:val="57"/>
  </w:num>
  <w:num w:numId="136">
    <w:abstractNumId w:val="370"/>
  </w:num>
  <w:num w:numId="137">
    <w:abstractNumId w:val="99"/>
  </w:num>
  <w:num w:numId="138">
    <w:abstractNumId w:val="282"/>
  </w:num>
  <w:num w:numId="139">
    <w:abstractNumId w:val="250"/>
  </w:num>
  <w:num w:numId="140">
    <w:abstractNumId w:val="320"/>
  </w:num>
  <w:num w:numId="141">
    <w:abstractNumId w:val="267"/>
  </w:num>
  <w:num w:numId="142">
    <w:abstractNumId w:val="231"/>
  </w:num>
  <w:num w:numId="143">
    <w:abstractNumId w:val="239"/>
  </w:num>
  <w:num w:numId="144">
    <w:abstractNumId w:val="20"/>
  </w:num>
  <w:num w:numId="145">
    <w:abstractNumId w:val="1"/>
  </w:num>
  <w:num w:numId="146">
    <w:abstractNumId w:val="187"/>
  </w:num>
  <w:num w:numId="147">
    <w:abstractNumId w:val="375"/>
  </w:num>
  <w:num w:numId="148">
    <w:abstractNumId w:val="463"/>
  </w:num>
  <w:num w:numId="149">
    <w:abstractNumId w:val="213"/>
  </w:num>
  <w:num w:numId="150">
    <w:abstractNumId w:val="312"/>
  </w:num>
  <w:num w:numId="151">
    <w:abstractNumId w:val="268"/>
  </w:num>
  <w:num w:numId="152">
    <w:abstractNumId w:val="263"/>
  </w:num>
  <w:num w:numId="153">
    <w:abstractNumId w:val="341"/>
  </w:num>
  <w:num w:numId="154">
    <w:abstractNumId w:val="413"/>
  </w:num>
  <w:num w:numId="155">
    <w:abstractNumId w:val="18"/>
  </w:num>
  <w:num w:numId="156">
    <w:abstractNumId w:val="215"/>
  </w:num>
  <w:num w:numId="157">
    <w:abstractNumId w:val="448"/>
  </w:num>
  <w:num w:numId="158">
    <w:abstractNumId w:val="337"/>
  </w:num>
  <w:num w:numId="159">
    <w:abstractNumId w:val="152"/>
  </w:num>
  <w:num w:numId="160">
    <w:abstractNumId w:val="133"/>
  </w:num>
  <w:num w:numId="161">
    <w:abstractNumId w:val="109"/>
  </w:num>
  <w:num w:numId="162">
    <w:abstractNumId w:val="324"/>
  </w:num>
  <w:num w:numId="163">
    <w:abstractNumId w:val="462"/>
  </w:num>
  <w:num w:numId="164">
    <w:abstractNumId w:val="142"/>
  </w:num>
  <w:num w:numId="165">
    <w:abstractNumId w:val="167"/>
  </w:num>
  <w:num w:numId="166">
    <w:abstractNumId w:val="390"/>
  </w:num>
  <w:num w:numId="167">
    <w:abstractNumId w:val="489"/>
  </w:num>
  <w:num w:numId="168">
    <w:abstractNumId w:val="471"/>
  </w:num>
  <w:num w:numId="169">
    <w:abstractNumId w:val="73"/>
  </w:num>
  <w:num w:numId="170">
    <w:abstractNumId w:val="228"/>
  </w:num>
  <w:num w:numId="171">
    <w:abstractNumId w:val="185"/>
  </w:num>
  <w:num w:numId="172">
    <w:abstractNumId w:val="199"/>
  </w:num>
  <w:num w:numId="173">
    <w:abstractNumId w:val="451"/>
  </w:num>
  <w:num w:numId="174">
    <w:abstractNumId w:val="76"/>
  </w:num>
  <w:num w:numId="175">
    <w:abstractNumId w:val="166"/>
  </w:num>
  <w:num w:numId="176">
    <w:abstractNumId w:val="354"/>
  </w:num>
  <w:num w:numId="177">
    <w:abstractNumId w:val="488"/>
  </w:num>
  <w:num w:numId="178">
    <w:abstractNumId w:val="107"/>
  </w:num>
  <w:num w:numId="179">
    <w:abstractNumId w:val="48"/>
  </w:num>
  <w:num w:numId="180">
    <w:abstractNumId w:val="487"/>
  </w:num>
  <w:num w:numId="181">
    <w:abstractNumId w:val="232"/>
  </w:num>
  <w:num w:numId="182">
    <w:abstractNumId w:val="81"/>
  </w:num>
  <w:num w:numId="183">
    <w:abstractNumId w:val="131"/>
  </w:num>
  <w:num w:numId="184">
    <w:abstractNumId w:val="112"/>
  </w:num>
  <w:num w:numId="185">
    <w:abstractNumId w:val="379"/>
  </w:num>
  <w:num w:numId="186">
    <w:abstractNumId w:val="31"/>
  </w:num>
  <w:num w:numId="187">
    <w:abstractNumId w:val="162"/>
  </w:num>
  <w:num w:numId="188">
    <w:abstractNumId w:val="138"/>
  </w:num>
  <w:num w:numId="189">
    <w:abstractNumId w:val="56"/>
  </w:num>
  <w:num w:numId="190">
    <w:abstractNumId w:val="87"/>
  </w:num>
  <w:num w:numId="191">
    <w:abstractNumId w:val="193"/>
  </w:num>
  <w:num w:numId="192">
    <w:abstractNumId w:val="22"/>
  </w:num>
  <w:num w:numId="193">
    <w:abstractNumId w:val="297"/>
  </w:num>
  <w:num w:numId="194">
    <w:abstractNumId w:val="365"/>
  </w:num>
  <w:num w:numId="195">
    <w:abstractNumId w:val="454"/>
  </w:num>
  <w:num w:numId="196">
    <w:abstractNumId w:val="130"/>
  </w:num>
  <w:num w:numId="197">
    <w:abstractNumId w:val="432"/>
  </w:num>
  <w:num w:numId="198">
    <w:abstractNumId w:val="164"/>
  </w:num>
  <w:num w:numId="199">
    <w:abstractNumId w:val="358"/>
  </w:num>
  <w:num w:numId="200">
    <w:abstractNumId w:val="309"/>
  </w:num>
  <w:num w:numId="201">
    <w:abstractNumId w:val="482"/>
  </w:num>
  <w:num w:numId="202">
    <w:abstractNumId w:val="71"/>
  </w:num>
  <w:num w:numId="203">
    <w:abstractNumId w:val="293"/>
  </w:num>
  <w:num w:numId="204">
    <w:abstractNumId w:val="315"/>
  </w:num>
  <w:num w:numId="205">
    <w:abstractNumId w:val="270"/>
  </w:num>
  <w:num w:numId="206">
    <w:abstractNumId w:val="223"/>
  </w:num>
  <w:num w:numId="207">
    <w:abstractNumId w:val="383"/>
  </w:num>
  <w:num w:numId="208">
    <w:abstractNumId w:val="230"/>
  </w:num>
  <w:num w:numId="209">
    <w:abstractNumId w:val="161"/>
  </w:num>
  <w:num w:numId="210">
    <w:abstractNumId w:val="190"/>
  </w:num>
  <w:num w:numId="211">
    <w:abstractNumId w:val="226"/>
  </w:num>
  <w:num w:numId="212">
    <w:abstractNumId w:val="19"/>
  </w:num>
  <w:num w:numId="213">
    <w:abstractNumId w:val="216"/>
  </w:num>
  <w:num w:numId="214">
    <w:abstractNumId w:val="211"/>
  </w:num>
  <w:num w:numId="215">
    <w:abstractNumId w:val="117"/>
  </w:num>
  <w:num w:numId="216">
    <w:abstractNumId w:val="140"/>
  </w:num>
  <w:num w:numId="217">
    <w:abstractNumId w:val="459"/>
  </w:num>
  <w:num w:numId="218">
    <w:abstractNumId w:val="277"/>
  </w:num>
  <w:num w:numId="219">
    <w:abstractNumId w:val="377"/>
  </w:num>
  <w:num w:numId="220">
    <w:abstractNumId w:val="178"/>
  </w:num>
  <w:num w:numId="221">
    <w:abstractNumId w:val="224"/>
  </w:num>
  <w:num w:numId="222">
    <w:abstractNumId w:val="27"/>
  </w:num>
  <w:num w:numId="223">
    <w:abstractNumId w:val="388"/>
  </w:num>
  <w:num w:numId="224">
    <w:abstractNumId w:val="455"/>
  </w:num>
  <w:num w:numId="225">
    <w:abstractNumId w:val="280"/>
  </w:num>
  <w:num w:numId="226">
    <w:abstractNumId w:val="128"/>
  </w:num>
  <w:num w:numId="227">
    <w:abstractNumId w:val="240"/>
  </w:num>
  <w:num w:numId="228">
    <w:abstractNumId w:val="415"/>
  </w:num>
  <w:num w:numId="229">
    <w:abstractNumId w:val="103"/>
  </w:num>
  <w:num w:numId="230">
    <w:abstractNumId w:val="266"/>
  </w:num>
  <w:num w:numId="231">
    <w:abstractNumId w:val="298"/>
  </w:num>
  <w:num w:numId="232">
    <w:abstractNumId w:val="418"/>
  </w:num>
  <w:num w:numId="233">
    <w:abstractNumId w:val="144"/>
  </w:num>
  <w:num w:numId="234">
    <w:abstractNumId w:val="0"/>
  </w:num>
  <w:num w:numId="235">
    <w:abstractNumId w:val="310"/>
  </w:num>
  <w:num w:numId="236">
    <w:abstractNumId w:val="40"/>
  </w:num>
  <w:num w:numId="237">
    <w:abstractNumId w:val="82"/>
  </w:num>
  <w:num w:numId="238">
    <w:abstractNumId w:val="97"/>
  </w:num>
  <w:num w:numId="239">
    <w:abstractNumId w:val="357"/>
  </w:num>
  <w:num w:numId="240">
    <w:abstractNumId w:val="349"/>
  </w:num>
  <w:num w:numId="241">
    <w:abstractNumId w:val="384"/>
  </w:num>
  <w:num w:numId="242">
    <w:abstractNumId w:val="86"/>
  </w:num>
  <w:num w:numId="243">
    <w:abstractNumId w:val="196"/>
  </w:num>
  <w:num w:numId="244">
    <w:abstractNumId w:val="195"/>
  </w:num>
  <w:num w:numId="245">
    <w:abstractNumId w:val="169"/>
  </w:num>
  <w:num w:numId="246">
    <w:abstractNumId w:val="317"/>
  </w:num>
  <w:num w:numId="247">
    <w:abstractNumId w:val="431"/>
  </w:num>
  <w:num w:numId="248">
    <w:abstractNumId w:val="260"/>
  </w:num>
  <w:num w:numId="249">
    <w:abstractNumId w:val="245"/>
  </w:num>
  <w:num w:numId="250">
    <w:abstractNumId w:val="262"/>
  </w:num>
  <w:num w:numId="251">
    <w:abstractNumId w:val="442"/>
  </w:num>
  <w:num w:numId="252">
    <w:abstractNumId w:val="188"/>
  </w:num>
  <w:num w:numId="253">
    <w:abstractNumId w:val="437"/>
  </w:num>
  <w:num w:numId="254">
    <w:abstractNumId w:val="353"/>
  </w:num>
  <w:num w:numId="255">
    <w:abstractNumId w:val="65"/>
  </w:num>
  <w:num w:numId="256">
    <w:abstractNumId w:val="254"/>
  </w:num>
  <w:num w:numId="257">
    <w:abstractNumId w:val="295"/>
  </w:num>
  <w:num w:numId="258">
    <w:abstractNumId w:val="222"/>
  </w:num>
  <w:num w:numId="259">
    <w:abstractNumId w:val="428"/>
  </w:num>
  <w:num w:numId="260">
    <w:abstractNumId w:val="42"/>
  </w:num>
  <w:num w:numId="261">
    <w:abstractNumId w:val="145"/>
  </w:num>
  <w:num w:numId="262">
    <w:abstractNumId w:val="181"/>
  </w:num>
  <w:num w:numId="263">
    <w:abstractNumId w:val="208"/>
  </w:num>
  <w:num w:numId="264">
    <w:abstractNumId w:val="483"/>
  </w:num>
  <w:num w:numId="265">
    <w:abstractNumId w:val="438"/>
  </w:num>
  <w:num w:numId="266">
    <w:abstractNumId w:val="50"/>
  </w:num>
  <w:num w:numId="267">
    <w:abstractNumId w:val="322"/>
  </w:num>
  <w:num w:numId="268">
    <w:abstractNumId w:val="11"/>
  </w:num>
  <w:num w:numId="269">
    <w:abstractNumId w:val="204"/>
  </w:num>
  <w:num w:numId="270">
    <w:abstractNumId w:val="283"/>
  </w:num>
  <w:num w:numId="271">
    <w:abstractNumId w:val="302"/>
  </w:num>
  <w:num w:numId="272">
    <w:abstractNumId w:val="399"/>
  </w:num>
  <w:num w:numId="273">
    <w:abstractNumId w:val="110"/>
  </w:num>
  <w:num w:numId="274">
    <w:abstractNumId w:val="328"/>
  </w:num>
  <w:num w:numId="275">
    <w:abstractNumId w:val="465"/>
  </w:num>
  <w:num w:numId="276">
    <w:abstractNumId w:val="325"/>
  </w:num>
  <w:num w:numId="277">
    <w:abstractNumId w:val="492"/>
  </w:num>
  <w:num w:numId="278">
    <w:abstractNumId w:val="374"/>
  </w:num>
  <w:num w:numId="279">
    <w:abstractNumId w:val="425"/>
  </w:num>
  <w:num w:numId="280">
    <w:abstractNumId w:val="88"/>
  </w:num>
  <w:num w:numId="281">
    <w:abstractNumId w:val="247"/>
  </w:num>
  <w:num w:numId="282">
    <w:abstractNumId w:val="339"/>
  </w:num>
  <w:num w:numId="283">
    <w:abstractNumId w:val="154"/>
  </w:num>
  <w:num w:numId="284">
    <w:abstractNumId w:val="83"/>
  </w:num>
  <w:num w:numId="285">
    <w:abstractNumId w:val="172"/>
  </w:num>
  <w:num w:numId="286">
    <w:abstractNumId w:val="279"/>
  </w:num>
  <w:num w:numId="287">
    <w:abstractNumId w:val="106"/>
  </w:num>
  <w:num w:numId="288">
    <w:abstractNumId w:val="253"/>
  </w:num>
  <w:num w:numId="289">
    <w:abstractNumId w:val="143"/>
  </w:num>
  <w:num w:numId="290">
    <w:abstractNumId w:val="248"/>
  </w:num>
  <w:num w:numId="291">
    <w:abstractNumId w:val="141"/>
  </w:num>
  <w:num w:numId="292">
    <w:abstractNumId w:val="124"/>
  </w:num>
  <w:num w:numId="293">
    <w:abstractNumId w:val="490"/>
  </w:num>
  <w:num w:numId="294">
    <w:abstractNumId w:val="284"/>
  </w:num>
  <w:num w:numId="295">
    <w:abstractNumId w:val="177"/>
  </w:num>
  <w:num w:numId="296">
    <w:abstractNumId w:val="158"/>
  </w:num>
  <w:num w:numId="297">
    <w:abstractNumId w:val="343"/>
  </w:num>
  <w:num w:numId="298">
    <w:abstractNumId w:val="333"/>
  </w:num>
  <w:num w:numId="299">
    <w:abstractNumId w:val="119"/>
  </w:num>
  <w:num w:numId="300">
    <w:abstractNumId w:val="198"/>
  </w:num>
  <w:num w:numId="301">
    <w:abstractNumId w:val="252"/>
  </w:num>
  <w:num w:numId="302">
    <w:abstractNumId w:val="348"/>
  </w:num>
  <w:num w:numId="303">
    <w:abstractNumId w:val="300"/>
  </w:num>
  <w:num w:numId="304">
    <w:abstractNumId w:val="323"/>
  </w:num>
  <w:num w:numId="305">
    <w:abstractNumId w:val="69"/>
  </w:num>
  <w:num w:numId="306">
    <w:abstractNumId w:val="39"/>
  </w:num>
  <w:num w:numId="307">
    <w:abstractNumId w:val="275"/>
  </w:num>
  <w:num w:numId="308">
    <w:abstractNumId w:val="430"/>
  </w:num>
  <w:num w:numId="309">
    <w:abstractNumId w:val="334"/>
  </w:num>
  <w:num w:numId="310">
    <w:abstractNumId w:val="446"/>
  </w:num>
  <w:num w:numId="311">
    <w:abstractNumId w:val="33"/>
  </w:num>
  <w:num w:numId="312">
    <w:abstractNumId w:val="51"/>
  </w:num>
  <w:num w:numId="313">
    <w:abstractNumId w:val="35"/>
  </w:num>
  <w:num w:numId="314">
    <w:abstractNumId w:val="12"/>
  </w:num>
  <w:num w:numId="315">
    <w:abstractNumId w:val="412"/>
  </w:num>
  <w:num w:numId="316">
    <w:abstractNumId w:val="30"/>
  </w:num>
  <w:num w:numId="317">
    <w:abstractNumId w:val="246"/>
  </w:num>
  <w:num w:numId="318">
    <w:abstractNumId w:val="102"/>
  </w:num>
  <w:num w:numId="319">
    <w:abstractNumId w:val="53"/>
  </w:num>
  <w:num w:numId="320">
    <w:abstractNumId w:val="14"/>
  </w:num>
  <w:num w:numId="321">
    <w:abstractNumId w:val="118"/>
  </w:num>
  <w:num w:numId="322">
    <w:abstractNumId w:val="486"/>
  </w:num>
  <w:num w:numId="323">
    <w:abstractNumId w:val="8"/>
  </w:num>
  <w:num w:numId="324">
    <w:abstractNumId w:val="342"/>
  </w:num>
  <w:num w:numId="325">
    <w:abstractNumId w:val="376"/>
  </w:num>
  <w:num w:numId="326">
    <w:abstractNumId w:val="290"/>
  </w:num>
  <w:num w:numId="327">
    <w:abstractNumId w:val="45"/>
  </w:num>
  <w:num w:numId="328">
    <w:abstractNumId w:val="361"/>
  </w:num>
  <w:num w:numId="329">
    <w:abstractNumId w:val="402"/>
  </w:num>
  <w:num w:numId="330">
    <w:abstractNumId w:val="115"/>
  </w:num>
  <w:num w:numId="331">
    <w:abstractNumId w:val="179"/>
  </w:num>
  <w:num w:numId="332">
    <w:abstractNumId w:val="373"/>
  </w:num>
  <w:num w:numId="333">
    <w:abstractNumId w:val="351"/>
  </w:num>
  <w:num w:numId="334">
    <w:abstractNumId w:val="259"/>
  </w:num>
  <w:num w:numId="335">
    <w:abstractNumId w:val="101"/>
  </w:num>
  <w:num w:numId="336">
    <w:abstractNumId w:val="100"/>
  </w:num>
  <w:num w:numId="337">
    <w:abstractNumId w:val="481"/>
  </w:num>
  <w:num w:numId="338">
    <w:abstractNumId w:val="444"/>
  </w:num>
  <w:num w:numId="339">
    <w:abstractNumId w:val="98"/>
  </w:num>
  <w:num w:numId="340">
    <w:abstractNumId w:val="296"/>
  </w:num>
  <w:num w:numId="341">
    <w:abstractNumId w:val="450"/>
  </w:num>
  <w:num w:numId="342">
    <w:abstractNumId w:val="289"/>
  </w:num>
  <w:num w:numId="343">
    <w:abstractNumId w:val="272"/>
  </w:num>
  <w:num w:numId="344">
    <w:abstractNumId w:val="134"/>
  </w:num>
  <w:num w:numId="345">
    <w:abstractNumId w:val="453"/>
  </w:num>
  <w:num w:numId="346">
    <w:abstractNumId w:val="385"/>
  </w:num>
  <w:num w:numId="347">
    <w:abstractNumId w:val="419"/>
  </w:num>
  <w:num w:numId="348">
    <w:abstractNumId w:val="191"/>
  </w:num>
  <w:num w:numId="349">
    <w:abstractNumId w:val="52"/>
  </w:num>
  <w:num w:numId="350">
    <w:abstractNumId w:val="484"/>
  </w:num>
  <w:num w:numId="351">
    <w:abstractNumId w:val="287"/>
  </w:num>
  <w:num w:numId="352">
    <w:abstractNumId w:val="192"/>
  </w:num>
  <w:num w:numId="353">
    <w:abstractNumId w:val="28"/>
  </w:num>
  <w:num w:numId="354">
    <w:abstractNumId w:val="126"/>
  </w:num>
  <w:num w:numId="355">
    <w:abstractNumId w:val="303"/>
  </w:num>
  <w:num w:numId="356">
    <w:abstractNumId w:val="475"/>
  </w:num>
  <w:num w:numId="357">
    <w:abstractNumId w:val="355"/>
  </w:num>
  <w:num w:numId="358">
    <w:abstractNumId w:val="264"/>
  </w:num>
  <w:num w:numId="359">
    <w:abstractNumId w:val="23"/>
  </w:num>
  <w:num w:numId="360">
    <w:abstractNumId w:val="10"/>
  </w:num>
  <w:num w:numId="361">
    <w:abstractNumId w:val="301"/>
  </w:num>
  <w:num w:numId="362">
    <w:abstractNumId w:val="420"/>
  </w:num>
  <w:num w:numId="363">
    <w:abstractNumId w:val="171"/>
  </w:num>
  <w:num w:numId="364">
    <w:abstractNumId w:val="67"/>
  </w:num>
  <w:num w:numId="365">
    <w:abstractNumId w:val="114"/>
  </w:num>
  <w:num w:numId="366">
    <w:abstractNumId w:val="404"/>
  </w:num>
  <w:num w:numId="367">
    <w:abstractNumId w:val="38"/>
  </w:num>
  <w:num w:numId="368">
    <w:abstractNumId w:val="473"/>
  </w:num>
  <w:num w:numId="369">
    <w:abstractNumId w:val="249"/>
  </w:num>
  <w:num w:numId="370">
    <w:abstractNumId w:val="229"/>
  </w:num>
  <w:num w:numId="371">
    <w:abstractNumId w:val="68"/>
  </w:num>
  <w:num w:numId="372">
    <w:abstractNumId w:val="173"/>
  </w:num>
  <w:num w:numId="373">
    <w:abstractNumId w:val="443"/>
  </w:num>
  <w:num w:numId="374">
    <w:abstractNumId w:val="243"/>
  </w:num>
  <w:num w:numId="375">
    <w:abstractNumId w:val="477"/>
  </w:num>
  <w:num w:numId="376">
    <w:abstractNumId w:val="137"/>
  </w:num>
  <w:num w:numId="377">
    <w:abstractNumId w:val="403"/>
  </w:num>
  <w:num w:numId="378">
    <w:abstractNumId w:val="304"/>
  </w:num>
  <w:num w:numId="379">
    <w:abstractNumId w:val="236"/>
  </w:num>
  <w:num w:numId="380">
    <w:abstractNumId w:val="91"/>
  </w:num>
  <w:num w:numId="381">
    <w:abstractNumId w:val="182"/>
  </w:num>
  <w:num w:numId="382">
    <w:abstractNumId w:val="176"/>
  </w:num>
  <w:num w:numId="383">
    <w:abstractNumId w:val="461"/>
  </w:num>
  <w:num w:numId="384">
    <w:abstractNumId w:val="329"/>
  </w:num>
  <w:num w:numId="385">
    <w:abstractNumId w:val="464"/>
  </w:num>
  <w:num w:numId="386">
    <w:abstractNumId w:val="2"/>
  </w:num>
  <w:num w:numId="387">
    <w:abstractNumId w:val="108"/>
  </w:num>
  <w:num w:numId="388">
    <w:abstractNumId w:val="308"/>
  </w:num>
  <w:num w:numId="389">
    <w:abstractNumId w:val="491"/>
  </w:num>
  <w:num w:numId="390">
    <w:abstractNumId w:val="205"/>
  </w:num>
  <w:num w:numId="391">
    <w:abstractNumId w:val="306"/>
  </w:num>
  <w:num w:numId="392">
    <w:abstractNumId w:val="148"/>
  </w:num>
  <w:num w:numId="393">
    <w:abstractNumId w:val="408"/>
  </w:num>
  <w:num w:numId="394">
    <w:abstractNumId w:val="32"/>
  </w:num>
  <w:num w:numId="395">
    <w:abstractNumId w:val="472"/>
  </w:num>
  <w:num w:numId="396">
    <w:abstractNumId w:val="281"/>
  </w:num>
  <w:num w:numId="397">
    <w:abstractNumId w:val="288"/>
  </w:num>
  <w:num w:numId="398">
    <w:abstractNumId w:val="352"/>
  </w:num>
  <w:num w:numId="399">
    <w:abstractNumId w:val="78"/>
  </w:num>
  <w:num w:numId="400">
    <w:abstractNumId w:val="194"/>
  </w:num>
  <w:num w:numId="401">
    <w:abstractNumId w:val="220"/>
  </w:num>
  <w:num w:numId="402">
    <w:abstractNumId w:val="89"/>
  </w:num>
  <w:num w:numId="403">
    <w:abstractNumId w:val="234"/>
  </w:num>
  <w:num w:numId="404">
    <w:abstractNumId w:val="95"/>
  </w:num>
  <w:num w:numId="405">
    <w:abstractNumId w:val="159"/>
  </w:num>
  <w:num w:numId="406">
    <w:abstractNumId w:val="4"/>
  </w:num>
  <w:num w:numId="407">
    <w:abstractNumId w:val="43"/>
  </w:num>
  <w:num w:numId="408">
    <w:abstractNumId w:val="366"/>
  </w:num>
  <w:num w:numId="409">
    <w:abstractNumId w:val="363"/>
  </w:num>
  <w:num w:numId="410">
    <w:abstractNumId w:val="391"/>
  </w:num>
  <w:num w:numId="411">
    <w:abstractNumId w:val="360"/>
  </w:num>
  <w:num w:numId="412">
    <w:abstractNumId w:val="316"/>
  </w:num>
  <w:num w:numId="413">
    <w:abstractNumId w:val="151"/>
  </w:num>
  <w:num w:numId="414">
    <w:abstractNumId w:val="85"/>
  </w:num>
  <w:num w:numId="415">
    <w:abstractNumId w:val="125"/>
  </w:num>
  <w:num w:numId="416">
    <w:abstractNumId w:val="49"/>
  </w:num>
  <w:num w:numId="417">
    <w:abstractNumId w:val="410"/>
  </w:num>
  <w:num w:numId="418">
    <w:abstractNumId w:val="336"/>
  </w:num>
  <w:num w:numId="419">
    <w:abstractNumId w:val="165"/>
  </w:num>
  <w:num w:numId="420">
    <w:abstractNumId w:val="257"/>
  </w:num>
  <w:num w:numId="421">
    <w:abstractNumId w:val="421"/>
  </w:num>
  <w:num w:numId="422">
    <w:abstractNumId w:val="362"/>
  </w:num>
  <w:num w:numId="423">
    <w:abstractNumId w:val="398"/>
  </w:num>
  <w:num w:numId="424">
    <w:abstractNumId w:val="271"/>
  </w:num>
  <w:num w:numId="425">
    <w:abstractNumId w:val="409"/>
  </w:num>
  <w:num w:numId="426">
    <w:abstractNumId w:val="447"/>
  </w:num>
  <w:num w:numId="427">
    <w:abstractNumId w:val="105"/>
  </w:num>
  <w:num w:numId="428">
    <w:abstractNumId w:val="372"/>
  </w:num>
  <w:num w:numId="429">
    <w:abstractNumId w:val="34"/>
  </w:num>
  <w:num w:numId="430">
    <w:abstractNumId w:val="72"/>
  </w:num>
  <w:num w:numId="431">
    <w:abstractNumId w:val="445"/>
  </w:num>
  <w:num w:numId="432">
    <w:abstractNumId w:val="285"/>
  </w:num>
  <w:num w:numId="433">
    <w:abstractNumId w:val="345"/>
  </w:num>
  <w:num w:numId="434">
    <w:abstractNumId w:val="160"/>
  </w:num>
  <w:num w:numId="435">
    <w:abstractNumId w:val="153"/>
  </w:num>
  <w:num w:numId="436">
    <w:abstractNumId w:val="382"/>
  </w:num>
  <w:num w:numId="437">
    <w:abstractNumId w:val="327"/>
  </w:num>
  <w:num w:numId="438">
    <w:abstractNumId w:val="135"/>
  </w:num>
  <w:num w:numId="439">
    <w:abstractNumId w:val="424"/>
  </w:num>
  <w:num w:numId="440">
    <w:abstractNumId w:val="132"/>
  </w:num>
  <w:num w:numId="441">
    <w:abstractNumId w:val="440"/>
  </w:num>
  <w:num w:numId="442">
    <w:abstractNumId w:val="156"/>
  </w:num>
  <w:num w:numId="443">
    <w:abstractNumId w:val="242"/>
  </w:num>
  <w:num w:numId="444">
    <w:abstractNumId w:val="397"/>
  </w:num>
  <w:num w:numId="445">
    <w:abstractNumId w:val="313"/>
  </w:num>
  <w:num w:numId="446">
    <w:abstractNumId w:val="273"/>
  </w:num>
  <w:num w:numId="447">
    <w:abstractNumId w:val="395"/>
  </w:num>
  <w:num w:numId="448">
    <w:abstractNumId w:val="429"/>
  </w:num>
  <w:num w:numId="449">
    <w:abstractNumId w:val="219"/>
  </w:num>
  <w:num w:numId="450">
    <w:abstractNumId w:val="29"/>
  </w:num>
  <w:num w:numId="451">
    <w:abstractNumId w:val="75"/>
  </w:num>
  <w:num w:numId="452">
    <w:abstractNumId w:val="201"/>
  </w:num>
  <w:num w:numId="453">
    <w:abstractNumId w:val="54"/>
  </w:num>
  <w:num w:numId="454">
    <w:abstractNumId w:val="241"/>
  </w:num>
  <w:num w:numId="455">
    <w:abstractNumId w:val="123"/>
  </w:num>
  <w:num w:numId="456">
    <w:abstractNumId w:val="36"/>
  </w:num>
  <w:num w:numId="457">
    <w:abstractNumId w:val="307"/>
  </w:num>
  <w:num w:numId="458">
    <w:abstractNumId w:val="41"/>
  </w:num>
  <w:num w:numId="459">
    <w:abstractNumId w:val="335"/>
  </w:num>
  <w:num w:numId="460">
    <w:abstractNumId w:val="387"/>
  </w:num>
  <w:num w:numId="461">
    <w:abstractNumId w:val="439"/>
  </w:num>
  <w:num w:numId="462">
    <w:abstractNumId w:val="6"/>
  </w:num>
  <w:num w:numId="463">
    <w:abstractNumId w:val="344"/>
  </w:num>
  <w:num w:numId="464">
    <w:abstractNumId w:val="441"/>
  </w:num>
  <w:num w:numId="465">
    <w:abstractNumId w:val="457"/>
  </w:num>
  <w:num w:numId="466">
    <w:abstractNumId w:val="127"/>
  </w:num>
  <w:num w:numId="467">
    <w:abstractNumId w:val="359"/>
  </w:num>
  <w:num w:numId="468">
    <w:abstractNumId w:val="5"/>
  </w:num>
  <w:num w:numId="469">
    <w:abstractNumId w:val="55"/>
  </w:num>
  <w:num w:numId="470">
    <w:abstractNumId w:val="476"/>
  </w:num>
  <w:num w:numId="471">
    <w:abstractNumId w:val="274"/>
  </w:num>
  <w:num w:numId="472">
    <w:abstractNumId w:val="261"/>
  </w:num>
  <w:num w:numId="473">
    <w:abstractNumId w:val="396"/>
  </w:num>
  <w:num w:numId="474">
    <w:abstractNumId w:val="217"/>
  </w:num>
  <w:num w:numId="475">
    <w:abstractNumId w:val="314"/>
  </w:num>
  <w:num w:numId="476">
    <w:abstractNumId w:val="129"/>
  </w:num>
  <w:num w:numId="477">
    <w:abstractNumId w:val="37"/>
  </w:num>
  <w:num w:numId="478">
    <w:abstractNumId w:val="326"/>
  </w:num>
  <w:num w:numId="479">
    <w:abstractNumId w:val="474"/>
  </w:num>
  <w:num w:numId="480">
    <w:abstractNumId w:val="122"/>
  </w:num>
  <w:num w:numId="481">
    <w:abstractNumId w:val="369"/>
  </w:num>
  <w:num w:numId="482">
    <w:abstractNumId w:val="411"/>
  </w:num>
  <w:num w:numId="483">
    <w:abstractNumId w:val="60"/>
  </w:num>
  <w:num w:numId="484">
    <w:abstractNumId w:val="340"/>
  </w:num>
  <w:num w:numId="485">
    <w:abstractNumId w:val="214"/>
  </w:num>
  <w:num w:numId="486">
    <w:abstractNumId w:val="367"/>
  </w:num>
  <w:num w:numId="487">
    <w:abstractNumId w:val="278"/>
  </w:num>
  <w:num w:numId="488">
    <w:abstractNumId w:val="210"/>
  </w:num>
  <w:num w:numId="489">
    <w:abstractNumId w:val="347"/>
  </w:num>
  <w:num w:numId="490">
    <w:abstractNumId w:val="16"/>
  </w:num>
  <w:num w:numId="491">
    <w:abstractNumId w:val="7"/>
  </w:num>
  <w:num w:numId="492">
    <w:abstractNumId w:val="292"/>
  </w:num>
  <w:num w:numId="493">
    <w:abstractNumId w:val="436"/>
  </w:num>
  <w:num w:numId="494">
    <w:abstractNumId w:val="63"/>
  </w:num>
  <w:num w:numId="495">
    <w:abstractNumId w:val="180"/>
  </w:num>
  <w:num w:numId="496">
    <w:abstractNumId w:val="25"/>
  </w:num>
  <w:num w:numId="497">
    <w:abstractNumId w:val="478"/>
  </w:num>
  <w:numIdMacAtCleanup w:val="49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dows User">
    <w15:presenceInfo w15:providerId="Windows Live" w15:userId="b2e7c4e0dbb053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7CC"/>
    <w:rsid w:val="00015E06"/>
    <w:rsid w:val="00036B00"/>
    <w:rsid w:val="000378E4"/>
    <w:rsid w:val="00037F0C"/>
    <w:rsid w:val="000473DB"/>
    <w:rsid w:val="0005434E"/>
    <w:rsid w:val="00065981"/>
    <w:rsid w:val="00075D09"/>
    <w:rsid w:val="000915FF"/>
    <w:rsid w:val="000A0C60"/>
    <w:rsid w:val="000C29BA"/>
    <w:rsid w:val="000D2C34"/>
    <w:rsid w:val="000F38A2"/>
    <w:rsid w:val="0010440F"/>
    <w:rsid w:val="00131034"/>
    <w:rsid w:val="00133D7B"/>
    <w:rsid w:val="00136D15"/>
    <w:rsid w:val="00137B9B"/>
    <w:rsid w:val="00140628"/>
    <w:rsid w:val="00140E21"/>
    <w:rsid w:val="00145158"/>
    <w:rsid w:val="001576D4"/>
    <w:rsid w:val="001657BB"/>
    <w:rsid w:val="001770A8"/>
    <w:rsid w:val="001A387B"/>
    <w:rsid w:val="001A50FD"/>
    <w:rsid w:val="001A65F8"/>
    <w:rsid w:val="001B64F5"/>
    <w:rsid w:val="001C6C5E"/>
    <w:rsid w:val="001E0B63"/>
    <w:rsid w:val="001F1351"/>
    <w:rsid w:val="001F2BE1"/>
    <w:rsid w:val="0020274D"/>
    <w:rsid w:val="0022405E"/>
    <w:rsid w:val="00241609"/>
    <w:rsid w:val="00251414"/>
    <w:rsid w:val="00251A24"/>
    <w:rsid w:val="0027112B"/>
    <w:rsid w:val="002912CD"/>
    <w:rsid w:val="002A3D10"/>
    <w:rsid w:val="002B1E9B"/>
    <w:rsid w:val="002B273C"/>
    <w:rsid w:val="002C3FFA"/>
    <w:rsid w:val="002D104B"/>
    <w:rsid w:val="00312353"/>
    <w:rsid w:val="00331E04"/>
    <w:rsid w:val="00335121"/>
    <w:rsid w:val="00336F18"/>
    <w:rsid w:val="00346EDF"/>
    <w:rsid w:val="0034701B"/>
    <w:rsid w:val="00365C59"/>
    <w:rsid w:val="0037028A"/>
    <w:rsid w:val="003A5FF9"/>
    <w:rsid w:val="003D3029"/>
    <w:rsid w:val="004340A5"/>
    <w:rsid w:val="004348ED"/>
    <w:rsid w:val="004371C1"/>
    <w:rsid w:val="00437CED"/>
    <w:rsid w:val="00442949"/>
    <w:rsid w:val="0044770F"/>
    <w:rsid w:val="004521DB"/>
    <w:rsid w:val="004572C0"/>
    <w:rsid w:val="00462BEB"/>
    <w:rsid w:val="0046476A"/>
    <w:rsid w:val="004669A4"/>
    <w:rsid w:val="00484F82"/>
    <w:rsid w:val="0049743E"/>
    <w:rsid w:val="004D6292"/>
    <w:rsid w:val="00504955"/>
    <w:rsid w:val="00531E5B"/>
    <w:rsid w:val="005332A0"/>
    <w:rsid w:val="00537EFD"/>
    <w:rsid w:val="00542E5D"/>
    <w:rsid w:val="00544D8C"/>
    <w:rsid w:val="00547B8C"/>
    <w:rsid w:val="00550459"/>
    <w:rsid w:val="00551F3B"/>
    <w:rsid w:val="00561FDF"/>
    <w:rsid w:val="00563301"/>
    <w:rsid w:val="00582D47"/>
    <w:rsid w:val="00584784"/>
    <w:rsid w:val="00587C42"/>
    <w:rsid w:val="00593DA1"/>
    <w:rsid w:val="005A216E"/>
    <w:rsid w:val="005A2C2C"/>
    <w:rsid w:val="005A3777"/>
    <w:rsid w:val="005A3D09"/>
    <w:rsid w:val="005A4B44"/>
    <w:rsid w:val="005B67CC"/>
    <w:rsid w:val="005D2C7E"/>
    <w:rsid w:val="005D3394"/>
    <w:rsid w:val="005D4244"/>
    <w:rsid w:val="005E7AC5"/>
    <w:rsid w:val="006276E2"/>
    <w:rsid w:val="006471C0"/>
    <w:rsid w:val="006475D8"/>
    <w:rsid w:val="00656550"/>
    <w:rsid w:val="00664388"/>
    <w:rsid w:val="00664E7C"/>
    <w:rsid w:val="0066727C"/>
    <w:rsid w:val="0068035E"/>
    <w:rsid w:val="006B065D"/>
    <w:rsid w:val="006B11BA"/>
    <w:rsid w:val="006B3FEE"/>
    <w:rsid w:val="006C22FC"/>
    <w:rsid w:val="006C3327"/>
    <w:rsid w:val="006E5DBE"/>
    <w:rsid w:val="00707280"/>
    <w:rsid w:val="00730DE8"/>
    <w:rsid w:val="00733F66"/>
    <w:rsid w:val="007528CA"/>
    <w:rsid w:val="0075747E"/>
    <w:rsid w:val="00773D66"/>
    <w:rsid w:val="0078035D"/>
    <w:rsid w:val="00785C35"/>
    <w:rsid w:val="00790621"/>
    <w:rsid w:val="007909FF"/>
    <w:rsid w:val="00795B40"/>
    <w:rsid w:val="007C1B50"/>
    <w:rsid w:val="007C66E2"/>
    <w:rsid w:val="007D0D5C"/>
    <w:rsid w:val="007E029A"/>
    <w:rsid w:val="00826D21"/>
    <w:rsid w:val="00833086"/>
    <w:rsid w:val="0084573D"/>
    <w:rsid w:val="008522D3"/>
    <w:rsid w:val="008767B7"/>
    <w:rsid w:val="00880FF0"/>
    <w:rsid w:val="008870A5"/>
    <w:rsid w:val="00895138"/>
    <w:rsid w:val="008A4C76"/>
    <w:rsid w:val="008A7D01"/>
    <w:rsid w:val="008C27B2"/>
    <w:rsid w:val="008D3230"/>
    <w:rsid w:val="00940052"/>
    <w:rsid w:val="00941306"/>
    <w:rsid w:val="00950A5F"/>
    <w:rsid w:val="009713DA"/>
    <w:rsid w:val="00992514"/>
    <w:rsid w:val="009B679F"/>
    <w:rsid w:val="009C2EBF"/>
    <w:rsid w:val="009C7661"/>
    <w:rsid w:val="009F4F8D"/>
    <w:rsid w:val="009F5926"/>
    <w:rsid w:val="00A12C1D"/>
    <w:rsid w:val="00A12FA6"/>
    <w:rsid w:val="00A131EC"/>
    <w:rsid w:val="00A24B76"/>
    <w:rsid w:val="00A277A4"/>
    <w:rsid w:val="00A405F6"/>
    <w:rsid w:val="00A433DA"/>
    <w:rsid w:val="00A57FC2"/>
    <w:rsid w:val="00A96277"/>
    <w:rsid w:val="00A978CA"/>
    <w:rsid w:val="00AF404B"/>
    <w:rsid w:val="00B0140D"/>
    <w:rsid w:val="00B04447"/>
    <w:rsid w:val="00B12125"/>
    <w:rsid w:val="00B20592"/>
    <w:rsid w:val="00B304A8"/>
    <w:rsid w:val="00B322CB"/>
    <w:rsid w:val="00B32F43"/>
    <w:rsid w:val="00B459A3"/>
    <w:rsid w:val="00B65D79"/>
    <w:rsid w:val="00B7148C"/>
    <w:rsid w:val="00B76A49"/>
    <w:rsid w:val="00BB2C17"/>
    <w:rsid w:val="00BC152E"/>
    <w:rsid w:val="00BE1437"/>
    <w:rsid w:val="00BE4FCE"/>
    <w:rsid w:val="00BF1BA5"/>
    <w:rsid w:val="00C037BB"/>
    <w:rsid w:val="00C20512"/>
    <w:rsid w:val="00C27F92"/>
    <w:rsid w:val="00C314E8"/>
    <w:rsid w:val="00C3409B"/>
    <w:rsid w:val="00C53482"/>
    <w:rsid w:val="00C53C8A"/>
    <w:rsid w:val="00C54327"/>
    <w:rsid w:val="00C664BE"/>
    <w:rsid w:val="00C81597"/>
    <w:rsid w:val="00C8654D"/>
    <w:rsid w:val="00CB4FFA"/>
    <w:rsid w:val="00CB7676"/>
    <w:rsid w:val="00CD0985"/>
    <w:rsid w:val="00CD64A7"/>
    <w:rsid w:val="00CE41DC"/>
    <w:rsid w:val="00CF33A7"/>
    <w:rsid w:val="00D02B88"/>
    <w:rsid w:val="00D10520"/>
    <w:rsid w:val="00D10A11"/>
    <w:rsid w:val="00D1295E"/>
    <w:rsid w:val="00D2188E"/>
    <w:rsid w:val="00D419A7"/>
    <w:rsid w:val="00D63FC3"/>
    <w:rsid w:val="00DE5216"/>
    <w:rsid w:val="00DF4B35"/>
    <w:rsid w:val="00E26DDA"/>
    <w:rsid w:val="00E325D4"/>
    <w:rsid w:val="00E52A30"/>
    <w:rsid w:val="00E65F2E"/>
    <w:rsid w:val="00E81D61"/>
    <w:rsid w:val="00E95CB3"/>
    <w:rsid w:val="00EA1ECE"/>
    <w:rsid w:val="00ED472C"/>
    <w:rsid w:val="00ED5A6A"/>
    <w:rsid w:val="00F04939"/>
    <w:rsid w:val="00F1023E"/>
    <w:rsid w:val="00F12389"/>
    <w:rsid w:val="00F17649"/>
    <w:rsid w:val="00F3306C"/>
    <w:rsid w:val="00F55C41"/>
    <w:rsid w:val="00F60CC2"/>
    <w:rsid w:val="00F73FED"/>
    <w:rsid w:val="00FC59CD"/>
    <w:rsid w:val="00FC6494"/>
    <w:rsid w:val="00FC7A63"/>
    <w:rsid w:val="00FD1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A483"/>
  <w15:chartTrackingRefBased/>
  <w15:docId w15:val="{EEB6BB98-A253-49EB-84F5-93AFC391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7F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C81597"/>
    <w:pPr>
      <w:widowControl w:val="0"/>
      <w:autoSpaceDE w:val="0"/>
      <w:autoSpaceDN w:val="0"/>
      <w:spacing w:after="0" w:line="240" w:lineRule="auto"/>
      <w:ind w:left="466" w:hanging="364"/>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582D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30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6">
    <w:name w:val="Grid Table 4 Accent 6"/>
    <w:basedOn w:val="TableNormal"/>
    <w:uiPriority w:val="49"/>
    <w:rsid w:val="00544D8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544D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D8C"/>
    <w:rPr>
      <w:b/>
      <w:bCs/>
    </w:rPr>
  </w:style>
  <w:style w:type="character" w:customStyle="1" w:styleId="Heading2Char">
    <w:name w:val="Heading 2 Char"/>
    <w:basedOn w:val="DefaultParagraphFont"/>
    <w:link w:val="Heading2"/>
    <w:uiPriority w:val="1"/>
    <w:rsid w:val="00C8159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C8159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8159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815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1597"/>
    <w:rPr>
      <w:rFonts w:ascii="Segoe UI" w:hAnsi="Segoe UI" w:cs="Segoe UI"/>
      <w:sz w:val="18"/>
      <w:szCs w:val="18"/>
    </w:rPr>
  </w:style>
  <w:style w:type="character" w:customStyle="1" w:styleId="Heading3Char">
    <w:name w:val="Heading 3 Char"/>
    <w:basedOn w:val="DefaultParagraphFont"/>
    <w:link w:val="Heading3"/>
    <w:uiPriority w:val="9"/>
    <w:rsid w:val="00582D47"/>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82D47"/>
    <w:rPr>
      <w:i/>
      <w:iCs/>
    </w:rPr>
  </w:style>
  <w:style w:type="paragraph" w:styleId="ListParagraph">
    <w:name w:val="List Paragraph"/>
    <w:basedOn w:val="Normal"/>
    <w:uiPriority w:val="1"/>
    <w:qFormat/>
    <w:rsid w:val="00437CED"/>
    <w:pPr>
      <w:widowControl w:val="0"/>
      <w:autoSpaceDE w:val="0"/>
      <w:autoSpaceDN w:val="0"/>
      <w:spacing w:after="0" w:line="240" w:lineRule="auto"/>
      <w:ind w:left="1125" w:hanging="360"/>
    </w:pPr>
    <w:rPr>
      <w:rFonts w:ascii="Times New Roman" w:eastAsia="Times New Roman" w:hAnsi="Times New Roman" w:cs="Times New Roman"/>
    </w:rPr>
  </w:style>
  <w:style w:type="table" w:styleId="TableGrid">
    <w:name w:val="Table Grid"/>
    <w:basedOn w:val="TableNormal"/>
    <w:uiPriority w:val="39"/>
    <w:rsid w:val="002A3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3306C"/>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6E5DBE"/>
    <w:rPr>
      <w:color w:val="0563C1" w:themeColor="hyperlink"/>
      <w:u w:val="single"/>
    </w:rPr>
  </w:style>
  <w:style w:type="character" w:customStyle="1" w:styleId="Heading1Char">
    <w:name w:val="Heading 1 Char"/>
    <w:basedOn w:val="DefaultParagraphFont"/>
    <w:link w:val="Heading1"/>
    <w:uiPriority w:val="9"/>
    <w:rsid w:val="00A57FC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2052">
      <w:bodyDiv w:val="1"/>
      <w:marLeft w:val="0"/>
      <w:marRight w:val="0"/>
      <w:marTop w:val="0"/>
      <w:marBottom w:val="0"/>
      <w:divBdr>
        <w:top w:val="none" w:sz="0" w:space="0" w:color="auto"/>
        <w:left w:val="none" w:sz="0" w:space="0" w:color="auto"/>
        <w:bottom w:val="none" w:sz="0" w:space="0" w:color="auto"/>
        <w:right w:val="none" w:sz="0" w:space="0" w:color="auto"/>
      </w:divBdr>
      <w:divsChild>
        <w:div w:id="280579518">
          <w:marLeft w:val="0"/>
          <w:marRight w:val="0"/>
          <w:marTop w:val="0"/>
          <w:marBottom w:val="0"/>
          <w:divBdr>
            <w:top w:val="none" w:sz="0" w:space="0" w:color="auto"/>
            <w:left w:val="none" w:sz="0" w:space="0" w:color="auto"/>
            <w:bottom w:val="none" w:sz="0" w:space="0" w:color="auto"/>
            <w:right w:val="none" w:sz="0" w:space="0" w:color="auto"/>
          </w:divBdr>
          <w:divsChild>
            <w:div w:id="1048914006">
              <w:marLeft w:val="0"/>
              <w:marRight w:val="0"/>
              <w:marTop w:val="0"/>
              <w:marBottom w:val="0"/>
              <w:divBdr>
                <w:top w:val="none" w:sz="0" w:space="0" w:color="auto"/>
                <w:left w:val="none" w:sz="0" w:space="0" w:color="auto"/>
                <w:bottom w:val="none" w:sz="0" w:space="0" w:color="auto"/>
                <w:right w:val="none" w:sz="0" w:space="0" w:color="auto"/>
              </w:divBdr>
              <w:divsChild>
                <w:div w:id="160200594">
                  <w:marLeft w:val="0"/>
                  <w:marRight w:val="0"/>
                  <w:marTop w:val="0"/>
                  <w:marBottom w:val="0"/>
                  <w:divBdr>
                    <w:top w:val="none" w:sz="0" w:space="0" w:color="auto"/>
                    <w:left w:val="none" w:sz="0" w:space="0" w:color="auto"/>
                    <w:bottom w:val="none" w:sz="0" w:space="0" w:color="auto"/>
                    <w:right w:val="none" w:sz="0" w:space="0" w:color="auto"/>
                  </w:divBdr>
                  <w:divsChild>
                    <w:div w:id="1271166137">
                      <w:marLeft w:val="0"/>
                      <w:marRight w:val="0"/>
                      <w:marTop w:val="0"/>
                      <w:marBottom w:val="0"/>
                      <w:divBdr>
                        <w:top w:val="none" w:sz="0" w:space="0" w:color="auto"/>
                        <w:left w:val="none" w:sz="0" w:space="0" w:color="auto"/>
                        <w:bottom w:val="none" w:sz="0" w:space="0" w:color="auto"/>
                        <w:right w:val="none" w:sz="0" w:space="0" w:color="auto"/>
                      </w:divBdr>
                      <w:divsChild>
                        <w:div w:id="1540555248">
                          <w:marLeft w:val="0"/>
                          <w:marRight w:val="0"/>
                          <w:marTop w:val="0"/>
                          <w:marBottom w:val="0"/>
                          <w:divBdr>
                            <w:top w:val="none" w:sz="0" w:space="0" w:color="auto"/>
                            <w:left w:val="none" w:sz="0" w:space="0" w:color="auto"/>
                            <w:bottom w:val="none" w:sz="0" w:space="0" w:color="auto"/>
                            <w:right w:val="none" w:sz="0" w:space="0" w:color="auto"/>
                          </w:divBdr>
                          <w:divsChild>
                            <w:div w:id="1185245747">
                              <w:marLeft w:val="0"/>
                              <w:marRight w:val="0"/>
                              <w:marTop w:val="0"/>
                              <w:marBottom w:val="0"/>
                              <w:divBdr>
                                <w:top w:val="none" w:sz="0" w:space="0" w:color="auto"/>
                                <w:left w:val="none" w:sz="0" w:space="0" w:color="auto"/>
                                <w:bottom w:val="none" w:sz="0" w:space="0" w:color="auto"/>
                                <w:right w:val="none" w:sz="0" w:space="0" w:color="auto"/>
                              </w:divBdr>
                              <w:divsChild>
                                <w:div w:id="868687105">
                                  <w:marLeft w:val="0"/>
                                  <w:marRight w:val="0"/>
                                  <w:marTop w:val="0"/>
                                  <w:marBottom w:val="0"/>
                                  <w:divBdr>
                                    <w:top w:val="none" w:sz="0" w:space="0" w:color="auto"/>
                                    <w:left w:val="none" w:sz="0" w:space="0" w:color="auto"/>
                                    <w:bottom w:val="none" w:sz="0" w:space="0" w:color="auto"/>
                                    <w:right w:val="none" w:sz="0" w:space="0" w:color="auto"/>
                                  </w:divBdr>
                                  <w:divsChild>
                                    <w:div w:id="1803960259">
                                      <w:marLeft w:val="0"/>
                                      <w:marRight w:val="0"/>
                                      <w:marTop w:val="0"/>
                                      <w:marBottom w:val="0"/>
                                      <w:divBdr>
                                        <w:top w:val="none" w:sz="0" w:space="0" w:color="auto"/>
                                        <w:left w:val="none" w:sz="0" w:space="0" w:color="auto"/>
                                        <w:bottom w:val="none" w:sz="0" w:space="0" w:color="auto"/>
                                        <w:right w:val="none" w:sz="0" w:space="0" w:color="auto"/>
                                      </w:divBdr>
                                      <w:divsChild>
                                        <w:div w:id="2048948058">
                                          <w:marLeft w:val="0"/>
                                          <w:marRight w:val="0"/>
                                          <w:marTop w:val="0"/>
                                          <w:marBottom w:val="0"/>
                                          <w:divBdr>
                                            <w:top w:val="none" w:sz="0" w:space="0" w:color="auto"/>
                                            <w:left w:val="none" w:sz="0" w:space="0" w:color="auto"/>
                                            <w:bottom w:val="none" w:sz="0" w:space="0" w:color="auto"/>
                                            <w:right w:val="none" w:sz="0" w:space="0" w:color="auto"/>
                                          </w:divBdr>
                                          <w:divsChild>
                                            <w:div w:id="1905794166">
                                              <w:marLeft w:val="0"/>
                                              <w:marRight w:val="0"/>
                                              <w:marTop w:val="0"/>
                                              <w:marBottom w:val="0"/>
                                              <w:divBdr>
                                                <w:top w:val="none" w:sz="0" w:space="0" w:color="auto"/>
                                                <w:left w:val="none" w:sz="0" w:space="0" w:color="auto"/>
                                                <w:bottom w:val="none" w:sz="0" w:space="0" w:color="auto"/>
                                                <w:right w:val="none" w:sz="0" w:space="0" w:color="auto"/>
                                              </w:divBdr>
                                              <w:divsChild>
                                                <w:div w:id="13959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046035">
          <w:marLeft w:val="0"/>
          <w:marRight w:val="0"/>
          <w:marTop w:val="0"/>
          <w:marBottom w:val="0"/>
          <w:divBdr>
            <w:top w:val="none" w:sz="0" w:space="0" w:color="auto"/>
            <w:left w:val="none" w:sz="0" w:space="0" w:color="auto"/>
            <w:bottom w:val="none" w:sz="0" w:space="0" w:color="auto"/>
            <w:right w:val="none" w:sz="0" w:space="0" w:color="auto"/>
          </w:divBdr>
          <w:divsChild>
            <w:div w:id="1125394305">
              <w:marLeft w:val="0"/>
              <w:marRight w:val="0"/>
              <w:marTop w:val="0"/>
              <w:marBottom w:val="0"/>
              <w:divBdr>
                <w:top w:val="none" w:sz="0" w:space="0" w:color="auto"/>
                <w:left w:val="none" w:sz="0" w:space="0" w:color="auto"/>
                <w:bottom w:val="none" w:sz="0" w:space="0" w:color="auto"/>
                <w:right w:val="none" w:sz="0" w:space="0" w:color="auto"/>
              </w:divBdr>
              <w:divsChild>
                <w:div w:id="855651213">
                  <w:marLeft w:val="0"/>
                  <w:marRight w:val="0"/>
                  <w:marTop w:val="0"/>
                  <w:marBottom w:val="0"/>
                  <w:divBdr>
                    <w:top w:val="none" w:sz="0" w:space="0" w:color="auto"/>
                    <w:left w:val="none" w:sz="0" w:space="0" w:color="auto"/>
                    <w:bottom w:val="none" w:sz="0" w:space="0" w:color="auto"/>
                    <w:right w:val="none" w:sz="0" w:space="0" w:color="auto"/>
                  </w:divBdr>
                  <w:divsChild>
                    <w:div w:id="673652376">
                      <w:marLeft w:val="0"/>
                      <w:marRight w:val="0"/>
                      <w:marTop w:val="0"/>
                      <w:marBottom w:val="0"/>
                      <w:divBdr>
                        <w:top w:val="none" w:sz="0" w:space="0" w:color="auto"/>
                        <w:left w:val="none" w:sz="0" w:space="0" w:color="auto"/>
                        <w:bottom w:val="none" w:sz="0" w:space="0" w:color="auto"/>
                        <w:right w:val="none" w:sz="0" w:space="0" w:color="auto"/>
                      </w:divBdr>
                      <w:divsChild>
                        <w:div w:id="441725132">
                          <w:marLeft w:val="0"/>
                          <w:marRight w:val="0"/>
                          <w:marTop w:val="0"/>
                          <w:marBottom w:val="0"/>
                          <w:divBdr>
                            <w:top w:val="none" w:sz="0" w:space="0" w:color="auto"/>
                            <w:left w:val="none" w:sz="0" w:space="0" w:color="auto"/>
                            <w:bottom w:val="none" w:sz="0" w:space="0" w:color="auto"/>
                            <w:right w:val="none" w:sz="0" w:space="0" w:color="auto"/>
                          </w:divBdr>
                          <w:divsChild>
                            <w:div w:id="1755127260">
                              <w:marLeft w:val="0"/>
                              <w:marRight w:val="0"/>
                              <w:marTop w:val="0"/>
                              <w:marBottom w:val="0"/>
                              <w:divBdr>
                                <w:top w:val="none" w:sz="0" w:space="0" w:color="auto"/>
                                <w:left w:val="none" w:sz="0" w:space="0" w:color="auto"/>
                                <w:bottom w:val="none" w:sz="0" w:space="0" w:color="auto"/>
                                <w:right w:val="none" w:sz="0" w:space="0" w:color="auto"/>
                              </w:divBdr>
                              <w:divsChild>
                                <w:div w:id="559902203">
                                  <w:marLeft w:val="0"/>
                                  <w:marRight w:val="0"/>
                                  <w:marTop w:val="0"/>
                                  <w:marBottom w:val="0"/>
                                  <w:divBdr>
                                    <w:top w:val="none" w:sz="0" w:space="0" w:color="auto"/>
                                    <w:left w:val="none" w:sz="0" w:space="0" w:color="auto"/>
                                    <w:bottom w:val="none" w:sz="0" w:space="0" w:color="auto"/>
                                    <w:right w:val="none" w:sz="0" w:space="0" w:color="auto"/>
                                  </w:divBdr>
                                  <w:divsChild>
                                    <w:div w:id="1927109766">
                                      <w:marLeft w:val="0"/>
                                      <w:marRight w:val="0"/>
                                      <w:marTop w:val="0"/>
                                      <w:marBottom w:val="0"/>
                                      <w:divBdr>
                                        <w:top w:val="none" w:sz="0" w:space="0" w:color="auto"/>
                                        <w:left w:val="none" w:sz="0" w:space="0" w:color="auto"/>
                                        <w:bottom w:val="none" w:sz="0" w:space="0" w:color="auto"/>
                                        <w:right w:val="none" w:sz="0" w:space="0" w:color="auto"/>
                                      </w:divBdr>
                                      <w:divsChild>
                                        <w:div w:id="981034391">
                                          <w:marLeft w:val="0"/>
                                          <w:marRight w:val="0"/>
                                          <w:marTop w:val="0"/>
                                          <w:marBottom w:val="0"/>
                                          <w:divBdr>
                                            <w:top w:val="none" w:sz="0" w:space="0" w:color="auto"/>
                                            <w:left w:val="none" w:sz="0" w:space="0" w:color="auto"/>
                                            <w:bottom w:val="none" w:sz="0" w:space="0" w:color="auto"/>
                                            <w:right w:val="none" w:sz="0" w:space="0" w:color="auto"/>
                                          </w:divBdr>
                                          <w:divsChild>
                                            <w:div w:id="1957173915">
                                              <w:marLeft w:val="0"/>
                                              <w:marRight w:val="0"/>
                                              <w:marTop w:val="0"/>
                                              <w:marBottom w:val="0"/>
                                              <w:divBdr>
                                                <w:top w:val="none" w:sz="0" w:space="0" w:color="auto"/>
                                                <w:left w:val="none" w:sz="0" w:space="0" w:color="auto"/>
                                                <w:bottom w:val="none" w:sz="0" w:space="0" w:color="auto"/>
                                                <w:right w:val="none" w:sz="0" w:space="0" w:color="auto"/>
                                              </w:divBdr>
                                              <w:divsChild>
                                                <w:div w:id="793058199">
                                                  <w:marLeft w:val="0"/>
                                                  <w:marRight w:val="0"/>
                                                  <w:marTop w:val="0"/>
                                                  <w:marBottom w:val="0"/>
                                                  <w:divBdr>
                                                    <w:top w:val="none" w:sz="0" w:space="0" w:color="auto"/>
                                                    <w:left w:val="none" w:sz="0" w:space="0" w:color="auto"/>
                                                    <w:bottom w:val="none" w:sz="0" w:space="0" w:color="auto"/>
                                                    <w:right w:val="none" w:sz="0" w:space="0" w:color="auto"/>
                                                  </w:divBdr>
                                                  <w:divsChild>
                                                    <w:div w:id="560989759">
                                                      <w:marLeft w:val="0"/>
                                                      <w:marRight w:val="0"/>
                                                      <w:marTop w:val="0"/>
                                                      <w:marBottom w:val="0"/>
                                                      <w:divBdr>
                                                        <w:top w:val="none" w:sz="0" w:space="0" w:color="auto"/>
                                                        <w:left w:val="none" w:sz="0" w:space="0" w:color="auto"/>
                                                        <w:bottom w:val="none" w:sz="0" w:space="0" w:color="auto"/>
                                                        <w:right w:val="none" w:sz="0" w:space="0" w:color="auto"/>
                                                      </w:divBdr>
                                                      <w:divsChild>
                                                        <w:div w:id="629289765">
                                                          <w:marLeft w:val="0"/>
                                                          <w:marRight w:val="0"/>
                                                          <w:marTop w:val="0"/>
                                                          <w:marBottom w:val="0"/>
                                                          <w:divBdr>
                                                            <w:top w:val="none" w:sz="0" w:space="0" w:color="auto"/>
                                                            <w:left w:val="none" w:sz="0" w:space="0" w:color="auto"/>
                                                            <w:bottom w:val="none" w:sz="0" w:space="0" w:color="auto"/>
                                                            <w:right w:val="none" w:sz="0" w:space="0" w:color="auto"/>
                                                          </w:divBdr>
                                                          <w:divsChild>
                                                            <w:div w:id="1495685637">
                                                              <w:marLeft w:val="0"/>
                                                              <w:marRight w:val="0"/>
                                                              <w:marTop w:val="0"/>
                                                              <w:marBottom w:val="0"/>
                                                              <w:divBdr>
                                                                <w:top w:val="none" w:sz="0" w:space="0" w:color="auto"/>
                                                                <w:left w:val="none" w:sz="0" w:space="0" w:color="auto"/>
                                                                <w:bottom w:val="none" w:sz="0" w:space="0" w:color="auto"/>
                                                                <w:right w:val="none" w:sz="0" w:space="0" w:color="auto"/>
                                                              </w:divBdr>
                                                              <w:divsChild>
                                                                <w:div w:id="1628466109">
                                                                  <w:marLeft w:val="0"/>
                                                                  <w:marRight w:val="0"/>
                                                                  <w:marTop w:val="0"/>
                                                                  <w:marBottom w:val="0"/>
                                                                  <w:divBdr>
                                                                    <w:top w:val="none" w:sz="0" w:space="0" w:color="auto"/>
                                                                    <w:left w:val="none" w:sz="0" w:space="0" w:color="auto"/>
                                                                    <w:bottom w:val="none" w:sz="0" w:space="0" w:color="auto"/>
                                                                    <w:right w:val="none" w:sz="0" w:space="0" w:color="auto"/>
                                                                  </w:divBdr>
                                                                  <w:divsChild>
                                                                    <w:div w:id="5178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0109259">
                                  <w:marLeft w:val="0"/>
                                  <w:marRight w:val="0"/>
                                  <w:marTop w:val="0"/>
                                  <w:marBottom w:val="0"/>
                                  <w:divBdr>
                                    <w:top w:val="none" w:sz="0" w:space="0" w:color="auto"/>
                                    <w:left w:val="none" w:sz="0" w:space="0" w:color="auto"/>
                                    <w:bottom w:val="none" w:sz="0" w:space="0" w:color="auto"/>
                                    <w:right w:val="none" w:sz="0" w:space="0" w:color="auto"/>
                                  </w:divBdr>
                                  <w:divsChild>
                                    <w:div w:id="521820908">
                                      <w:marLeft w:val="0"/>
                                      <w:marRight w:val="0"/>
                                      <w:marTop w:val="0"/>
                                      <w:marBottom w:val="0"/>
                                      <w:divBdr>
                                        <w:top w:val="none" w:sz="0" w:space="0" w:color="auto"/>
                                        <w:left w:val="none" w:sz="0" w:space="0" w:color="auto"/>
                                        <w:bottom w:val="none" w:sz="0" w:space="0" w:color="auto"/>
                                        <w:right w:val="none" w:sz="0" w:space="0" w:color="auto"/>
                                      </w:divBdr>
                                      <w:divsChild>
                                        <w:div w:id="998533772">
                                          <w:marLeft w:val="0"/>
                                          <w:marRight w:val="0"/>
                                          <w:marTop w:val="0"/>
                                          <w:marBottom w:val="0"/>
                                          <w:divBdr>
                                            <w:top w:val="none" w:sz="0" w:space="0" w:color="auto"/>
                                            <w:left w:val="none" w:sz="0" w:space="0" w:color="auto"/>
                                            <w:bottom w:val="none" w:sz="0" w:space="0" w:color="auto"/>
                                            <w:right w:val="none" w:sz="0" w:space="0" w:color="auto"/>
                                          </w:divBdr>
                                          <w:divsChild>
                                            <w:div w:id="1292906204">
                                              <w:marLeft w:val="0"/>
                                              <w:marRight w:val="0"/>
                                              <w:marTop w:val="0"/>
                                              <w:marBottom w:val="0"/>
                                              <w:divBdr>
                                                <w:top w:val="none" w:sz="0" w:space="0" w:color="auto"/>
                                                <w:left w:val="none" w:sz="0" w:space="0" w:color="auto"/>
                                                <w:bottom w:val="none" w:sz="0" w:space="0" w:color="auto"/>
                                                <w:right w:val="none" w:sz="0" w:space="0" w:color="auto"/>
                                              </w:divBdr>
                                              <w:divsChild>
                                                <w:div w:id="14478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32672">
      <w:bodyDiv w:val="1"/>
      <w:marLeft w:val="0"/>
      <w:marRight w:val="0"/>
      <w:marTop w:val="0"/>
      <w:marBottom w:val="0"/>
      <w:divBdr>
        <w:top w:val="none" w:sz="0" w:space="0" w:color="auto"/>
        <w:left w:val="none" w:sz="0" w:space="0" w:color="auto"/>
        <w:bottom w:val="none" w:sz="0" w:space="0" w:color="auto"/>
        <w:right w:val="none" w:sz="0" w:space="0" w:color="auto"/>
      </w:divBdr>
      <w:divsChild>
        <w:div w:id="1189103308">
          <w:marLeft w:val="0"/>
          <w:marRight w:val="0"/>
          <w:marTop w:val="0"/>
          <w:marBottom w:val="0"/>
          <w:divBdr>
            <w:top w:val="none" w:sz="0" w:space="0" w:color="auto"/>
            <w:left w:val="none" w:sz="0" w:space="0" w:color="auto"/>
            <w:bottom w:val="none" w:sz="0" w:space="0" w:color="auto"/>
            <w:right w:val="none" w:sz="0" w:space="0" w:color="auto"/>
          </w:divBdr>
          <w:divsChild>
            <w:div w:id="3132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029">
      <w:bodyDiv w:val="1"/>
      <w:marLeft w:val="0"/>
      <w:marRight w:val="0"/>
      <w:marTop w:val="0"/>
      <w:marBottom w:val="0"/>
      <w:divBdr>
        <w:top w:val="none" w:sz="0" w:space="0" w:color="auto"/>
        <w:left w:val="none" w:sz="0" w:space="0" w:color="auto"/>
        <w:bottom w:val="none" w:sz="0" w:space="0" w:color="auto"/>
        <w:right w:val="none" w:sz="0" w:space="0" w:color="auto"/>
      </w:divBdr>
    </w:div>
    <w:div w:id="84618737">
      <w:bodyDiv w:val="1"/>
      <w:marLeft w:val="0"/>
      <w:marRight w:val="0"/>
      <w:marTop w:val="0"/>
      <w:marBottom w:val="0"/>
      <w:divBdr>
        <w:top w:val="none" w:sz="0" w:space="0" w:color="auto"/>
        <w:left w:val="none" w:sz="0" w:space="0" w:color="auto"/>
        <w:bottom w:val="none" w:sz="0" w:space="0" w:color="auto"/>
        <w:right w:val="none" w:sz="0" w:space="0" w:color="auto"/>
      </w:divBdr>
      <w:divsChild>
        <w:div w:id="1833519206">
          <w:marLeft w:val="0"/>
          <w:marRight w:val="0"/>
          <w:marTop w:val="0"/>
          <w:marBottom w:val="0"/>
          <w:divBdr>
            <w:top w:val="none" w:sz="0" w:space="0" w:color="auto"/>
            <w:left w:val="none" w:sz="0" w:space="0" w:color="auto"/>
            <w:bottom w:val="none" w:sz="0" w:space="0" w:color="auto"/>
            <w:right w:val="none" w:sz="0" w:space="0" w:color="auto"/>
          </w:divBdr>
          <w:divsChild>
            <w:div w:id="1031883701">
              <w:marLeft w:val="0"/>
              <w:marRight w:val="0"/>
              <w:marTop w:val="0"/>
              <w:marBottom w:val="0"/>
              <w:divBdr>
                <w:top w:val="none" w:sz="0" w:space="0" w:color="auto"/>
                <w:left w:val="none" w:sz="0" w:space="0" w:color="auto"/>
                <w:bottom w:val="none" w:sz="0" w:space="0" w:color="auto"/>
                <w:right w:val="none" w:sz="0" w:space="0" w:color="auto"/>
              </w:divBdr>
              <w:divsChild>
                <w:div w:id="943417336">
                  <w:marLeft w:val="0"/>
                  <w:marRight w:val="0"/>
                  <w:marTop w:val="0"/>
                  <w:marBottom w:val="0"/>
                  <w:divBdr>
                    <w:top w:val="none" w:sz="0" w:space="0" w:color="auto"/>
                    <w:left w:val="none" w:sz="0" w:space="0" w:color="auto"/>
                    <w:bottom w:val="none" w:sz="0" w:space="0" w:color="auto"/>
                    <w:right w:val="none" w:sz="0" w:space="0" w:color="auto"/>
                  </w:divBdr>
                  <w:divsChild>
                    <w:div w:id="1971671667">
                      <w:marLeft w:val="0"/>
                      <w:marRight w:val="0"/>
                      <w:marTop w:val="0"/>
                      <w:marBottom w:val="0"/>
                      <w:divBdr>
                        <w:top w:val="none" w:sz="0" w:space="0" w:color="auto"/>
                        <w:left w:val="none" w:sz="0" w:space="0" w:color="auto"/>
                        <w:bottom w:val="none" w:sz="0" w:space="0" w:color="auto"/>
                        <w:right w:val="none" w:sz="0" w:space="0" w:color="auto"/>
                      </w:divBdr>
                      <w:divsChild>
                        <w:div w:id="1556355407">
                          <w:marLeft w:val="0"/>
                          <w:marRight w:val="0"/>
                          <w:marTop w:val="0"/>
                          <w:marBottom w:val="0"/>
                          <w:divBdr>
                            <w:top w:val="none" w:sz="0" w:space="0" w:color="auto"/>
                            <w:left w:val="none" w:sz="0" w:space="0" w:color="auto"/>
                            <w:bottom w:val="none" w:sz="0" w:space="0" w:color="auto"/>
                            <w:right w:val="none" w:sz="0" w:space="0" w:color="auto"/>
                          </w:divBdr>
                          <w:divsChild>
                            <w:div w:id="312683442">
                              <w:marLeft w:val="0"/>
                              <w:marRight w:val="0"/>
                              <w:marTop w:val="0"/>
                              <w:marBottom w:val="0"/>
                              <w:divBdr>
                                <w:top w:val="none" w:sz="0" w:space="0" w:color="auto"/>
                                <w:left w:val="none" w:sz="0" w:space="0" w:color="auto"/>
                                <w:bottom w:val="none" w:sz="0" w:space="0" w:color="auto"/>
                                <w:right w:val="none" w:sz="0" w:space="0" w:color="auto"/>
                              </w:divBdr>
                              <w:divsChild>
                                <w:div w:id="1309818328">
                                  <w:marLeft w:val="0"/>
                                  <w:marRight w:val="0"/>
                                  <w:marTop w:val="0"/>
                                  <w:marBottom w:val="0"/>
                                  <w:divBdr>
                                    <w:top w:val="none" w:sz="0" w:space="0" w:color="auto"/>
                                    <w:left w:val="none" w:sz="0" w:space="0" w:color="auto"/>
                                    <w:bottom w:val="none" w:sz="0" w:space="0" w:color="auto"/>
                                    <w:right w:val="none" w:sz="0" w:space="0" w:color="auto"/>
                                  </w:divBdr>
                                  <w:divsChild>
                                    <w:div w:id="312416466">
                                      <w:marLeft w:val="0"/>
                                      <w:marRight w:val="0"/>
                                      <w:marTop w:val="0"/>
                                      <w:marBottom w:val="0"/>
                                      <w:divBdr>
                                        <w:top w:val="none" w:sz="0" w:space="0" w:color="auto"/>
                                        <w:left w:val="none" w:sz="0" w:space="0" w:color="auto"/>
                                        <w:bottom w:val="none" w:sz="0" w:space="0" w:color="auto"/>
                                        <w:right w:val="none" w:sz="0" w:space="0" w:color="auto"/>
                                      </w:divBdr>
                                      <w:divsChild>
                                        <w:div w:id="1712606944">
                                          <w:marLeft w:val="0"/>
                                          <w:marRight w:val="0"/>
                                          <w:marTop w:val="0"/>
                                          <w:marBottom w:val="0"/>
                                          <w:divBdr>
                                            <w:top w:val="none" w:sz="0" w:space="0" w:color="auto"/>
                                            <w:left w:val="none" w:sz="0" w:space="0" w:color="auto"/>
                                            <w:bottom w:val="none" w:sz="0" w:space="0" w:color="auto"/>
                                            <w:right w:val="none" w:sz="0" w:space="0" w:color="auto"/>
                                          </w:divBdr>
                                          <w:divsChild>
                                            <w:div w:id="891044598">
                                              <w:marLeft w:val="0"/>
                                              <w:marRight w:val="0"/>
                                              <w:marTop w:val="0"/>
                                              <w:marBottom w:val="0"/>
                                              <w:divBdr>
                                                <w:top w:val="none" w:sz="0" w:space="0" w:color="auto"/>
                                                <w:left w:val="none" w:sz="0" w:space="0" w:color="auto"/>
                                                <w:bottom w:val="none" w:sz="0" w:space="0" w:color="auto"/>
                                                <w:right w:val="none" w:sz="0" w:space="0" w:color="auto"/>
                                              </w:divBdr>
                                              <w:divsChild>
                                                <w:div w:id="5336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706910">
      <w:bodyDiv w:val="1"/>
      <w:marLeft w:val="0"/>
      <w:marRight w:val="0"/>
      <w:marTop w:val="0"/>
      <w:marBottom w:val="0"/>
      <w:divBdr>
        <w:top w:val="none" w:sz="0" w:space="0" w:color="auto"/>
        <w:left w:val="none" w:sz="0" w:space="0" w:color="auto"/>
        <w:bottom w:val="none" w:sz="0" w:space="0" w:color="auto"/>
        <w:right w:val="none" w:sz="0" w:space="0" w:color="auto"/>
      </w:divBdr>
    </w:div>
    <w:div w:id="114250649">
      <w:bodyDiv w:val="1"/>
      <w:marLeft w:val="0"/>
      <w:marRight w:val="0"/>
      <w:marTop w:val="0"/>
      <w:marBottom w:val="0"/>
      <w:divBdr>
        <w:top w:val="none" w:sz="0" w:space="0" w:color="auto"/>
        <w:left w:val="none" w:sz="0" w:space="0" w:color="auto"/>
        <w:bottom w:val="none" w:sz="0" w:space="0" w:color="auto"/>
        <w:right w:val="none" w:sz="0" w:space="0" w:color="auto"/>
      </w:divBdr>
    </w:div>
    <w:div w:id="119543939">
      <w:bodyDiv w:val="1"/>
      <w:marLeft w:val="0"/>
      <w:marRight w:val="0"/>
      <w:marTop w:val="0"/>
      <w:marBottom w:val="0"/>
      <w:divBdr>
        <w:top w:val="none" w:sz="0" w:space="0" w:color="auto"/>
        <w:left w:val="none" w:sz="0" w:space="0" w:color="auto"/>
        <w:bottom w:val="none" w:sz="0" w:space="0" w:color="auto"/>
        <w:right w:val="none" w:sz="0" w:space="0" w:color="auto"/>
      </w:divBdr>
      <w:divsChild>
        <w:div w:id="1887066962">
          <w:marLeft w:val="0"/>
          <w:marRight w:val="0"/>
          <w:marTop w:val="0"/>
          <w:marBottom w:val="0"/>
          <w:divBdr>
            <w:top w:val="none" w:sz="0" w:space="0" w:color="auto"/>
            <w:left w:val="none" w:sz="0" w:space="0" w:color="auto"/>
            <w:bottom w:val="none" w:sz="0" w:space="0" w:color="auto"/>
            <w:right w:val="none" w:sz="0" w:space="0" w:color="auto"/>
          </w:divBdr>
          <w:divsChild>
            <w:div w:id="1729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1656">
      <w:bodyDiv w:val="1"/>
      <w:marLeft w:val="0"/>
      <w:marRight w:val="0"/>
      <w:marTop w:val="0"/>
      <w:marBottom w:val="0"/>
      <w:divBdr>
        <w:top w:val="none" w:sz="0" w:space="0" w:color="auto"/>
        <w:left w:val="none" w:sz="0" w:space="0" w:color="auto"/>
        <w:bottom w:val="none" w:sz="0" w:space="0" w:color="auto"/>
        <w:right w:val="none" w:sz="0" w:space="0" w:color="auto"/>
      </w:divBdr>
      <w:divsChild>
        <w:div w:id="416099377">
          <w:marLeft w:val="0"/>
          <w:marRight w:val="0"/>
          <w:marTop w:val="0"/>
          <w:marBottom w:val="0"/>
          <w:divBdr>
            <w:top w:val="none" w:sz="0" w:space="0" w:color="auto"/>
            <w:left w:val="none" w:sz="0" w:space="0" w:color="auto"/>
            <w:bottom w:val="none" w:sz="0" w:space="0" w:color="auto"/>
            <w:right w:val="none" w:sz="0" w:space="0" w:color="auto"/>
          </w:divBdr>
          <w:divsChild>
            <w:div w:id="15747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1838">
      <w:bodyDiv w:val="1"/>
      <w:marLeft w:val="0"/>
      <w:marRight w:val="0"/>
      <w:marTop w:val="0"/>
      <w:marBottom w:val="0"/>
      <w:divBdr>
        <w:top w:val="none" w:sz="0" w:space="0" w:color="auto"/>
        <w:left w:val="none" w:sz="0" w:space="0" w:color="auto"/>
        <w:bottom w:val="none" w:sz="0" w:space="0" w:color="auto"/>
        <w:right w:val="none" w:sz="0" w:space="0" w:color="auto"/>
      </w:divBdr>
      <w:divsChild>
        <w:div w:id="1424110113">
          <w:marLeft w:val="0"/>
          <w:marRight w:val="0"/>
          <w:marTop w:val="0"/>
          <w:marBottom w:val="0"/>
          <w:divBdr>
            <w:top w:val="none" w:sz="0" w:space="0" w:color="auto"/>
            <w:left w:val="none" w:sz="0" w:space="0" w:color="auto"/>
            <w:bottom w:val="none" w:sz="0" w:space="0" w:color="auto"/>
            <w:right w:val="none" w:sz="0" w:space="0" w:color="auto"/>
          </w:divBdr>
          <w:divsChild>
            <w:div w:id="597907181">
              <w:marLeft w:val="0"/>
              <w:marRight w:val="0"/>
              <w:marTop w:val="0"/>
              <w:marBottom w:val="0"/>
              <w:divBdr>
                <w:top w:val="none" w:sz="0" w:space="0" w:color="auto"/>
                <w:left w:val="none" w:sz="0" w:space="0" w:color="auto"/>
                <w:bottom w:val="none" w:sz="0" w:space="0" w:color="auto"/>
                <w:right w:val="none" w:sz="0" w:space="0" w:color="auto"/>
              </w:divBdr>
              <w:divsChild>
                <w:div w:id="1346324075">
                  <w:marLeft w:val="0"/>
                  <w:marRight w:val="0"/>
                  <w:marTop w:val="0"/>
                  <w:marBottom w:val="0"/>
                  <w:divBdr>
                    <w:top w:val="none" w:sz="0" w:space="0" w:color="auto"/>
                    <w:left w:val="none" w:sz="0" w:space="0" w:color="auto"/>
                    <w:bottom w:val="none" w:sz="0" w:space="0" w:color="auto"/>
                    <w:right w:val="none" w:sz="0" w:space="0" w:color="auto"/>
                  </w:divBdr>
                  <w:divsChild>
                    <w:div w:id="752623310">
                      <w:marLeft w:val="0"/>
                      <w:marRight w:val="0"/>
                      <w:marTop w:val="0"/>
                      <w:marBottom w:val="0"/>
                      <w:divBdr>
                        <w:top w:val="none" w:sz="0" w:space="0" w:color="auto"/>
                        <w:left w:val="none" w:sz="0" w:space="0" w:color="auto"/>
                        <w:bottom w:val="none" w:sz="0" w:space="0" w:color="auto"/>
                        <w:right w:val="none" w:sz="0" w:space="0" w:color="auto"/>
                      </w:divBdr>
                      <w:divsChild>
                        <w:div w:id="430123849">
                          <w:marLeft w:val="0"/>
                          <w:marRight w:val="0"/>
                          <w:marTop w:val="0"/>
                          <w:marBottom w:val="0"/>
                          <w:divBdr>
                            <w:top w:val="none" w:sz="0" w:space="0" w:color="auto"/>
                            <w:left w:val="none" w:sz="0" w:space="0" w:color="auto"/>
                            <w:bottom w:val="none" w:sz="0" w:space="0" w:color="auto"/>
                            <w:right w:val="none" w:sz="0" w:space="0" w:color="auto"/>
                          </w:divBdr>
                          <w:divsChild>
                            <w:div w:id="1281768463">
                              <w:marLeft w:val="0"/>
                              <w:marRight w:val="0"/>
                              <w:marTop w:val="0"/>
                              <w:marBottom w:val="0"/>
                              <w:divBdr>
                                <w:top w:val="none" w:sz="0" w:space="0" w:color="auto"/>
                                <w:left w:val="none" w:sz="0" w:space="0" w:color="auto"/>
                                <w:bottom w:val="none" w:sz="0" w:space="0" w:color="auto"/>
                                <w:right w:val="none" w:sz="0" w:space="0" w:color="auto"/>
                              </w:divBdr>
                              <w:divsChild>
                                <w:div w:id="859588371">
                                  <w:marLeft w:val="0"/>
                                  <w:marRight w:val="0"/>
                                  <w:marTop w:val="0"/>
                                  <w:marBottom w:val="0"/>
                                  <w:divBdr>
                                    <w:top w:val="none" w:sz="0" w:space="0" w:color="auto"/>
                                    <w:left w:val="none" w:sz="0" w:space="0" w:color="auto"/>
                                    <w:bottom w:val="none" w:sz="0" w:space="0" w:color="auto"/>
                                    <w:right w:val="none" w:sz="0" w:space="0" w:color="auto"/>
                                  </w:divBdr>
                                  <w:divsChild>
                                    <w:div w:id="453332351">
                                      <w:marLeft w:val="0"/>
                                      <w:marRight w:val="0"/>
                                      <w:marTop w:val="0"/>
                                      <w:marBottom w:val="0"/>
                                      <w:divBdr>
                                        <w:top w:val="none" w:sz="0" w:space="0" w:color="auto"/>
                                        <w:left w:val="none" w:sz="0" w:space="0" w:color="auto"/>
                                        <w:bottom w:val="none" w:sz="0" w:space="0" w:color="auto"/>
                                        <w:right w:val="none" w:sz="0" w:space="0" w:color="auto"/>
                                      </w:divBdr>
                                      <w:divsChild>
                                        <w:div w:id="1436707248">
                                          <w:marLeft w:val="0"/>
                                          <w:marRight w:val="0"/>
                                          <w:marTop w:val="0"/>
                                          <w:marBottom w:val="0"/>
                                          <w:divBdr>
                                            <w:top w:val="none" w:sz="0" w:space="0" w:color="auto"/>
                                            <w:left w:val="none" w:sz="0" w:space="0" w:color="auto"/>
                                            <w:bottom w:val="none" w:sz="0" w:space="0" w:color="auto"/>
                                            <w:right w:val="none" w:sz="0" w:space="0" w:color="auto"/>
                                          </w:divBdr>
                                          <w:divsChild>
                                            <w:div w:id="256449176">
                                              <w:marLeft w:val="0"/>
                                              <w:marRight w:val="0"/>
                                              <w:marTop w:val="0"/>
                                              <w:marBottom w:val="0"/>
                                              <w:divBdr>
                                                <w:top w:val="none" w:sz="0" w:space="0" w:color="auto"/>
                                                <w:left w:val="none" w:sz="0" w:space="0" w:color="auto"/>
                                                <w:bottom w:val="none" w:sz="0" w:space="0" w:color="auto"/>
                                                <w:right w:val="none" w:sz="0" w:space="0" w:color="auto"/>
                                              </w:divBdr>
                                              <w:divsChild>
                                                <w:div w:id="10752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8311806">
          <w:marLeft w:val="0"/>
          <w:marRight w:val="0"/>
          <w:marTop w:val="0"/>
          <w:marBottom w:val="0"/>
          <w:divBdr>
            <w:top w:val="none" w:sz="0" w:space="0" w:color="auto"/>
            <w:left w:val="none" w:sz="0" w:space="0" w:color="auto"/>
            <w:bottom w:val="none" w:sz="0" w:space="0" w:color="auto"/>
            <w:right w:val="none" w:sz="0" w:space="0" w:color="auto"/>
          </w:divBdr>
          <w:divsChild>
            <w:div w:id="2029678206">
              <w:marLeft w:val="0"/>
              <w:marRight w:val="0"/>
              <w:marTop w:val="0"/>
              <w:marBottom w:val="0"/>
              <w:divBdr>
                <w:top w:val="none" w:sz="0" w:space="0" w:color="auto"/>
                <w:left w:val="none" w:sz="0" w:space="0" w:color="auto"/>
                <w:bottom w:val="none" w:sz="0" w:space="0" w:color="auto"/>
                <w:right w:val="none" w:sz="0" w:space="0" w:color="auto"/>
              </w:divBdr>
              <w:divsChild>
                <w:div w:id="431320325">
                  <w:marLeft w:val="0"/>
                  <w:marRight w:val="0"/>
                  <w:marTop w:val="0"/>
                  <w:marBottom w:val="0"/>
                  <w:divBdr>
                    <w:top w:val="none" w:sz="0" w:space="0" w:color="auto"/>
                    <w:left w:val="none" w:sz="0" w:space="0" w:color="auto"/>
                    <w:bottom w:val="none" w:sz="0" w:space="0" w:color="auto"/>
                    <w:right w:val="none" w:sz="0" w:space="0" w:color="auto"/>
                  </w:divBdr>
                  <w:divsChild>
                    <w:div w:id="1772508947">
                      <w:marLeft w:val="0"/>
                      <w:marRight w:val="0"/>
                      <w:marTop w:val="0"/>
                      <w:marBottom w:val="0"/>
                      <w:divBdr>
                        <w:top w:val="none" w:sz="0" w:space="0" w:color="auto"/>
                        <w:left w:val="none" w:sz="0" w:space="0" w:color="auto"/>
                        <w:bottom w:val="none" w:sz="0" w:space="0" w:color="auto"/>
                        <w:right w:val="none" w:sz="0" w:space="0" w:color="auto"/>
                      </w:divBdr>
                      <w:divsChild>
                        <w:div w:id="1764762939">
                          <w:marLeft w:val="0"/>
                          <w:marRight w:val="0"/>
                          <w:marTop w:val="0"/>
                          <w:marBottom w:val="0"/>
                          <w:divBdr>
                            <w:top w:val="none" w:sz="0" w:space="0" w:color="auto"/>
                            <w:left w:val="none" w:sz="0" w:space="0" w:color="auto"/>
                            <w:bottom w:val="none" w:sz="0" w:space="0" w:color="auto"/>
                            <w:right w:val="none" w:sz="0" w:space="0" w:color="auto"/>
                          </w:divBdr>
                          <w:divsChild>
                            <w:div w:id="1412316023">
                              <w:marLeft w:val="0"/>
                              <w:marRight w:val="0"/>
                              <w:marTop w:val="0"/>
                              <w:marBottom w:val="0"/>
                              <w:divBdr>
                                <w:top w:val="none" w:sz="0" w:space="0" w:color="auto"/>
                                <w:left w:val="none" w:sz="0" w:space="0" w:color="auto"/>
                                <w:bottom w:val="none" w:sz="0" w:space="0" w:color="auto"/>
                                <w:right w:val="none" w:sz="0" w:space="0" w:color="auto"/>
                              </w:divBdr>
                              <w:divsChild>
                                <w:div w:id="1952855826">
                                  <w:marLeft w:val="0"/>
                                  <w:marRight w:val="0"/>
                                  <w:marTop w:val="0"/>
                                  <w:marBottom w:val="0"/>
                                  <w:divBdr>
                                    <w:top w:val="none" w:sz="0" w:space="0" w:color="auto"/>
                                    <w:left w:val="none" w:sz="0" w:space="0" w:color="auto"/>
                                    <w:bottom w:val="none" w:sz="0" w:space="0" w:color="auto"/>
                                    <w:right w:val="none" w:sz="0" w:space="0" w:color="auto"/>
                                  </w:divBdr>
                                  <w:divsChild>
                                    <w:div w:id="1381130206">
                                      <w:marLeft w:val="0"/>
                                      <w:marRight w:val="0"/>
                                      <w:marTop w:val="0"/>
                                      <w:marBottom w:val="0"/>
                                      <w:divBdr>
                                        <w:top w:val="none" w:sz="0" w:space="0" w:color="auto"/>
                                        <w:left w:val="none" w:sz="0" w:space="0" w:color="auto"/>
                                        <w:bottom w:val="none" w:sz="0" w:space="0" w:color="auto"/>
                                        <w:right w:val="none" w:sz="0" w:space="0" w:color="auto"/>
                                      </w:divBdr>
                                      <w:divsChild>
                                        <w:div w:id="1361012398">
                                          <w:marLeft w:val="0"/>
                                          <w:marRight w:val="0"/>
                                          <w:marTop w:val="0"/>
                                          <w:marBottom w:val="0"/>
                                          <w:divBdr>
                                            <w:top w:val="none" w:sz="0" w:space="0" w:color="auto"/>
                                            <w:left w:val="none" w:sz="0" w:space="0" w:color="auto"/>
                                            <w:bottom w:val="none" w:sz="0" w:space="0" w:color="auto"/>
                                            <w:right w:val="none" w:sz="0" w:space="0" w:color="auto"/>
                                          </w:divBdr>
                                          <w:divsChild>
                                            <w:div w:id="2137210589">
                                              <w:marLeft w:val="0"/>
                                              <w:marRight w:val="0"/>
                                              <w:marTop w:val="0"/>
                                              <w:marBottom w:val="0"/>
                                              <w:divBdr>
                                                <w:top w:val="none" w:sz="0" w:space="0" w:color="auto"/>
                                                <w:left w:val="none" w:sz="0" w:space="0" w:color="auto"/>
                                                <w:bottom w:val="none" w:sz="0" w:space="0" w:color="auto"/>
                                                <w:right w:val="none" w:sz="0" w:space="0" w:color="auto"/>
                                              </w:divBdr>
                                              <w:divsChild>
                                                <w:div w:id="1802266337">
                                                  <w:marLeft w:val="0"/>
                                                  <w:marRight w:val="0"/>
                                                  <w:marTop w:val="0"/>
                                                  <w:marBottom w:val="0"/>
                                                  <w:divBdr>
                                                    <w:top w:val="none" w:sz="0" w:space="0" w:color="auto"/>
                                                    <w:left w:val="none" w:sz="0" w:space="0" w:color="auto"/>
                                                    <w:bottom w:val="none" w:sz="0" w:space="0" w:color="auto"/>
                                                    <w:right w:val="none" w:sz="0" w:space="0" w:color="auto"/>
                                                  </w:divBdr>
                                                  <w:divsChild>
                                                    <w:div w:id="2000963638">
                                                      <w:marLeft w:val="0"/>
                                                      <w:marRight w:val="0"/>
                                                      <w:marTop w:val="0"/>
                                                      <w:marBottom w:val="0"/>
                                                      <w:divBdr>
                                                        <w:top w:val="none" w:sz="0" w:space="0" w:color="auto"/>
                                                        <w:left w:val="none" w:sz="0" w:space="0" w:color="auto"/>
                                                        <w:bottom w:val="none" w:sz="0" w:space="0" w:color="auto"/>
                                                        <w:right w:val="none" w:sz="0" w:space="0" w:color="auto"/>
                                                      </w:divBdr>
                                                      <w:divsChild>
                                                        <w:div w:id="862212158">
                                                          <w:marLeft w:val="0"/>
                                                          <w:marRight w:val="0"/>
                                                          <w:marTop w:val="0"/>
                                                          <w:marBottom w:val="0"/>
                                                          <w:divBdr>
                                                            <w:top w:val="none" w:sz="0" w:space="0" w:color="auto"/>
                                                            <w:left w:val="none" w:sz="0" w:space="0" w:color="auto"/>
                                                            <w:bottom w:val="none" w:sz="0" w:space="0" w:color="auto"/>
                                                            <w:right w:val="none" w:sz="0" w:space="0" w:color="auto"/>
                                                          </w:divBdr>
                                                          <w:divsChild>
                                                            <w:div w:id="820196604">
                                                              <w:marLeft w:val="0"/>
                                                              <w:marRight w:val="0"/>
                                                              <w:marTop w:val="0"/>
                                                              <w:marBottom w:val="0"/>
                                                              <w:divBdr>
                                                                <w:top w:val="none" w:sz="0" w:space="0" w:color="auto"/>
                                                                <w:left w:val="none" w:sz="0" w:space="0" w:color="auto"/>
                                                                <w:bottom w:val="none" w:sz="0" w:space="0" w:color="auto"/>
                                                                <w:right w:val="none" w:sz="0" w:space="0" w:color="auto"/>
                                                              </w:divBdr>
                                                              <w:divsChild>
                                                                <w:div w:id="56706434">
                                                                  <w:marLeft w:val="0"/>
                                                                  <w:marRight w:val="0"/>
                                                                  <w:marTop w:val="0"/>
                                                                  <w:marBottom w:val="0"/>
                                                                  <w:divBdr>
                                                                    <w:top w:val="none" w:sz="0" w:space="0" w:color="auto"/>
                                                                    <w:left w:val="none" w:sz="0" w:space="0" w:color="auto"/>
                                                                    <w:bottom w:val="none" w:sz="0" w:space="0" w:color="auto"/>
                                                                    <w:right w:val="none" w:sz="0" w:space="0" w:color="auto"/>
                                                                  </w:divBdr>
                                                                  <w:divsChild>
                                                                    <w:div w:id="801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10768">
                                  <w:marLeft w:val="0"/>
                                  <w:marRight w:val="0"/>
                                  <w:marTop w:val="0"/>
                                  <w:marBottom w:val="0"/>
                                  <w:divBdr>
                                    <w:top w:val="none" w:sz="0" w:space="0" w:color="auto"/>
                                    <w:left w:val="none" w:sz="0" w:space="0" w:color="auto"/>
                                    <w:bottom w:val="none" w:sz="0" w:space="0" w:color="auto"/>
                                    <w:right w:val="none" w:sz="0" w:space="0" w:color="auto"/>
                                  </w:divBdr>
                                  <w:divsChild>
                                    <w:div w:id="1836453315">
                                      <w:marLeft w:val="0"/>
                                      <w:marRight w:val="0"/>
                                      <w:marTop w:val="0"/>
                                      <w:marBottom w:val="0"/>
                                      <w:divBdr>
                                        <w:top w:val="none" w:sz="0" w:space="0" w:color="auto"/>
                                        <w:left w:val="none" w:sz="0" w:space="0" w:color="auto"/>
                                        <w:bottom w:val="none" w:sz="0" w:space="0" w:color="auto"/>
                                        <w:right w:val="none" w:sz="0" w:space="0" w:color="auto"/>
                                      </w:divBdr>
                                      <w:divsChild>
                                        <w:div w:id="1661347682">
                                          <w:marLeft w:val="0"/>
                                          <w:marRight w:val="0"/>
                                          <w:marTop w:val="0"/>
                                          <w:marBottom w:val="0"/>
                                          <w:divBdr>
                                            <w:top w:val="none" w:sz="0" w:space="0" w:color="auto"/>
                                            <w:left w:val="none" w:sz="0" w:space="0" w:color="auto"/>
                                            <w:bottom w:val="none" w:sz="0" w:space="0" w:color="auto"/>
                                            <w:right w:val="none" w:sz="0" w:space="0" w:color="auto"/>
                                          </w:divBdr>
                                          <w:divsChild>
                                            <w:div w:id="1126506220">
                                              <w:marLeft w:val="0"/>
                                              <w:marRight w:val="0"/>
                                              <w:marTop w:val="0"/>
                                              <w:marBottom w:val="0"/>
                                              <w:divBdr>
                                                <w:top w:val="none" w:sz="0" w:space="0" w:color="auto"/>
                                                <w:left w:val="none" w:sz="0" w:space="0" w:color="auto"/>
                                                <w:bottom w:val="none" w:sz="0" w:space="0" w:color="auto"/>
                                                <w:right w:val="none" w:sz="0" w:space="0" w:color="auto"/>
                                              </w:divBdr>
                                              <w:divsChild>
                                                <w:div w:id="13763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5862732">
          <w:marLeft w:val="0"/>
          <w:marRight w:val="0"/>
          <w:marTop w:val="0"/>
          <w:marBottom w:val="0"/>
          <w:divBdr>
            <w:top w:val="none" w:sz="0" w:space="0" w:color="auto"/>
            <w:left w:val="none" w:sz="0" w:space="0" w:color="auto"/>
            <w:bottom w:val="none" w:sz="0" w:space="0" w:color="auto"/>
            <w:right w:val="none" w:sz="0" w:space="0" w:color="auto"/>
          </w:divBdr>
          <w:divsChild>
            <w:div w:id="387194509">
              <w:marLeft w:val="0"/>
              <w:marRight w:val="0"/>
              <w:marTop w:val="0"/>
              <w:marBottom w:val="0"/>
              <w:divBdr>
                <w:top w:val="none" w:sz="0" w:space="0" w:color="auto"/>
                <w:left w:val="none" w:sz="0" w:space="0" w:color="auto"/>
                <w:bottom w:val="none" w:sz="0" w:space="0" w:color="auto"/>
                <w:right w:val="none" w:sz="0" w:space="0" w:color="auto"/>
              </w:divBdr>
              <w:divsChild>
                <w:div w:id="1985812836">
                  <w:marLeft w:val="0"/>
                  <w:marRight w:val="0"/>
                  <w:marTop w:val="0"/>
                  <w:marBottom w:val="0"/>
                  <w:divBdr>
                    <w:top w:val="none" w:sz="0" w:space="0" w:color="auto"/>
                    <w:left w:val="none" w:sz="0" w:space="0" w:color="auto"/>
                    <w:bottom w:val="none" w:sz="0" w:space="0" w:color="auto"/>
                    <w:right w:val="none" w:sz="0" w:space="0" w:color="auto"/>
                  </w:divBdr>
                  <w:divsChild>
                    <w:div w:id="174195545">
                      <w:marLeft w:val="0"/>
                      <w:marRight w:val="0"/>
                      <w:marTop w:val="0"/>
                      <w:marBottom w:val="0"/>
                      <w:divBdr>
                        <w:top w:val="none" w:sz="0" w:space="0" w:color="auto"/>
                        <w:left w:val="none" w:sz="0" w:space="0" w:color="auto"/>
                        <w:bottom w:val="none" w:sz="0" w:space="0" w:color="auto"/>
                        <w:right w:val="none" w:sz="0" w:space="0" w:color="auto"/>
                      </w:divBdr>
                      <w:divsChild>
                        <w:div w:id="1908415106">
                          <w:marLeft w:val="0"/>
                          <w:marRight w:val="0"/>
                          <w:marTop w:val="0"/>
                          <w:marBottom w:val="0"/>
                          <w:divBdr>
                            <w:top w:val="none" w:sz="0" w:space="0" w:color="auto"/>
                            <w:left w:val="none" w:sz="0" w:space="0" w:color="auto"/>
                            <w:bottom w:val="none" w:sz="0" w:space="0" w:color="auto"/>
                            <w:right w:val="none" w:sz="0" w:space="0" w:color="auto"/>
                          </w:divBdr>
                          <w:divsChild>
                            <w:div w:id="1577517646">
                              <w:marLeft w:val="0"/>
                              <w:marRight w:val="0"/>
                              <w:marTop w:val="0"/>
                              <w:marBottom w:val="0"/>
                              <w:divBdr>
                                <w:top w:val="none" w:sz="0" w:space="0" w:color="auto"/>
                                <w:left w:val="none" w:sz="0" w:space="0" w:color="auto"/>
                                <w:bottom w:val="none" w:sz="0" w:space="0" w:color="auto"/>
                                <w:right w:val="none" w:sz="0" w:space="0" w:color="auto"/>
                              </w:divBdr>
                              <w:divsChild>
                                <w:div w:id="460852135">
                                  <w:marLeft w:val="0"/>
                                  <w:marRight w:val="0"/>
                                  <w:marTop w:val="0"/>
                                  <w:marBottom w:val="0"/>
                                  <w:divBdr>
                                    <w:top w:val="none" w:sz="0" w:space="0" w:color="auto"/>
                                    <w:left w:val="none" w:sz="0" w:space="0" w:color="auto"/>
                                    <w:bottom w:val="none" w:sz="0" w:space="0" w:color="auto"/>
                                    <w:right w:val="none" w:sz="0" w:space="0" w:color="auto"/>
                                  </w:divBdr>
                                  <w:divsChild>
                                    <w:div w:id="1610819497">
                                      <w:marLeft w:val="0"/>
                                      <w:marRight w:val="0"/>
                                      <w:marTop w:val="0"/>
                                      <w:marBottom w:val="0"/>
                                      <w:divBdr>
                                        <w:top w:val="none" w:sz="0" w:space="0" w:color="auto"/>
                                        <w:left w:val="none" w:sz="0" w:space="0" w:color="auto"/>
                                        <w:bottom w:val="none" w:sz="0" w:space="0" w:color="auto"/>
                                        <w:right w:val="none" w:sz="0" w:space="0" w:color="auto"/>
                                      </w:divBdr>
                                      <w:divsChild>
                                        <w:div w:id="1517578750">
                                          <w:marLeft w:val="0"/>
                                          <w:marRight w:val="0"/>
                                          <w:marTop w:val="0"/>
                                          <w:marBottom w:val="0"/>
                                          <w:divBdr>
                                            <w:top w:val="none" w:sz="0" w:space="0" w:color="auto"/>
                                            <w:left w:val="none" w:sz="0" w:space="0" w:color="auto"/>
                                            <w:bottom w:val="none" w:sz="0" w:space="0" w:color="auto"/>
                                            <w:right w:val="none" w:sz="0" w:space="0" w:color="auto"/>
                                          </w:divBdr>
                                          <w:divsChild>
                                            <w:div w:id="545533110">
                                              <w:marLeft w:val="0"/>
                                              <w:marRight w:val="0"/>
                                              <w:marTop w:val="0"/>
                                              <w:marBottom w:val="0"/>
                                              <w:divBdr>
                                                <w:top w:val="none" w:sz="0" w:space="0" w:color="auto"/>
                                                <w:left w:val="none" w:sz="0" w:space="0" w:color="auto"/>
                                                <w:bottom w:val="none" w:sz="0" w:space="0" w:color="auto"/>
                                                <w:right w:val="none" w:sz="0" w:space="0" w:color="auto"/>
                                              </w:divBdr>
                                              <w:divsChild>
                                                <w:div w:id="665666355">
                                                  <w:marLeft w:val="0"/>
                                                  <w:marRight w:val="0"/>
                                                  <w:marTop w:val="0"/>
                                                  <w:marBottom w:val="0"/>
                                                  <w:divBdr>
                                                    <w:top w:val="none" w:sz="0" w:space="0" w:color="auto"/>
                                                    <w:left w:val="none" w:sz="0" w:space="0" w:color="auto"/>
                                                    <w:bottom w:val="none" w:sz="0" w:space="0" w:color="auto"/>
                                                    <w:right w:val="none" w:sz="0" w:space="0" w:color="auto"/>
                                                  </w:divBdr>
                                                  <w:divsChild>
                                                    <w:div w:id="1692074899">
                                                      <w:marLeft w:val="0"/>
                                                      <w:marRight w:val="0"/>
                                                      <w:marTop w:val="0"/>
                                                      <w:marBottom w:val="0"/>
                                                      <w:divBdr>
                                                        <w:top w:val="none" w:sz="0" w:space="0" w:color="auto"/>
                                                        <w:left w:val="none" w:sz="0" w:space="0" w:color="auto"/>
                                                        <w:bottom w:val="none" w:sz="0" w:space="0" w:color="auto"/>
                                                        <w:right w:val="none" w:sz="0" w:space="0" w:color="auto"/>
                                                      </w:divBdr>
                                                      <w:divsChild>
                                                        <w:div w:id="1041125518">
                                                          <w:marLeft w:val="0"/>
                                                          <w:marRight w:val="0"/>
                                                          <w:marTop w:val="0"/>
                                                          <w:marBottom w:val="0"/>
                                                          <w:divBdr>
                                                            <w:top w:val="none" w:sz="0" w:space="0" w:color="auto"/>
                                                            <w:left w:val="none" w:sz="0" w:space="0" w:color="auto"/>
                                                            <w:bottom w:val="none" w:sz="0" w:space="0" w:color="auto"/>
                                                            <w:right w:val="none" w:sz="0" w:space="0" w:color="auto"/>
                                                          </w:divBdr>
                                                          <w:divsChild>
                                                            <w:div w:id="1048411016">
                                                              <w:marLeft w:val="0"/>
                                                              <w:marRight w:val="0"/>
                                                              <w:marTop w:val="0"/>
                                                              <w:marBottom w:val="0"/>
                                                              <w:divBdr>
                                                                <w:top w:val="none" w:sz="0" w:space="0" w:color="auto"/>
                                                                <w:left w:val="none" w:sz="0" w:space="0" w:color="auto"/>
                                                                <w:bottom w:val="none" w:sz="0" w:space="0" w:color="auto"/>
                                                                <w:right w:val="none" w:sz="0" w:space="0" w:color="auto"/>
                                                              </w:divBdr>
                                                              <w:divsChild>
                                                                <w:div w:id="1314329273">
                                                                  <w:marLeft w:val="0"/>
                                                                  <w:marRight w:val="0"/>
                                                                  <w:marTop w:val="0"/>
                                                                  <w:marBottom w:val="0"/>
                                                                  <w:divBdr>
                                                                    <w:top w:val="none" w:sz="0" w:space="0" w:color="auto"/>
                                                                    <w:left w:val="none" w:sz="0" w:space="0" w:color="auto"/>
                                                                    <w:bottom w:val="none" w:sz="0" w:space="0" w:color="auto"/>
                                                                    <w:right w:val="none" w:sz="0" w:space="0" w:color="auto"/>
                                                                  </w:divBdr>
                                                                  <w:divsChild>
                                                                    <w:div w:id="4633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733284">
                                  <w:marLeft w:val="0"/>
                                  <w:marRight w:val="0"/>
                                  <w:marTop w:val="0"/>
                                  <w:marBottom w:val="0"/>
                                  <w:divBdr>
                                    <w:top w:val="none" w:sz="0" w:space="0" w:color="auto"/>
                                    <w:left w:val="none" w:sz="0" w:space="0" w:color="auto"/>
                                    <w:bottom w:val="none" w:sz="0" w:space="0" w:color="auto"/>
                                    <w:right w:val="none" w:sz="0" w:space="0" w:color="auto"/>
                                  </w:divBdr>
                                  <w:divsChild>
                                    <w:div w:id="1149321463">
                                      <w:marLeft w:val="0"/>
                                      <w:marRight w:val="0"/>
                                      <w:marTop w:val="0"/>
                                      <w:marBottom w:val="0"/>
                                      <w:divBdr>
                                        <w:top w:val="none" w:sz="0" w:space="0" w:color="auto"/>
                                        <w:left w:val="none" w:sz="0" w:space="0" w:color="auto"/>
                                        <w:bottom w:val="none" w:sz="0" w:space="0" w:color="auto"/>
                                        <w:right w:val="none" w:sz="0" w:space="0" w:color="auto"/>
                                      </w:divBdr>
                                      <w:divsChild>
                                        <w:div w:id="1302231294">
                                          <w:marLeft w:val="0"/>
                                          <w:marRight w:val="0"/>
                                          <w:marTop w:val="0"/>
                                          <w:marBottom w:val="0"/>
                                          <w:divBdr>
                                            <w:top w:val="none" w:sz="0" w:space="0" w:color="auto"/>
                                            <w:left w:val="none" w:sz="0" w:space="0" w:color="auto"/>
                                            <w:bottom w:val="none" w:sz="0" w:space="0" w:color="auto"/>
                                            <w:right w:val="none" w:sz="0" w:space="0" w:color="auto"/>
                                          </w:divBdr>
                                          <w:divsChild>
                                            <w:div w:id="2116751166">
                                              <w:marLeft w:val="0"/>
                                              <w:marRight w:val="0"/>
                                              <w:marTop w:val="0"/>
                                              <w:marBottom w:val="0"/>
                                              <w:divBdr>
                                                <w:top w:val="none" w:sz="0" w:space="0" w:color="auto"/>
                                                <w:left w:val="none" w:sz="0" w:space="0" w:color="auto"/>
                                                <w:bottom w:val="none" w:sz="0" w:space="0" w:color="auto"/>
                                                <w:right w:val="none" w:sz="0" w:space="0" w:color="auto"/>
                                              </w:divBdr>
                                              <w:divsChild>
                                                <w:div w:id="1952200978">
                                                  <w:marLeft w:val="0"/>
                                                  <w:marRight w:val="0"/>
                                                  <w:marTop w:val="0"/>
                                                  <w:marBottom w:val="0"/>
                                                  <w:divBdr>
                                                    <w:top w:val="none" w:sz="0" w:space="0" w:color="auto"/>
                                                    <w:left w:val="none" w:sz="0" w:space="0" w:color="auto"/>
                                                    <w:bottom w:val="none" w:sz="0" w:space="0" w:color="auto"/>
                                                    <w:right w:val="none" w:sz="0" w:space="0" w:color="auto"/>
                                                  </w:divBdr>
                                                  <w:divsChild>
                                                    <w:div w:id="1536231668">
                                                      <w:marLeft w:val="0"/>
                                                      <w:marRight w:val="0"/>
                                                      <w:marTop w:val="0"/>
                                                      <w:marBottom w:val="0"/>
                                                      <w:divBdr>
                                                        <w:top w:val="none" w:sz="0" w:space="0" w:color="auto"/>
                                                        <w:left w:val="none" w:sz="0" w:space="0" w:color="auto"/>
                                                        <w:bottom w:val="none" w:sz="0" w:space="0" w:color="auto"/>
                                                        <w:right w:val="none" w:sz="0" w:space="0" w:color="auto"/>
                                                      </w:divBdr>
                                                      <w:divsChild>
                                                        <w:div w:id="1982805782">
                                                          <w:marLeft w:val="0"/>
                                                          <w:marRight w:val="0"/>
                                                          <w:marTop w:val="0"/>
                                                          <w:marBottom w:val="0"/>
                                                          <w:divBdr>
                                                            <w:top w:val="none" w:sz="0" w:space="0" w:color="auto"/>
                                                            <w:left w:val="none" w:sz="0" w:space="0" w:color="auto"/>
                                                            <w:bottom w:val="none" w:sz="0" w:space="0" w:color="auto"/>
                                                            <w:right w:val="none" w:sz="0" w:space="0" w:color="auto"/>
                                                          </w:divBdr>
                                                          <w:divsChild>
                                                            <w:div w:id="120925680">
                                                              <w:marLeft w:val="0"/>
                                                              <w:marRight w:val="0"/>
                                                              <w:marTop w:val="0"/>
                                                              <w:marBottom w:val="0"/>
                                                              <w:divBdr>
                                                                <w:top w:val="none" w:sz="0" w:space="0" w:color="auto"/>
                                                                <w:left w:val="none" w:sz="0" w:space="0" w:color="auto"/>
                                                                <w:bottom w:val="none" w:sz="0" w:space="0" w:color="auto"/>
                                                                <w:right w:val="none" w:sz="0" w:space="0" w:color="auto"/>
                                                              </w:divBdr>
                                                              <w:divsChild>
                                                                <w:div w:id="670761380">
                                                                  <w:marLeft w:val="0"/>
                                                                  <w:marRight w:val="0"/>
                                                                  <w:marTop w:val="0"/>
                                                                  <w:marBottom w:val="0"/>
                                                                  <w:divBdr>
                                                                    <w:top w:val="none" w:sz="0" w:space="0" w:color="auto"/>
                                                                    <w:left w:val="none" w:sz="0" w:space="0" w:color="auto"/>
                                                                    <w:bottom w:val="none" w:sz="0" w:space="0" w:color="auto"/>
                                                                    <w:right w:val="none" w:sz="0" w:space="0" w:color="auto"/>
                                                                  </w:divBdr>
                                                                  <w:divsChild>
                                                                    <w:div w:id="1449396692">
                                                                      <w:marLeft w:val="0"/>
                                                                      <w:marRight w:val="0"/>
                                                                      <w:marTop w:val="0"/>
                                                                      <w:marBottom w:val="0"/>
                                                                      <w:divBdr>
                                                                        <w:top w:val="none" w:sz="0" w:space="0" w:color="auto"/>
                                                                        <w:left w:val="none" w:sz="0" w:space="0" w:color="auto"/>
                                                                        <w:bottom w:val="none" w:sz="0" w:space="0" w:color="auto"/>
                                                                        <w:right w:val="none" w:sz="0" w:space="0" w:color="auto"/>
                                                                      </w:divBdr>
                                                                    </w:div>
                                                                  </w:divsChild>
                                                                </w:div>
                                                                <w:div w:id="978000147">
                                                                  <w:marLeft w:val="0"/>
                                                                  <w:marRight w:val="0"/>
                                                                  <w:marTop w:val="0"/>
                                                                  <w:marBottom w:val="0"/>
                                                                  <w:divBdr>
                                                                    <w:top w:val="none" w:sz="0" w:space="0" w:color="auto"/>
                                                                    <w:left w:val="none" w:sz="0" w:space="0" w:color="auto"/>
                                                                    <w:bottom w:val="none" w:sz="0" w:space="0" w:color="auto"/>
                                                                    <w:right w:val="none" w:sz="0" w:space="0" w:color="auto"/>
                                                                  </w:divBdr>
                                                                  <w:divsChild>
                                                                    <w:div w:id="2038384980">
                                                                      <w:marLeft w:val="0"/>
                                                                      <w:marRight w:val="0"/>
                                                                      <w:marTop w:val="0"/>
                                                                      <w:marBottom w:val="0"/>
                                                                      <w:divBdr>
                                                                        <w:top w:val="none" w:sz="0" w:space="0" w:color="auto"/>
                                                                        <w:left w:val="none" w:sz="0" w:space="0" w:color="auto"/>
                                                                        <w:bottom w:val="none" w:sz="0" w:space="0" w:color="auto"/>
                                                                        <w:right w:val="none" w:sz="0" w:space="0" w:color="auto"/>
                                                                      </w:divBdr>
                                                                    </w:div>
                                                                  </w:divsChild>
                                                                </w:div>
                                                                <w:div w:id="1331375504">
                                                                  <w:marLeft w:val="0"/>
                                                                  <w:marRight w:val="0"/>
                                                                  <w:marTop w:val="0"/>
                                                                  <w:marBottom w:val="0"/>
                                                                  <w:divBdr>
                                                                    <w:top w:val="none" w:sz="0" w:space="0" w:color="auto"/>
                                                                    <w:left w:val="none" w:sz="0" w:space="0" w:color="auto"/>
                                                                    <w:bottom w:val="none" w:sz="0" w:space="0" w:color="auto"/>
                                                                    <w:right w:val="none" w:sz="0" w:space="0" w:color="auto"/>
                                                                  </w:divBdr>
                                                                  <w:divsChild>
                                                                    <w:div w:id="91514179">
                                                                      <w:marLeft w:val="0"/>
                                                                      <w:marRight w:val="0"/>
                                                                      <w:marTop w:val="0"/>
                                                                      <w:marBottom w:val="0"/>
                                                                      <w:divBdr>
                                                                        <w:top w:val="none" w:sz="0" w:space="0" w:color="auto"/>
                                                                        <w:left w:val="none" w:sz="0" w:space="0" w:color="auto"/>
                                                                        <w:bottom w:val="none" w:sz="0" w:space="0" w:color="auto"/>
                                                                        <w:right w:val="none" w:sz="0" w:space="0" w:color="auto"/>
                                                                      </w:divBdr>
                                                                    </w:div>
                                                                  </w:divsChild>
                                                                </w:div>
                                                                <w:div w:id="559293101">
                                                                  <w:marLeft w:val="0"/>
                                                                  <w:marRight w:val="0"/>
                                                                  <w:marTop w:val="0"/>
                                                                  <w:marBottom w:val="0"/>
                                                                  <w:divBdr>
                                                                    <w:top w:val="none" w:sz="0" w:space="0" w:color="auto"/>
                                                                    <w:left w:val="none" w:sz="0" w:space="0" w:color="auto"/>
                                                                    <w:bottom w:val="none" w:sz="0" w:space="0" w:color="auto"/>
                                                                    <w:right w:val="none" w:sz="0" w:space="0" w:color="auto"/>
                                                                  </w:divBdr>
                                                                  <w:divsChild>
                                                                    <w:div w:id="82800328">
                                                                      <w:marLeft w:val="0"/>
                                                                      <w:marRight w:val="0"/>
                                                                      <w:marTop w:val="0"/>
                                                                      <w:marBottom w:val="0"/>
                                                                      <w:divBdr>
                                                                        <w:top w:val="none" w:sz="0" w:space="0" w:color="auto"/>
                                                                        <w:left w:val="none" w:sz="0" w:space="0" w:color="auto"/>
                                                                        <w:bottom w:val="none" w:sz="0" w:space="0" w:color="auto"/>
                                                                        <w:right w:val="none" w:sz="0" w:space="0" w:color="auto"/>
                                                                      </w:divBdr>
                                                                    </w:div>
                                                                  </w:divsChild>
                                                                </w:div>
                                                                <w:div w:id="803428640">
                                                                  <w:marLeft w:val="0"/>
                                                                  <w:marRight w:val="0"/>
                                                                  <w:marTop w:val="0"/>
                                                                  <w:marBottom w:val="0"/>
                                                                  <w:divBdr>
                                                                    <w:top w:val="none" w:sz="0" w:space="0" w:color="auto"/>
                                                                    <w:left w:val="none" w:sz="0" w:space="0" w:color="auto"/>
                                                                    <w:bottom w:val="none" w:sz="0" w:space="0" w:color="auto"/>
                                                                    <w:right w:val="none" w:sz="0" w:space="0" w:color="auto"/>
                                                                  </w:divBdr>
                                                                  <w:divsChild>
                                                                    <w:div w:id="1189175591">
                                                                      <w:marLeft w:val="0"/>
                                                                      <w:marRight w:val="0"/>
                                                                      <w:marTop w:val="0"/>
                                                                      <w:marBottom w:val="0"/>
                                                                      <w:divBdr>
                                                                        <w:top w:val="none" w:sz="0" w:space="0" w:color="auto"/>
                                                                        <w:left w:val="none" w:sz="0" w:space="0" w:color="auto"/>
                                                                        <w:bottom w:val="none" w:sz="0" w:space="0" w:color="auto"/>
                                                                        <w:right w:val="none" w:sz="0" w:space="0" w:color="auto"/>
                                                                      </w:divBdr>
                                                                    </w:div>
                                                                  </w:divsChild>
                                                                </w:div>
                                                                <w:div w:id="765541593">
                                                                  <w:marLeft w:val="0"/>
                                                                  <w:marRight w:val="0"/>
                                                                  <w:marTop w:val="0"/>
                                                                  <w:marBottom w:val="0"/>
                                                                  <w:divBdr>
                                                                    <w:top w:val="none" w:sz="0" w:space="0" w:color="auto"/>
                                                                    <w:left w:val="none" w:sz="0" w:space="0" w:color="auto"/>
                                                                    <w:bottom w:val="none" w:sz="0" w:space="0" w:color="auto"/>
                                                                    <w:right w:val="none" w:sz="0" w:space="0" w:color="auto"/>
                                                                  </w:divBdr>
                                                                  <w:divsChild>
                                                                    <w:div w:id="169880433">
                                                                      <w:marLeft w:val="0"/>
                                                                      <w:marRight w:val="0"/>
                                                                      <w:marTop w:val="0"/>
                                                                      <w:marBottom w:val="0"/>
                                                                      <w:divBdr>
                                                                        <w:top w:val="none" w:sz="0" w:space="0" w:color="auto"/>
                                                                        <w:left w:val="none" w:sz="0" w:space="0" w:color="auto"/>
                                                                        <w:bottom w:val="none" w:sz="0" w:space="0" w:color="auto"/>
                                                                        <w:right w:val="none" w:sz="0" w:space="0" w:color="auto"/>
                                                                      </w:divBdr>
                                                                    </w:div>
                                                                  </w:divsChild>
                                                                </w:div>
                                                                <w:div w:id="770124336">
                                                                  <w:marLeft w:val="0"/>
                                                                  <w:marRight w:val="0"/>
                                                                  <w:marTop w:val="0"/>
                                                                  <w:marBottom w:val="0"/>
                                                                  <w:divBdr>
                                                                    <w:top w:val="none" w:sz="0" w:space="0" w:color="auto"/>
                                                                    <w:left w:val="none" w:sz="0" w:space="0" w:color="auto"/>
                                                                    <w:bottom w:val="none" w:sz="0" w:space="0" w:color="auto"/>
                                                                    <w:right w:val="none" w:sz="0" w:space="0" w:color="auto"/>
                                                                  </w:divBdr>
                                                                  <w:divsChild>
                                                                    <w:div w:id="1807166598">
                                                                      <w:marLeft w:val="0"/>
                                                                      <w:marRight w:val="0"/>
                                                                      <w:marTop w:val="0"/>
                                                                      <w:marBottom w:val="0"/>
                                                                      <w:divBdr>
                                                                        <w:top w:val="none" w:sz="0" w:space="0" w:color="auto"/>
                                                                        <w:left w:val="none" w:sz="0" w:space="0" w:color="auto"/>
                                                                        <w:bottom w:val="none" w:sz="0" w:space="0" w:color="auto"/>
                                                                        <w:right w:val="none" w:sz="0" w:space="0" w:color="auto"/>
                                                                      </w:divBdr>
                                                                    </w:div>
                                                                  </w:divsChild>
                                                                </w:div>
                                                                <w:div w:id="307906711">
                                                                  <w:marLeft w:val="0"/>
                                                                  <w:marRight w:val="0"/>
                                                                  <w:marTop w:val="0"/>
                                                                  <w:marBottom w:val="0"/>
                                                                  <w:divBdr>
                                                                    <w:top w:val="none" w:sz="0" w:space="0" w:color="auto"/>
                                                                    <w:left w:val="none" w:sz="0" w:space="0" w:color="auto"/>
                                                                    <w:bottom w:val="none" w:sz="0" w:space="0" w:color="auto"/>
                                                                    <w:right w:val="none" w:sz="0" w:space="0" w:color="auto"/>
                                                                  </w:divBdr>
                                                                  <w:divsChild>
                                                                    <w:div w:id="159347550">
                                                                      <w:marLeft w:val="0"/>
                                                                      <w:marRight w:val="0"/>
                                                                      <w:marTop w:val="0"/>
                                                                      <w:marBottom w:val="0"/>
                                                                      <w:divBdr>
                                                                        <w:top w:val="none" w:sz="0" w:space="0" w:color="auto"/>
                                                                        <w:left w:val="none" w:sz="0" w:space="0" w:color="auto"/>
                                                                        <w:bottom w:val="none" w:sz="0" w:space="0" w:color="auto"/>
                                                                        <w:right w:val="none" w:sz="0" w:space="0" w:color="auto"/>
                                                                      </w:divBdr>
                                                                    </w:div>
                                                                  </w:divsChild>
                                                                </w:div>
                                                                <w:div w:id="575483609">
                                                                  <w:marLeft w:val="0"/>
                                                                  <w:marRight w:val="0"/>
                                                                  <w:marTop w:val="0"/>
                                                                  <w:marBottom w:val="0"/>
                                                                  <w:divBdr>
                                                                    <w:top w:val="none" w:sz="0" w:space="0" w:color="auto"/>
                                                                    <w:left w:val="none" w:sz="0" w:space="0" w:color="auto"/>
                                                                    <w:bottom w:val="none" w:sz="0" w:space="0" w:color="auto"/>
                                                                    <w:right w:val="none" w:sz="0" w:space="0" w:color="auto"/>
                                                                  </w:divBdr>
                                                                  <w:divsChild>
                                                                    <w:div w:id="1564683345">
                                                                      <w:marLeft w:val="0"/>
                                                                      <w:marRight w:val="0"/>
                                                                      <w:marTop w:val="0"/>
                                                                      <w:marBottom w:val="0"/>
                                                                      <w:divBdr>
                                                                        <w:top w:val="none" w:sz="0" w:space="0" w:color="auto"/>
                                                                        <w:left w:val="none" w:sz="0" w:space="0" w:color="auto"/>
                                                                        <w:bottom w:val="none" w:sz="0" w:space="0" w:color="auto"/>
                                                                        <w:right w:val="none" w:sz="0" w:space="0" w:color="auto"/>
                                                                      </w:divBdr>
                                                                    </w:div>
                                                                  </w:divsChild>
                                                                </w:div>
                                                                <w:div w:id="1985159263">
                                                                  <w:marLeft w:val="0"/>
                                                                  <w:marRight w:val="0"/>
                                                                  <w:marTop w:val="0"/>
                                                                  <w:marBottom w:val="0"/>
                                                                  <w:divBdr>
                                                                    <w:top w:val="none" w:sz="0" w:space="0" w:color="auto"/>
                                                                    <w:left w:val="none" w:sz="0" w:space="0" w:color="auto"/>
                                                                    <w:bottom w:val="none" w:sz="0" w:space="0" w:color="auto"/>
                                                                    <w:right w:val="none" w:sz="0" w:space="0" w:color="auto"/>
                                                                  </w:divBdr>
                                                                  <w:divsChild>
                                                                    <w:div w:id="1454514475">
                                                                      <w:marLeft w:val="0"/>
                                                                      <w:marRight w:val="0"/>
                                                                      <w:marTop w:val="0"/>
                                                                      <w:marBottom w:val="0"/>
                                                                      <w:divBdr>
                                                                        <w:top w:val="none" w:sz="0" w:space="0" w:color="auto"/>
                                                                        <w:left w:val="none" w:sz="0" w:space="0" w:color="auto"/>
                                                                        <w:bottom w:val="none" w:sz="0" w:space="0" w:color="auto"/>
                                                                        <w:right w:val="none" w:sz="0" w:space="0" w:color="auto"/>
                                                                      </w:divBdr>
                                                                    </w:div>
                                                                  </w:divsChild>
                                                                </w:div>
                                                                <w:div w:id="924461542">
                                                                  <w:marLeft w:val="0"/>
                                                                  <w:marRight w:val="0"/>
                                                                  <w:marTop w:val="0"/>
                                                                  <w:marBottom w:val="0"/>
                                                                  <w:divBdr>
                                                                    <w:top w:val="none" w:sz="0" w:space="0" w:color="auto"/>
                                                                    <w:left w:val="none" w:sz="0" w:space="0" w:color="auto"/>
                                                                    <w:bottom w:val="none" w:sz="0" w:space="0" w:color="auto"/>
                                                                    <w:right w:val="none" w:sz="0" w:space="0" w:color="auto"/>
                                                                  </w:divBdr>
                                                                  <w:divsChild>
                                                                    <w:div w:id="1535733299">
                                                                      <w:marLeft w:val="0"/>
                                                                      <w:marRight w:val="0"/>
                                                                      <w:marTop w:val="0"/>
                                                                      <w:marBottom w:val="0"/>
                                                                      <w:divBdr>
                                                                        <w:top w:val="none" w:sz="0" w:space="0" w:color="auto"/>
                                                                        <w:left w:val="none" w:sz="0" w:space="0" w:color="auto"/>
                                                                        <w:bottom w:val="none" w:sz="0" w:space="0" w:color="auto"/>
                                                                        <w:right w:val="none" w:sz="0" w:space="0" w:color="auto"/>
                                                                      </w:divBdr>
                                                                    </w:div>
                                                                  </w:divsChild>
                                                                </w:div>
                                                                <w:div w:id="1878590264">
                                                                  <w:marLeft w:val="0"/>
                                                                  <w:marRight w:val="0"/>
                                                                  <w:marTop w:val="0"/>
                                                                  <w:marBottom w:val="0"/>
                                                                  <w:divBdr>
                                                                    <w:top w:val="none" w:sz="0" w:space="0" w:color="auto"/>
                                                                    <w:left w:val="none" w:sz="0" w:space="0" w:color="auto"/>
                                                                    <w:bottom w:val="none" w:sz="0" w:space="0" w:color="auto"/>
                                                                    <w:right w:val="none" w:sz="0" w:space="0" w:color="auto"/>
                                                                  </w:divBdr>
                                                                  <w:divsChild>
                                                                    <w:div w:id="1934051176">
                                                                      <w:marLeft w:val="0"/>
                                                                      <w:marRight w:val="0"/>
                                                                      <w:marTop w:val="0"/>
                                                                      <w:marBottom w:val="0"/>
                                                                      <w:divBdr>
                                                                        <w:top w:val="none" w:sz="0" w:space="0" w:color="auto"/>
                                                                        <w:left w:val="none" w:sz="0" w:space="0" w:color="auto"/>
                                                                        <w:bottom w:val="none" w:sz="0" w:space="0" w:color="auto"/>
                                                                        <w:right w:val="none" w:sz="0" w:space="0" w:color="auto"/>
                                                                      </w:divBdr>
                                                                    </w:div>
                                                                  </w:divsChild>
                                                                </w:div>
                                                                <w:div w:id="1960212011">
                                                                  <w:marLeft w:val="0"/>
                                                                  <w:marRight w:val="0"/>
                                                                  <w:marTop w:val="0"/>
                                                                  <w:marBottom w:val="0"/>
                                                                  <w:divBdr>
                                                                    <w:top w:val="none" w:sz="0" w:space="0" w:color="auto"/>
                                                                    <w:left w:val="none" w:sz="0" w:space="0" w:color="auto"/>
                                                                    <w:bottom w:val="none" w:sz="0" w:space="0" w:color="auto"/>
                                                                    <w:right w:val="none" w:sz="0" w:space="0" w:color="auto"/>
                                                                  </w:divBdr>
                                                                  <w:divsChild>
                                                                    <w:div w:id="307052268">
                                                                      <w:marLeft w:val="0"/>
                                                                      <w:marRight w:val="0"/>
                                                                      <w:marTop w:val="0"/>
                                                                      <w:marBottom w:val="0"/>
                                                                      <w:divBdr>
                                                                        <w:top w:val="none" w:sz="0" w:space="0" w:color="auto"/>
                                                                        <w:left w:val="none" w:sz="0" w:space="0" w:color="auto"/>
                                                                        <w:bottom w:val="none" w:sz="0" w:space="0" w:color="auto"/>
                                                                        <w:right w:val="none" w:sz="0" w:space="0" w:color="auto"/>
                                                                      </w:divBdr>
                                                                    </w:div>
                                                                  </w:divsChild>
                                                                </w:div>
                                                                <w:div w:id="32924586">
                                                                  <w:marLeft w:val="0"/>
                                                                  <w:marRight w:val="0"/>
                                                                  <w:marTop w:val="0"/>
                                                                  <w:marBottom w:val="0"/>
                                                                  <w:divBdr>
                                                                    <w:top w:val="none" w:sz="0" w:space="0" w:color="auto"/>
                                                                    <w:left w:val="none" w:sz="0" w:space="0" w:color="auto"/>
                                                                    <w:bottom w:val="none" w:sz="0" w:space="0" w:color="auto"/>
                                                                    <w:right w:val="none" w:sz="0" w:space="0" w:color="auto"/>
                                                                  </w:divBdr>
                                                                  <w:divsChild>
                                                                    <w:div w:id="2057578939">
                                                                      <w:marLeft w:val="0"/>
                                                                      <w:marRight w:val="0"/>
                                                                      <w:marTop w:val="0"/>
                                                                      <w:marBottom w:val="0"/>
                                                                      <w:divBdr>
                                                                        <w:top w:val="none" w:sz="0" w:space="0" w:color="auto"/>
                                                                        <w:left w:val="none" w:sz="0" w:space="0" w:color="auto"/>
                                                                        <w:bottom w:val="none" w:sz="0" w:space="0" w:color="auto"/>
                                                                        <w:right w:val="none" w:sz="0" w:space="0" w:color="auto"/>
                                                                      </w:divBdr>
                                                                    </w:div>
                                                                  </w:divsChild>
                                                                </w:div>
                                                                <w:div w:id="495657475">
                                                                  <w:marLeft w:val="0"/>
                                                                  <w:marRight w:val="0"/>
                                                                  <w:marTop w:val="0"/>
                                                                  <w:marBottom w:val="0"/>
                                                                  <w:divBdr>
                                                                    <w:top w:val="none" w:sz="0" w:space="0" w:color="auto"/>
                                                                    <w:left w:val="none" w:sz="0" w:space="0" w:color="auto"/>
                                                                    <w:bottom w:val="none" w:sz="0" w:space="0" w:color="auto"/>
                                                                    <w:right w:val="none" w:sz="0" w:space="0" w:color="auto"/>
                                                                  </w:divBdr>
                                                                  <w:divsChild>
                                                                    <w:div w:id="678822306">
                                                                      <w:marLeft w:val="0"/>
                                                                      <w:marRight w:val="0"/>
                                                                      <w:marTop w:val="0"/>
                                                                      <w:marBottom w:val="0"/>
                                                                      <w:divBdr>
                                                                        <w:top w:val="none" w:sz="0" w:space="0" w:color="auto"/>
                                                                        <w:left w:val="none" w:sz="0" w:space="0" w:color="auto"/>
                                                                        <w:bottom w:val="none" w:sz="0" w:space="0" w:color="auto"/>
                                                                        <w:right w:val="none" w:sz="0" w:space="0" w:color="auto"/>
                                                                      </w:divBdr>
                                                                    </w:div>
                                                                  </w:divsChild>
                                                                </w:div>
                                                                <w:div w:id="1437753478">
                                                                  <w:marLeft w:val="0"/>
                                                                  <w:marRight w:val="0"/>
                                                                  <w:marTop w:val="0"/>
                                                                  <w:marBottom w:val="0"/>
                                                                  <w:divBdr>
                                                                    <w:top w:val="none" w:sz="0" w:space="0" w:color="auto"/>
                                                                    <w:left w:val="none" w:sz="0" w:space="0" w:color="auto"/>
                                                                    <w:bottom w:val="none" w:sz="0" w:space="0" w:color="auto"/>
                                                                    <w:right w:val="none" w:sz="0" w:space="0" w:color="auto"/>
                                                                  </w:divBdr>
                                                                  <w:divsChild>
                                                                    <w:div w:id="1343240492">
                                                                      <w:marLeft w:val="0"/>
                                                                      <w:marRight w:val="0"/>
                                                                      <w:marTop w:val="0"/>
                                                                      <w:marBottom w:val="0"/>
                                                                      <w:divBdr>
                                                                        <w:top w:val="none" w:sz="0" w:space="0" w:color="auto"/>
                                                                        <w:left w:val="none" w:sz="0" w:space="0" w:color="auto"/>
                                                                        <w:bottom w:val="none" w:sz="0" w:space="0" w:color="auto"/>
                                                                        <w:right w:val="none" w:sz="0" w:space="0" w:color="auto"/>
                                                                      </w:divBdr>
                                                                    </w:div>
                                                                  </w:divsChild>
                                                                </w:div>
                                                                <w:div w:id="1678195856">
                                                                  <w:marLeft w:val="0"/>
                                                                  <w:marRight w:val="0"/>
                                                                  <w:marTop w:val="0"/>
                                                                  <w:marBottom w:val="0"/>
                                                                  <w:divBdr>
                                                                    <w:top w:val="none" w:sz="0" w:space="0" w:color="auto"/>
                                                                    <w:left w:val="none" w:sz="0" w:space="0" w:color="auto"/>
                                                                    <w:bottom w:val="none" w:sz="0" w:space="0" w:color="auto"/>
                                                                    <w:right w:val="none" w:sz="0" w:space="0" w:color="auto"/>
                                                                  </w:divBdr>
                                                                  <w:divsChild>
                                                                    <w:div w:id="1249384092">
                                                                      <w:marLeft w:val="0"/>
                                                                      <w:marRight w:val="0"/>
                                                                      <w:marTop w:val="0"/>
                                                                      <w:marBottom w:val="0"/>
                                                                      <w:divBdr>
                                                                        <w:top w:val="none" w:sz="0" w:space="0" w:color="auto"/>
                                                                        <w:left w:val="none" w:sz="0" w:space="0" w:color="auto"/>
                                                                        <w:bottom w:val="none" w:sz="0" w:space="0" w:color="auto"/>
                                                                        <w:right w:val="none" w:sz="0" w:space="0" w:color="auto"/>
                                                                      </w:divBdr>
                                                                    </w:div>
                                                                  </w:divsChild>
                                                                </w:div>
                                                                <w:div w:id="771360021">
                                                                  <w:marLeft w:val="0"/>
                                                                  <w:marRight w:val="0"/>
                                                                  <w:marTop w:val="0"/>
                                                                  <w:marBottom w:val="0"/>
                                                                  <w:divBdr>
                                                                    <w:top w:val="none" w:sz="0" w:space="0" w:color="auto"/>
                                                                    <w:left w:val="none" w:sz="0" w:space="0" w:color="auto"/>
                                                                    <w:bottom w:val="none" w:sz="0" w:space="0" w:color="auto"/>
                                                                    <w:right w:val="none" w:sz="0" w:space="0" w:color="auto"/>
                                                                  </w:divBdr>
                                                                  <w:divsChild>
                                                                    <w:div w:id="1904173608">
                                                                      <w:marLeft w:val="0"/>
                                                                      <w:marRight w:val="0"/>
                                                                      <w:marTop w:val="0"/>
                                                                      <w:marBottom w:val="0"/>
                                                                      <w:divBdr>
                                                                        <w:top w:val="none" w:sz="0" w:space="0" w:color="auto"/>
                                                                        <w:left w:val="none" w:sz="0" w:space="0" w:color="auto"/>
                                                                        <w:bottom w:val="none" w:sz="0" w:space="0" w:color="auto"/>
                                                                        <w:right w:val="none" w:sz="0" w:space="0" w:color="auto"/>
                                                                      </w:divBdr>
                                                                    </w:div>
                                                                  </w:divsChild>
                                                                </w:div>
                                                                <w:div w:id="1979214814">
                                                                  <w:marLeft w:val="0"/>
                                                                  <w:marRight w:val="0"/>
                                                                  <w:marTop w:val="0"/>
                                                                  <w:marBottom w:val="0"/>
                                                                  <w:divBdr>
                                                                    <w:top w:val="none" w:sz="0" w:space="0" w:color="auto"/>
                                                                    <w:left w:val="none" w:sz="0" w:space="0" w:color="auto"/>
                                                                    <w:bottom w:val="none" w:sz="0" w:space="0" w:color="auto"/>
                                                                    <w:right w:val="none" w:sz="0" w:space="0" w:color="auto"/>
                                                                  </w:divBdr>
                                                                  <w:divsChild>
                                                                    <w:div w:id="2113822446">
                                                                      <w:marLeft w:val="0"/>
                                                                      <w:marRight w:val="0"/>
                                                                      <w:marTop w:val="0"/>
                                                                      <w:marBottom w:val="0"/>
                                                                      <w:divBdr>
                                                                        <w:top w:val="none" w:sz="0" w:space="0" w:color="auto"/>
                                                                        <w:left w:val="none" w:sz="0" w:space="0" w:color="auto"/>
                                                                        <w:bottom w:val="none" w:sz="0" w:space="0" w:color="auto"/>
                                                                        <w:right w:val="none" w:sz="0" w:space="0" w:color="auto"/>
                                                                      </w:divBdr>
                                                                    </w:div>
                                                                  </w:divsChild>
                                                                </w:div>
                                                                <w:div w:id="1979066646">
                                                                  <w:marLeft w:val="0"/>
                                                                  <w:marRight w:val="0"/>
                                                                  <w:marTop w:val="0"/>
                                                                  <w:marBottom w:val="0"/>
                                                                  <w:divBdr>
                                                                    <w:top w:val="none" w:sz="0" w:space="0" w:color="auto"/>
                                                                    <w:left w:val="none" w:sz="0" w:space="0" w:color="auto"/>
                                                                    <w:bottom w:val="none" w:sz="0" w:space="0" w:color="auto"/>
                                                                    <w:right w:val="none" w:sz="0" w:space="0" w:color="auto"/>
                                                                  </w:divBdr>
                                                                  <w:divsChild>
                                                                    <w:div w:id="1004434006">
                                                                      <w:marLeft w:val="0"/>
                                                                      <w:marRight w:val="0"/>
                                                                      <w:marTop w:val="0"/>
                                                                      <w:marBottom w:val="0"/>
                                                                      <w:divBdr>
                                                                        <w:top w:val="none" w:sz="0" w:space="0" w:color="auto"/>
                                                                        <w:left w:val="none" w:sz="0" w:space="0" w:color="auto"/>
                                                                        <w:bottom w:val="none" w:sz="0" w:space="0" w:color="auto"/>
                                                                        <w:right w:val="none" w:sz="0" w:space="0" w:color="auto"/>
                                                                      </w:divBdr>
                                                                    </w:div>
                                                                  </w:divsChild>
                                                                </w:div>
                                                                <w:div w:id="1604723922">
                                                                  <w:marLeft w:val="0"/>
                                                                  <w:marRight w:val="0"/>
                                                                  <w:marTop w:val="0"/>
                                                                  <w:marBottom w:val="0"/>
                                                                  <w:divBdr>
                                                                    <w:top w:val="none" w:sz="0" w:space="0" w:color="auto"/>
                                                                    <w:left w:val="none" w:sz="0" w:space="0" w:color="auto"/>
                                                                    <w:bottom w:val="none" w:sz="0" w:space="0" w:color="auto"/>
                                                                    <w:right w:val="none" w:sz="0" w:space="0" w:color="auto"/>
                                                                  </w:divBdr>
                                                                  <w:divsChild>
                                                                    <w:div w:id="848636410">
                                                                      <w:marLeft w:val="0"/>
                                                                      <w:marRight w:val="0"/>
                                                                      <w:marTop w:val="0"/>
                                                                      <w:marBottom w:val="0"/>
                                                                      <w:divBdr>
                                                                        <w:top w:val="none" w:sz="0" w:space="0" w:color="auto"/>
                                                                        <w:left w:val="none" w:sz="0" w:space="0" w:color="auto"/>
                                                                        <w:bottom w:val="none" w:sz="0" w:space="0" w:color="auto"/>
                                                                        <w:right w:val="none" w:sz="0" w:space="0" w:color="auto"/>
                                                                      </w:divBdr>
                                                                    </w:div>
                                                                  </w:divsChild>
                                                                </w:div>
                                                                <w:div w:id="835387497">
                                                                  <w:marLeft w:val="0"/>
                                                                  <w:marRight w:val="0"/>
                                                                  <w:marTop w:val="0"/>
                                                                  <w:marBottom w:val="0"/>
                                                                  <w:divBdr>
                                                                    <w:top w:val="none" w:sz="0" w:space="0" w:color="auto"/>
                                                                    <w:left w:val="none" w:sz="0" w:space="0" w:color="auto"/>
                                                                    <w:bottom w:val="none" w:sz="0" w:space="0" w:color="auto"/>
                                                                    <w:right w:val="none" w:sz="0" w:space="0" w:color="auto"/>
                                                                  </w:divBdr>
                                                                  <w:divsChild>
                                                                    <w:div w:id="616761472">
                                                                      <w:marLeft w:val="0"/>
                                                                      <w:marRight w:val="0"/>
                                                                      <w:marTop w:val="0"/>
                                                                      <w:marBottom w:val="0"/>
                                                                      <w:divBdr>
                                                                        <w:top w:val="none" w:sz="0" w:space="0" w:color="auto"/>
                                                                        <w:left w:val="none" w:sz="0" w:space="0" w:color="auto"/>
                                                                        <w:bottom w:val="none" w:sz="0" w:space="0" w:color="auto"/>
                                                                        <w:right w:val="none" w:sz="0" w:space="0" w:color="auto"/>
                                                                      </w:divBdr>
                                                                    </w:div>
                                                                  </w:divsChild>
                                                                </w:div>
                                                                <w:div w:id="1021475190">
                                                                  <w:marLeft w:val="0"/>
                                                                  <w:marRight w:val="0"/>
                                                                  <w:marTop w:val="0"/>
                                                                  <w:marBottom w:val="0"/>
                                                                  <w:divBdr>
                                                                    <w:top w:val="none" w:sz="0" w:space="0" w:color="auto"/>
                                                                    <w:left w:val="none" w:sz="0" w:space="0" w:color="auto"/>
                                                                    <w:bottom w:val="none" w:sz="0" w:space="0" w:color="auto"/>
                                                                    <w:right w:val="none" w:sz="0" w:space="0" w:color="auto"/>
                                                                  </w:divBdr>
                                                                  <w:divsChild>
                                                                    <w:div w:id="919994630">
                                                                      <w:marLeft w:val="0"/>
                                                                      <w:marRight w:val="0"/>
                                                                      <w:marTop w:val="0"/>
                                                                      <w:marBottom w:val="0"/>
                                                                      <w:divBdr>
                                                                        <w:top w:val="none" w:sz="0" w:space="0" w:color="auto"/>
                                                                        <w:left w:val="none" w:sz="0" w:space="0" w:color="auto"/>
                                                                        <w:bottom w:val="none" w:sz="0" w:space="0" w:color="auto"/>
                                                                        <w:right w:val="none" w:sz="0" w:space="0" w:color="auto"/>
                                                                      </w:divBdr>
                                                                    </w:div>
                                                                  </w:divsChild>
                                                                </w:div>
                                                                <w:div w:id="1694645820">
                                                                  <w:marLeft w:val="0"/>
                                                                  <w:marRight w:val="0"/>
                                                                  <w:marTop w:val="0"/>
                                                                  <w:marBottom w:val="0"/>
                                                                  <w:divBdr>
                                                                    <w:top w:val="none" w:sz="0" w:space="0" w:color="auto"/>
                                                                    <w:left w:val="none" w:sz="0" w:space="0" w:color="auto"/>
                                                                    <w:bottom w:val="none" w:sz="0" w:space="0" w:color="auto"/>
                                                                    <w:right w:val="none" w:sz="0" w:space="0" w:color="auto"/>
                                                                  </w:divBdr>
                                                                  <w:divsChild>
                                                                    <w:div w:id="1510176072">
                                                                      <w:marLeft w:val="0"/>
                                                                      <w:marRight w:val="0"/>
                                                                      <w:marTop w:val="0"/>
                                                                      <w:marBottom w:val="0"/>
                                                                      <w:divBdr>
                                                                        <w:top w:val="none" w:sz="0" w:space="0" w:color="auto"/>
                                                                        <w:left w:val="none" w:sz="0" w:space="0" w:color="auto"/>
                                                                        <w:bottom w:val="none" w:sz="0" w:space="0" w:color="auto"/>
                                                                        <w:right w:val="none" w:sz="0" w:space="0" w:color="auto"/>
                                                                      </w:divBdr>
                                                                    </w:div>
                                                                  </w:divsChild>
                                                                </w:div>
                                                                <w:div w:id="1917594876">
                                                                  <w:marLeft w:val="0"/>
                                                                  <w:marRight w:val="0"/>
                                                                  <w:marTop w:val="0"/>
                                                                  <w:marBottom w:val="0"/>
                                                                  <w:divBdr>
                                                                    <w:top w:val="none" w:sz="0" w:space="0" w:color="auto"/>
                                                                    <w:left w:val="none" w:sz="0" w:space="0" w:color="auto"/>
                                                                    <w:bottom w:val="none" w:sz="0" w:space="0" w:color="auto"/>
                                                                    <w:right w:val="none" w:sz="0" w:space="0" w:color="auto"/>
                                                                  </w:divBdr>
                                                                  <w:divsChild>
                                                                    <w:div w:id="635381288">
                                                                      <w:marLeft w:val="0"/>
                                                                      <w:marRight w:val="0"/>
                                                                      <w:marTop w:val="0"/>
                                                                      <w:marBottom w:val="0"/>
                                                                      <w:divBdr>
                                                                        <w:top w:val="none" w:sz="0" w:space="0" w:color="auto"/>
                                                                        <w:left w:val="none" w:sz="0" w:space="0" w:color="auto"/>
                                                                        <w:bottom w:val="none" w:sz="0" w:space="0" w:color="auto"/>
                                                                        <w:right w:val="none" w:sz="0" w:space="0" w:color="auto"/>
                                                                      </w:divBdr>
                                                                    </w:div>
                                                                  </w:divsChild>
                                                                </w:div>
                                                                <w:div w:id="444469497">
                                                                  <w:marLeft w:val="0"/>
                                                                  <w:marRight w:val="0"/>
                                                                  <w:marTop w:val="0"/>
                                                                  <w:marBottom w:val="0"/>
                                                                  <w:divBdr>
                                                                    <w:top w:val="none" w:sz="0" w:space="0" w:color="auto"/>
                                                                    <w:left w:val="none" w:sz="0" w:space="0" w:color="auto"/>
                                                                    <w:bottom w:val="none" w:sz="0" w:space="0" w:color="auto"/>
                                                                    <w:right w:val="none" w:sz="0" w:space="0" w:color="auto"/>
                                                                  </w:divBdr>
                                                                  <w:divsChild>
                                                                    <w:div w:id="1525556758">
                                                                      <w:marLeft w:val="0"/>
                                                                      <w:marRight w:val="0"/>
                                                                      <w:marTop w:val="0"/>
                                                                      <w:marBottom w:val="0"/>
                                                                      <w:divBdr>
                                                                        <w:top w:val="none" w:sz="0" w:space="0" w:color="auto"/>
                                                                        <w:left w:val="none" w:sz="0" w:space="0" w:color="auto"/>
                                                                        <w:bottom w:val="none" w:sz="0" w:space="0" w:color="auto"/>
                                                                        <w:right w:val="none" w:sz="0" w:space="0" w:color="auto"/>
                                                                      </w:divBdr>
                                                                    </w:div>
                                                                  </w:divsChild>
                                                                </w:div>
                                                                <w:div w:id="398988777">
                                                                  <w:marLeft w:val="0"/>
                                                                  <w:marRight w:val="0"/>
                                                                  <w:marTop w:val="0"/>
                                                                  <w:marBottom w:val="0"/>
                                                                  <w:divBdr>
                                                                    <w:top w:val="none" w:sz="0" w:space="0" w:color="auto"/>
                                                                    <w:left w:val="none" w:sz="0" w:space="0" w:color="auto"/>
                                                                    <w:bottom w:val="none" w:sz="0" w:space="0" w:color="auto"/>
                                                                    <w:right w:val="none" w:sz="0" w:space="0" w:color="auto"/>
                                                                  </w:divBdr>
                                                                  <w:divsChild>
                                                                    <w:div w:id="944729950">
                                                                      <w:marLeft w:val="0"/>
                                                                      <w:marRight w:val="0"/>
                                                                      <w:marTop w:val="0"/>
                                                                      <w:marBottom w:val="0"/>
                                                                      <w:divBdr>
                                                                        <w:top w:val="none" w:sz="0" w:space="0" w:color="auto"/>
                                                                        <w:left w:val="none" w:sz="0" w:space="0" w:color="auto"/>
                                                                        <w:bottom w:val="none" w:sz="0" w:space="0" w:color="auto"/>
                                                                        <w:right w:val="none" w:sz="0" w:space="0" w:color="auto"/>
                                                                      </w:divBdr>
                                                                    </w:div>
                                                                  </w:divsChild>
                                                                </w:div>
                                                                <w:div w:id="1530141370">
                                                                  <w:marLeft w:val="0"/>
                                                                  <w:marRight w:val="0"/>
                                                                  <w:marTop w:val="0"/>
                                                                  <w:marBottom w:val="0"/>
                                                                  <w:divBdr>
                                                                    <w:top w:val="none" w:sz="0" w:space="0" w:color="auto"/>
                                                                    <w:left w:val="none" w:sz="0" w:space="0" w:color="auto"/>
                                                                    <w:bottom w:val="none" w:sz="0" w:space="0" w:color="auto"/>
                                                                    <w:right w:val="none" w:sz="0" w:space="0" w:color="auto"/>
                                                                  </w:divBdr>
                                                                  <w:divsChild>
                                                                    <w:div w:id="2063432665">
                                                                      <w:marLeft w:val="0"/>
                                                                      <w:marRight w:val="0"/>
                                                                      <w:marTop w:val="0"/>
                                                                      <w:marBottom w:val="0"/>
                                                                      <w:divBdr>
                                                                        <w:top w:val="none" w:sz="0" w:space="0" w:color="auto"/>
                                                                        <w:left w:val="none" w:sz="0" w:space="0" w:color="auto"/>
                                                                        <w:bottom w:val="none" w:sz="0" w:space="0" w:color="auto"/>
                                                                        <w:right w:val="none" w:sz="0" w:space="0" w:color="auto"/>
                                                                      </w:divBdr>
                                                                    </w:div>
                                                                  </w:divsChild>
                                                                </w:div>
                                                                <w:div w:id="1534614723">
                                                                  <w:marLeft w:val="0"/>
                                                                  <w:marRight w:val="0"/>
                                                                  <w:marTop w:val="0"/>
                                                                  <w:marBottom w:val="0"/>
                                                                  <w:divBdr>
                                                                    <w:top w:val="none" w:sz="0" w:space="0" w:color="auto"/>
                                                                    <w:left w:val="none" w:sz="0" w:space="0" w:color="auto"/>
                                                                    <w:bottom w:val="none" w:sz="0" w:space="0" w:color="auto"/>
                                                                    <w:right w:val="none" w:sz="0" w:space="0" w:color="auto"/>
                                                                  </w:divBdr>
                                                                  <w:divsChild>
                                                                    <w:div w:id="1902057526">
                                                                      <w:marLeft w:val="0"/>
                                                                      <w:marRight w:val="0"/>
                                                                      <w:marTop w:val="0"/>
                                                                      <w:marBottom w:val="0"/>
                                                                      <w:divBdr>
                                                                        <w:top w:val="none" w:sz="0" w:space="0" w:color="auto"/>
                                                                        <w:left w:val="none" w:sz="0" w:space="0" w:color="auto"/>
                                                                        <w:bottom w:val="none" w:sz="0" w:space="0" w:color="auto"/>
                                                                        <w:right w:val="none" w:sz="0" w:space="0" w:color="auto"/>
                                                                      </w:divBdr>
                                                                    </w:div>
                                                                  </w:divsChild>
                                                                </w:div>
                                                                <w:div w:id="1765606396">
                                                                  <w:marLeft w:val="0"/>
                                                                  <w:marRight w:val="0"/>
                                                                  <w:marTop w:val="0"/>
                                                                  <w:marBottom w:val="0"/>
                                                                  <w:divBdr>
                                                                    <w:top w:val="none" w:sz="0" w:space="0" w:color="auto"/>
                                                                    <w:left w:val="none" w:sz="0" w:space="0" w:color="auto"/>
                                                                    <w:bottom w:val="none" w:sz="0" w:space="0" w:color="auto"/>
                                                                    <w:right w:val="none" w:sz="0" w:space="0" w:color="auto"/>
                                                                  </w:divBdr>
                                                                  <w:divsChild>
                                                                    <w:div w:id="898707452">
                                                                      <w:marLeft w:val="0"/>
                                                                      <w:marRight w:val="0"/>
                                                                      <w:marTop w:val="0"/>
                                                                      <w:marBottom w:val="0"/>
                                                                      <w:divBdr>
                                                                        <w:top w:val="none" w:sz="0" w:space="0" w:color="auto"/>
                                                                        <w:left w:val="none" w:sz="0" w:space="0" w:color="auto"/>
                                                                        <w:bottom w:val="none" w:sz="0" w:space="0" w:color="auto"/>
                                                                        <w:right w:val="none" w:sz="0" w:space="0" w:color="auto"/>
                                                                      </w:divBdr>
                                                                    </w:div>
                                                                  </w:divsChild>
                                                                </w:div>
                                                                <w:div w:id="2134248092">
                                                                  <w:marLeft w:val="0"/>
                                                                  <w:marRight w:val="0"/>
                                                                  <w:marTop w:val="0"/>
                                                                  <w:marBottom w:val="0"/>
                                                                  <w:divBdr>
                                                                    <w:top w:val="none" w:sz="0" w:space="0" w:color="auto"/>
                                                                    <w:left w:val="none" w:sz="0" w:space="0" w:color="auto"/>
                                                                    <w:bottom w:val="none" w:sz="0" w:space="0" w:color="auto"/>
                                                                    <w:right w:val="none" w:sz="0" w:space="0" w:color="auto"/>
                                                                  </w:divBdr>
                                                                  <w:divsChild>
                                                                    <w:div w:id="1370179866">
                                                                      <w:marLeft w:val="0"/>
                                                                      <w:marRight w:val="0"/>
                                                                      <w:marTop w:val="0"/>
                                                                      <w:marBottom w:val="0"/>
                                                                      <w:divBdr>
                                                                        <w:top w:val="none" w:sz="0" w:space="0" w:color="auto"/>
                                                                        <w:left w:val="none" w:sz="0" w:space="0" w:color="auto"/>
                                                                        <w:bottom w:val="none" w:sz="0" w:space="0" w:color="auto"/>
                                                                        <w:right w:val="none" w:sz="0" w:space="0" w:color="auto"/>
                                                                      </w:divBdr>
                                                                    </w:div>
                                                                  </w:divsChild>
                                                                </w:div>
                                                                <w:div w:id="1185828602">
                                                                  <w:marLeft w:val="0"/>
                                                                  <w:marRight w:val="0"/>
                                                                  <w:marTop w:val="0"/>
                                                                  <w:marBottom w:val="0"/>
                                                                  <w:divBdr>
                                                                    <w:top w:val="none" w:sz="0" w:space="0" w:color="auto"/>
                                                                    <w:left w:val="none" w:sz="0" w:space="0" w:color="auto"/>
                                                                    <w:bottom w:val="none" w:sz="0" w:space="0" w:color="auto"/>
                                                                    <w:right w:val="none" w:sz="0" w:space="0" w:color="auto"/>
                                                                  </w:divBdr>
                                                                  <w:divsChild>
                                                                    <w:div w:id="2071726546">
                                                                      <w:marLeft w:val="0"/>
                                                                      <w:marRight w:val="0"/>
                                                                      <w:marTop w:val="0"/>
                                                                      <w:marBottom w:val="0"/>
                                                                      <w:divBdr>
                                                                        <w:top w:val="none" w:sz="0" w:space="0" w:color="auto"/>
                                                                        <w:left w:val="none" w:sz="0" w:space="0" w:color="auto"/>
                                                                        <w:bottom w:val="none" w:sz="0" w:space="0" w:color="auto"/>
                                                                        <w:right w:val="none" w:sz="0" w:space="0" w:color="auto"/>
                                                                      </w:divBdr>
                                                                    </w:div>
                                                                  </w:divsChild>
                                                                </w:div>
                                                                <w:div w:id="991257778">
                                                                  <w:marLeft w:val="0"/>
                                                                  <w:marRight w:val="0"/>
                                                                  <w:marTop w:val="0"/>
                                                                  <w:marBottom w:val="0"/>
                                                                  <w:divBdr>
                                                                    <w:top w:val="none" w:sz="0" w:space="0" w:color="auto"/>
                                                                    <w:left w:val="none" w:sz="0" w:space="0" w:color="auto"/>
                                                                    <w:bottom w:val="none" w:sz="0" w:space="0" w:color="auto"/>
                                                                    <w:right w:val="none" w:sz="0" w:space="0" w:color="auto"/>
                                                                  </w:divBdr>
                                                                  <w:divsChild>
                                                                    <w:div w:id="2043553319">
                                                                      <w:marLeft w:val="0"/>
                                                                      <w:marRight w:val="0"/>
                                                                      <w:marTop w:val="0"/>
                                                                      <w:marBottom w:val="0"/>
                                                                      <w:divBdr>
                                                                        <w:top w:val="none" w:sz="0" w:space="0" w:color="auto"/>
                                                                        <w:left w:val="none" w:sz="0" w:space="0" w:color="auto"/>
                                                                        <w:bottom w:val="none" w:sz="0" w:space="0" w:color="auto"/>
                                                                        <w:right w:val="none" w:sz="0" w:space="0" w:color="auto"/>
                                                                      </w:divBdr>
                                                                    </w:div>
                                                                  </w:divsChild>
                                                                </w:div>
                                                                <w:div w:id="858160667">
                                                                  <w:marLeft w:val="0"/>
                                                                  <w:marRight w:val="0"/>
                                                                  <w:marTop w:val="0"/>
                                                                  <w:marBottom w:val="0"/>
                                                                  <w:divBdr>
                                                                    <w:top w:val="none" w:sz="0" w:space="0" w:color="auto"/>
                                                                    <w:left w:val="none" w:sz="0" w:space="0" w:color="auto"/>
                                                                    <w:bottom w:val="none" w:sz="0" w:space="0" w:color="auto"/>
                                                                    <w:right w:val="none" w:sz="0" w:space="0" w:color="auto"/>
                                                                  </w:divBdr>
                                                                  <w:divsChild>
                                                                    <w:div w:id="958101243">
                                                                      <w:marLeft w:val="0"/>
                                                                      <w:marRight w:val="0"/>
                                                                      <w:marTop w:val="0"/>
                                                                      <w:marBottom w:val="0"/>
                                                                      <w:divBdr>
                                                                        <w:top w:val="none" w:sz="0" w:space="0" w:color="auto"/>
                                                                        <w:left w:val="none" w:sz="0" w:space="0" w:color="auto"/>
                                                                        <w:bottom w:val="none" w:sz="0" w:space="0" w:color="auto"/>
                                                                        <w:right w:val="none" w:sz="0" w:space="0" w:color="auto"/>
                                                                      </w:divBdr>
                                                                    </w:div>
                                                                  </w:divsChild>
                                                                </w:div>
                                                                <w:div w:id="365369690">
                                                                  <w:marLeft w:val="0"/>
                                                                  <w:marRight w:val="0"/>
                                                                  <w:marTop w:val="0"/>
                                                                  <w:marBottom w:val="0"/>
                                                                  <w:divBdr>
                                                                    <w:top w:val="none" w:sz="0" w:space="0" w:color="auto"/>
                                                                    <w:left w:val="none" w:sz="0" w:space="0" w:color="auto"/>
                                                                    <w:bottom w:val="none" w:sz="0" w:space="0" w:color="auto"/>
                                                                    <w:right w:val="none" w:sz="0" w:space="0" w:color="auto"/>
                                                                  </w:divBdr>
                                                                  <w:divsChild>
                                                                    <w:div w:id="2080442749">
                                                                      <w:marLeft w:val="0"/>
                                                                      <w:marRight w:val="0"/>
                                                                      <w:marTop w:val="0"/>
                                                                      <w:marBottom w:val="0"/>
                                                                      <w:divBdr>
                                                                        <w:top w:val="none" w:sz="0" w:space="0" w:color="auto"/>
                                                                        <w:left w:val="none" w:sz="0" w:space="0" w:color="auto"/>
                                                                        <w:bottom w:val="none" w:sz="0" w:space="0" w:color="auto"/>
                                                                        <w:right w:val="none" w:sz="0" w:space="0" w:color="auto"/>
                                                                      </w:divBdr>
                                                                    </w:div>
                                                                  </w:divsChild>
                                                                </w:div>
                                                                <w:div w:id="15230588">
                                                                  <w:marLeft w:val="0"/>
                                                                  <w:marRight w:val="0"/>
                                                                  <w:marTop w:val="0"/>
                                                                  <w:marBottom w:val="0"/>
                                                                  <w:divBdr>
                                                                    <w:top w:val="none" w:sz="0" w:space="0" w:color="auto"/>
                                                                    <w:left w:val="none" w:sz="0" w:space="0" w:color="auto"/>
                                                                    <w:bottom w:val="none" w:sz="0" w:space="0" w:color="auto"/>
                                                                    <w:right w:val="none" w:sz="0" w:space="0" w:color="auto"/>
                                                                  </w:divBdr>
                                                                  <w:divsChild>
                                                                    <w:div w:id="390883075">
                                                                      <w:marLeft w:val="0"/>
                                                                      <w:marRight w:val="0"/>
                                                                      <w:marTop w:val="0"/>
                                                                      <w:marBottom w:val="0"/>
                                                                      <w:divBdr>
                                                                        <w:top w:val="none" w:sz="0" w:space="0" w:color="auto"/>
                                                                        <w:left w:val="none" w:sz="0" w:space="0" w:color="auto"/>
                                                                        <w:bottom w:val="none" w:sz="0" w:space="0" w:color="auto"/>
                                                                        <w:right w:val="none" w:sz="0" w:space="0" w:color="auto"/>
                                                                      </w:divBdr>
                                                                    </w:div>
                                                                  </w:divsChild>
                                                                </w:div>
                                                                <w:div w:id="1654407870">
                                                                  <w:marLeft w:val="0"/>
                                                                  <w:marRight w:val="0"/>
                                                                  <w:marTop w:val="0"/>
                                                                  <w:marBottom w:val="0"/>
                                                                  <w:divBdr>
                                                                    <w:top w:val="none" w:sz="0" w:space="0" w:color="auto"/>
                                                                    <w:left w:val="none" w:sz="0" w:space="0" w:color="auto"/>
                                                                    <w:bottom w:val="none" w:sz="0" w:space="0" w:color="auto"/>
                                                                    <w:right w:val="none" w:sz="0" w:space="0" w:color="auto"/>
                                                                  </w:divBdr>
                                                                  <w:divsChild>
                                                                    <w:div w:id="1371497251">
                                                                      <w:marLeft w:val="0"/>
                                                                      <w:marRight w:val="0"/>
                                                                      <w:marTop w:val="0"/>
                                                                      <w:marBottom w:val="0"/>
                                                                      <w:divBdr>
                                                                        <w:top w:val="none" w:sz="0" w:space="0" w:color="auto"/>
                                                                        <w:left w:val="none" w:sz="0" w:space="0" w:color="auto"/>
                                                                        <w:bottom w:val="none" w:sz="0" w:space="0" w:color="auto"/>
                                                                        <w:right w:val="none" w:sz="0" w:space="0" w:color="auto"/>
                                                                      </w:divBdr>
                                                                    </w:div>
                                                                  </w:divsChild>
                                                                </w:div>
                                                                <w:div w:id="19078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2376053">
      <w:bodyDiv w:val="1"/>
      <w:marLeft w:val="0"/>
      <w:marRight w:val="0"/>
      <w:marTop w:val="0"/>
      <w:marBottom w:val="0"/>
      <w:divBdr>
        <w:top w:val="none" w:sz="0" w:space="0" w:color="auto"/>
        <w:left w:val="none" w:sz="0" w:space="0" w:color="auto"/>
        <w:bottom w:val="none" w:sz="0" w:space="0" w:color="auto"/>
        <w:right w:val="none" w:sz="0" w:space="0" w:color="auto"/>
      </w:divBdr>
    </w:div>
    <w:div w:id="217518751">
      <w:bodyDiv w:val="1"/>
      <w:marLeft w:val="0"/>
      <w:marRight w:val="0"/>
      <w:marTop w:val="0"/>
      <w:marBottom w:val="0"/>
      <w:divBdr>
        <w:top w:val="none" w:sz="0" w:space="0" w:color="auto"/>
        <w:left w:val="none" w:sz="0" w:space="0" w:color="auto"/>
        <w:bottom w:val="none" w:sz="0" w:space="0" w:color="auto"/>
        <w:right w:val="none" w:sz="0" w:space="0" w:color="auto"/>
      </w:divBdr>
    </w:div>
    <w:div w:id="231740348">
      <w:bodyDiv w:val="1"/>
      <w:marLeft w:val="0"/>
      <w:marRight w:val="0"/>
      <w:marTop w:val="0"/>
      <w:marBottom w:val="0"/>
      <w:divBdr>
        <w:top w:val="none" w:sz="0" w:space="0" w:color="auto"/>
        <w:left w:val="none" w:sz="0" w:space="0" w:color="auto"/>
        <w:bottom w:val="none" w:sz="0" w:space="0" w:color="auto"/>
        <w:right w:val="none" w:sz="0" w:space="0" w:color="auto"/>
      </w:divBdr>
      <w:divsChild>
        <w:div w:id="128279973">
          <w:marLeft w:val="0"/>
          <w:marRight w:val="0"/>
          <w:marTop w:val="0"/>
          <w:marBottom w:val="0"/>
          <w:divBdr>
            <w:top w:val="none" w:sz="0" w:space="0" w:color="auto"/>
            <w:left w:val="none" w:sz="0" w:space="0" w:color="auto"/>
            <w:bottom w:val="none" w:sz="0" w:space="0" w:color="auto"/>
            <w:right w:val="none" w:sz="0" w:space="0" w:color="auto"/>
          </w:divBdr>
          <w:divsChild>
            <w:div w:id="198782572">
              <w:marLeft w:val="0"/>
              <w:marRight w:val="0"/>
              <w:marTop w:val="0"/>
              <w:marBottom w:val="0"/>
              <w:divBdr>
                <w:top w:val="none" w:sz="0" w:space="0" w:color="auto"/>
                <w:left w:val="none" w:sz="0" w:space="0" w:color="auto"/>
                <w:bottom w:val="none" w:sz="0" w:space="0" w:color="auto"/>
                <w:right w:val="none" w:sz="0" w:space="0" w:color="auto"/>
              </w:divBdr>
              <w:divsChild>
                <w:div w:id="5331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04525">
      <w:bodyDiv w:val="1"/>
      <w:marLeft w:val="0"/>
      <w:marRight w:val="0"/>
      <w:marTop w:val="0"/>
      <w:marBottom w:val="0"/>
      <w:divBdr>
        <w:top w:val="none" w:sz="0" w:space="0" w:color="auto"/>
        <w:left w:val="none" w:sz="0" w:space="0" w:color="auto"/>
        <w:bottom w:val="none" w:sz="0" w:space="0" w:color="auto"/>
        <w:right w:val="none" w:sz="0" w:space="0" w:color="auto"/>
      </w:divBdr>
    </w:div>
    <w:div w:id="248857572">
      <w:bodyDiv w:val="1"/>
      <w:marLeft w:val="0"/>
      <w:marRight w:val="0"/>
      <w:marTop w:val="0"/>
      <w:marBottom w:val="0"/>
      <w:divBdr>
        <w:top w:val="none" w:sz="0" w:space="0" w:color="auto"/>
        <w:left w:val="none" w:sz="0" w:space="0" w:color="auto"/>
        <w:bottom w:val="none" w:sz="0" w:space="0" w:color="auto"/>
        <w:right w:val="none" w:sz="0" w:space="0" w:color="auto"/>
      </w:divBdr>
    </w:div>
    <w:div w:id="286933181">
      <w:bodyDiv w:val="1"/>
      <w:marLeft w:val="0"/>
      <w:marRight w:val="0"/>
      <w:marTop w:val="0"/>
      <w:marBottom w:val="0"/>
      <w:divBdr>
        <w:top w:val="none" w:sz="0" w:space="0" w:color="auto"/>
        <w:left w:val="none" w:sz="0" w:space="0" w:color="auto"/>
        <w:bottom w:val="none" w:sz="0" w:space="0" w:color="auto"/>
        <w:right w:val="none" w:sz="0" w:space="0" w:color="auto"/>
      </w:divBdr>
    </w:div>
    <w:div w:id="289408255">
      <w:bodyDiv w:val="1"/>
      <w:marLeft w:val="0"/>
      <w:marRight w:val="0"/>
      <w:marTop w:val="0"/>
      <w:marBottom w:val="0"/>
      <w:divBdr>
        <w:top w:val="none" w:sz="0" w:space="0" w:color="auto"/>
        <w:left w:val="none" w:sz="0" w:space="0" w:color="auto"/>
        <w:bottom w:val="none" w:sz="0" w:space="0" w:color="auto"/>
        <w:right w:val="none" w:sz="0" w:space="0" w:color="auto"/>
      </w:divBdr>
    </w:div>
    <w:div w:id="296228893">
      <w:bodyDiv w:val="1"/>
      <w:marLeft w:val="0"/>
      <w:marRight w:val="0"/>
      <w:marTop w:val="0"/>
      <w:marBottom w:val="0"/>
      <w:divBdr>
        <w:top w:val="none" w:sz="0" w:space="0" w:color="auto"/>
        <w:left w:val="none" w:sz="0" w:space="0" w:color="auto"/>
        <w:bottom w:val="none" w:sz="0" w:space="0" w:color="auto"/>
        <w:right w:val="none" w:sz="0" w:space="0" w:color="auto"/>
      </w:divBdr>
    </w:div>
    <w:div w:id="349333314">
      <w:bodyDiv w:val="1"/>
      <w:marLeft w:val="0"/>
      <w:marRight w:val="0"/>
      <w:marTop w:val="0"/>
      <w:marBottom w:val="0"/>
      <w:divBdr>
        <w:top w:val="none" w:sz="0" w:space="0" w:color="auto"/>
        <w:left w:val="none" w:sz="0" w:space="0" w:color="auto"/>
        <w:bottom w:val="none" w:sz="0" w:space="0" w:color="auto"/>
        <w:right w:val="none" w:sz="0" w:space="0" w:color="auto"/>
      </w:divBdr>
    </w:div>
    <w:div w:id="366374262">
      <w:bodyDiv w:val="1"/>
      <w:marLeft w:val="0"/>
      <w:marRight w:val="0"/>
      <w:marTop w:val="0"/>
      <w:marBottom w:val="0"/>
      <w:divBdr>
        <w:top w:val="none" w:sz="0" w:space="0" w:color="auto"/>
        <w:left w:val="none" w:sz="0" w:space="0" w:color="auto"/>
        <w:bottom w:val="none" w:sz="0" w:space="0" w:color="auto"/>
        <w:right w:val="none" w:sz="0" w:space="0" w:color="auto"/>
      </w:divBdr>
    </w:div>
    <w:div w:id="376702609">
      <w:bodyDiv w:val="1"/>
      <w:marLeft w:val="0"/>
      <w:marRight w:val="0"/>
      <w:marTop w:val="0"/>
      <w:marBottom w:val="0"/>
      <w:divBdr>
        <w:top w:val="none" w:sz="0" w:space="0" w:color="auto"/>
        <w:left w:val="none" w:sz="0" w:space="0" w:color="auto"/>
        <w:bottom w:val="none" w:sz="0" w:space="0" w:color="auto"/>
        <w:right w:val="none" w:sz="0" w:space="0" w:color="auto"/>
      </w:divBdr>
    </w:div>
    <w:div w:id="379210042">
      <w:bodyDiv w:val="1"/>
      <w:marLeft w:val="0"/>
      <w:marRight w:val="0"/>
      <w:marTop w:val="0"/>
      <w:marBottom w:val="0"/>
      <w:divBdr>
        <w:top w:val="none" w:sz="0" w:space="0" w:color="auto"/>
        <w:left w:val="none" w:sz="0" w:space="0" w:color="auto"/>
        <w:bottom w:val="none" w:sz="0" w:space="0" w:color="auto"/>
        <w:right w:val="none" w:sz="0" w:space="0" w:color="auto"/>
      </w:divBdr>
    </w:div>
    <w:div w:id="389158941">
      <w:bodyDiv w:val="1"/>
      <w:marLeft w:val="0"/>
      <w:marRight w:val="0"/>
      <w:marTop w:val="0"/>
      <w:marBottom w:val="0"/>
      <w:divBdr>
        <w:top w:val="none" w:sz="0" w:space="0" w:color="auto"/>
        <w:left w:val="none" w:sz="0" w:space="0" w:color="auto"/>
        <w:bottom w:val="none" w:sz="0" w:space="0" w:color="auto"/>
        <w:right w:val="none" w:sz="0" w:space="0" w:color="auto"/>
      </w:divBdr>
    </w:div>
    <w:div w:id="419104720">
      <w:bodyDiv w:val="1"/>
      <w:marLeft w:val="0"/>
      <w:marRight w:val="0"/>
      <w:marTop w:val="0"/>
      <w:marBottom w:val="0"/>
      <w:divBdr>
        <w:top w:val="none" w:sz="0" w:space="0" w:color="auto"/>
        <w:left w:val="none" w:sz="0" w:space="0" w:color="auto"/>
        <w:bottom w:val="none" w:sz="0" w:space="0" w:color="auto"/>
        <w:right w:val="none" w:sz="0" w:space="0" w:color="auto"/>
      </w:divBdr>
    </w:div>
    <w:div w:id="420882680">
      <w:bodyDiv w:val="1"/>
      <w:marLeft w:val="0"/>
      <w:marRight w:val="0"/>
      <w:marTop w:val="0"/>
      <w:marBottom w:val="0"/>
      <w:divBdr>
        <w:top w:val="none" w:sz="0" w:space="0" w:color="auto"/>
        <w:left w:val="none" w:sz="0" w:space="0" w:color="auto"/>
        <w:bottom w:val="none" w:sz="0" w:space="0" w:color="auto"/>
        <w:right w:val="none" w:sz="0" w:space="0" w:color="auto"/>
      </w:divBdr>
    </w:div>
    <w:div w:id="456996029">
      <w:bodyDiv w:val="1"/>
      <w:marLeft w:val="0"/>
      <w:marRight w:val="0"/>
      <w:marTop w:val="0"/>
      <w:marBottom w:val="0"/>
      <w:divBdr>
        <w:top w:val="none" w:sz="0" w:space="0" w:color="auto"/>
        <w:left w:val="none" w:sz="0" w:space="0" w:color="auto"/>
        <w:bottom w:val="none" w:sz="0" w:space="0" w:color="auto"/>
        <w:right w:val="none" w:sz="0" w:space="0" w:color="auto"/>
      </w:divBdr>
    </w:div>
    <w:div w:id="477306212">
      <w:bodyDiv w:val="1"/>
      <w:marLeft w:val="0"/>
      <w:marRight w:val="0"/>
      <w:marTop w:val="0"/>
      <w:marBottom w:val="0"/>
      <w:divBdr>
        <w:top w:val="none" w:sz="0" w:space="0" w:color="auto"/>
        <w:left w:val="none" w:sz="0" w:space="0" w:color="auto"/>
        <w:bottom w:val="none" w:sz="0" w:space="0" w:color="auto"/>
        <w:right w:val="none" w:sz="0" w:space="0" w:color="auto"/>
      </w:divBdr>
    </w:div>
    <w:div w:id="481973140">
      <w:bodyDiv w:val="1"/>
      <w:marLeft w:val="0"/>
      <w:marRight w:val="0"/>
      <w:marTop w:val="0"/>
      <w:marBottom w:val="0"/>
      <w:divBdr>
        <w:top w:val="none" w:sz="0" w:space="0" w:color="auto"/>
        <w:left w:val="none" w:sz="0" w:space="0" w:color="auto"/>
        <w:bottom w:val="none" w:sz="0" w:space="0" w:color="auto"/>
        <w:right w:val="none" w:sz="0" w:space="0" w:color="auto"/>
      </w:divBdr>
    </w:div>
    <w:div w:id="492451936">
      <w:bodyDiv w:val="1"/>
      <w:marLeft w:val="0"/>
      <w:marRight w:val="0"/>
      <w:marTop w:val="0"/>
      <w:marBottom w:val="0"/>
      <w:divBdr>
        <w:top w:val="none" w:sz="0" w:space="0" w:color="auto"/>
        <w:left w:val="none" w:sz="0" w:space="0" w:color="auto"/>
        <w:bottom w:val="none" w:sz="0" w:space="0" w:color="auto"/>
        <w:right w:val="none" w:sz="0" w:space="0" w:color="auto"/>
      </w:divBdr>
    </w:div>
    <w:div w:id="550726464">
      <w:bodyDiv w:val="1"/>
      <w:marLeft w:val="0"/>
      <w:marRight w:val="0"/>
      <w:marTop w:val="0"/>
      <w:marBottom w:val="0"/>
      <w:divBdr>
        <w:top w:val="none" w:sz="0" w:space="0" w:color="auto"/>
        <w:left w:val="none" w:sz="0" w:space="0" w:color="auto"/>
        <w:bottom w:val="none" w:sz="0" w:space="0" w:color="auto"/>
        <w:right w:val="none" w:sz="0" w:space="0" w:color="auto"/>
      </w:divBdr>
      <w:divsChild>
        <w:div w:id="1468888473">
          <w:marLeft w:val="0"/>
          <w:marRight w:val="0"/>
          <w:marTop w:val="0"/>
          <w:marBottom w:val="0"/>
          <w:divBdr>
            <w:top w:val="none" w:sz="0" w:space="0" w:color="auto"/>
            <w:left w:val="none" w:sz="0" w:space="0" w:color="auto"/>
            <w:bottom w:val="none" w:sz="0" w:space="0" w:color="auto"/>
            <w:right w:val="none" w:sz="0" w:space="0" w:color="auto"/>
          </w:divBdr>
          <w:divsChild>
            <w:div w:id="535310692">
              <w:marLeft w:val="0"/>
              <w:marRight w:val="0"/>
              <w:marTop w:val="0"/>
              <w:marBottom w:val="0"/>
              <w:divBdr>
                <w:top w:val="none" w:sz="0" w:space="0" w:color="auto"/>
                <w:left w:val="none" w:sz="0" w:space="0" w:color="auto"/>
                <w:bottom w:val="none" w:sz="0" w:space="0" w:color="auto"/>
                <w:right w:val="none" w:sz="0" w:space="0" w:color="auto"/>
              </w:divBdr>
            </w:div>
          </w:divsChild>
        </w:div>
        <w:div w:id="975909590">
          <w:marLeft w:val="0"/>
          <w:marRight w:val="0"/>
          <w:marTop w:val="0"/>
          <w:marBottom w:val="0"/>
          <w:divBdr>
            <w:top w:val="none" w:sz="0" w:space="0" w:color="auto"/>
            <w:left w:val="none" w:sz="0" w:space="0" w:color="auto"/>
            <w:bottom w:val="none" w:sz="0" w:space="0" w:color="auto"/>
            <w:right w:val="none" w:sz="0" w:space="0" w:color="auto"/>
          </w:divBdr>
          <w:divsChild>
            <w:div w:id="19714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67378">
      <w:bodyDiv w:val="1"/>
      <w:marLeft w:val="0"/>
      <w:marRight w:val="0"/>
      <w:marTop w:val="0"/>
      <w:marBottom w:val="0"/>
      <w:divBdr>
        <w:top w:val="none" w:sz="0" w:space="0" w:color="auto"/>
        <w:left w:val="none" w:sz="0" w:space="0" w:color="auto"/>
        <w:bottom w:val="none" w:sz="0" w:space="0" w:color="auto"/>
        <w:right w:val="none" w:sz="0" w:space="0" w:color="auto"/>
      </w:divBdr>
    </w:div>
    <w:div w:id="561907374">
      <w:bodyDiv w:val="1"/>
      <w:marLeft w:val="0"/>
      <w:marRight w:val="0"/>
      <w:marTop w:val="0"/>
      <w:marBottom w:val="0"/>
      <w:divBdr>
        <w:top w:val="none" w:sz="0" w:space="0" w:color="auto"/>
        <w:left w:val="none" w:sz="0" w:space="0" w:color="auto"/>
        <w:bottom w:val="none" w:sz="0" w:space="0" w:color="auto"/>
        <w:right w:val="none" w:sz="0" w:space="0" w:color="auto"/>
      </w:divBdr>
    </w:div>
    <w:div w:id="616447605">
      <w:bodyDiv w:val="1"/>
      <w:marLeft w:val="0"/>
      <w:marRight w:val="0"/>
      <w:marTop w:val="0"/>
      <w:marBottom w:val="0"/>
      <w:divBdr>
        <w:top w:val="none" w:sz="0" w:space="0" w:color="auto"/>
        <w:left w:val="none" w:sz="0" w:space="0" w:color="auto"/>
        <w:bottom w:val="none" w:sz="0" w:space="0" w:color="auto"/>
        <w:right w:val="none" w:sz="0" w:space="0" w:color="auto"/>
      </w:divBdr>
    </w:div>
    <w:div w:id="649482115">
      <w:bodyDiv w:val="1"/>
      <w:marLeft w:val="0"/>
      <w:marRight w:val="0"/>
      <w:marTop w:val="0"/>
      <w:marBottom w:val="0"/>
      <w:divBdr>
        <w:top w:val="none" w:sz="0" w:space="0" w:color="auto"/>
        <w:left w:val="none" w:sz="0" w:space="0" w:color="auto"/>
        <w:bottom w:val="none" w:sz="0" w:space="0" w:color="auto"/>
        <w:right w:val="none" w:sz="0" w:space="0" w:color="auto"/>
      </w:divBdr>
    </w:div>
    <w:div w:id="692193647">
      <w:bodyDiv w:val="1"/>
      <w:marLeft w:val="0"/>
      <w:marRight w:val="0"/>
      <w:marTop w:val="0"/>
      <w:marBottom w:val="0"/>
      <w:divBdr>
        <w:top w:val="none" w:sz="0" w:space="0" w:color="auto"/>
        <w:left w:val="none" w:sz="0" w:space="0" w:color="auto"/>
        <w:bottom w:val="none" w:sz="0" w:space="0" w:color="auto"/>
        <w:right w:val="none" w:sz="0" w:space="0" w:color="auto"/>
      </w:divBdr>
    </w:div>
    <w:div w:id="701711246">
      <w:bodyDiv w:val="1"/>
      <w:marLeft w:val="0"/>
      <w:marRight w:val="0"/>
      <w:marTop w:val="0"/>
      <w:marBottom w:val="0"/>
      <w:divBdr>
        <w:top w:val="none" w:sz="0" w:space="0" w:color="auto"/>
        <w:left w:val="none" w:sz="0" w:space="0" w:color="auto"/>
        <w:bottom w:val="none" w:sz="0" w:space="0" w:color="auto"/>
        <w:right w:val="none" w:sz="0" w:space="0" w:color="auto"/>
      </w:divBdr>
    </w:div>
    <w:div w:id="720716965">
      <w:bodyDiv w:val="1"/>
      <w:marLeft w:val="0"/>
      <w:marRight w:val="0"/>
      <w:marTop w:val="0"/>
      <w:marBottom w:val="0"/>
      <w:divBdr>
        <w:top w:val="none" w:sz="0" w:space="0" w:color="auto"/>
        <w:left w:val="none" w:sz="0" w:space="0" w:color="auto"/>
        <w:bottom w:val="none" w:sz="0" w:space="0" w:color="auto"/>
        <w:right w:val="none" w:sz="0" w:space="0" w:color="auto"/>
      </w:divBdr>
    </w:div>
    <w:div w:id="721834593">
      <w:bodyDiv w:val="1"/>
      <w:marLeft w:val="0"/>
      <w:marRight w:val="0"/>
      <w:marTop w:val="0"/>
      <w:marBottom w:val="0"/>
      <w:divBdr>
        <w:top w:val="none" w:sz="0" w:space="0" w:color="auto"/>
        <w:left w:val="none" w:sz="0" w:space="0" w:color="auto"/>
        <w:bottom w:val="none" w:sz="0" w:space="0" w:color="auto"/>
        <w:right w:val="none" w:sz="0" w:space="0" w:color="auto"/>
      </w:divBdr>
      <w:divsChild>
        <w:div w:id="1538658223">
          <w:marLeft w:val="0"/>
          <w:marRight w:val="0"/>
          <w:marTop w:val="0"/>
          <w:marBottom w:val="0"/>
          <w:divBdr>
            <w:top w:val="single" w:sz="2" w:space="0" w:color="auto"/>
            <w:left w:val="single" w:sz="2" w:space="0" w:color="auto"/>
            <w:bottom w:val="single" w:sz="2" w:space="0" w:color="auto"/>
            <w:right w:val="single" w:sz="2" w:space="0" w:color="auto"/>
          </w:divBdr>
          <w:divsChild>
            <w:div w:id="1819835179">
              <w:marLeft w:val="0"/>
              <w:marRight w:val="0"/>
              <w:marTop w:val="0"/>
              <w:marBottom w:val="0"/>
              <w:divBdr>
                <w:top w:val="single" w:sz="2" w:space="0" w:color="auto"/>
                <w:left w:val="single" w:sz="2" w:space="0" w:color="auto"/>
                <w:bottom w:val="single" w:sz="2" w:space="0" w:color="auto"/>
                <w:right w:val="single" w:sz="2" w:space="0" w:color="auto"/>
              </w:divBdr>
              <w:divsChild>
                <w:div w:id="2015648090">
                  <w:marLeft w:val="0"/>
                  <w:marRight w:val="0"/>
                  <w:marTop w:val="0"/>
                  <w:marBottom w:val="0"/>
                  <w:divBdr>
                    <w:top w:val="single" w:sz="2" w:space="0" w:color="auto"/>
                    <w:left w:val="single" w:sz="2" w:space="0" w:color="auto"/>
                    <w:bottom w:val="single" w:sz="2" w:space="0" w:color="auto"/>
                    <w:right w:val="single" w:sz="2" w:space="0" w:color="auto"/>
                  </w:divBdr>
                  <w:divsChild>
                    <w:div w:id="1359817230">
                      <w:marLeft w:val="0"/>
                      <w:marRight w:val="0"/>
                      <w:marTop w:val="0"/>
                      <w:marBottom w:val="0"/>
                      <w:divBdr>
                        <w:top w:val="single" w:sz="2" w:space="0" w:color="auto"/>
                        <w:left w:val="single" w:sz="2" w:space="0" w:color="auto"/>
                        <w:bottom w:val="single" w:sz="2" w:space="0" w:color="auto"/>
                        <w:right w:val="single" w:sz="2" w:space="0" w:color="auto"/>
                      </w:divBdr>
                      <w:divsChild>
                        <w:div w:id="514923310">
                          <w:marLeft w:val="0"/>
                          <w:marRight w:val="0"/>
                          <w:marTop w:val="0"/>
                          <w:marBottom w:val="0"/>
                          <w:divBdr>
                            <w:top w:val="single" w:sz="2" w:space="0" w:color="auto"/>
                            <w:left w:val="single" w:sz="2" w:space="0" w:color="auto"/>
                            <w:bottom w:val="single" w:sz="2" w:space="0" w:color="auto"/>
                            <w:right w:val="single" w:sz="2" w:space="0" w:color="auto"/>
                          </w:divBdr>
                          <w:divsChild>
                            <w:div w:id="1913853067">
                              <w:marLeft w:val="0"/>
                              <w:marRight w:val="0"/>
                              <w:marTop w:val="0"/>
                              <w:marBottom w:val="0"/>
                              <w:divBdr>
                                <w:top w:val="single" w:sz="2" w:space="0" w:color="auto"/>
                                <w:left w:val="single" w:sz="2" w:space="0" w:color="auto"/>
                                <w:bottom w:val="single" w:sz="2" w:space="0" w:color="auto"/>
                                <w:right w:val="single" w:sz="2" w:space="0" w:color="auto"/>
                              </w:divBdr>
                              <w:divsChild>
                                <w:div w:id="1768846958">
                                  <w:marLeft w:val="0"/>
                                  <w:marRight w:val="0"/>
                                  <w:marTop w:val="0"/>
                                  <w:marBottom w:val="0"/>
                                  <w:divBdr>
                                    <w:top w:val="single" w:sz="2" w:space="0" w:color="auto"/>
                                    <w:left w:val="single" w:sz="2" w:space="0" w:color="auto"/>
                                    <w:bottom w:val="single" w:sz="2" w:space="0" w:color="auto"/>
                                    <w:right w:val="single" w:sz="2" w:space="0" w:color="auto"/>
                                  </w:divBdr>
                                  <w:divsChild>
                                    <w:div w:id="1051346027">
                                      <w:marLeft w:val="0"/>
                                      <w:marRight w:val="0"/>
                                      <w:marTop w:val="0"/>
                                      <w:marBottom w:val="0"/>
                                      <w:divBdr>
                                        <w:top w:val="single" w:sz="2" w:space="0" w:color="auto"/>
                                        <w:left w:val="single" w:sz="2" w:space="0" w:color="auto"/>
                                        <w:bottom w:val="single" w:sz="2" w:space="0" w:color="auto"/>
                                        <w:right w:val="single" w:sz="2" w:space="0" w:color="auto"/>
                                      </w:divBdr>
                                      <w:divsChild>
                                        <w:div w:id="470634206">
                                          <w:marLeft w:val="0"/>
                                          <w:marRight w:val="0"/>
                                          <w:marTop w:val="0"/>
                                          <w:marBottom w:val="0"/>
                                          <w:divBdr>
                                            <w:top w:val="single" w:sz="2" w:space="0" w:color="auto"/>
                                            <w:left w:val="single" w:sz="2" w:space="0" w:color="auto"/>
                                            <w:bottom w:val="single" w:sz="2" w:space="0" w:color="auto"/>
                                            <w:right w:val="single" w:sz="2" w:space="0" w:color="auto"/>
                                          </w:divBdr>
                                          <w:divsChild>
                                            <w:div w:id="330647848">
                                              <w:marLeft w:val="0"/>
                                              <w:marRight w:val="0"/>
                                              <w:marTop w:val="0"/>
                                              <w:marBottom w:val="0"/>
                                              <w:divBdr>
                                                <w:top w:val="single" w:sz="2" w:space="0" w:color="auto"/>
                                                <w:left w:val="single" w:sz="2" w:space="0" w:color="auto"/>
                                                <w:bottom w:val="single" w:sz="2" w:space="0" w:color="auto"/>
                                                <w:right w:val="single" w:sz="2" w:space="0" w:color="auto"/>
                                              </w:divBdr>
                                              <w:divsChild>
                                                <w:div w:id="187642150">
                                                  <w:marLeft w:val="0"/>
                                                  <w:marRight w:val="0"/>
                                                  <w:marTop w:val="0"/>
                                                  <w:marBottom w:val="0"/>
                                                  <w:divBdr>
                                                    <w:top w:val="single" w:sz="2" w:space="0" w:color="auto"/>
                                                    <w:left w:val="single" w:sz="2" w:space="0" w:color="auto"/>
                                                    <w:bottom w:val="single" w:sz="2" w:space="0" w:color="auto"/>
                                                    <w:right w:val="single" w:sz="2" w:space="0" w:color="auto"/>
                                                  </w:divBdr>
                                                  <w:divsChild>
                                                    <w:div w:id="1565022578">
                                                      <w:marLeft w:val="0"/>
                                                      <w:marRight w:val="0"/>
                                                      <w:marTop w:val="0"/>
                                                      <w:marBottom w:val="0"/>
                                                      <w:divBdr>
                                                        <w:top w:val="single" w:sz="2" w:space="0" w:color="auto"/>
                                                        <w:left w:val="single" w:sz="2" w:space="0" w:color="auto"/>
                                                        <w:bottom w:val="single" w:sz="2" w:space="0" w:color="auto"/>
                                                        <w:right w:val="single" w:sz="2" w:space="0" w:color="auto"/>
                                                      </w:divBdr>
                                                      <w:divsChild>
                                                        <w:div w:id="510608888">
                                                          <w:marLeft w:val="0"/>
                                                          <w:marRight w:val="0"/>
                                                          <w:marTop w:val="0"/>
                                                          <w:marBottom w:val="0"/>
                                                          <w:divBdr>
                                                            <w:top w:val="single" w:sz="2" w:space="0" w:color="auto"/>
                                                            <w:left w:val="single" w:sz="2" w:space="0" w:color="auto"/>
                                                            <w:bottom w:val="single" w:sz="2" w:space="0" w:color="auto"/>
                                                            <w:right w:val="single" w:sz="2" w:space="0" w:color="auto"/>
                                                          </w:divBdr>
                                                          <w:divsChild>
                                                            <w:div w:id="1862891249">
                                                              <w:marLeft w:val="0"/>
                                                              <w:marRight w:val="0"/>
                                                              <w:marTop w:val="0"/>
                                                              <w:marBottom w:val="0"/>
                                                              <w:divBdr>
                                                                <w:top w:val="single" w:sz="2" w:space="0" w:color="auto"/>
                                                                <w:left w:val="single" w:sz="2" w:space="0" w:color="auto"/>
                                                                <w:bottom w:val="single" w:sz="2" w:space="0" w:color="auto"/>
                                                                <w:right w:val="single" w:sz="2" w:space="0" w:color="auto"/>
                                                              </w:divBdr>
                                                              <w:divsChild>
                                                                <w:div w:id="873542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89894032">
                                  <w:marLeft w:val="0"/>
                                  <w:marRight w:val="0"/>
                                  <w:marTop w:val="0"/>
                                  <w:marBottom w:val="0"/>
                                  <w:divBdr>
                                    <w:top w:val="single" w:sz="2" w:space="0" w:color="auto"/>
                                    <w:left w:val="single" w:sz="2" w:space="0" w:color="auto"/>
                                    <w:bottom w:val="single" w:sz="2" w:space="0" w:color="auto"/>
                                    <w:right w:val="single" w:sz="2" w:space="0" w:color="auto"/>
                                  </w:divBdr>
                                  <w:divsChild>
                                    <w:div w:id="803817546">
                                      <w:marLeft w:val="0"/>
                                      <w:marRight w:val="0"/>
                                      <w:marTop w:val="0"/>
                                      <w:marBottom w:val="0"/>
                                      <w:divBdr>
                                        <w:top w:val="single" w:sz="2" w:space="0" w:color="auto"/>
                                        <w:left w:val="single" w:sz="2" w:space="0" w:color="auto"/>
                                        <w:bottom w:val="single" w:sz="2" w:space="0" w:color="auto"/>
                                        <w:right w:val="single" w:sz="2" w:space="0" w:color="auto"/>
                                      </w:divBdr>
                                      <w:divsChild>
                                        <w:div w:id="910039313">
                                          <w:marLeft w:val="0"/>
                                          <w:marRight w:val="0"/>
                                          <w:marTop w:val="0"/>
                                          <w:marBottom w:val="0"/>
                                          <w:divBdr>
                                            <w:top w:val="single" w:sz="2" w:space="0" w:color="auto"/>
                                            <w:left w:val="single" w:sz="2" w:space="0" w:color="auto"/>
                                            <w:bottom w:val="single" w:sz="2" w:space="0" w:color="auto"/>
                                            <w:right w:val="single" w:sz="2" w:space="0" w:color="auto"/>
                                          </w:divBdr>
                                          <w:divsChild>
                                            <w:div w:id="821389594">
                                              <w:marLeft w:val="0"/>
                                              <w:marRight w:val="0"/>
                                              <w:marTop w:val="0"/>
                                              <w:marBottom w:val="0"/>
                                              <w:divBdr>
                                                <w:top w:val="single" w:sz="2" w:space="0" w:color="auto"/>
                                                <w:left w:val="single" w:sz="2" w:space="0" w:color="auto"/>
                                                <w:bottom w:val="single" w:sz="2" w:space="0" w:color="auto"/>
                                                <w:right w:val="single" w:sz="2" w:space="0" w:color="auto"/>
                                              </w:divBdr>
                                              <w:divsChild>
                                                <w:div w:id="944266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06211410">
          <w:marLeft w:val="0"/>
          <w:marRight w:val="0"/>
          <w:marTop w:val="180"/>
          <w:marBottom w:val="0"/>
          <w:divBdr>
            <w:top w:val="single" w:sz="2" w:space="0" w:color="auto"/>
            <w:left w:val="single" w:sz="2" w:space="0" w:color="auto"/>
            <w:bottom w:val="single" w:sz="2" w:space="0" w:color="auto"/>
            <w:right w:val="single" w:sz="2" w:space="0" w:color="auto"/>
          </w:divBdr>
          <w:divsChild>
            <w:div w:id="425156874">
              <w:marLeft w:val="0"/>
              <w:marRight w:val="0"/>
              <w:marTop w:val="0"/>
              <w:marBottom w:val="0"/>
              <w:divBdr>
                <w:top w:val="single" w:sz="2" w:space="0" w:color="auto"/>
                <w:left w:val="single" w:sz="2" w:space="0" w:color="auto"/>
                <w:bottom w:val="single" w:sz="2" w:space="0" w:color="auto"/>
                <w:right w:val="single" w:sz="2" w:space="0" w:color="auto"/>
              </w:divBdr>
              <w:divsChild>
                <w:div w:id="1935240544">
                  <w:marLeft w:val="0"/>
                  <w:marRight w:val="0"/>
                  <w:marTop w:val="0"/>
                  <w:marBottom w:val="0"/>
                  <w:divBdr>
                    <w:top w:val="single" w:sz="2" w:space="0" w:color="auto"/>
                    <w:left w:val="single" w:sz="2" w:space="0" w:color="auto"/>
                    <w:bottom w:val="single" w:sz="2" w:space="0" w:color="auto"/>
                    <w:right w:val="single" w:sz="2" w:space="0" w:color="auto"/>
                  </w:divBdr>
                  <w:divsChild>
                    <w:div w:id="1742825762">
                      <w:marLeft w:val="0"/>
                      <w:marRight w:val="0"/>
                      <w:marTop w:val="0"/>
                      <w:marBottom w:val="0"/>
                      <w:divBdr>
                        <w:top w:val="single" w:sz="2" w:space="0" w:color="auto"/>
                        <w:left w:val="single" w:sz="2" w:space="0" w:color="auto"/>
                        <w:bottom w:val="single" w:sz="2" w:space="0" w:color="auto"/>
                        <w:right w:val="single" w:sz="2" w:space="0" w:color="auto"/>
                      </w:divBdr>
                      <w:divsChild>
                        <w:div w:id="893734767">
                          <w:marLeft w:val="0"/>
                          <w:marRight w:val="0"/>
                          <w:marTop w:val="0"/>
                          <w:marBottom w:val="0"/>
                          <w:divBdr>
                            <w:top w:val="single" w:sz="2" w:space="0" w:color="auto"/>
                            <w:left w:val="single" w:sz="2" w:space="0" w:color="auto"/>
                            <w:bottom w:val="single" w:sz="2" w:space="0" w:color="auto"/>
                            <w:right w:val="single" w:sz="2" w:space="0" w:color="auto"/>
                          </w:divBdr>
                          <w:divsChild>
                            <w:div w:id="1937053879">
                              <w:marLeft w:val="0"/>
                              <w:marRight w:val="0"/>
                              <w:marTop w:val="0"/>
                              <w:marBottom w:val="0"/>
                              <w:divBdr>
                                <w:top w:val="single" w:sz="2" w:space="0" w:color="auto"/>
                                <w:left w:val="single" w:sz="2" w:space="0" w:color="auto"/>
                                <w:bottom w:val="single" w:sz="2" w:space="0" w:color="auto"/>
                                <w:right w:val="single" w:sz="2" w:space="0" w:color="auto"/>
                              </w:divBdr>
                              <w:divsChild>
                                <w:div w:id="254631313">
                                  <w:marLeft w:val="0"/>
                                  <w:marRight w:val="0"/>
                                  <w:marTop w:val="0"/>
                                  <w:marBottom w:val="0"/>
                                  <w:divBdr>
                                    <w:top w:val="single" w:sz="2" w:space="0" w:color="auto"/>
                                    <w:left w:val="single" w:sz="2" w:space="0" w:color="auto"/>
                                    <w:bottom w:val="single" w:sz="2" w:space="0" w:color="auto"/>
                                    <w:right w:val="single" w:sz="2" w:space="0" w:color="auto"/>
                                  </w:divBdr>
                                  <w:divsChild>
                                    <w:div w:id="1946033448">
                                      <w:marLeft w:val="0"/>
                                      <w:marRight w:val="0"/>
                                      <w:marTop w:val="0"/>
                                      <w:marBottom w:val="0"/>
                                      <w:divBdr>
                                        <w:top w:val="single" w:sz="2" w:space="0" w:color="auto"/>
                                        <w:left w:val="single" w:sz="2" w:space="0" w:color="auto"/>
                                        <w:bottom w:val="single" w:sz="2" w:space="0" w:color="auto"/>
                                        <w:right w:val="single" w:sz="2" w:space="0" w:color="auto"/>
                                      </w:divBdr>
                                      <w:divsChild>
                                        <w:div w:id="1508906882">
                                          <w:marLeft w:val="0"/>
                                          <w:marRight w:val="0"/>
                                          <w:marTop w:val="0"/>
                                          <w:marBottom w:val="0"/>
                                          <w:divBdr>
                                            <w:top w:val="single" w:sz="2" w:space="0" w:color="auto"/>
                                            <w:left w:val="single" w:sz="2" w:space="0" w:color="auto"/>
                                            <w:bottom w:val="single" w:sz="2" w:space="0" w:color="auto"/>
                                            <w:right w:val="single" w:sz="2" w:space="0" w:color="auto"/>
                                          </w:divBdr>
                                          <w:divsChild>
                                            <w:div w:id="1819572348">
                                              <w:marLeft w:val="0"/>
                                              <w:marRight w:val="0"/>
                                              <w:marTop w:val="0"/>
                                              <w:marBottom w:val="0"/>
                                              <w:divBdr>
                                                <w:top w:val="single" w:sz="2" w:space="0" w:color="auto"/>
                                                <w:left w:val="single" w:sz="2" w:space="0" w:color="auto"/>
                                                <w:bottom w:val="single" w:sz="2" w:space="0" w:color="auto"/>
                                                <w:right w:val="single" w:sz="2" w:space="0" w:color="auto"/>
                                              </w:divBdr>
                                              <w:divsChild>
                                                <w:div w:id="453643574">
                                                  <w:marLeft w:val="0"/>
                                                  <w:marRight w:val="0"/>
                                                  <w:marTop w:val="0"/>
                                                  <w:marBottom w:val="0"/>
                                                  <w:divBdr>
                                                    <w:top w:val="single" w:sz="2" w:space="0" w:color="auto"/>
                                                    <w:left w:val="single" w:sz="2" w:space="0" w:color="auto"/>
                                                    <w:bottom w:val="single" w:sz="2" w:space="0" w:color="auto"/>
                                                    <w:right w:val="single" w:sz="2" w:space="0" w:color="auto"/>
                                                  </w:divBdr>
                                                  <w:divsChild>
                                                    <w:div w:id="813639470">
                                                      <w:marLeft w:val="0"/>
                                                      <w:marRight w:val="0"/>
                                                      <w:marTop w:val="0"/>
                                                      <w:marBottom w:val="0"/>
                                                      <w:divBdr>
                                                        <w:top w:val="single" w:sz="2" w:space="0" w:color="auto"/>
                                                        <w:left w:val="single" w:sz="2" w:space="0" w:color="auto"/>
                                                        <w:bottom w:val="single" w:sz="2" w:space="0" w:color="auto"/>
                                                        <w:right w:val="single" w:sz="2" w:space="0" w:color="auto"/>
                                                      </w:divBdr>
                                                      <w:divsChild>
                                                        <w:div w:id="1787966052">
                                                          <w:marLeft w:val="0"/>
                                                          <w:marRight w:val="0"/>
                                                          <w:marTop w:val="0"/>
                                                          <w:marBottom w:val="0"/>
                                                          <w:divBdr>
                                                            <w:top w:val="single" w:sz="2" w:space="0" w:color="auto"/>
                                                            <w:left w:val="single" w:sz="2" w:space="0" w:color="auto"/>
                                                            <w:bottom w:val="single" w:sz="2" w:space="0" w:color="auto"/>
                                                            <w:right w:val="single" w:sz="2" w:space="0" w:color="auto"/>
                                                          </w:divBdr>
                                                          <w:divsChild>
                                                            <w:div w:id="947392322">
                                                              <w:marLeft w:val="0"/>
                                                              <w:marRight w:val="0"/>
                                                              <w:marTop w:val="0"/>
                                                              <w:marBottom w:val="0"/>
                                                              <w:divBdr>
                                                                <w:top w:val="single" w:sz="2" w:space="0" w:color="auto"/>
                                                                <w:left w:val="single" w:sz="2" w:space="0" w:color="auto"/>
                                                                <w:bottom w:val="single" w:sz="2" w:space="0" w:color="auto"/>
                                                                <w:right w:val="single" w:sz="2" w:space="0" w:color="auto"/>
                                                              </w:divBdr>
                                                              <w:divsChild>
                                                                <w:div w:id="1473789768">
                                                                  <w:marLeft w:val="0"/>
                                                                  <w:marRight w:val="0"/>
                                                                  <w:marTop w:val="0"/>
                                                                  <w:marBottom w:val="0"/>
                                                                  <w:divBdr>
                                                                    <w:top w:val="single" w:sz="2" w:space="0" w:color="auto"/>
                                                                    <w:left w:val="single" w:sz="2" w:space="0" w:color="auto"/>
                                                                    <w:bottom w:val="single" w:sz="2" w:space="0" w:color="auto"/>
                                                                    <w:right w:val="single" w:sz="2" w:space="0" w:color="auto"/>
                                                                  </w:divBdr>
                                                                  <w:divsChild>
                                                                    <w:div w:id="932468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68632906">
                                  <w:marLeft w:val="0"/>
                                  <w:marRight w:val="0"/>
                                  <w:marTop w:val="0"/>
                                  <w:marBottom w:val="0"/>
                                  <w:divBdr>
                                    <w:top w:val="single" w:sz="2" w:space="0" w:color="auto"/>
                                    <w:left w:val="single" w:sz="2" w:space="0" w:color="auto"/>
                                    <w:bottom w:val="single" w:sz="2" w:space="0" w:color="auto"/>
                                    <w:right w:val="single" w:sz="2" w:space="0" w:color="auto"/>
                                  </w:divBdr>
                                  <w:divsChild>
                                    <w:div w:id="612443650">
                                      <w:marLeft w:val="0"/>
                                      <w:marRight w:val="0"/>
                                      <w:marTop w:val="0"/>
                                      <w:marBottom w:val="0"/>
                                      <w:divBdr>
                                        <w:top w:val="single" w:sz="2" w:space="0" w:color="auto"/>
                                        <w:left w:val="single" w:sz="2" w:space="0" w:color="auto"/>
                                        <w:bottom w:val="single" w:sz="2" w:space="0" w:color="auto"/>
                                        <w:right w:val="single" w:sz="2" w:space="0" w:color="auto"/>
                                      </w:divBdr>
                                      <w:divsChild>
                                        <w:div w:id="558443744">
                                          <w:marLeft w:val="0"/>
                                          <w:marRight w:val="0"/>
                                          <w:marTop w:val="0"/>
                                          <w:marBottom w:val="0"/>
                                          <w:divBdr>
                                            <w:top w:val="single" w:sz="2" w:space="0" w:color="auto"/>
                                            <w:left w:val="single" w:sz="2" w:space="0" w:color="auto"/>
                                            <w:bottom w:val="single" w:sz="2" w:space="0" w:color="auto"/>
                                            <w:right w:val="single" w:sz="2" w:space="0" w:color="auto"/>
                                          </w:divBdr>
                                          <w:divsChild>
                                            <w:div w:id="69931547">
                                              <w:marLeft w:val="0"/>
                                              <w:marRight w:val="0"/>
                                              <w:marTop w:val="0"/>
                                              <w:marBottom w:val="0"/>
                                              <w:divBdr>
                                                <w:top w:val="single" w:sz="2" w:space="0" w:color="auto"/>
                                                <w:left w:val="single" w:sz="2" w:space="0" w:color="auto"/>
                                                <w:bottom w:val="single" w:sz="2" w:space="0" w:color="auto"/>
                                                <w:right w:val="single" w:sz="2" w:space="0" w:color="auto"/>
                                              </w:divBdr>
                                              <w:divsChild>
                                                <w:div w:id="972172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16737974">
          <w:marLeft w:val="0"/>
          <w:marRight w:val="0"/>
          <w:marTop w:val="180"/>
          <w:marBottom w:val="0"/>
          <w:divBdr>
            <w:top w:val="single" w:sz="2" w:space="0" w:color="auto"/>
            <w:left w:val="single" w:sz="2" w:space="0" w:color="auto"/>
            <w:bottom w:val="single" w:sz="2" w:space="0" w:color="auto"/>
            <w:right w:val="single" w:sz="2" w:space="0" w:color="auto"/>
          </w:divBdr>
          <w:divsChild>
            <w:div w:id="1448694748">
              <w:marLeft w:val="0"/>
              <w:marRight w:val="0"/>
              <w:marTop w:val="0"/>
              <w:marBottom w:val="0"/>
              <w:divBdr>
                <w:top w:val="single" w:sz="2" w:space="0" w:color="auto"/>
                <w:left w:val="single" w:sz="2" w:space="0" w:color="auto"/>
                <w:bottom w:val="single" w:sz="2" w:space="0" w:color="auto"/>
                <w:right w:val="single" w:sz="2" w:space="0" w:color="auto"/>
              </w:divBdr>
              <w:divsChild>
                <w:div w:id="1203832077">
                  <w:marLeft w:val="0"/>
                  <w:marRight w:val="0"/>
                  <w:marTop w:val="0"/>
                  <w:marBottom w:val="0"/>
                  <w:divBdr>
                    <w:top w:val="single" w:sz="2" w:space="0" w:color="auto"/>
                    <w:left w:val="single" w:sz="2" w:space="0" w:color="auto"/>
                    <w:bottom w:val="single" w:sz="2" w:space="0" w:color="auto"/>
                    <w:right w:val="single" w:sz="2" w:space="0" w:color="auto"/>
                  </w:divBdr>
                  <w:divsChild>
                    <w:div w:id="80639907">
                      <w:marLeft w:val="0"/>
                      <w:marRight w:val="0"/>
                      <w:marTop w:val="0"/>
                      <w:marBottom w:val="0"/>
                      <w:divBdr>
                        <w:top w:val="single" w:sz="2" w:space="0" w:color="auto"/>
                        <w:left w:val="single" w:sz="2" w:space="0" w:color="auto"/>
                        <w:bottom w:val="single" w:sz="2" w:space="0" w:color="auto"/>
                        <w:right w:val="single" w:sz="2" w:space="0" w:color="auto"/>
                      </w:divBdr>
                      <w:divsChild>
                        <w:div w:id="2074770651">
                          <w:marLeft w:val="0"/>
                          <w:marRight w:val="0"/>
                          <w:marTop w:val="0"/>
                          <w:marBottom w:val="0"/>
                          <w:divBdr>
                            <w:top w:val="single" w:sz="2" w:space="0" w:color="auto"/>
                            <w:left w:val="single" w:sz="2" w:space="0" w:color="auto"/>
                            <w:bottom w:val="single" w:sz="2" w:space="0" w:color="auto"/>
                            <w:right w:val="single" w:sz="2" w:space="0" w:color="auto"/>
                          </w:divBdr>
                          <w:divsChild>
                            <w:div w:id="2016225633">
                              <w:marLeft w:val="0"/>
                              <w:marRight w:val="0"/>
                              <w:marTop w:val="0"/>
                              <w:marBottom w:val="0"/>
                              <w:divBdr>
                                <w:top w:val="single" w:sz="2" w:space="0" w:color="auto"/>
                                <w:left w:val="single" w:sz="2" w:space="0" w:color="auto"/>
                                <w:bottom w:val="single" w:sz="2" w:space="0" w:color="auto"/>
                                <w:right w:val="single" w:sz="2" w:space="0" w:color="auto"/>
                              </w:divBdr>
                              <w:divsChild>
                                <w:div w:id="1322613467">
                                  <w:marLeft w:val="0"/>
                                  <w:marRight w:val="0"/>
                                  <w:marTop w:val="0"/>
                                  <w:marBottom w:val="0"/>
                                  <w:divBdr>
                                    <w:top w:val="single" w:sz="2" w:space="0" w:color="auto"/>
                                    <w:left w:val="single" w:sz="2" w:space="0" w:color="auto"/>
                                    <w:bottom w:val="single" w:sz="2" w:space="0" w:color="auto"/>
                                    <w:right w:val="single" w:sz="2" w:space="0" w:color="auto"/>
                                  </w:divBdr>
                                  <w:divsChild>
                                    <w:div w:id="1356999381">
                                      <w:marLeft w:val="0"/>
                                      <w:marRight w:val="0"/>
                                      <w:marTop w:val="0"/>
                                      <w:marBottom w:val="0"/>
                                      <w:divBdr>
                                        <w:top w:val="single" w:sz="2" w:space="0" w:color="auto"/>
                                        <w:left w:val="single" w:sz="2" w:space="0" w:color="auto"/>
                                        <w:bottom w:val="single" w:sz="2" w:space="0" w:color="auto"/>
                                        <w:right w:val="single" w:sz="2" w:space="0" w:color="auto"/>
                                      </w:divBdr>
                                      <w:divsChild>
                                        <w:div w:id="672956110">
                                          <w:marLeft w:val="0"/>
                                          <w:marRight w:val="0"/>
                                          <w:marTop w:val="0"/>
                                          <w:marBottom w:val="0"/>
                                          <w:divBdr>
                                            <w:top w:val="single" w:sz="2" w:space="0" w:color="auto"/>
                                            <w:left w:val="single" w:sz="2" w:space="0" w:color="auto"/>
                                            <w:bottom w:val="single" w:sz="2" w:space="0" w:color="auto"/>
                                            <w:right w:val="single" w:sz="2" w:space="0" w:color="auto"/>
                                          </w:divBdr>
                                          <w:divsChild>
                                            <w:div w:id="883441462">
                                              <w:marLeft w:val="0"/>
                                              <w:marRight w:val="0"/>
                                              <w:marTop w:val="0"/>
                                              <w:marBottom w:val="0"/>
                                              <w:divBdr>
                                                <w:top w:val="single" w:sz="2" w:space="0" w:color="auto"/>
                                                <w:left w:val="single" w:sz="2" w:space="0" w:color="auto"/>
                                                <w:bottom w:val="single" w:sz="2" w:space="0" w:color="auto"/>
                                                <w:right w:val="single" w:sz="2" w:space="0" w:color="auto"/>
                                              </w:divBdr>
                                              <w:divsChild>
                                                <w:div w:id="794327020">
                                                  <w:marLeft w:val="0"/>
                                                  <w:marRight w:val="0"/>
                                                  <w:marTop w:val="0"/>
                                                  <w:marBottom w:val="0"/>
                                                  <w:divBdr>
                                                    <w:top w:val="single" w:sz="2" w:space="0" w:color="auto"/>
                                                    <w:left w:val="single" w:sz="2" w:space="0" w:color="auto"/>
                                                    <w:bottom w:val="single" w:sz="2" w:space="0" w:color="auto"/>
                                                    <w:right w:val="single" w:sz="2" w:space="0" w:color="auto"/>
                                                  </w:divBdr>
                                                  <w:divsChild>
                                                    <w:div w:id="1998024843">
                                                      <w:marLeft w:val="0"/>
                                                      <w:marRight w:val="0"/>
                                                      <w:marTop w:val="0"/>
                                                      <w:marBottom w:val="0"/>
                                                      <w:divBdr>
                                                        <w:top w:val="single" w:sz="2" w:space="0" w:color="auto"/>
                                                        <w:left w:val="single" w:sz="2" w:space="0" w:color="auto"/>
                                                        <w:bottom w:val="single" w:sz="2" w:space="0" w:color="auto"/>
                                                        <w:right w:val="single" w:sz="2" w:space="0" w:color="auto"/>
                                                      </w:divBdr>
                                                      <w:divsChild>
                                                        <w:div w:id="2087216185">
                                                          <w:marLeft w:val="0"/>
                                                          <w:marRight w:val="0"/>
                                                          <w:marTop w:val="0"/>
                                                          <w:marBottom w:val="0"/>
                                                          <w:divBdr>
                                                            <w:top w:val="single" w:sz="2" w:space="0" w:color="auto"/>
                                                            <w:left w:val="single" w:sz="2" w:space="0" w:color="auto"/>
                                                            <w:bottom w:val="single" w:sz="2" w:space="0" w:color="auto"/>
                                                            <w:right w:val="single" w:sz="2" w:space="0" w:color="auto"/>
                                                          </w:divBdr>
                                                          <w:divsChild>
                                                            <w:div w:id="1568687359">
                                                              <w:marLeft w:val="0"/>
                                                              <w:marRight w:val="0"/>
                                                              <w:marTop w:val="0"/>
                                                              <w:marBottom w:val="0"/>
                                                              <w:divBdr>
                                                                <w:top w:val="single" w:sz="2" w:space="0" w:color="auto"/>
                                                                <w:left w:val="single" w:sz="2" w:space="0" w:color="auto"/>
                                                                <w:bottom w:val="single" w:sz="2" w:space="0" w:color="auto"/>
                                                                <w:right w:val="single" w:sz="2" w:space="0" w:color="auto"/>
                                                              </w:divBdr>
                                                              <w:divsChild>
                                                                <w:div w:id="2140108110">
                                                                  <w:marLeft w:val="0"/>
                                                                  <w:marRight w:val="0"/>
                                                                  <w:marTop w:val="0"/>
                                                                  <w:marBottom w:val="0"/>
                                                                  <w:divBdr>
                                                                    <w:top w:val="single" w:sz="2" w:space="0" w:color="auto"/>
                                                                    <w:left w:val="single" w:sz="2" w:space="0" w:color="auto"/>
                                                                    <w:bottom w:val="single" w:sz="2" w:space="0" w:color="auto"/>
                                                                    <w:right w:val="single" w:sz="2" w:space="0" w:color="auto"/>
                                                                  </w:divBdr>
                                                                  <w:divsChild>
                                                                    <w:div w:id="13679516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88225839">
                                  <w:marLeft w:val="0"/>
                                  <w:marRight w:val="0"/>
                                  <w:marTop w:val="0"/>
                                  <w:marBottom w:val="0"/>
                                  <w:divBdr>
                                    <w:top w:val="single" w:sz="2" w:space="0" w:color="auto"/>
                                    <w:left w:val="single" w:sz="2" w:space="0" w:color="auto"/>
                                    <w:bottom w:val="single" w:sz="2" w:space="0" w:color="auto"/>
                                    <w:right w:val="single" w:sz="2" w:space="0" w:color="auto"/>
                                  </w:divBdr>
                                  <w:divsChild>
                                    <w:div w:id="1368212139">
                                      <w:marLeft w:val="0"/>
                                      <w:marRight w:val="0"/>
                                      <w:marTop w:val="0"/>
                                      <w:marBottom w:val="0"/>
                                      <w:divBdr>
                                        <w:top w:val="single" w:sz="2" w:space="0" w:color="auto"/>
                                        <w:left w:val="single" w:sz="2" w:space="0" w:color="auto"/>
                                        <w:bottom w:val="single" w:sz="2" w:space="0" w:color="auto"/>
                                        <w:right w:val="single" w:sz="2" w:space="0" w:color="auto"/>
                                      </w:divBdr>
                                      <w:divsChild>
                                        <w:div w:id="2043051686">
                                          <w:marLeft w:val="0"/>
                                          <w:marRight w:val="0"/>
                                          <w:marTop w:val="0"/>
                                          <w:marBottom w:val="0"/>
                                          <w:divBdr>
                                            <w:top w:val="single" w:sz="2" w:space="0" w:color="auto"/>
                                            <w:left w:val="single" w:sz="2" w:space="0" w:color="auto"/>
                                            <w:bottom w:val="single" w:sz="2" w:space="0" w:color="auto"/>
                                            <w:right w:val="single" w:sz="2" w:space="0" w:color="auto"/>
                                          </w:divBdr>
                                          <w:divsChild>
                                            <w:div w:id="1295450909">
                                              <w:marLeft w:val="0"/>
                                              <w:marRight w:val="0"/>
                                              <w:marTop w:val="0"/>
                                              <w:marBottom w:val="0"/>
                                              <w:divBdr>
                                                <w:top w:val="single" w:sz="2" w:space="0" w:color="auto"/>
                                                <w:left w:val="single" w:sz="2" w:space="0" w:color="auto"/>
                                                <w:bottom w:val="single" w:sz="2" w:space="0" w:color="auto"/>
                                                <w:right w:val="single" w:sz="2" w:space="0" w:color="auto"/>
                                              </w:divBdr>
                                              <w:divsChild>
                                                <w:div w:id="689913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964896141">
          <w:marLeft w:val="0"/>
          <w:marRight w:val="0"/>
          <w:marTop w:val="180"/>
          <w:marBottom w:val="0"/>
          <w:divBdr>
            <w:top w:val="single" w:sz="2" w:space="0" w:color="auto"/>
            <w:left w:val="single" w:sz="2" w:space="0" w:color="auto"/>
            <w:bottom w:val="single" w:sz="2" w:space="0" w:color="auto"/>
            <w:right w:val="single" w:sz="2" w:space="0" w:color="auto"/>
          </w:divBdr>
          <w:divsChild>
            <w:div w:id="1204174967">
              <w:marLeft w:val="0"/>
              <w:marRight w:val="0"/>
              <w:marTop w:val="0"/>
              <w:marBottom w:val="0"/>
              <w:divBdr>
                <w:top w:val="single" w:sz="2" w:space="0" w:color="auto"/>
                <w:left w:val="single" w:sz="2" w:space="0" w:color="auto"/>
                <w:bottom w:val="single" w:sz="2" w:space="0" w:color="auto"/>
                <w:right w:val="single" w:sz="2" w:space="0" w:color="auto"/>
              </w:divBdr>
              <w:divsChild>
                <w:div w:id="1478960779">
                  <w:marLeft w:val="0"/>
                  <w:marRight w:val="0"/>
                  <w:marTop w:val="0"/>
                  <w:marBottom w:val="0"/>
                  <w:divBdr>
                    <w:top w:val="single" w:sz="2" w:space="0" w:color="auto"/>
                    <w:left w:val="single" w:sz="2" w:space="0" w:color="auto"/>
                    <w:bottom w:val="single" w:sz="2" w:space="0" w:color="auto"/>
                    <w:right w:val="single" w:sz="2" w:space="0" w:color="auto"/>
                  </w:divBdr>
                  <w:divsChild>
                    <w:div w:id="914054373">
                      <w:marLeft w:val="0"/>
                      <w:marRight w:val="0"/>
                      <w:marTop w:val="0"/>
                      <w:marBottom w:val="0"/>
                      <w:divBdr>
                        <w:top w:val="single" w:sz="2" w:space="0" w:color="auto"/>
                        <w:left w:val="single" w:sz="2" w:space="0" w:color="auto"/>
                        <w:bottom w:val="single" w:sz="2" w:space="0" w:color="auto"/>
                        <w:right w:val="single" w:sz="2" w:space="0" w:color="auto"/>
                      </w:divBdr>
                      <w:divsChild>
                        <w:div w:id="398478449">
                          <w:marLeft w:val="0"/>
                          <w:marRight w:val="0"/>
                          <w:marTop w:val="0"/>
                          <w:marBottom w:val="0"/>
                          <w:divBdr>
                            <w:top w:val="single" w:sz="2" w:space="0" w:color="auto"/>
                            <w:left w:val="single" w:sz="2" w:space="0" w:color="auto"/>
                            <w:bottom w:val="single" w:sz="2" w:space="0" w:color="auto"/>
                            <w:right w:val="single" w:sz="2" w:space="0" w:color="auto"/>
                          </w:divBdr>
                          <w:divsChild>
                            <w:div w:id="538669028">
                              <w:marLeft w:val="0"/>
                              <w:marRight w:val="0"/>
                              <w:marTop w:val="0"/>
                              <w:marBottom w:val="0"/>
                              <w:divBdr>
                                <w:top w:val="single" w:sz="2" w:space="0" w:color="auto"/>
                                <w:left w:val="single" w:sz="2" w:space="0" w:color="auto"/>
                                <w:bottom w:val="single" w:sz="2" w:space="0" w:color="auto"/>
                                <w:right w:val="single" w:sz="2" w:space="0" w:color="auto"/>
                              </w:divBdr>
                              <w:divsChild>
                                <w:div w:id="1204056099">
                                  <w:marLeft w:val="0"/>
                                  <w:marRight w:val="0"/>
                                  <w:marTop w:val="0"/>
                                  <w:marBottom w:val="0"/>
                                  <w:divBdr>
                                    <w:top w:val="single" w:sz="2" w:space="0" w:color="auto"/>
                                    <w:left w:val="single" w:sz="2" w:space="0" w:color="auto"/>
                                    <w:bottom w:val="single" w:sz="2" w:space="0" w:color="auto"/>
                                    <w:right w:val="single" w:sz="2" w:space="0" w:color="auto"/>
                                  </w:divBdr>
                                  <w:divsChild>
                                    <w:div w:id="2085831059">
                                      <w:marLeft w:val="0"/>
                                      <w:marRight w:val="0"/>
                                      <w:marTop w:val="0"/>
                                      <w:marBottom w:val="0"/>
                                      <w:divBdr>
                                        <w:top w:val="single" w:sz="2" w:space="0" w:color="auto"/>
                                        <w:left w:val="single" w:sz="2" w:space="0" w:color="auto"/>
                                        <w:bottom w:val="single" w:sz="2" w:space="0" w:color="auto"/>
                                        <w:right w:val="single" w:sz="2" w:space="0" w:color="auto"/>
                                      </w:divBdr>
                                      <w:divsChild>
                                        <w:div w:id="3558992">
                                          <w:marLeft w:val="0"/>
                                          <w:marRight w:val="0"/>
                                          <w:marTop w:val="0"/>
                                          <w:marBottom w:val="0"/>
                                          <w:divBdr>
                                            <w:top w:val="single" w:sz="2" w:space="0" w:color="auto"/>
                                            <w:left w:val="single" w:sz="2" w:space="0" w:color="auto"/>
                                            <w:bottom w:val="single" w:sz="2" w:space="0" w:color="auto"/>
                                            <w:right w:val="single" w:sz="2" w:space="0" w:color="auto"/>
                                          </w:divBdr>
                                          <w:divsChild>
                                            <w:div w:id="930705002">
                                              <w:marLeft w:val="0"/>
                                              <w:marRight w:val="0"/>
                                              <w:marTop w:val="0"/>
                                              <w:marBottom w:val="0"/>
                                              <w:divBdr>
                                                <w:top w:val="single" w:sz="2" w:space="0" w:color="auto"/>
                                                <w:left w:val="single" w:sz="2" w:space="0" w:color="auto"/>
                                                <w:bottom w:val="single" w:sz="2" w:space="0" w:color="auto"/>
                                                <w:right w:val="single" w:sz="2" w:space="0" w:color="auto"/>
                                              </w:divBdr>
                                              <w:divsChild>
                                                <w:div w:id="479658449">
                                                  <w:marLeft w:val="0"/>
                                                  <w:marRight w:val="0"/>
                                                  <w:marTop w:val="0"/>
                                                  <w:marBottom w:val="0"/>
                                                  <w:divBdr>
                                                    <w:top w:val="single" w:sz="2" w:space="0" w:color="auto"/>
                                                    <w:left w:val="single" w:sz="2" w:space="0" w:color="auto"/>
                                                    <w:bottom w:val="single" w:sz="2" w:space="0" w:color="auto"/>
                                                    <w:right w:val="single" w:sz="2" w:space="0" w:color="auto"/>
                                                  </w:divBdr>
                                                  <w:divsChild>
                                                    <w:div w:id="1755587804">
                                                      <w:marLeft w:val="0"/>
                                                      <w:marRight w:val="0"/>
                                                      <w:marTop w:val="0"/>
                                                      <w:marBottom w:val="0"/>
                                                      <w:divBdr>
                                                        <w:top w:val="single" w:sz="2" w:space="0" w:color="auto"/>
                                                        <w:left w:val="single" w:sz="2" w:space="0" w:color="auto"/>
                                                        <w:bottom w:val="single" w:sz="2" w:space="0" w:color="auto"/>
                                                        <w:right w:val="single" w:sz="2" w:space="0" w:color="auto"/>
                                                      </w:divBdr>
                                                      <w:divsChild>
                                                        <w:div w:id="1480346882">
                                                          <w:marLeft w:val="0"/>
                                                          <w:marRight w:val="0"/>
                                                          <w:marTop w:val="0"/>
                                                          <w:marBottom w:val="0"/>
                                                          <w:divBdr>
                                                            <w:top w:val="single" w:sz="2" w:space="0" w:color="auto"/>
                                                            <w:left w:val="single" w:sz="2" w:space="0" w:color="auto"/>
                                                            <w:bottom w:val="single" w:sz="2" w:space="0" w:color="auto"/>
                                                            <w:right w:val="single" w:sz="2" w:space="0" w:color="auto"/>
                                                          </w:divBdr>
                                                          <w:divsChild>
                                                            <w:div w:id="1126585375">
                                                              <w:marLeft w:val="0"/>
                                                              <w:marRight w:val="0"/>
                                                              <w:marTop w:val="0"/>
                                                              <w:marBottom w:val="0"/>
                                                              <w:divBdr>
                                                                <w:top w:val="single" w:sz="2" w:space="0" w:color="auto"/>
                                                                <w:left w:val="single" w:sz="2" w:space="0" w:color="auto"/>
                                                                <w:bottom w:val="single" w:sz="2" w:space="0" w:color="auto"/>
                                                                <w:right w:val="single" w:sz="2" w:space="0" w:color="auto"/>
                                                              </w:divBdr>
                                                              <w:divsChild>
                                                                <w:div w:id="769860012">
                                                                  <w:marLeft w:val="0"/>
                                                                  <w:marRight w:val="0"/>
                                                                  <w:marTop w:val="0"/>
                                                                  <w:marBottom w:val="0"/>
                                                                  <w:divBdr>
                                                                    <w:top w:val="single" w:sz="2" w:space="0" w:color="auto"/>
                                                                    <w:left w:val="single" w:sz="2" w:space="0" w:color="auto"/>
                                                                    <w:bottom w:val="single" w:sz="2" w:space="0" w:color="auto"/>
                                                                    <w:right w:val="single" w:sz="2" w:space="0" w:color="auto"/>
                                                                  </w:divBdr>
                                                                  <w:divsChild>
                                                                    <w:div w:id="1024751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79841779">
                                  <w:marLeft w:val="0"/>
                                  <w:marRight w:val="0"/>
                                  <w:marTop w:val="0"/>
                                  <w:marBottom w:val="0"/>
                                  <w:divBdr>
                                    <w:top w:val="single" w:sz="2" w:space="0" w:color="auto"/>
                                    <w:left w:val="single" w:sz="2" w:space="0" w:color="auto"/>
                                    <w:bottom w:val="single" w:sz="2" w:space="0" w:color="auto"/>
                                    <w:right w:val="single" w:sz="2" w:space="0" w:color="auto"/>
                                  </w:divBdr>
                                  <w:divsChild>
                                    <w:div w:id="1495602896">
                                      <w:marLeft w:val="0"/>
                                      <w:marRight w:val="0"/>
                                      <w:marTop w:val="0"/>
                                      <w:marBottom w:val="0"/>
                                      <w:divBdr>
                                        <w:top w:val="single" w:sz="2" w:space="0" w:color="auto"/>
                                        <w:left w:val="single" w:sz="2" w:space="0" w:color="auto"/>
                                        <w:bottom w:val="single" w:sz="2" w:space="0" w:color="auto"/>
                                        <w:right w:val="single" w:sz="2" w:space="0" w:color="auto"/>
                                      </w:divBdr>
                                      <w:divsChild>
                                        <w:div w:id="1833326247">
                                          <w:marLeft w:val="0"/>
                                          <w:marRight w:val="0"/>
                                          <w:marTop w:val="0"/>
                                          <w:marBottom w:val="0"/>
                                          <w:divBdr>
                                            <w:top w:val="single" w:sz="2" w:space="0" w:color="auto"/>
                                            <w:left w:val="single" w:sz="2" w:space="0" w:color="auto"/>
                                            <w:bottom w:val="single" w:sz="2" w:space="0" w:color="auto"/>
                                            <w:right w:val="single" w:sz="2" w:space="0" w:color="auto"/>
                                          </w:divBdr>
                                          <w:divsChild>
                                            <w:div w:id="1418744100">
                                              <w:marLeft w:val="0"/>
                                              <w:marRight w:val="0"/>
                                              <w:marTop w:val="0"/>
                                              <w:marBottom w:val="0"/>
                                              <w:divBdr>
                                                <w:top w:val="single" w:sz="2" w:space="0" w:color="auto"/>
                                                <w:left w:val="single" w:sz="2" w:space="0" w:color="auto"/>
                                                <w:bottom w:val="single" w:sz="2" w:space="0" w:color="auto"/>
                                                <w:right w:val="single" w:sz="2" w:space="0" w:color="auto"/>
                                              </w:divBdr>
                                              <w:divsChild>
                                                <w:div w:id="18624760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485077415">
          <w:marLeft w:val="0"/>
          <w:marRight w:val="0"/>
          <w:marTop w:val="180"/>
          <w:marBottom w:val="0"/>
          <w:divBdr>
            <w:top w:val="single" w:sz="2" w:space="0" w:color="auto"/>
            <w:left w:val="single" w:sz="2" w:space="0" w:color="auto"/>
            <w:bottom w:val="single" w:sz="2" w:space="0" w:color="auto"/>
            <w:right w:val="single" w:sz="2" w:space="0" w:color="auto"/>
          </w:divBdr>
          <w:divsChild>
            <w:div w:id="1181240868">
              <w:marLeft w:val="0"/>
              <w:marRight w:val="0"/>
              <w:marTop w:val="0"/>
              <w:marBottom w:val="0"/>
              <w:divBdr>
                <w:top w:val="single" w:sz="2" w:space="0" w:color="auto"/>
                <w:left w:val="single" w:sz="2" w:space="0" w:color="auto"/>
                <w:bottom w:val="single" w:sz="2" w:space="0" w:color="auto"/>
                <w:right w:val="single" w:sz="2" w:space="0" w:color="auto"/>
              </w:divBdr>
              <w:divsChild>
                <w:div w:id="743454736">
                  <w:marLeft w:val="0"/>
                  <w:marRight w:val="0"/>
                  <w:marTop w:val="0"/>
                  <w:marBottom w:val="0"/>
                  <w:divBdr>
                    <w:top w:val="single" w:sz="2" w:space="0" w:color="auto"/>
                    <w:left w:val="single" w:sz="2" w:space="0" w:color="auto"/>
                    <w:bottom w:val="single" w:sz="2" w:space="0" w:color="auto"/>
                    <w:right w:val="single" w:sz="2" w:space="0" w:color="auto"/>
                  </w:divBdr>
                  <w:divsChild>
                    <w:div w:id="889919090">
                      <w:marLeft w:val="0"/>
                      <w:marRight w:val="0"/>
                      <w:marTop w:val="0"/>
                      <w:marBottom w:val="0"/>
                      <w:divBdr>
                        <w:top w:val="single" w:sz="2" w:space="0" w:color="auto"/>
                        <w:left w:val="single" w:sz="2" w:space="0" w:color="auto"/>
                        <w:bottom w:val="single" w:sz="2" w:space="0" w:color="auto"/>
                        <w:right w:val="single" w:sz="2" w:space="0" w:color="auto"/>
                      </w:divBdr>
                      <w:divsChild>
                        <w:div w:id="1629165935">
                          <w:marLeft w:val="0"/>
                          <w:marRight w:val="0"/>
                          <w:marTop w:val="0"/>
                          <w:marBottom w:val="0"/>
                          <w:divBdr>
                            <w:top w:val="single" w:sz="2" w:space="0" w:color="auto"/>
                            <w:left w:val="single" w:sz="2" w:space="0" w:color="auto"/>
                            <w:bottom w:val="single" w:sz="2" w:space="0" w:color="auto"/>
                            <w:right w:val="single" w:sz="2" w:space="0" w:color="auto"/>
                          </w:divBdr>
                          <w:divsChild>
                            <w:div w:id="874855270">
                              <w:marLeft w:val="0"/>
                              <w:marRight w:val="0"/>
                              <w:marTop w:val="0"/>
                              <w:marBottom w:val="0"/>
                              <w:divBdr>
                                <w:top w:val="single" w:sz="2" w:space="0" w:color="auto"/>
                                <w:left w:val="single" w:sz="2" w:space="0" w:color="auto"/>
                                <w:bottom w:val="single" w:sz="2" w:space="0" w:color="auto"/>
                                <w:right w:val="single" w:sz="2" w:space="0" w:color="auto"/>
                              </w:divBdr>
                              <w:divsChild>
                                <w:div w:id="1498644255">
                                  <w:marLeft w:val="0"/>
                                  <w:marRight w:val="0"/>
                                  <w:marTop w:val="0"/>
                                  <w:marBottom w:val="0"/>
                                  <w:divBdr>
                                    <w:top w:val="single" w:sz="2" w:space="0" w:color="auto"/>
                                    <w:left w:val="single" w:sz="2" w:space="0" w:color="auto"/>
                                    <w:bottom w:val="single" w:sz="2" w:space="0" w:color="auto"/>
                                    <w:right w:val="single" w:sz="2" w:space="0" w:color="auto"/>
                                  </w:divBdr>
                                  <w:divsChild>
                                    <w:div w:id="254024902">
                                      <w:marLeft w:val="0"/>
                                      <w:marRight w:val="0"/>
                                      <w:marTop w:val="0"/>
                                      <w:marBottom w:val="0"/>
                                      <w:divBdr>
                                        <w:top w:val="single" w:sz="2" w:space="0" w:color="auto"/>
                                        <w:left w:val="single" w:sz="2" w:space="0" w:color="auto"/>
                                        <w:bottom w:val="single" w:sz="2" w:space="0" w:color="auto"/>
                                        <w:right w:val="single" w:sz="2" w:space="0" w:color="auto"/>
                                      </w:divBdr>
                                      <w:divsChild>
                                        <w:div w:id="1416972427">
                                          <w:marLeft w:val="0"/>
                                          <w:marRight w:val="0"/>
                                          <w:marTop w:val="0"/>
                                          <w:marBottom w:val="0"/>
                                          <w:divBdr>
                                            <w:top w:val="single" w:sz="2" w:space="0" w:color="auto"/>
                                            <w:left w:val="single" w:sz="2" w:space="0" w:color="auto"/>
                                            <w:bottom w:val="single" w:sz="2" w:space="0" w:color="auto"/>
                                            <w:right w:val="single" w:sz="2" w:space="0" w:color="auto"/>
                                          </w:divBdr>
                                          <w:divsChild>
                                            <w:div w:id="1657412248">
                                              <w:marLeft w:val="0"/>
                                              <w:marRight w:val="0"/>
                                              <w:marTop w:val="0"/>
                                              <w:marBottom w:val="0"/>
                                              <w:divBdr>
                                                <w:top w:val="single" w:sz="2" w:space="0" w:color="auto"/>
                                                <w:left w:val="single" w:sz="2" w:space="0" w:color="auto"/>
                                                <w:bottom w:val="single" w:sz="2" w:space="0" w:color="auto"/>
                                                <w:right w:val="single" w:sz="2" w:space="0" w:color="auto"/>
                                              </w:divBdr>
                                              <w:divsChild>
                                                <w:div w:id="926957365">
                                                  <w:marLeft w:val="0"/>
                                                  <w:marRight w:val="0"/>
                                                  <w:marTop w:val="0"/>
                                                  <w:marBottom w:val="0"/>
                                                  <w:divBdr>
                                                    <w:top w:val="single" w:sz="2" w:space="0" w:color="auto"/>
                                                    <w:left w:val="single" w:sz="2" w:space="0" w:color="auto"/>
                                                    <w:bottom w:val="single" w:sz="2" w:space="0" w:color="auto"/>
                                                    <w:right w:val="single" w:sz="2" w:space="0" w:color="auto"/>
                                                  </w:divBdr>
                                                  <w:divsChild>
                                                    <w:div w:id="1940873498">
                                                      <w:marLeft w:val="0"/>
                                                      <w:marRight w:val="0"/>
                                                      <w:marTop w:val="0"/>
                                                      <w:marBottom w:val="0"/>
                                                      <w:divBdr>
                                                        <w:top w:val="single" w:sz="2" w:space="0" w:color="auto"/>
                                                        <w:left w:val="single" w:sz="2" w:space="0" w:color="auto"/>
                                                        <w:bottom w:val="single" w:sz="2" w:space="0" w:color="auto"/>
                                                        <w:right w:val="single" w:sz="2" w:space="0" w:color="auto"/>
                                                      </w:divBdr>
                                                      <w:divsChild>
                                                        <w:div w:id="2128503881">
                                                          <w:marLeft w:val="0"/>
                                                          <w:marRight w:val="0"/>
                                                          <w:marTop w:val="0"/>
                                                          <w:marBottom w:val="0"/>
                                                          <w:divBdr>
                                                            <w:top w:val="single" w:sz="2" w:space="0" w:color="auto"/>
                                                            <w:left w:val="single" w:sz="2" w:space="0" w:color="auto"/>
                                                            <w:bottom w:val="single" w:sz="2" w:space="0" w:color="auto"/>
                                                            <w:right w:val="single" w:sz="2" w:space="0" w:color="auto"/>
                                                          </w:divBdr>
                                                          <w:divsChild>
                                                            <w:div w:id="1369798831">
                                                              <w:marLeft w:val="0"/>
                                                              <w:marRight w:val="0"/>
                                                              <w:marTop w:val="0"/>
                                                              <w:marBottom w:val="0"/>
                                                              <w:divBdr>
                                                                <w:top w:val="single" w:sz="2" w:space="0" w:color="auto"/>
                                                                <w:left w:val="single" w:sz="2" w:space="0" w:color="auto"/>
                                                                <w:bottom w:val="single" w:sz="2" w:space="0" w:color="auto"/>
                                                                <w:right w:val="single" w:sz="2" w:space="0" w:color="auto"/>
                                                              </w:divBdr>
                                                              <w:divsChild>
                                                                <w:div w:id="1001741140">
                                                                  <w:marLeft w:val="0"/>
                                                                  <w:marRight w:val="0"/>
                                                                  <w:marTop w:val="0"/>
                                                                  <w:marBottom w:val="0"/>
                                                                  <w:divBdr>
                                                                    <w:top w:val="single" w:sz="2" w:space="0" w:color="auto"/>
                                                                    <w:left w:val="single" w:sz="2" w:space="0" w:color="auto"/>
                                                                    <w:bottom w:val="single" w:sz="2" w:space="0" w:color="auto"/>
                                                                    <w:right w:val="single" w:sz="2" w:space="0" w:color="auto"/>
                                                                  </w:divBdr>
                                                                  <w:divsChild>
                                                                    <w:div w:id="679425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08238435">
                                  <w:marLeft w:val="0"/>
                                  <w:marRight w:val="0"/>
                                  <w:marTop w:val="0"/>
                                  <w:marBottom w:val="0"/>
                                  <w:divBdr>
                                    <w:top w:val="single" w:sz="2" w:space="0" w:color="auto"/>
                                    <w:left w:val="single" w:sz="2" w:space="0" w:color="auto"/>
                                    <w:bottom w:val="single" w:sz="2" w:space="0" w:color="auto"/>
                                    <w:right w:val="single" w:sz="2" w:space="0" w:color="auto"/>
                                  </w:divBdr>
                                  <w:divsChild>
                                    <w:div w:id="2006131149">
                                      <w:marLeft w:val="0"/>
                                      <w:marRight w:val="0"/>
                                      <w:marTop w:val="0"/>
                                      <w:marBottom w:val="0"/>
                                      <w:divBdr>
                                        <w:top w:val="single" w:sz="2" w:space="0" w:color="auto"/>
                                        <w:left w:val="single" w:sz="2" w:space="0" w:color="auto"/>
                                        <w:bottom w:val="single" w:sz="2" w:space="0" w:color="auto"/>
                                        <w:right w:val="single" w:sz="2" w:space="0" w:color="auto"/>
                                      </w:divBdr>
                                      <w:divsChild>
                                        <w:div w:id="2102332306">
                                          <w:marLeft w:val="0"/>
                                          <w:marRight w:val="0"/>
                                          <w:marTop w:val="0"/>
                                          <w:marBottom w:val="0"/>
                                          <w:divBdr>
                                            <w:top w:val="single" w:sz="2" w:space="0" w:color="auto"/>
                                            <w:left w:val="single" w:sz="2" w:space="0" w:color="auto"/>
                                            <w:bottom w:val="single" w:sz="2" w:space="0" w:color="auto"/>
                                            <w:right w:val="single" w:sz="2" w:space="0" w:color="auto"/>
                                          </w:divBdr>
                                          <w:divsChild>
                                            <w:div w:id="2111008092">
                                              <w:marLeft w:val="0"/>
                                              <w:marRight w:val="0"/>
                                              <w:marTop w:val="0"/>
                                              <w:marBottom w:val="0"/>
                                              <w:divBdr>
                                                <w:top w:val="single" w:sz="2" w:space="0" w:color="auto"/>
                                                <w:left w:val="single" w:sz="2" w:space="0" w:color="auto"/>
                                                <w:bottom w:val="single" w:sz="2" w:space="0" w:color="auto"/>
                                                <w:right w:val="single" w:sz="2" w:space="0" w:color="auto"/>
                                              </w:divBdr>
                                              <w:divsChild>
                                                <w:div w:id="1311062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131629287">
          <w:marLeft w:val="0"/>
          <w:marRight w:val="0"/>
          <w:marTop w:val="180"/>
          <w:marBottom w:val="0"/>
          <w:divBdr>
            <w:top w:val="single" w:sz="2" w:space="0" w:color="auto"/>
            <w:left w:val="single" w:sz="2" w:space="0" w:color="auto"/>
            <w:bottom w:val="single" w:sz="2" w:space="0" w:color="auto"/>
            <w:right w:val="single" w:sz="2" w:space="0" w:color="auto"/>
          </w:divBdr>
          <w:divsChild>
            <w:div w:id="1216045968">
              <w:marLeft w:val="0"/>
              <w:marRight w:val="0"/>
              <w:marTop w:val="0"/>
              <w:marBottom w:val="0"/>
              <w:divBdr>
                <w:top w:val="single" w:sz="2" w:space="0" w:color="auto"/>
                <w:left w:val="single" w:sz="2" w:space="0" w:color="auto"/>
                <w:bottom w:val="single" w:sz="2" w:space="0" w:color="auto"/>
                <w:right w:val="single" w:sz="2" w:space="0" w:color="auto"/>
              </w:divBdr>
              <w:divsChild>
                <w:div w:id="859929530">
                  <w:marLeft w:val="0"/>
                  <w:marRight w:val="0"/>
                  <w:marTop w:val="0"/>
                  <w:marBottom w:val="0"/>
                  <w:divBdr>
                    <w:top w:val="single" w:sz="2" w:space="0" w:color="auto"/>
                    <w:left w:val="single" w:sz="2" w:space="0" w:color="auto"/>
                    <w:bottom w:val="single" w:sz="2" w:space="0" w:color="auto"/>
                    <w:right w:val="single" w:sz="2" w:space="0" w:color="auto"/>
                  </w:divBdr>
                  <w:divsChild>
                    <w:div w:id="474295127">
                      <w:marLeft w:val="0"/>
                      <w:marRight w:val="0"/>
                      <w:marTop w:val="0"/>
                      <w:marBottom w:val="0"/>
                      <w:divBdr>
                        <w:top w:val="single" w:sz="2" w:space="0" w:color="auto"/>
                        <w:left w:val="single" w:sz="2" w:space="0" w:color="auto"/>
                        <w:bottom w:val="single" w:sz="2" w:space="0" w:color="auto"/>
                        <w:right w:val="single" w:sz="2" w:space="0" w:color="auto"/>
                      </w:divBdr>
                      <w:divsChild>
                        <w:div w:id="1850559561">
                          <w:marLeft w:val="0"/>
                          <w:marRight w:val="0"/>
                          <w:marTop w:val="0"/>
                          <w:marBottom w:val="0"/>
                          <w:divBdr>
                            <w:top w:val="single" w:sz="2" w:space="0" w:color="auto"/>
                            <w:left w:val="single" w:sz="2" w:space="0" w:color="auto"/>
                            <w:bottom w:val="single" w:sz="2" w:space="0" w:color="auto"/>
                            <w:right w:val="single" w:sz="2" w:space="0" w:color="auto"/>
                          </w:divBdr>
                          <w:divsChild>
                            <w:div w:id="546573759">
                              <w:marLeft w:val="0"/>
                              <w:marRight w:val="0"/>
                              <w:marTop w:val="0"/>
                              <w:marBottom w:val="0"/>
                              <w:divBdr>
                                <w:top w:val="single" w:sz="2" w:space="0" w:color="auto"/>
                                <w:left w:val="single" w:sz="2" w:space="0" w:color="auto"/>
                                <w:bottom w:val="single" w:sz="2" w:space="0" w:color="auto"/>
                                <w:right w:val="single" w:sz="2" w:space="0" w:color="auto"/>
                              </w:divBdr>
                              <w:divsChild>
                                <w:div w:id="1235119647">
                                  <w:marLeft w:val="0"/>
                                  <w:marRight w:val="0"/>
                                  <w:marTop w:val="0"/>
                                  <w:marBottom w:val="0"/>
                                  <w:divBdr>
                                    <w:top w:val="single" w:sz="2" w:space="0" w:color="auto"/>
                                    <w:left w:val="single" w:sz="2" w:space="0" w:color="auto"/>
                                    <w:bottom w:val="single" w:sz="2" w:space="0" w:color="auto"/>
                                    <w:right w:val="single" w:sz="2" w:space="0" w:color="auto"/>
                                  </w:divBdr>
                                  <w:divsChild>
                                    <w:div w:id="1193224644">
                                      <w:marLeft w:val="0"/>
                                      <w:marRight w:val="0"/>
                                      <w:marTop w:val="0"/>
                                      <w:marBottom w:val="0"/>
                                      <w:divBdr>
                                        <w:top w:val="single" w:sz="2" w:space="0" w:color="auto"/>
                                        <w:left w:val="single" w:sz="2" w:space="0" w:color="auto"/>
                                        <w:bottom w:val="single" w:sz="2" w:space="0" w:color="auto"/>
                                        <w:right w:val="single" w:sz="2" w:space="0" w:color="auto"/>
                                      </w:divBdr>
                                      <w:divsChild>
                                        <w:div w:id="1957175844">
                                          <w:marLeft w:val="0"/>
                                          <w:marRight w:val="0"/>
                                          <w:marTop w:val="0"/>
                                          <w:marBottom w:val="0"/>
                                          <w:divBdr>
                                            <w:top w:val="single" w:sz="2" w:space="0" w:color="auto"/>
                                            <w:left w:val="single" w:sz="2" w:space="0" w:color="auto"/>
                                            <w:bottom w:val="single" w:sz="2" w:space="0" w:color="auto"/>
                                            <w:right w:val="single" w:sz="2" w:space="0" w:color="auto"/>
                                          </w:divBdr>
                                          <w:divsChild>
                                            <w:div w:id="1868441616">
                                              <w:marLeft w:val="0"/>
                                              <w:marRight w:val="0"/>
                                              <w:marTop w:val="0"/>
                                              <w:marBottom w:val="0"/>
                                              <w:divBdr>
                                                <w:top w:val="single" w:sz="2" w:space="0" w:color="auto"/>
                                                <w:left w:val="single" w:sz="2" w:space="0" w:color="auto"/>
                                                <w:bottom w:val="single" w:sz="2" w:space="0" w:color="auto"/>
                                                <w:right w:val="single" w:sz="2" w:space="0" w:color="auto"/>
                                              </w:divBdr>
                                              <w:divsChild>
                                                <w:div w:id="201939407">
                                                  <w:marLeft w:val="0"/>
                                                  <w:marRight w:val="0"/>
                                                  <w:marTop w:val="0"/>
                                                  <w:marBottom w:val="0"/>
                                                  <w:divBdr>
                                                    <w:top w:val="single" w:sz="2" w:space="0" w:color="auto"/>
                                                    <w:left w:val="single" w:sz="2" w:space="0" w:color="auto"/>
                                                    <w:bottom w:val="single" w:sz="2" w:space="0" w:color="auto"/>
                                                    <w:right w:val="single" w:sz="2" w:space="0" w:color="auto"/>
                                                  </w:divBdr>
                                                  <w:divsChild>
                                                    <w:div w:id="1732607962">
                                                      <w:marLeft w:val="0"/>
                                                      <w:marRight w:val="0"/>
                                                      <w:marTop w:val="0"/>
                                                      <w:marBottom w:val="0"/>
                                                      <w:divBdr>
                                                        <w:top w:val="single" w:sz="2" w:space="0" w:color="auto"/>
                                                        <w:left w:val="single" w:sz="2" w:space="0" w:color="auto"/>
                                                        <w:bottom w:val="single" w:sz="2" w:space="0" w:color="auto"/>
                                                        <w:right w:val="single" w:sz="2" w:space="0" w:color="auto"/>
                                                      </w:divBdr>
                                                      <w:divsChild>
                                                        <w:div w:id="1345786714">
                                                          <w:marLeft w:val="0"/>
                                                          <w:marRight w:val="0"/>
                                                          <w:marTop w:val="0"/>
                                                          <w:marBottom w:val="0"/>
                                                          <w:divBdr>
                                                            <w:top w:val="single" w:sz="2" w:space="0" w:color="auto"/>
                                                            <w:left w:val="single" w:sz="2" w:space="0" w:color="auto"/>
                                                            <w:bottom w:val="single" w:sz="2" w:space="0" w:color="auto"/>
                                                            <w:right w:val="single" w:sz="2" w:space="0" w:color="auto"/>
                                                          </w:divBdr>
                                                          <w:divsChild>
                                                            <w:div w:id="1225720160">
                                                              <w:marLeft w:val="0"/>
                                                              <w:marRight w:val="0"/>
                                                              <w:marTop w:val="0"/>
                                                              <w:marBottom w:val="0"/>
                                                              <w:divBdr>
                                                                <w:top w:val="single" w:sz="2" w:space="0" w:color="auto"/>
                                                                <w:left w:val="single" w:sz="2" w:space="0" w:color="auto"/>
                                                                <w:bottom w:val="single" w:sz="2" w:space="0" w:color="auto"/>
                                                                <w:right w:val="single" w:sz="2" w:space="0" w:color="auto"/>
                                                              </w:divBdr>
                                                              <w:divsChild>
                                                                <w:div w:id="279118520">
                                                                  <w:marLeft w:val="0"/>
                                                                  <w:marRight w:val="0"/>
                                                                  <w:marTop w:val="0"/>
                                                                  <w:marBottom w:val="0"/>
                                                                  <w:divBdr>
                                                                    <w:top w:val="single" w:sz="2" w:space="0" w:color="auto"/>
                                                                    <w:left w:val="single" w:sz="2" w:space="0" w:color="auto"/>
                                                                    <w:bottom w:val="single" w:sz="2" w:space="0" w:color="auto"/>
                                                                    <w:right w:val="single" w:sz="2" w:space="0" w:color="auto"/>
                                                                  </w:divBdr>
                                                                  <w:divsChild>
                                                                    <w:div w:id="1715081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39237103">
                                  <w:marLeft w:val="0"/>
                                  <w:marRight w:val="0"/>
                                  <w:marTop w:val="0"/>
                                  <w:marBottom w:val="0"/>
                                  <w:divBdr>
                                    <w:top w:val="single" w:sz="2" w:space="0" w:color="auto"/>
                                    <w:left w:val="single" w:sz="2" w:space="0" w:color="auto"/>
                                    <w:bottom w:val="single" w:sz="2" w:space="0" w:color="auto"/>
                                    <w:right w:val="single" w:sz="2" w:space="0" w:color="auto"/>
                                  </w:divBdr>
                                  <w:divsChild>
                                    <w:div w:id="479926235">
                                      <w:marLeft w:val="0"/>
                                      <w:marRight w:val="0"/>
                                      <w:marTop w:val="0"/>
                                      <w:marBottom w:val="0"/>
                                      <w:divBdr>
                                        <w:top w:val="single" w:sz="2" w:space="0" w:color="auto"/>
                                        <w:left w:val="single" w:sz="2" w:space="0" w:color="auto"/>
                                        <w:bottom w:val="single" w:sz="2" w:space="0" w:color="auto"/>
                                        <w:right w:val="single" w:sz="2" w:space="0" w:color="auto"/>
                                      </w:divBdr>
                                      <w:divsChild>
                                        <w:div w:id="1318918557">
                                          <w:marLeft w:val="0"/>
                                          <w:marRight w:val="0"/>
                                          <w:marTop w:val="0"/>
                                          <w:marBottom w:val="0"/>
                                          <w:divBdr>
                                            <w:top w:val="single" w:sz="2" w:space="0" w:color="auto"/>
                                            <w:left w:val="single" w:sz="2" w:space="0" w:color="auto"/>
                                            <w:bottom w:val="single" w:sz="2" w:space="0" w:color="auto"/>
                                            <w:right w:val="single" w:sz="2" w:space="0" w:color="auto"/>
                                          </w:divBdr>
                                          <w:divsChild>
                                            <w:div w:id="499010484">
                                              <w:marLeft w:val="0"/>
                                              <w:marRight w:val="0"/>
                                              <w:marTop w:val="0"/>
                                              <w:marBottom w:val="0"/>
                                              <w:divBdr>
                                                <w:top w:val="single" w:sz="2" w:space="0" w:color="auto"/>
                                                <w:left w:val="single" w:sz="2" w:space="0" w:color="auto"/>
                                                <w:bottom w:val="single" w:sz="2" w:space="0" w:color="auto"/>
                                                <w:right w:val="single" w:sz="2" w:space="0" w:color="auto"/>
                                              </w:divBdr>
                                              <w:divsChild>
                                                <w:div w:id="721951873">
                                                  <w:marLeft w:val="0"/>
                                                  <w:marRight w:val="0"/>
                                                  <w:marTop w:val="0"/>
                                                  <w:marBottom w:val="0"/>
                                                  <w:divBdr>
                                                    <w:top w:val="single" w:sz="2" w:space="0" w:color="auto"/>
                                                    <w:left w:val="single" w:sz="2" w:space="0" w:color="auto"/>
                                                    <w:bottom w:val="single" w:sz="2" w:space="0" w:color="auto"/>
                                                    <w:right w:val="single" w:sz="2" w:space="0" w:color="auto"/>
                                                  </w:divBdr>
                                                  <w:divsChild>
                                                    <w:div w:id="791706540">
                                                      <w:marLeft w:val="0"/>
                                                      <w:marRight w:val="0"/>
                                                      <w:marTop w:val="0"/>
                                                      <w:marBottom w:val="0"/>
                                                      <w:divBdr>
                                                        <w:top w:val="single" w:sz="2" w:space="0" w:color="auto"/>
                                                        <w:left w:val="single" w:sz="2" w:space="0" w:color="auto"/>
                                                        <w:bottom w:val="single" w:sz="2" w:space="0" w:color="auto"/>
                                                        <w:right w:val="single" w:sz="2" w:space="0" w:color="auto"/>
                                                      </w:divBdr>
                                                      <w:divsChild>
                                                        <w:div w:id="1625621675">
                                                          <w:marLeft w:val="0"/>
                                                          <w:marRight w:val="0"/>
                                                          <w:marTop w:val="0"/>
                                                          <w:marBottom w:val="0"/>
                                                          <w:divBdr>
                                                            <w:top w:val="single" w:sz="2" w:space="0" w:color="auto"/>
                                                            <w:left w:val="single" w:sz="2" w:space="0" w:color="auto"/>
                                                            <w:bottom w:val="single" w:sz="2" w:space="0" w:color="auto"/>
                                                            <w:right w:val="single" w:sz="2" w:space="0" w:color="auto"/>
                                                          </w:divBdr>
                                                          <w:divsChild>
                                                            <w:div w:id="486364115">
                                                              <w:marLeft w:val="0"/>
                                                              <w:marRight w:val="0"/>
                                                              <w:marTop w:val="0"/>
                                                              <w:marBottom w:val="0"/>
                                                              <w:divBdr>
                                                                <w:top w:val="single" w:sz="2" w:space="0" w:color="auto"/>
                                                                <w:left w:val="single" w:sz="2" w:space="0" w:color="auto"/>
                                                                <w:bottom w:val="single" w:sz="2" w:space="0" w:color="auto"/>
                                                                <w:right w:val="single" w:sz="2" w:space="0" w:color="auto"/>
                                                              </w:divBdr>
                                                              <w:divsChild>
                                                                <w:div w:id="927075450">
                                                                  <w:marLeft w:val="0"/>
                                                                  <w:marRight w:val="0"/>
                                                                  <w:marTop w:val="0"/>
                                                                  <w:marBottom w:val="0"/>
                                                                  <w:divBdr>
                                                                    <w:top w:val="single" w:sz="2" w:space="0" w:color="auto"/>
                                                                    <w:left w:val="single" w:sz="2" w:space="0" w:color="auto"/>
                                                                    <w:bottom w:val="single" w:sz="2" w:space="0" w:color="auto"/>
                                                                    <w:right w:val="single" w:sz="2" w:space="0" w:color="auto"/>
                                                                  </w:divBdr>
                                                                  <w:divsChild>
                                                                    <w:div w:id="1542401395">
                                                                      <w:marLeft w:val="0"/>
                                                                      <w:marRight w:val="0"/>
                                                                      <w:marTop w:val="0"/>
                                                                      <w:marBottom w:val="0"/>
                                                                      <w:divBdr>
                                                                        <w:top w:val="single" w:sz="2" w:space="0" w:color="auto"/>
                                                                        <w:left w:val="single" w:sz="2" w:space="0" w:color="auto"/>
                                                                        <w:bottom w:val="single" w:sz="2" w:space="0" w:color="auto"/>
                                                                        <w:right w:val="single" w:sz="2" w:space="0" w:color="auto"/>
                                                                      </w:divBdr>
                                                                      <w:divsChild>
                                                                        <w:div w:id="88475497">
                                                                          <w:marLeft w:val="0"/>
                                                                          <w:marRight w:val="0"/>
                                                                          <w:marTop w:val="0"/>
                                                                          <w:marBottom w:val="0"/>
                                                                          <w:divBdr>
                                                                            <w:top w:val="single" w:sz="2" w:space="0" w:color="auto"/>
                                                                            <w:left w:val="single" w:sz="2" w:space="0" w:color="auto"/>
                                                                            <w:bottom w:val="single" w:sz="2" w:space="0" w:color="auto"/>
                                                                            <w:right w:val="single" w:sz="2" w:space="0" w:color="auto"/>
                                                                          </w:divBdr>
                                                                        </w:div>
                                                                      </w:divsChild>
                                                                    </w:div>
                                                                    <w:div w:id="1260258633">
                                                                      <w:marLeft w:val="0"/>
                                                                      <w:marRight w:val="0"/>
                                                                      <w:marTop w:val="0"/>
                                                                      <w:marBottom w:val="0"/>
                                                                      <w:divBdr>
                                                                        <w:top w:val="single" w:sz="2" w:space="0" w:color="auto"/>
                                                                        <w:left w:val="single" w:sz="2" w:space="0" w:color="auto"/>
                                                                        <w:bottom w:val="single" w:sz="2" w:space="0" w:color="auto"/>
                                                                        <w:right w:val="single" w:sz="2" w:space="0" w:color="auto"/>
                                                                      </w:divBdr>
                                                                      <w:divsChild>
                                                                        <w:div w:id="630592625">
                                                                          <w:marLeft w:val="0"/>
                                                                          <w:marRight w:val="0"/>
                                                                          <w:marTop w:val="0"/>
                                                                          <w:marBottom w:val="0"/>
                                                                          <w:divBdr>
                                                                            <w:top w:val="single" w:sz="2" w:space="0" w:color="auto"/>
                                                                            <w:left w:val="single" w:sz="2" w:space="0" w:color="auto"/>
                                                                            <w:bottom w:val="single" w:sz="2" w:space="0" w:color="auto"/>
                                                                            <w:right w:val="single" w:sz="2" w:space="0" w:color="auto"/>
                                                                          </w:divBdr>
                                                                        </w:div>
                                                                      </w:divsChild>
                                                                    </w:div>
                                                                    <w:div w:id="1046638511">
                                                                      <w:marLeft w:val="0"/>
                                                                      <w:marRight w:val="0"/>
                                                                      <w:marTop w:val="0"/>
                                                                      <w:marBottom w:val="0"/>
                                                                      <w:divBdr>
                                                                        <w:top w:val="single" w:sz="2" w:space="0" w:color="auto"/>
                                                                        <w:left w:val="single" w:sz="2" w:space="0" w:color="auto"/>
                                                                        <w:bottom w:val="single" w:sz="2" w:space="0" w:color="auto"/>
                                                                        <w:right w:val="single" w:sz="2" w:space="0" w:color="auto"/>
                                                                      </w:divBdr>
                                                                      <w:divsChild>
                                                                        <w:div w:id="1169248967">
                                                                          <w:marLeft w:val="0"/>
                                                                          <w:marRight w:val="0"/>
                                                                          <w:marTop w:val="0"/>
                                                                          <w:marBottom w:val="0"/>
                                                                          <w:divBdr>
                                                                            <w:top w:val="single" w:sz="2" w:space="0" w:color="auto"/>
                                                                            <w:left w:val="single" w:sz="2" w:space="0" w:color="auto"/>
                                                                            <w:bottom w:val="single" w:sz="2" w:space="0" w:color="auto"/>
                                                                            <w:right w:val="single" w:sz="2" w:space="0" w:color="auto"/>
                                                                          </w:divBdr>
                                                                        </w:div>
                                                                      </w:divsChild>
                                                                    </w:div>
                                                                    <w:div w:id="1129516908">
                                                                      <w:marLeft w:val="0"/>
                                                                      <w:marRight w:val="0"/>
                                                                      <w:marTop w:val="0"/>
                                                                      <w:marBottom w:val="0"/>
                                                                      <w:divBdr>
                                                                        <w:top w:val="single" w:sz="2" w:space="0" w:color="auto"/>
                                                                        <w:left w:val="single" w:sz="2" w:space="0" w:color="auto"/>
                                                                        <w:bottom w:val="single" w:sz="2" w:space="0" w:color="auto"/>
                                                                        <w:right w:val="single" w:sz="2" w:space="0" w:color="auto"/>
                                                                      </w:divBdr>
                                                                      <w:divsChild>
                                                                        <w:div w:id="1049690881">
                                                                          <w:marLeft w:val="0"/>
                                                                          <w:marRight w:val="0"/>
                                                                          <w:marTop w:val="0"/>
                                                                          <w:marBottom w:val="0"/>
                                                                          <w:divBdr>
                                                                            <w:top w:val="single" w:sz="2" w:space="0" w:color="auto"/>
                                                                            <w:left w:val="single" w:sz="2" w:space="0" w:color="auto"/>
                                                                            <w:bottom w:val="single" w:sz="2" w:space="0" w:color="auto"/>
                                                                            <w:right w:val="single" w:sz="2" w:space="0" w:color="auto"/>
                                                                          </w:divBdr>
                                                                        </w:div>
                                                                      </w:divsChild>
                                                                    </w:div>
                                                                    <w:div w:id="2016765744">
                                                                      <w:marLeft w:val="0"/>
                                                                      <w:marRight w:val="0"/>
                                                                      <w:marTop w:val="0"/>
                                                                      <w:marBottom w:val="0"/>
                                                                      <w:divBdr>
                                                                        <w:top w:val="single" w:sz="2" w:space="0" w:color="auto"/>
                                                                        <w:left w:val="single" w:sz="2" w:space="0" w:color="auto"/>
                                                                        <w:bottom w:val="single" w:sz="2" w:space="0" w:color="auto"/>
                                                                        <w:right w:val="single" w:sz="2" w:space="0" w:color="auto"/>
                                                                      </w:divBdr>
                                                                      <w:divsChild>
                                                                        <w:div w:id="611284423">
                                                                          <w:marLeft w:val="0"/>
                                                                          <w:marRight w:val="0"/>
                                                                          <w:marTop w:val="0"/>
                                                                          <w:marBottom w:val="0"/>
                                                                          <w:divBdr>
                                                                            <w:top w:val="single" w:sz="2" w:space="0" w:color="auto"/>
                                                                            <w:left w:val="single" w:sz="2" w:space="0" w:color="auto"/>
                                                                            <w:bottom w:val="single" w:sz="2" w:space="0" w:color="auto"/>
                                                                            <w:right w:val="single" w:sz="2" w:space="0" w:color="auto"/>
                                                                          </w:divBdr>
                                                                        </w:div>
                                                                      </w:divsChild>
                                                                    </w:div>
                                                                    <w:div w:id="1812600662">
                                                                      <w:marLeft w:val="0"/>
                                                                      <w:marRight w:val="0"/>
                                                                      <w:marTop w:val="0"/>
                                                                      <w:marBottom w:val="0"/>
                                                                      <w:divBdr>
                                                                        <w:top w:val="single" w:sz="2" w:space="0" w:color="auto"/>
                                                                        <w:left w:val="single" w:sz="2" w:space="0" w:color="auto"/>
                                                                        <w:bottom w:val="single" w:sz="2" w:space="0" w:color="auto"/>
                                                                        <w:right w:val="single" w:sz="2" w:space="0" w:color="auto"/>
                                                                      </w:divBdr>
                                                                      <w:divsChild>
                                                                        <w:div w:id="2039235992">
                                                                          <w:marLeft w:val="0"/>
                                                                          <w:marRight w:val="0"/>
                                                                          <w:marTop w:val="0"/>
                                                                          <w:marBottom w:val="0"/>
                                                                          <w:divBdr>
                                                                            <w:top w:val="single" w:sz="2" w:space="0" w:color="auto"/>
                                                                            <w:left w:val="single" w:sz="2" w:space="0" w:color="auto"/>
                                                                            <w:bottom w:val="single" w:sz="2" w:space="0" w:color="auto"/>
                                                                            <w:right w:val="single" w:sz="2" w:space="0" w:color="auto"/>
                                                                          </w:divBdr>
                                                                        </w:div>
                                                                      </w:divsChild>
                                                                    </w:div>
                                                                    <w:div w:id="829056892">
                                                                      <w:marLeft w:val="0"/>
                                                                      <w:marRight w:val="0"/>
                                                                      <w:marTop w:val="0"/>
                                                                      <w:marBottom w:val="0"/>
                                                                      <w:divBdr>
                                                                        <w:top w:val="single" w:sz="2" w:space="0" w:color="auto"/>
                                                                        <w:left w:val="single" w:sz="2" w:space="0" w:color="auto"/>
                                                                        <w:bottom w:val="single" w:sz="2" w:space="0" w:color="auto"/>
                                                                        <w:right w:val="single" w:sz="2" w:space="0" w:color="auto"/>
                                                                      </w:divBdr>
                                                                      <w:divsChild>
                                                                        <w:div w:id="1511867001">
                                                                          <w:marLeft w:val="0"/>
                                                                          <w:marRight w:val="0"/>
                                                                          <w:marTop w:val="0"/>
                                                                          <w:marBottom w:val="0"/>
                                                                          <w:divBdr>
                                                                            <w:top w:val="single" w:sz="2" w:space="0" w:color="auto"/>
                                                                            <w:left w:val="single" w:sz="2" w:space="0" w:color="auto"/>
                                                                            <w:bottom w:val="single" w:sz="2" w:space="0" w:color="auto"/>
                                                                            <w:right w:val="single" w:sz="2" w:space="0" w:color="auto"/>
                                                                          </w:divBdr>
                                                                        </w:div>
                                                                      </w:divsChild>
                                                                    </w:div>
                                                                    <w:div w:id="1156604639">
                                                                      <w:marLeft w:val="0"/>
                                                                      <w:marRight w:val="0"/>
                                                                      <w:marTop w:val="0"/>
                                                                      <w:marBottom w:val="0"/>
                                                                      <w:divBdr>
                                                                        <w:top w:val="single" w:sz="2" w:space="0" w:color="auto"/>
                                                                        <w:left w:val="single" w:sz="2" w:space="0" w:color="auto"/>
                                                                        <w:bottom w:val="single" w:sz="2" w:space="0" w:color="auto"/>
                                                                        <w:right w:val="single" w:sz="2" w:space="0" w:color="auto"/>
                                                                      </w:divBdr>
                                                                      <w:divsChild>
                                                                        <w:div w:id="896549814">
                                                                          <w:marLeft w:val="0"/>
                                                                          <w:marRight w:val="0"/>
                                                                          <w:marTop w:val="0"/>
                                                                          <w:marBottom w:val="0"/>
                                                                          <w:divBdr>
                                                                            <w:top w:val="single" w:sz="2" w:space="0" w:color="auto"/>
                                                                            <w:left w:val="single" w:sz="2" w:space="0" w:color="auto"/>
                                                                            <w:bottom w:val="single" w:sz="2" w:space="0" w:color="auto"/>
                                                                            <w:right w:val="single" w:sz="2" w:space="0" w:color="auto"/>
                                                                          </w:divBdr>
                                                                        </w:div>
                                                                      </w:divsChild>
                                                                    </w:div>
                                                                    <w:div w:id="722217971">
                                                                      <w:marLeft w:val="0"/>
                                                                      <w:marRight w:val="0"/>
                                                                      <w:marTop w:val="0"/>
                                                                      <w:marBottom w:val="0"/>
                                                                      <w:divBdr>
                                                                        <w:top w:val="single" w:sz="2" w:space="0" w:color="auto"/>
                                                                        <w:left w:val="single" w:sz="2" w:space="0" w:color="auto"/>
                                                                        <w:bottom w:val="single" w:sz="2" w:space="0" w:color="auto"/>
                                                                        <w:right w:val="single" w:sz="2" w:space="0" w:color="auto"/>
                                                                      </w:divBdr>
                                                                      <w:divsChild>
                                                                        <w:div w:id="728378652">
                                                                          <w:marLeft w:val="0"/>
                                                                          <w:marRight w:val="0"/>
                                                                          <w:marTop w:val="0"/>
                                                                          <w:marBottom w:val="0"/>
                                                                          <w:divBdr>
                                                                            <w:top w:val="single" w:sz="2" w:space="0" w:color="auto"/>
                                                                            <w:left w:val="single" w:sz="2" w:space="0" w:color="auto"/>
                                                                            <w:bottom w:val="single" w:sz="2" w:space="0" w:color="auto"/>
                                                                            <w:right w:val="single" w:sz="2" w:space="0" w:color="auto"/>
                                                                          </w:divBdr>
                                                                        </w:div>
                                                                      </w:divsChild>
                                                                    </w:div>
                                                                    <w:div w:id="35128673">
                                                                      <w:marLeft w:val="0"/>
                                                                      <w:marRight w:val="0"/>
                                                                      <w:marTop w:val="0"/>
                                                                      <w:marBottom w:val="0"/>
                                                                      <w:divBdr>
                                                                        <w:top w:val="single" w:sz="2" w:space="0" w:color="auto"/>
                                                                        <w:left w:val="single" w:sz="2" w:space="0" w:color="auto"/>
                                                                        <w:bottom w:val="single" w:sz="2" w:space="0" w:color="auto"/>
                                                                        <w:right w:val="single" w:sz="2" w:space="0" w:color="auto"/>
                                                                      </w:divBdr>
                                                                      <w:divsChild>
                                                                        <w:div w:id="654339693">
                                                                          <w:marLeft w:val="0"/>
                                                                          <w:marRight w:val="0"/>
                                                                          <w:marTop w:val="0"/>
                                                                          <w:marBottom w:val="0"/>
                                                                          <w:divBdr>
                                                                            <w:top w:val="single" w:sz="2" w:space="0" w:color="auto"/>
                                                                            <w:left w:val="single" w:sz="2" w:space="0" w:color="auto"/>
                                                                            <w:bottom w:val="single" w:sz="2" w:space="0" w:color="auto"/>
                                                                            <w:right w:val="single" w:sz="2" w:space="0" w:color="auto"/>
                                                                          </w:divBdr>
                                                                        </w:div>
                                                                      </w:divsChild>
                                                                    </w:div>
                                                                    <w:div w:id="1499467096">
                                                                      <w:marLeft w:val="0"/>
                                                                      <w:marRight w:val="0"/>
                                                                      <w:marTop w:val="0"/>
                                                                      <w:marBottom w:val="0"/>
                                                                      <w:divBdr>
                                                                        <w:top w:val="single" w:sz="2" w:space="0" w:color="auto"/>
                                                                        <w:left w:val="single" w:sz="2" w:space="0" w:color="auto"/>
                                                                        <w:bottom w:val="single" w:sz="2" w:space="0" w:color="auto"/>
                                                                        <w:right w:val="single" w:sz="2" w:space="0" w:color="auto"/>
                                                                      </w:divBdr>
                                                                      <w:divsChild>
                                                                        <w:div w:id="1111316295">
                                                                          <w:marLeft w:val="0"/>
                                                                          <w:marRight w:val="0"/>
                                                                          <w:marTop w:val="0"/>
                                                                          <w:marBottom w:val="0"/>
                                                                          <w:divBdr>
                                                                            <w:top w:val="single" w:sz="2" w:space="0" w:color="auto"/>
                                                                            <w:left w:val="single" w:sz="2" w:space="0" w:color="auto"/>
                                                                            <w:bottom w:val="single" w:sz="2" w:space="0" w:color="auto"/>
                                                                            <w:right w:val="single" w:sz="2" w:space="0" w:color="auto"/>
                                                                          </w:divBdr>
                                                                        </w:div>
                                                                      </w:divsChild>
                                                                    </w:div>
                                                                    <w:div w:id="486481985">
                                                                      <w:marLeft w:val="0"/>
                                                                      <w:marRight w:val="0"/>
                                                                      <w:marTop w:val="0"/>
                                                                      <w:marBottom w:val="0"/>
                                                                      <w:divBdr>
                                                                        <w:top w:val="single" w:sz="2" w:space="0" w:color="auto"/>
                                                                        <w:left w:val="single" w:sz="2" w:space="0" w:color="auto"/>
                                                                        <w:bottom w:val="single" w:sz="2" w:space="0" w:color="auto"/>
                                                                        <w:right w:val="single" w:sz="2" w:space="0" w:color="auto"/>
                                                                      </w:divBdr>
                                                                      <w:divsChild>
                                                                        <w:div w:id="134377063">
                                                                          <w:marLeft w:val="0"/>
                                                                          <w:marRight w:val="0"/>
                                                                          <w:marTop w:val="0"/>
                                                                          <w:marBottom w:val="0"/>
                                                                          <w:divBdr>
                                                                            <w:top w:val="single" w:sz="2" w:space="0" w:color="auto"/>
                                                                            <w:left w:val="single" w:sz="2" w:space="0" w:color="auto"/>
                                                                            <w:bottom w:val="single" w:sz="2" w:space="0" w:color="auto"/>
                                                                            <w:right w:val="single" w:sz="2" w:space="0" w:color="auto"/>
                                                                          </w:divBdr>
                                                                        </w:div>
                                                                      </w:divsChild>
                                                                    </w:div>
                                                                    <w:div w:id="82725554">
                                                                      <w:marLeft w:val="0"/>
                                                                      <w:marRight w:val="0"/>
                                                                      <w:marTop w:val="0"/>
                                                                      <w:marBottom w:val="0"/>
                                                                      <w:divBdr>
                                                                        <w:top w:val="single" w:sz="2" w:space="0" w:color="auto"/>
                                                                        <w:left w:val="single" w:sz="2" w:space="0" w:color="auto"/>
                                                                        <w:bottom w:val="single" w:sz="2" w:space="0" w:color="auto"/>
                                                                        <w:right w:val="single" w:sz="2" w:space="0" w:color="auto"/>
                                                                      </w:divBdr>
                                                                      <w:divsChild>
                                                                        <w:div w:id="1776091810">
                                                                          <w:marLeft w:val="0"/>
                                                                          <w:marRight w:val="0"/>
                                                                          <w:marTop w:val="0"/>
                                                                          <w:marBottom w:val="0"/>
                                                                          <w:divBdr>
                                                                            <w:top w:val="single" w:sz="2" w:space="0" w:color="auto"/>
                                                                            <w:left w:val="single" w:sz="2" w:space="0" w:color="auto"/>
                                                                            <w:bottom w:val="single" w:sz="2" w:space="0" w:color="auto"/>
                                                                            <w:right w:val="single" w:sz="2" w:space="0" w:color="auto"/>
                                                                          </w:divBdr>
                                                                        </w:div>
                                                                      </w:divsChild>
                                                                    </w:div>
                                                                    <w:div w:id="456071729">
                                                                      <w:marLeft w:val="0"/>
                                                                      <w:marRight w:val="0"/>
                                                                      <w:marTop w:val="0"/>
                                                                      <w:marBottom w:val="0"/>
                                                                      <w:divBdr>
                                                                        <w:top w:val="single" w:sz="2" w:space="0" w:color="auto"/>
                                                                        <w:left w:val="single" w:sz="2" w:space="0" w:color="auto"/>
                                                                        <w:bottom w:val="single" w:sz="2" w:space="0" w:color="auto"/>
                                                                        <w:right w:val="single" w:sz="2" w:space="0" w:color="auto"/>
                                                                      </w:divBdr>
                                                                      <w:divsChild>
                                                                        <w:div w:id="566768504">
                                                                          <w:marLeft w:val="0"/>
                                                                          <w:marRight w:val="0"/>
                                                                          <w:marTop w:val="0"/>
                                                                          <w:marBottom w:val="0"/>
                                                                          <w:divBdr>
                                                                            <w:top w:val="single" w:sz="2" w:space="0" w:color="auto"/>
                                                                            <w:left w:val="single" w:sz="2" w:space="0" w:color="auto"/>
                                                                            <w:bottom w:val="single" w:sz="2" w:space="0" w:color="auto"/>
                                                                            <w:right w:val="single" w:sz="2" w:space="0" w:color="auto"/>
                                                                          </w:divBdr>
                                                                        </w:div>
                                                                      </w:divsChild>
                                                                    </w:div>
                                                                    <w:div w:id="937758354">
                                                                      <w:marLeft w:val="0"/>
                                                                      <w:marRight w:val="0"/>
                                                                      <w:marTop w:val="0"/>
                                                                      <w:marBottom w:val="0"/>
                                                                      <w:divBdr>
                                                                        <w:top w:val="single" w:sz="2" w:space="0" w:color="auto"/>
                                                                        <w:left w:val="single" w:sz="2" w:space="0" w:color="auto"/>
                                                                        <w:bottom w:val="single" w:sz="2" w:space="0" w:color="auto"/>
                                                                        <w:right w:val="single" w:sz="2" w:space="0" w:color="auto"/>
                                                                      </w:divBdr>
                                                                      <w:divsChild>
                                                                        <w:div w:id="1255825256">
                                                                          <w:marLeft w:val="0"/>
                                                                          <w:marRight w:val="0"/>
                                                                          <w:marTop w:val="0"/>
                                                                          <w:marBottom w:val="0"/>
                                                                          <w:divBdr>
                                                                            <w:top w:val="single" w:sz="2" w:space="0" w:color="auto"/>
                                                                            <w:left w:val="single" w:sz="2" w:space="0" w:color="auto"/>
                                                                            <w:bottom w:val="single" w:sz="2" w:space="0" w:color="auto"/>
                                                                            <w:right w:val="single" w:sz="2" w:space="0" w:color="auto"/>
                                                                          </w:divBdr>
                                                                        </w:div>
                                                                      </w:divsChild>
                                                                    </w:div>
                                                                    <w:div w:id="1992976471">
                                                                      <w:marLeft w:val="0"/>
                                                                      <w:marRight w:val="0"/>
                                                                      <w:marTop w:val="0"/>
                                                                      <w:marBottom w:val="0"/>
                                                                      <w:divBdr>
                                                                        <w:top w:val="single" w:sz="2" w:space="0" w:color="auto"/>
                                                                        <w:left w:val="single" w:sz="2" w:space="0" w:color="auto"/>
                                                                        <w:bottom w:val="single" w:sz="2" w:space="0" w:color="auto"/>
                                                                        <w:right w:val="single" w:sz="2" w:space="0" w:color="auto"/>
                                                                      </w:divBdr>
                                                                      <w:divsChild>
                                                                        <w:div w:id="2005818221">
                                                                          <w:marLeft w:val="0"/>
                                                                          <w:marRight w:val="0"/>
                                                                          <w:marTop w:val="0"/>
                                                                          <w:marBottom w:val="0"/>
                                                                          <w:divBdr>
                                                                            <w:top w:val="single" w:sz="2" w:space="0" w:color="auto"/>
                                                                            <w:left w:val="single" w:sz="2" w:space="0" w:color="auto"/>
                                                                            <w:bottom w:val="single" w:sz="2" w:space="0" w:color="auto"/>
                                                                            <w:right w:val="single" w:sz="2" w:space="0" w:color="auto"/>
                                                                          </w:divBdr>
                                                                        </w:div>
                                                                      </w:divsChild>
                                                                    </w:div>
                                                                    <w:div w:id="1725444982">
                                                                      <w:marLeft w:val="0"/>
                                                                      <w:marRight w:val="0"/>
                                                                      <w:marTop w:val="0"/>
                                                                      <w:marBottom w:val="0"/>
                                                                      <w:divBdr>
                                                                        <w:top w:val="single" w:sz="2" w:space="0" w:color="auto"/>
                                                                        <w:left w:val="single" w:sz="2" w:space="0" w:color="auto"/>
                                                                        <w:bottom w:val="single" w:sz="2" w:space="0" w:color="auto"/>
                                                                        <w:right w:val="single" w:sz="2" w:space="0" w:color="auto"/>
                                                                      </w:divBdr>
                                                                      <w:divsChild>
                                                                        <w:div w:id="58484259">
                                                                          <w:marLeft w:val="0"/>
                                                                          <w:marRight w:val="0"/>
                                                                          <w:marTop w:val="0"/>
                                                                          <w:marBottom w:val="0"/>
                                                                          <w:divBdr>
                                                                            <w:top w:val="single" w:sz="2" w:space="0" w:color="auto"/>
                                                                            <w:left w:val="single" w:sz="2" w:space="0" w:color="auto"/>
                                                                            <w:bottom w:val="single" w:sz="2" w:space="0" w:color="auto"/>
                                                                            <w:right w:val="single" w:sz="2" w:space="0" w:color="auto"/>
                                                                          </w:divBdr>
                                                                        </w:div>
                                                                      </w:divsChild>
                                                                    </w:div>
                                                                    <w:div w:id="2090806549">
                                                                      <w:marLeft w:val="0"/>
                                                                      <w:marRight w:val="0"/>
                                                                      <w:marTop w:val="0"/>
                                                                      <w:marBottom w:val="0"/>
                                                                      <w:divBdr>
                                                                        <w:top w:val="single" w:sz="2" w:space="0" w:color="auto"/>
                                                                        <w:left w:val="single" w:sz="2" w:space="0" w:color="auto"/>
                                                                        <w:bottom w:val="single" w:sz="2" w:space="0" w:color="auto"/>
                                                                        <w:right w:val="single" w:sz="2" w:space="0" w:color="auto"/>
                                                                      </w:divBdr>
                                                                      <w:divsChild>
                                                                        <w:div w:id="1258292855">
                                                                          <w:marLeft w:val="0"/>
                                                                          <w:marRight w:val="0"/>
                                                                          <w:marTop w:val="0"/>
                                                                          <w:marBottom w:val="0"/>
                                                                          <w:divBdr>
                                                                            <w:top w:val="single" w:sz="2" w:space="0" w:color="auto"/>
                                                                            <w:left w:val="single" w:sz="2" w:space="0" w:color="auto"/>
                                                                            <w:bottom w:val="single" w:sz="2" w:space="0" w:color="auto"/>
                                                                            <w:right w:val="single" w:sz="2" w:space="0" w:color="auto"/>
                                                                          </w:divBdr>
                                                                        </w:div>
                                                                      </w:divsChild>
                                                                    </w:div>
                                                                    <w:div w:id="1245264592">
                                                                      <w:marLeft w:val="0"/>
                                                                      <w:marRight w:val="0"/>
                                                                      <w:marTop w:val="0"/>
                                                                      <w:marBottom w:val="0"/>
                                                                      <w:divBdr>
                                                                        <w:top w:val="single" w:sz="2" w:space="0" w:color="auto"/>
                                                                        <w:left w:val="single" w:sz="2" w:space="0" w:color="auto"/>
                                                                        <w:bottom w:val="single" w:sz="2" w:space="0" w:color="auto"/>
                                                                        <w:right w:val="single" w:sz="2" w:space="0" w:color="auto"/>
                                                                      </w:divBdr>
                                                                      <w:divsChild>
                                                                        <w:div w:id="191311060">
                                                                          <w:marLeft w:val="0"/>
                                                                          <w:marRight w:val="0"/>
                                                                          <w:marTop w:val="0"/>
                                                                          <w:marBottom w:val="0"/>
                                                                          <w:divBdr>
                                                                            <w:top w:val="single" w:sz="2" w:space="0" w:color="auto"/>
                                                                            <w:left w:val="single" w:sz="2" w:space="0" w:color="auto"/>
                                                                            <w:bottom w:val="single" w:sz="2" w:space="0" w:color="auto"/>
                                                                            <w:right w:val="single" w:sz="2" w:space="0" w:color="auto"/>
                                                                          </w:divBdr>
                                                                        </w:div>
                                                                      </w:divsChild>
                                                                    </w:div>
                                                                    <w:div w:id="302931026">
                                                                      <w:marLeft w:val="0"/>
                                                                      <w:marRight w:val="0"/>
                                                                      <w:marTop w:val="0"/>
                                                                      <w:marBottom w:val="0"/>
                                                                      <w:divBdr>
                                                                        <w:top w:val="single" w:sz="2" w:space="0" w:color="auto"/>
                                                                        <w:left w:val="single" w:sz="2" w:space="0" w:color="auto"/>
                                                                        <w:bottom w:val="single" w:sz="2" w:space="0" w:color="auto"/>
                                                                        <w:right w:val="single" w:sz="2" w:space="0" w:color="auto"/>
                                                                      </w:divBdr>
                                                                      <w:divsChild>
                                                                        <w:div w:id="1752045880">
                                                                          <w:marLeft w:val="0"/>
                                                                          <w:marRight w:val="0"/>
                                                                          <w:marTop w:val="0"/>
                                                                          <w:marBottom w:val="0"/>
                                                                          <w:divBdr>
                                                                            <w:top w:val="single" w:sz="2" w:space="0" w:color="auto"/>
                                                                            <w:left w:val="single" w:sz="2" w:space="0" w:color="auto"/>
                                                                            <w:bottom w:val="single" w:sz="2" w:space="0" w:color="auto"/>
                                                                            <w:right w:val="single" w:sz="2" w:space="0" w:color="auto"/>
                                                                          </w:divBdr>
                                                                        </w:div>
                                                                      </w:divsChild>
                                                                    </w:div>
                                                                    <w:div w:id="1584561686">
                                                                      <w:marLeft w:val="0"/>
                                                                      <w:marRight w:val="0"/>
                                                                      <w:marTop w:val="0"/>
                                                                      <w:marBottom w:val="0"/>
                                                                      <w:divBdr>
                                                                        <w:top w:val="single" w:sz="2" w:space="0" w:color="auto"/>
                                                                        <w:left w:val="single" w:sz="2" w:space="0" w:color="auto"/>
                                                                        <w:bottom w:val="single" w:sz="2" w:space="0" w:color="auto"/>
                                                                        <w:right w:val="single" w:sz="2" w:space="0" w:color="auto"/>
                                                                      </w:divBdr>
                                                                      <w:divsChild>
                                                                        <w:div w:id="1598247310">
                                                                          <w:marLeft w:val="0"/>
                                                                          <w:marRight w:val="0"/>
                                                                          <w:marTop w:val="0"/>
                                                                          <w:marBottom w:val="0"/>
                                                                          <w:divBdr>
                                                                            <w:top w:val="single" w:sz="2" w:space="0" w:color="auto"/>
                                                                            <w:left w:val="single" w:sz="2" w:space="0" w:color="auto"/>
                                                                            <w:bottom w:val="single" w:sz="2" w:space="0" w:color="auto"/>
                                                                            <w:right w:val="single" w:sz="2" w:space="0" w:color="auto"/>
                                                                          </w:divBdr>
                                                                        </w:div>
                                                                      </w:divsChild>
                                                                    </w:div>
                                                                    <w:div w:id="1356231930">
                                                                      <w:marLeft w:val="0"/>
                                                                      <w:marRight w:val="0"/>
                                                                      <w:marTop w:val="0"/>
                                                                      <w:marBottom w:val="0"/>
                                                                      <w:divBdr>
                                                                        <w:top w:val="single" w:sz="2" w:space="0" w:color="auto"/>
                                                                        <w:left w:val="single" w:sz="2" w:space="0" w:color="auto"/>
                                                                        <w:bottom w:val="single" w:sz="2" w:space="0" w:color="auto"/>
                                                                        <w:right w:val="single" w:sz="2" w:space="0" w:color="auto"/>
                                                                      </w:divBdr>
                                                                      <w:divsChild>
                                                                        <w:div w:id="180752284">
                                                                          <w:marLeft w:val="0"/>
                                                                          <w:marRight w:val="0"/>
                                                                          <w:marTop w:val="0"/>
                                                                          <w:marBottom w:val="0"/>
                                                                          <w:divBdr>
                                                                            <w:top w:val="single" w:sz="2" w:space="0" w:color="auto"/>
                                                                            <w:left w:val="single" w:sz="2" w:space="0" w:color="auto"/>
                                                                            <w:bottom w:val="single" w:sz="2" w:space="0" w:color="auto"/>
                                                                            <w:right w:val="single" w:sz="2" w:space="0" w:color="auto"/>
                                                                          </w:divBdr>
                                                                        </w:div>
                                                                      </w:divsChild>
                                                                    </w:div>
                                                                    <w:div w:id="787625943">
                                                                      <w:marLeft w:val="0"/>
                                                                      <w:marRight w:val="0"/>
                                                                      <w:marTop w:val="0"/>
                                                                      <w:marBottom w:val="0"/>
                                                                      <w:divBdr>
                                                                        <w:top w:val="single" w:sz="2" w:space="0" w:color="auto"/>
                                                                        <w:left w:val="single" w:sz="2" w:space="0" w:color="auto"/>
                                                                        <w:bottom w:val="single" w:sz="2" w:space="0" w:color="auto"/>
                                                                        <w:right w:val="single" w:sz="2" w:space="0" w:color="auto"/>
                                                                      </w:divBdr>
                                                                      <w:divsChild>
                                                                        <w:div w:id="1338342687">
                                                                          <w:marLeft w:val="0"/>
                                                                          <w:marRight w:val="0"/>
                                                                          <w:marTop w:val="0"/>
                                                                          <w:marBottom w:val="0"/>
                                                                          <w:divBdr>
                                                                            <w:top w:val="single" w:sz="2" w:space="0" w:color="auto"/>
                                                                            <w:left w:val="single" w:sz="2" w:space="0" w:color="auto"/>
                                                                            <w:bottom w:val="single" w:sz="2" w:space="0" w:color="auto"/>
                                                                            <w:right w:val="single" w:sz="2" w:space="0" w:color="auto"/>
                                                                          </w:divBdr>
                                                                        </w:div>
                                                                      </w:divsChild>
                                                                    </w:div>
                                                                    <w:div w:id="950169182">
                                                                      <w:marLeft w:val="0"/>
                                                                      <w:marRight w:val="0"/>
                                                                      <w:marTop w:val="0"/>
                                                                      <w:marBottom w:val="0"/>
                                                                      <w:divBdr>
                                                                        <w:top w:val="single" w:sz="2" w:space="0" w:color="auto"/>
                                                                        <w:left w:val="single" w:sz="2" w:space="0" w:color="auto"/>
                                                                        <w:bottom w:val="single" w:sz="2" w:space="0" w:color="auto"/>
                                                                        <w:right w:val="single" w:sz="2" w:space="0" w:color="auto"/>
                                                                      </w:divBdr>
                                                                      <w:divsChild>
                                                                        <w:div w:id="1332829806">
                                                                          <w:marLeft w:val="0"/>
                                                                          <w:marRight w:val="0"/>
                                                                          <w:marTop w:val="0"/>
                                                                          <w:marBottom w:val="0"/>
                                                                          <w:divBdr>
                                                                            <w:top w:val="single" w:sz="2" w:space="0" w:color="auto"/>
                                                                            <w:left w:val="single" w:sz="2" w:space="0" w:color="auto"/>
                                                                            <w:bottom w:val="single" w:sz="2" w:space="0" w:color="auto"/>
                                                                            <w:right w:val="single" w:sz="2" w:space="0" w:color="auto"/>
                                                                          </w:divBdr>
                                                                        </w:div>
                                                                      </w:divsChild>
                                                                    </w:div>
                                                                    <w:div w:id="1936206167">
                                                                      <w:marLeft w:val="0"/>
                                                                      <w:marRight w:val="0"/>
                                                                      <w:marTop w:val="0"/>
                                                                      <w:marBottom w:val="0"/>
                                                                      <w:divBdr>
                                                                        <w:top w:val="single" w:sz="2" w:space="0" w:color="auto"/>
                                                                        <w:left w:val="single" w:sz="2" w:space="0" w:color="auto"/>
                                                                        <w:bottom w:val="single" w:sz="2" w:space="0" w:color="auto"/>
                                                                        <w:right w:val="single" w:sz="2" w:space="0" w:color="auto"/>
                                                                      </w:divBdr>
                                                                      <w:divsChild>
                                                                        <w:div w:id="958947404">
                                                                          <w:marLeft w:val="0"/>
                                                                          <w:marRight w:val="0"/>
                                                                          <w:marTop w:val="0"/>
                                                                          <w:marBottom w:val="0"/>
                                                                          <w:divBdr>
                                                                            <w:top w:val="single" w:sz="2" w:space="0" w:color="auto"/>
                                                                            <w:left w:val="single" w:sz="2" w:space="0" w:color="auto"/>
                                                                            <w:bottom w:val="single" w:sz="2" w:space="0" w:color="auto"/>
                                                                            <w:right w:val="single" w:sz="2" w:space="0" w:color="auto"/>
                                                                          </w:divBdr>
                                                                        </w:div>
                                                                      </w:divsChild>
                                                                    </w:div>
                                                                    <w:div w:id="968703280">
                                                                      <w:marLeft w:val="0"/>
                                                                      <w:marRight w:val="0"/>
                                                                      <w:marTop w:val="0"/>
                                                                      <w:marBottom w:val="0"/>
                                                                      <w:divBdr>
                                                                        <w:top w:val="single" w:sz="2" w:space="0" w:color="auto"/>
                                                                        <w:left w:val="single" w:sz="2" w:space="0" w:color="auto"/>
                                                                        <w:bottom w:val="single" w:sz="2" w:space="0" w:color="auto"/>
                                                                        <w:right w:val="single" w:sz="2" w:space="0" w:color="auto"/>
                                                                      </w:divBdr>
                                                                      <w:divsChild>
                                                                        <w:div w:id="322437128">
                                                                          <w:marLeft w:val="0"/>
                                                                          <w:marRight w:val="0"/>
                                                                          <w:marTop w:val="0"/>
                                                                          <w:marBottom w:val="0"/>
                                                                          <w:divBdr>
                                                                            <w:top w:val="single" w:sz="2" w:space="0" w:color="auto"/>
                                                                            <w:left w:val="single" w:sz="2" w:space="0" w:color="auto"/>
                                                                            <w:bottom w:val="single" w:sz="2" w:space="0" w:color="auto"/>
                                                                            <w:right w:val="single" w:sz="2" w:space="0" w:color="auto"/>
                                                                          </w:divBdr>
                                                                        </w:div>
                                                                      </w:divsChild>
                                                                    </w:div>
                                                                    <w:div w:id="1162115609">
                                                                      <w:marLeft w:val="0"/>
                                                                      <w:marRight w:val="0"/>
                                                                      <w:marTop w:val="0"/>
                                                                      <w:marBottom w:val="0"/>
                                                                      <w:divBdr>
                                                                        <w:top w:val="single" w:sz="2" w:space="0" w:color="auto"/>
                                                                        <w:left w:val="single" w:sz="2" w:space="0" w:color="auto"/>
                                                                        <w:bottom w:val="single" w:sz="2" w:space="0" w:color="auto"/>
                                                                        <w:right w:val="single" w:sz="2" w:space="0" w:color="auto"/>
                                                                      </w:divBdr>
                                                                      <w:divsChild>
                                                                        <w:div w:id="2082673570">
                                                                          <w:marLeft w:val="0"/>
                                                                          <w:marRight w:val="0"/>
                                                                          <w:marTop w:val="0"/>
                                                                          <w:marBottom w:val="0"/>
                                                                          <w:divBdr>
                                                                            <w:top w:val="single" w:sz="2" w:space="0" w:color="auto"/>
                                                                            <w:left w:val="single" w:sz="2" w:space="0" w:color="auto"/>
                                                                            <w:bottom w:val="single" w:sz="2" w:space="0" w:color="auto"/>
                                                                            <w:right w:val="single" w:sz="2" w:space="0" w:color="auto"/>
                                                                          </w:divBdr>
                                                                        </w:div>
                                                                      </w:divsChild>
                                                                    </w:div>
                                                                    <w:div w:id="1211578024">
                                                                      <w:marLeft w:val="0"/>
                                                                      <w:marRight w:val="0"/>
                                                                      <w:marTop w:val="0"/>
                                                                      <w:marBottom w:val="0"/>
                                                                      <w:divBdr>
                                                                        <w:top w:val="single" w:sz="2" w:space="0" w:color="auto"/>
                                                                        <w:left w:val="single" w:sz="2" w:space="0" w:color="auto"/>
                                                                        <w:bottom w:val="single" w:sz="2" w:space="0" w:color="auto"/>
                                                                        <w:right w:val="single" w:sz="2" w:space="0" w:color="auto"/>
                                                                      </w:divBdr>
                                                                      <w:divsChild>
                                                                        <w:div w:id="1238053693">
                                                                          <w:marLeft w:val="0"/>
                                                                          <w:marRight w:val="0"/>
                                                                          <w:marTop w:val="0"/>
                                                                          <w:marBottom w:val="0"/>
                                                                          <w:divBdr>
                                                                            <w:top w:val="single" w:sz="2" w:space="0" w:color="auto"/>
                                                                            <w:left w:val="single" w:sz="2" w:space="0" w:color="auto"/>
                                                                            <w:bottom w:val="single" w:sz="2" w:space="0" w:color="auto"/>
                                                                            <w:right w:val="single" w:sz="2" w:space="0" w:color="auto"/>
                                                                          </w:divBdr>
                                                                        </w:div>
                                                                      </w:divsChild>
                                                                    </w:div>
                                                                    <w:div w:id="557056156">
                                                                      <w:marLeft w:val="0"/>
                                                                      <w:marRight w:val="0"/>
                                                                      <w:marTop w:val="0"/>
                                                                      <w:marBottom w:val="0"/>
                                                                      <w:divBdr>
                                                                        <w:top w:val="single" w:sz="2" w:space="0" w:color="auto"/>
                                                                        <w:left w:val="single" w:sz="2" w:space="0" w:color="auto"/>
                                                                        <w:bottom w:val="single" w:sz="2" w:space="0" w:color="auto"/>
                                                                        <w:right w:val="single" w:sz="2" w:space="0" w:color="auto"/>
                                                                      </w:divBdr>
                                                                      <w:divsChild>
                                                                        <w:div w:id="1480725660">
                                                                          <w:marLeft w:val="0"/>
                                                                          <w:marRight w:val="0"/>
                                                                          <w:marTop w:val="0"/>
                                                                          <w:marBottom w:val="0"/>
                                                                          <w:divBdr>
                                                                            <w:top w:val="single" w:sz="2" w:space="0" w:color="auto"/>
                                                                            <w:left w:val="single" w:sz="2" w:space="0" w:color="auto"/>
                                                                            <w:bottom w:val="single" w:sz="2" w:space="0" w:color="auto"/>
                                                                            <w:right w:val="single" w:sz="2" w:space="0" w:color="auto"/>
                                                                          </w:divBdr>
                                                                        </w:div>
                                                                      </w:divsChild>
                                                                    </w:div>
                                                                    <w:div w:id="1549949170">
                                                                      <w:marLeft w:val="0"/>
                                                                      <w:marRight w:val="0"/>
                                                                      <w:marTop w:val="0"/>
                                                                      <w:marBottom w:val="0"/>
                                                                      <w:divBdr>
                                                                        <w:top w:val="single" w:sz="2" w:space="0" w:color="auto"/>
                                                                        <w:left w:val="single" w:sz="2" w:space="0" w:color="auto"/>
                                                                        <w:bottom w:val="single" w:sz="2" w:space="0" w:color="auto"/>
                                                                        <w:right w:val="single" w:sz="2" w:space="0" w:color="auto"/>
                                                                      </w:divBdr>
                                                                      <w:divsChild>
                                                                        <w:div w:id="1982033563">
                                                                          <w:marLeft w:val="0"/>
                                                                          <w:marRight w:val="0"/>
                                                                          <w:marTop w:val="0"/>
                                                                          <w:marBottom w:val="0"/>
                                                                          <w:divBdr>
                                                                            <w:top w:val="single" w:sz="2" w:space="0" w:color="auto"/>
                                                                            <w:left w:val="single" w:sz="2" w:space="0" w:color="auto"/>
                                                                            <w:bottom w:val="single" w:sz="2" w:space="0" w:color="auto"/>
                                                                            <w:right w:val="single" w:sz="2" w:space="0" w:color="auto"/>
                                                                          </w:divBdr>
                                                                        </w:div>
                                                                      </w:divsChild>
                                                                    </w:div>
                                                                    <w:div w:id="1944607847">
                                                                      <w:marLeft w:val="0"/>
                                                                      <w:marRight w:val="0"/>
                                                                      <w:marTop w:val="0"/>
                                                                      <w:marBottom w:val="0"/>
                                                                      <w:divBdr>
                                                                        <w:top w:val="single" w:sz="2" w:space="0" w:color="auto"/>
                                                                        <w:left w:val="single" w:sz="2" w:space="0" w:color="auto"/>
                                                                        <w:bottom w:val="single" w:sz="2" w:space="0" w:color="auto"/>
                                                                        <w:right w:val="single" w:sz="2" w:space="0" w:color="auto"/>
                                                                      </w:divBdr>
                                                                      <w:divsChild>
                                                                        <w:div w:id="1898347832">
                                                                          <w:marLeft w:val="0"/>
                                                                          <w:marRight w:val="0"/>
                                                                          <w:marTop w:val="0"/>
                                                                          <w:marBottom w:val="0"/>
                                                                          <w:divBdr>
                                                                            <w:top w:val="single" w:sz="2" w:space="0" w:color="auto"/>
                                                                            <w:left w:val="single" w:sz="2" w:space="0" w:color="auto"/>
                                                                            <w:bottom w:val="single" w:sz="2" w:space="0" w:color="auto"/>
                                                                            <w:right w:val="single" w:sz="2" w:space="0" w:color="auto"/>
                                                                          </w:divBdr>
                                                                        </w:div>
                                                                      </w:divsChild>
                                                                    </w:div>
                                                                    <w:div w:id="1258952236">
                                                                      <w:marLeft w:val="0"/>
                                                                      <w:marRight w:val="0"/>
                                                                      <w:marTop w:val="0"/>
                                                                      <w:marBottom w:val="0"/>
                                                                      <w:divBdr>
                                                                        <w:top w:val="single" w:sz="2" w:space="0" w:color="auto"/>
                                                                        <w:left w:val="single" w:sz="2" w:space="0" w:color="auto"/>
                                                                        <w:bottom w:val="single" w:sz="2" w:space="0" w:color="auto"/>
                                                                        <w:right w:val="single" w:sz="2" w:space="0" w:color="auto"/>
                                                                      </w:divBdr>
                                                                      <w:divsChild>
                                                                        <w:div w:id="1937516499">
                                                                          <w:marLeft w:val="0"/>
                                                                          <w:marRight w:val="0"/>
                                                                          <w:marTop w:val="0"/>
                                                                          <w:marBottom w:val="0"/>
                                                                          <w:divBdr>
                                                                            <w:top w:val="single" w:sz="2" w:space="0" w:color="auto"/>
                                                                            <w:left w:val="single" w:sz="2" w:space="0" w:color="auto"/>
                                                                            <w:bottom w:val="single" w:sz="2" w:space="0" w:color="auto"/>
                                                                            <w:right w:val="single" w:sz="2" w:space="0" w:color="auto"/>
                                                                          </w:divBdr>
                                                                        </w:div>
                                                                      </w:divsChild>
                                                                    </w:div>
                                                                    <w:div w:id="1337727874">
                                                                      <w:marLeft w:val="0"/>
                                                                      <w:marRight w:val="0"/>
                                                                      <w:marTop w:val="0"/>
                                                                      <w:marBottom w:val="0"/>
                                                                      <w:divBdr>
                                                                        <w:top w:val="single" w:sz="2" w:space="0" w:color="auto"/>
                                                                        <w:left w:val="single" w:sz="2" w:space="0" w:color="auto"/>
                                                                        <w:bottom w:val="single" w:sz="2" w:space="0" w:color="auto"/>
                                                                        <w:right w:val="single" w:sz="2" w:space="0" w:color="auto"/>
                                                                      </w:divBdr>
                                                                      <w:divsChild>
                                                                        <w:div w:id="743917645">
                                                                          <w:marLeft w:val="0"/>
                                                                          <w:marRight w:val="0"/>
                                                                          <w:marTop w:val="0"/>
                                                                          <w:marBottom w:val="0"/>
                                                                          <w:divBdr>
                                                                            <w:top w:val="single" w:sz="2" w:space="0" w:color="auto"/>
                                                                            <w:left w:val="single" w:sz="2" w:space="0" w:color="auto"/>
                                                                            <w:bottom w:val="single" w:sz="2" w:space="0" w:color="auto"/>
                                                                            <w:right w:val="single" w:sz="2" w:space="0" w:color="auto"/>
                                                                          </w:divBdr>
                                                                        </w:div>
                                                                      </w:divsChild>
                                                                    </w:div>
                                                                    <w:div w:id="1124424201">
                                                                      <w:marLeft w:val="0"/>
                                                                      <w:marRight w:val="0"/>
                                                                      <w:marTop w:val="0"/>
                                                                      <w:marBottom w:val="0"/>
                                                                      <w:divBdr>
                                                                        <w:top w:val="single" w:sz="2" w:space="0" w:color="auto"/>
                                                                        <w:left w:val="single" w:sz="2" w:space="0" w:color="auto"/>
                                                                        <w:bottom w:val="single" w:sz="2" w:space="0" w:color="auto"/>
                                                                        <w:right w:val="single" w:sz="2" w:space="0" w:color="auto"/>
                                                                      </w:divBdr>
                                                                      <w:divsChild>
                                                                        <w:div w:id="1316373253">
                                                                          <w:marLeft w:val="0"/>
                                                                          <w:marRight w:val="0"/>
                                                                          <w:marTop w:val="0"/>
                                                                          <w:marBottom w:val="0"/>
                                                                          <w:divBdr>
                                                                            <w:top w:val="single" w:sz="2" w:space="0" w:color="auto"/>
                                                                            <w:left w:val="single" w:sz="2" w:space="0" w:color="auto"/>
                                                                            <w:bottom w:val="single" w:sz="2" w:space="0" w:color="auto"/>
                                                                            <w:right w:val="single" w:sz="2" w:space="0" w:color="auto"/>
                                                                          </w:divBdr>
                                                                        </w:div>
                                                                      </w:divsChild>
                                                                    </w:div>
                                                                    <w:div w:id="928738091">
                                                                      <w:marLeft w:val="0"/>
                                                                      <w:marRight w:val="0"/>
                                                                      <w:marTop w:val="0"/>
                                                                      <w:marBottom w:val="0"/>
                                                                      <w:divBdr>
                                                                        <w:top w:val="single" w:sz="2" w:space="0" w:color="auto"/>
                                                                        <w:left w:val="single" w:sz="2" w:space="0" w:color="auto"/>
                                                                        <w:bottom w:val="single" w:sz="2" w:space="0" w:color="auto"/>
                                                                        <w:right w:val="single" w:sz="2" w:space="0" w:color="auto"/>
                                                                      </w:divBdr>
                                                                      <w:divsChild>
                                                                        <w:div w:id="1019505262">
                                                                          <w:marLeft w:val="0"/>
                                                                          <w:marRight w:val="0"/>
                                                                          <w:marTop w:val="0"/>
                                                                          <w:marBottom w:val="0"/>
                                                                          <w:divBdr>
                                                                            <w:top w:val="single" w:sz="2" w:space="0" w:color="auto"/>
                                                                            <w:left w:val="single" w:sz="2" w:space="0" w:color="auto"/>
                                                                            <w:bottom w:val="single" w:sz="2" w:space="0" w:color="auto"/>
                                                                            <w:right w:val="single" w:sz="2" w:space="0" w:color="auto"/>
                                                                          </w:divBdr>
                                                                        </w:div>
                                                                      </w:divsChild>
                                                                    </w:div>
                                                                    <w:div w:id="1736053548">
                                                                      <w:marLeft w:val="0"/>
                                                                      <w:marRight w:val="0"/>
                                                                      <w:marTop w:val="0"/>
                                                                      <w:marBottom w:val="0"/>
                                                                      <w:divBdr>
                                                                        <w:top w:val="single" w:sz="2" w:space="0" w:color="auto"/>
                                                                        <w:left w:val="single" w:sz="2" w:space="0" w:color="auto"/>
                                                                        <w:bottom w:val="single" w:sz="2" w:space="0" w:color="auto"/>
                                                                        <w:right w:val="single" w:sz="2" w:space="0" w:color="auto"/>
                                                                      </w:divBdr>
                                                                      <w:divsChild>
                                                                        <w:div w:id="1776826027">
                                                                          <w:marLeft w:val="0"/>
                                                                          <w:marRight w:val="0"/>
                                                                          <w:marTop w:val="0"/>
                                                                          <w:marBottom w:val="0"/>
                                                                          <w:divBdr>
                                                                            <w:top w:val="single" w:sz="2" w:space="0" w:color="auto"/>
                                                                            <w:left w:val="single" w:sz="2" w:space="0" w:color="auto"/>
                                                                            <w:bottom w:val="single" w:sz="2" w:space="0" w:color="auto"/>
                                                                            <w:right w:val="single" w:sz="2" w:space="0" w:color="auto"/>
                                                                          </w:divBdr>
                                                                        </w:div>
                                                                      </w:divsChild>
                                                                    </w:div>
                                                                    <w:div w:id="407657762">
                                                                      <w:marLeft w:val="0"/>
                                                                      <w:marRight w:val="0"/>
                                                                      <w:marTop w:val="0"/>
                                                                      <w:marBottom w:val="0"/>
                                                                      <w:divBdr>
                                                                        <w:top w:val="single" w:sz="2" w:space="0" w:color="auto"/>
                                                                        <w:left w:val="single" w:sz="2" w:space="0" w:color="auto"/>
                                                                        <w:bottom w:val="single" w:sz="2" w:space="0" w:color="auto"/>
                                                                        <w:right w:val="single" w:sz="2" w:space="0" w:color="auto"/>
                                                                      </w:divBdr>
                                                                      <w:divsChild>
                                                                        <w:div w:id="145703895">
                                                                          <w:marLeft w:val="0"/>
                                                                          <w:marRight w:val="0"/>
                                                                          <w:marTop w:val="0"/>
                                                                          <w:marBottom w:val="0"/>
                                                                          <w:divBdr>
                                                                            <w:top w:val="single" w:sz="2" w:space="0" w:color="auto"/>
                                                                            <w:left w:val="single" w:sz="2" w:space="0" w:color="auto"/>
                                                                            <w:bottom w:val="single" w:sz="2" w:space="0" w:color="auto"/>
                                                                            <w:right w:val="single" w:sz="2" w:space="0" w:color="auto"/>
                                                                          </w:divBdr>
                                                                        </w:div>
                                                                      </w:divsChild>
                                                                    </w:div>
                                                                    <w:div w:id="1067774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7922261">
      <w:bodyDiv w:val="1"/>
      <w:marLeft w:val="0"/>
      <w:marRight w:val="0"/>
      <w:marTop w:val="0"/>
      <w:marBottom w:val="0"/>
      <w:divBdr>
        <w:top w:val="none" w:sz="0" w:space="0" w:color="auto"/>
        <w:left w:val="none" w:sz="0" w:space="0" w:color="auto"/>
        <w:bottom w:val="none" w:sz="0" w:space="0" w:color="auto"/>
        <w:right w:val="none" w:sz="0" w:space="0" w:color="auto"/>
      </w:divBdr>
    </w:div>
    <w:div w:id="735249640">
      <w:bodyDiv w:val="1"/>
      <w:marLeft w:val="0"/>
      <w:marRight w:val="0"/>
      <w:marTop w:val="0"/>
      <w:marBottom w:val="0"/>
      <w:divBdr>
        <w:top w:val="none" w:sz="0" w:space="0" w:color="auto"/>
        <w:left w:val="none" w:sz="0" w:space="0" w:color="auto"/>
        <w:bottom w:val="none" w:sz="0" w:space="0" w:color="auto"/>
        <w:right w:val="none" w:sz="0" w:space="0" w:color="auto"/>
      </w:divBdr>
    </w:div>
    <w:div w:id="736169469">
      <w:bodyDiv w:val="1"/>
      <w:marLeft w:val="0"/>
      <w:marRight w:val="0"/>
      <w:marTop w:val="0"/>
      <w:marBottom w:val="0"/>
      <w:divBdr>
        <w:top w:val="none" w:sz="0" w:space="0" w:color="auto"/>
        <w:left w:val="none" w:sz="0" w:space="0" w:color="auto"/>
        <w:bottom w:val="none" w:sz="0" w:space="0" w:color="auto"/>
        <w:right w:val="none" w:sz="0" w:space="0" w:color="auto"/>
      </w:divBdr>
    </w:div>
    <w:div w:id="795489638">
      <w:bodyDiv w:val="1"/>
      <w:marLeft w:val="0"/>
      <w:marRight w:val="0"/>
      <w:marTop w:val="0"/>
      <w:marBottom w:val="0"/>
      <w:divBdr>
        <w:top w:val="none" w:sz="0" w:space="0" w:color="auto"/>
        <w:left w:val="none" w:sz="0" w:space="0" w:color="auto"/>
        <w:bottom w:val="none" w:sz="0" w:space="0" w:color="auto"/>
        <w:right w:val="none" w:sz="0" w:space="0" w:color="auto"/>
      </w:divBdr>
      <w:divsChild>
        <w:div w:id="1312171740">
          <w:marLeft w:val="0"/>
          <w:marRight w:val="0"/>
          <w:marTop w:val="0"/>
          <w:marBottom w:val="0"/>
          <w:divBdr>
            <w:top w:val="none" w:sz="0" w:space="0" w:color="auto"/>
            <w:left w:val="none" w:sz="0" w:space="0" w:color="auto"/>
            <w:bottom w:val="none" w:sz="0" w:space="0" w:color="auto"/>
            <w:right w:val="none" w:sz="0" w:space="0" w:color="auto"/>
          </w:divBdr>
          <w:divsChild>
            <w:div w:id="1799687408">
              <w:marLeft w:val="0"/>
              <w:marRight w:val="0"/>
              <w:marTop w:val="0"/>
              <w:marBottom w:val="0"/>
              <w:divBdr>
                <w:top w:val="none" w:sz="0" w:space="0" w:color="auto"/>
                <w:left w:val="none" w:sz="0" w:space="0" w:color="auto"/>
                <w:bottom w:val="none" w:sz="0" w:space="0" w:color="auto"/>
                <w:right w:val="none" w:sz="0" w:space="0" w:color="auto"/>
              </w:divBdr>
            </w:div>
          </w:divsChild>
        </w:div>
        <w:div w:id="1823934781">
          <w:marLeft w:val="0"/>
          <w:marRight w:val="0"/>
          <w:marTop w:val="0"/>
          <w:marBottom w:val="0"/>
          <w:divBdr>
            <w:top w:val="none" w:sz="0" w:space="0" w:color="auto"/>
            <w:left w:val="none" w:sz="0" w:space="0" w:color="auto"/>
            <w:bottom w:val="none" w:sz="0" w:space="0" w:color="auto"/>
            <w:right w:val="none" w:sz="0" w:space="0" w:color="auto"/>
          </w:divBdr>
          <w:divsChild>
            <w:div w:id="1749228318">
              <w:marLeft w:val="0"/>
              <w:marRight w:val="0"/>
              <w:marTop w:val="0"/>
              <w:marBottom w:val="0"/>
              <w:divBdr>
                <w:top w:val="none" w:sz="0" w:space="0" w:color="auto"/>
                <w:left w:val="none" w:sz="0" w:space="0" w:color="auto"/>
                <w:bottom w:val="none" w:sz="0" w:space="0" w:color="auto"/>
                <w:right w:val="none" w:sz="0" w:space="0" w:color="auto"/>
              </w:divBdr>
            </w:div>
          </w:divsChild>
        </w:div>
        <w:div w:id="954749055">
          <w:marLeft w:val="0"/>
          <w:marRight w:val="0"/>
          <w:marTop w:val="0"/>
          <w:marBottom w:val="0"/>
          <w:divBdr>
            <w:top w:val="none" w:sz="0" w:space="0" w:color="auto"/>
            <w:left w:val="none" w:sz="0" w:space="0" w:color="auto"/>
            <w:bottom w:val="none" w:sz="0" w:space="0" w:color="auto"/>
            <w:right w:val="none" w:sz="0" w:space="0" w:color="auto"/>
          </w:divBdr>
          <w:divsChild>
            <w:div w:id="1971743426">
              <w:marLeft w:val="0"/>
              <w:marRight w:val="0"/>
              <w:marTop w:val="0"/>
              <w:marBottom w:val="0"/>
              <w:divBdr>
                <w:top w:val="none" w:sz="0" w:space="0" w:color="auto"/>
                <w:left w:val="none" w:sz="0" w:space="0" w:color="auto"/>
                <w:bottom w:val="none" w:sz="0" w:space="0" w:color="auto"/>
                <w:right w:val="none" w:sz="0" w:space="0" w:color="auto"/>
              </w:divBdr>
            </w:div>
          </w:divsChild>
        </w:div>
        <w:div w:id="1469666107">
          <w:marLeft w:val="0"/>
          <w:marRight w:val="0"/>
          <w:marTop w:val="0"/>
          <w:marBottom w:val="0"/>
          <w:divBdr>
            <w:top w:val="none" w:sz="0" w:space="0" w:color="auto"/>
            <w:left w:val="none" w:sz="0" w:space="0" w:color="auto"/>
            <w:bottom w:val="none" w:sz="0" w:space="0" w:color="auto"/>
            <w:right w:val="none" w:sz="0" w:space="0" w:color="auto"/>
          </w:divBdr>
          <w:divsChild>
            <w:div w:id="1094278993">
              <w:marLeft w:val="0"/>
              <w:marRight w:val="0"/>
              <w:marTop w:val="0"/>
              <w:marBottom w:val="0"/>
              <w:divBdr>
                <w:top w:val="none" w:sz="0" w:space="0" w:color="auto"/>
                <w:left w:val="none" w:sz="0" w:space="0" w:color="auto"/>
                <w:bottom w:val="none" w:sz="0" w:space="0" w:color="auto"/>
                <w:right w:val="none" w:sz="0" w:space="0" w:color="auto"/>
              </w:divBdr>
            </w:div>
          </w:divsChild>
        </w:div>
        <w:div w:id="777915222">
          <w:marLeft w:val="0"/>
          <w:marRight w:val="0"/>
          <w:marTop w:val="0"/>
          <w:marBottom w:val="0"/>
          <w:divBdr>
            <w:top w:val="none" w:sz="0" w:space="0" w:color="auto"/>
            <w:left w:val="none" w:sz="0" w:space="0" w:color="auto"/>
            <w:bottom w:val="none" w:sz="0" w:space="0" w:color="auto"/>
            <w:right w:val="none" w:sz="0" w:space="0" w:color="auto"/>
          </w:divBdr>
          <w:divsChild>
            <w:div w:id="208693467">
              <w:marLeft w:val="0"/>
              <w:marRight w:val="0"/>
              <w:marTop w:val="0"/>
              <w:marBottom w:val="0"/>
              <w:divBdr>
                <w:top w:val="none" w:sz="0" w:space="0" w:color="auto"/>
                <w:left w:val="none" w:sz="0" w:space="0" w:color="auto"/>
                <w:bottom w:val="none" w:sz="0" w:space="0" w:color="auto"/>
                <w:right w:val="none" w:sz="0" w:space="0" w:color="auto"/>
              </w:divBdr>
            </w:div>
          </w:divsChild>
        </w:div>
        <w:div w:id="1601984402">
          <w:marLeft w:val="0"/>
          <w:marRight w:val="0"/>
          <w:marTop w:val="0"/>
          <w:marBottom w:val="0"/>
          <w:divBdr>
            <w:top w:val="none" w:sz="0" w:space="0" w:color="auto"/>
            <w:left w:val="none" w:sz="0" w:space="0" w:color="auto"/>
            <w:bottom w:val="none" w:sz="0" w:space="0" w:color="auto"/>
            <w:right w:val="none" w:sz="0" w:space="0" w:color="auto"/>
          </w:divBdr>
          <w:divsChild>
            <w:div w:id="1770002883">
              <w:marLeft w:val="0"/>
              <w:marRight w:val="0"/>
              <w:marTop w:val="0"/>
              <w:marBottom w:val="0"/>
              <w:divBdr>
                <w:top w:val="none" w:sz="0" w:space="0" w:color="auto"/>
                <w:left w:val="none" w:sz="0" w:space="0" w:color="auto"/>
                <w:bottom w:val="none" w:sz="0" w:space="0" w:color="auto"/>
                <w:right w:val="none" w:sz="0" w:space="0" w:color="auto"/>
              </w:divBdr>
            </w:div>
          </w:divsChild>
        </w:div>
        <w:div w:id="704643768">
          <w:marLeft w:val="0"/>
          <w:marRight w:val="0"/>
          <w:marTop w:val="0"/>
          <w:marBottom w:val="0"/>
          <w:divBdr>
            <w:top w:val="none" w:sz="0" w:space="0" w:color="auto"/>
            <w:left w:val="none" w:sz="0" w:space="0" w:color="auto"/>
            <w:bottom w:val="none" w:sz="0" w:space="0" w:color="auto"/>
            <w:right w:val="none" w:sz="0" w:space="0" w:color="auto"/>
          </w:divBdr>
          <w:divsChild>
            <w:div w:id="495918747">
              <w:marLeft w:val="0"/>
              <w:marRight w:val="0"/>
              <w:marTop w:val="0"/>
              <w:marBottom w:val="0"/>
              <w:divBdr>
                <w:top w:val="none" w:sz="0" w:space="0" w:color="auto"/>
                <w:left w:val="none" w:sz="0" w:space="0" w:color="auto"/>
                <w:bottom w:val="none" w:sz="0" w:space="0" w:color="auto"/>
                <w:right w:val="none" w:sz="0" w:space="0" w:color="auto"/>
              </w:divBdr>
            </w:div>
          </w:divsChild>
        </w:div>
        <w:div w:id="1826582988">
          <w:marLeft w:val="0"/>
          <w:marRight w:val="0"/>
          <w:marTop w:val="0"/>
          <w:marBottom w:val="0"/>
          <w:divBdr>
            <w:top w:val="none" w:sz="0" w:space="0" w:color="auto"/>
            <w:left w:val="none" w:sz="0" w:space="0" w:color="auto"/>
            <w:bottom w:val="none" w:sz="0" w:space="0" w:color="auto"/>
            <w:right w:val="none" w:sz="0" w:space="0" w:color="auto"/>
          </w:divBdr>
          <w:divsChild>
            <w:div w:id="1576551498">
              <w:marLeft w:val="0"/>
              <w:marRight w:val="0"/>
              <w:marTop w:val="0"/>
              <w:marBottom w:val="0"/>
              <w:divBdr>
                <w:top w:val="none" w:sz="0" w:space="0" w:color="auto"/>
                <w:left w:val="none" w:sz="0" w:space="0" w:color="auto"/>
                <w:bottom w:val="none" w:sz="0" w:space="0" w:color="auto"/>
                <w:right w:val="none" w:sz="0" w:space="0" w:color="auto"/>
              </w:divBdr>
            </w:div>
          </w:divsChild>
        </w:div>
        <w:div w:id="2128231549">
          <w:marLeft w:val="0"/>
          <w:marRight w:val="0"/>
          <w:marTop w:val="0"/>
          <w:marBottom w:val="0"/>
          <w:divBdr>
            <w:top w:val="none" w:sz="0" w:space="0" w:color="auto"/>
            <w:left w:val="none" w:sz="0" w:space="0" w:color="auto"/>
            <w:bottom w:val="none" w:sz="0" w:space="0" w:color="auto"/>
            <w:right w:val="none" w:sz="0" w:space="0" w:color="auto"/>
          </w:divBdr>
          <w:divsChild>
            <w:div w:id="1440685778">
              <w:marLeft w:val="0"/>
              <w:marRight w:val="0"/>
              <w:marTop w:val="0"/>
              <w:marBottom w:val="0"/>
              <w:divBdr>
                <w:top w:val="none" w:sz="0" w:space="0" w:color="auto"/>
                <w:left w:val="none" w:sz="0" w:space="0" w:color="auto"/>
                <w:bottom w:val="none" w:sz="0" w:space="0" w:color="auto"/>
                <w:right w:val="none" w:sz="0" w:space="0" w:color="auto"/>
              </w:divBdr>
            </w:div>
          </w:divsChild>
        </w:div>
        <w:div w:id="1358504772">
          <w:marLeft w:val="0"/>
          <w:marRight w:val="0"/>
          <w:marTop w:val="0"/>
          <w:marBottom w:val="0"/>
          <w:divBdr>
            <w:top w:val="none" w:sz="0" w:space="0" w:color="auto"/>
            <w:left w:val="none" w:sz="0" w:space="0" w:color="auto"/>
            <w:bottom w:val="none" w:sz="0" w:space="0" w:color="auto"/>
            <w:right w:val="none" w:sz="0" w:space="0" w:color="auto"/>
          </w:divBdr>
          <w:divsChild>
            <w:div w:id="859977851">
              <w:marLeft w:val="0"/>
              <w:marRight w:val="0"/>
              <w:marTop w:val="0"/>
              <w:marBottom w:val="0"/>
              <w:divBdr>
                <w:top w:val="none" w:sz="0" w:space="0" w:color="auto"/>
                <w:left w:val="none" w:sz="0" w:space="0" w:color="auto"/>
                <w:bottom w:val="none" w:sz="0" w:space="0" w:color="auto"/>
                <w:right w:val="none" w:sz="0" w:space="0" w:color="auto"/>
              </w:divBdr>
            </w:div>
          </w:divsChild>
        </w:div>
        <w:div w:id="1623222525">
          <w:marLeft w:val="0"/>
          <w:marRight w:val="0"/>
          <w:marTop w:val="0"/>
          <w:marBottom w:val="0"/>
          <w:divBdr>
            <w:top w:val="none" w:sz="0" w:space="0" w:color="auto"/>
            <w:left w:val="none" w:sz="0" w:space="0" w:color="auto"/>
            <w:bottom w:val="none" w:sz="0" w:space="0" w:color="auto"/>
            <w:right w:val="none" w:sz="0" w:space="0" w:color="auto"/>
          </w:divBdr>
          <w:divsChild>
            <w:div w:id="1614050054">
              <w:marLeft w:val="0"/>
              <w:marRight w:val="0"/>
              <w:marTop w:val="0"/>
              <w:marBottom w:val="0"/>
              <w:divBdr>
                <w:top w:val="none" w:sz="0" w:space="0" w:color="auto"/>
                <w:left w:val="none" w:sz="0" w:space="0" w:color="auto"/>
                <w:bottom w:val="none" w:sz="0" w:space="0" w:color="auto"/>
                <w:right w:val="none" w:sz="0" w:space="0" w:color="auto"/>
              </w:divBdr>
            </w:div>
          </w:divsChild>
        </w:div>
        <w:div w:id="1187906925">
          <w:marLeft w:val="0"/>
          <w:marRight w:val="0"/>
          <w:marTop w:val="0"/>
          <w:marBottom w:val="0"/>
          <w:divBdr>
            <w:top w:val="none" w:sz="0" w:space="0" w:color="auto"/>
            <w:left w:val="none" w:sz="0" w:space="0" w:color="auto"/>
            <w:bottom w:val="none" w:sz="0" w:space="0" w:color="auto"/>
            <w:right w:val="none" w:sz="0" w:space="0" w:color="auto"/>
          </w:divBdr>
          <w:divsChild>
            <w:div w:id="1681857139">
              <w:marLeft w:val="0"/>
              <w:marRight w:val="0"/>
              <w:marTop w:val="0"/>
              <w:marBottom w:val="0"/>
              <w:divBdr>
                <w:top w:val="none" w:sz="0" w:space="0" w:color="auto"/>
                <w:left w:val="none" w:sz="0" w:space="0" w:color="auto"/>
                <w:bottom w:val="none" w:sz="0" w:space="0" w:color="auto"/>
                <w:right w:val="none" w:sz="0" w:space="0" w:color="auto"/>
              </w:divBdr>
            </w:div>
          </w:divsChild>
        </w:div>
        <w:div w:id="1052115405">
          <w:marLeft w:val="0"/>
          <w:marRight w:val="0"/>
          <w:marTop w:val="0"/>
          <w:marBottom w:val="0"/>
          <w:divBdr>
            <w:top w:val="none" w:sz="0" w:space="0" w:color="auto"/>
            <w:left w:val="none" w:sz="0" w:space="0" w:color="auto"/>
            <w:bottom w:val="none" w:sz="0" w:space="0" w:color="auto"/>
            <w:right w:val="none" w:sz="0" w:space="0" w:color="auto"/>
          </w:divBdr>
          <w:divsChild>
            <w:div w:id="924069065">
              <w:marLeft w:val="0"/>
              <w:marRight w:val="0"/>
              <w:marTop w:val="0"/>
              <w:marBottom w:val="0"/>
              <w:divBdr>
                <w:top w:val="none" w:sz="0" w:space="0" w:color="auto"/>
                <w:left w:val="none" w:sz="0" w:space="0" w:color="auto"/>
                <w:bottom w:val="none" w:sz="0" w:space="0" w:color="auto"/>
                <w:right w:val="none" w:sz="0" w:space="0" w:color="auto"/>
              </w:divBdr>
            </w:div>
          </w:divsChild>
        </w:div>
        <w:div w:id="940645431">
          <w:marLeft w:val="0"/>
          <w:marRight w:val="0"/>
          <w:marTop w:val="0"/>
          <w:marBottom w:val="0"/>
          <w:divBdr>
            <w:top w:val="none" w:sz="0" w:space="0" w:color="auto"/>
            <w:left w:val="none" w:sz="0" w:space="0" w:color="auto"/>
            <w:bottom w:val="none" w:sz="0" w:space="0" w:color="auto"/>
            <w:right w:val="none" w:sz="0" w:space="0" w:color="auto"/>
          </w:divBdr>
          <w:divsChild>
            <w:div w:id="420224093">
              <w:marLeft w:val="0"/>
              <w:marRight w:val="0"/>
              <w:marTop w:val="0"/>
              <w:marBottom w:val="0"/>
              <w:divBdr>
                <w:top w:val="none" w:sz="0" w:space="0" w:color="auto"/>
                <w:left w:val="none" w:sz="0" w:space="0" w:color="auto"/>
                <w:bottom w:val="none" w:sz="0" w:space="0" w:color="auto"/>
                <w:right w:val="none" w:sz="0" w:space="0" w:color="auto"/>
              </w:divBdr>
            </w:div>
          </w:divsChild>
        </w:div>
        <w:div w:id="937442278">
          <w:marLeft w:val="0"/>
          <w:marRight w:val="0"/>
          <w:marTop w:val="0"/>
          <w:marBottom w:val="0"/>
          <w:divBdr>
            <w:top w:val="none" w:sz="0" w:space="0" w:color="auto"/>
            <w:left w:val="none" w:sz="0" w:space="0" w:color="auto"/>
            <w:bottom w:val="none" w:sz="0" w:space="0" w:color="auto"/>
            <w:right w:val="none" w:sz="0" w:space="0" w:color="auto"/>
          </w:divBdr>
          <w:divsChild>
            <w:div w:id="1987392190">
              <w:marLeft w:val="0"/>
              <w:marRight w:val="0"/>
              <w:marTop w:val="0"/>
              <w:marBottom w:val="0"/>
              <w:divBdr>
                <w:top w:val="none" w:sz="0" w:space="0" w:color="auto"/>
                <w:left w:val="none" w:sz="0" w:space="0" w:color="auto"/>
                <w:bottom w:val="none" w:sz="0" w:space="0" w:color="auto"/>
                <w:right w:val="none" w:sz="0" w:space="0" w:color="auto"/>
              </w:divBdr>
            </w:div>
          </w:divsChild>
        </w:div>
        <w:div w:id="1346713198">
          <w:marLeft w:val="0"/>
          <w:marRight w:val="0"/>
          <w:marTop w:val="0"/>
          <w:marBottom w:val="0"/>
          <w:divBdr>
            <w:top w:val="none" w:sz="0" w:space="0" w:color="auto"/>
            <w:left w:val="none" w:sz="0" w:space="0" w:color="auto"/>
            <w:bottom w:val="none" w:sz="0" w:space="0" w:color="auto"/>
            <w:right w:val="none" w:sz="0" w:space="0" w:color="auto"/>
          </w:divBdr>
          <w:divsChild>
            <w:div w:id="2498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6849">
      <w:bodyDiv w:val="1"/>
      <w:marLeft w:val="0"/>
      <w:marRight w:val="0"/>
      <w:marTop w:val="0"/>
      <w:marBottom w:val="0"/>
      <w:divBdr>
        <w:top w:val="none" w:sz="0" w:space="0" w:color="auto"/>
        <w:left w:val="none" w:sz="0" w:space="0" w:color="auto"/>
        <w:bottom w:val="none" w:sz="0" w:space="0" w:color="auto"/>
        <w:right w:val="none" w:sz="0" w:space="0" w:color="auto"/>
      </w:divBdr>
    </w:div>
    <w:div w:id="901604618">
      <w:bodyDiv w:val="1"/>
      <w:marLeft w:val="0"/>
      <w:marRight w:val="0"/>
      <w:marTop w:val="0"/>
      <w:marBottom w:val="0"/>
      <w:divBdr>
        <w:top w:val="none" w:sz="0" w:space="0" w:color="auto"/>
        <w:left w:val="none" w:sz="0" w:space="0" w:color="auto"/>
        <w:bottom w:val="none" w:sz="0" w:space="0" w:color="auto"/>
        <w:right w:val="none" w:sz="0" w:space="0" w:color="auto"/>
      </w:divBdr>
      <w:divsChild>
        <w:div w:id="1867213213">
          <w:marLeft w:val="0"/>
          <w:marRight w:val="0"/>
          <w:marTop w:val="0"/>
          <w:marBottom w:val="0"/>
          <w:divBdr>
            <w:top w:val="none" w:sz="0" w:space="0" w:color="auto"/>
            <w:left w:val="none" w:sz="0" w:space="0" w:color="auto"/>
            <w:bottom w:val="none" w:sz="0" w:space="0" w:color="auto"/>
            <w:right w:val="none" w:sz="0" w:space="0" w:color="auto"/>
          </w:divBdr>
          <w:divsChild>
            <w:div w:id="325977311">
              <w:marLeft w:val="0"/>
              <w:marRight w:val="0"/>
              <w:marTop w:val="0"/>
              <w:marBottom w:val="0"/>
              <w:divBdr>
                <w:top w:val="none" w:sz="0" w:space="0" w:color="auto"/>
                <w:left w:val="none" w:sz="0" w:space="0" w:color="auto"/>
                <w:bottom w:val="none" w:sz="0" w:space="0" w:color="auto"/>
                <w:right w:val="none" w:sz="0" w:space="0" w:color="auto"/>
              </w:divBdr>
              <w:divsChild>
                <w:div w:id="323827750">
                  <w:marLeft w:val="0"/>
                  <w:marRight w:val="0"/>
                  <w:marTop w:val="0"/>
                  <w:marBottom w:val="0"/>
                  <w:divBdr>
                    <w:top w:val="none" w:sz="0" w:space="0" w:color="auto"/>
                    <w:left w:val="none" w:sz="0" w:space="0" w:color="auto"/>
                    <w:bottom w:val="none" w:sz="0" w:space="0" w:color="auto"/>
                    <w:right w:val="none" w:sz="0" w:space="0" w:color="auto"/>
                  </w:divBdr>
                  <w:divsChild>
                    <w:div w:id="169490540">
                      <w:marLeft w:val="0"/>
                      <w:marRight w:val="0"/>
                      <w:marTop w:val="0"/>
                      <w:marBottom w:val="0"/>
                      <w:divBdr>
                        <w:top w:val="none" w:sz="0" w:space="0" w:color="auto"/>
                        <w:left w:val="none" w:sz="0" w:space="0" w:color="auto"/>
                        <w:bottom w:val="none" w:sz="0" w:space="0" w:color="auto"/>
                        <w:right w:val="none" w:sz="0" w:space="0" w:color="auto"/>
                      </w:divBdr>
                      <w:divsChild>
                        <w:div w:id="375470855">
                          <w:marLeft w:val="0"/>
                          <w:marRight w:val="0"/>
                          <w:marTop w:val="0"/>
                          <w:marBottom w:val="0"/>
                          <w:divBdr>
                            <w:top w:val="none" w:sz="0" w:space="0" w:color="auto"/>
                            <w:left w:val="none" w:sz="0" w:space="0" w:color="auto"/>
                            <w:bottom w:val="none" w:sz="0" w:space="0" w:color="auto"/>
                            <w:right w:val="none" w:sz="0" w:space="0" w:color="auto"/>
                          </w:divBdr>
                          <w:divsChild>
                            <w:div w:id="1236934832">
                              <w:marLeft w:val="0"/>
                              <w:marRight w:val="0"/>
                              <w:marTop w:val="0"/>
                              <w:marBottom w:val="0"/>
                              <w:divBdr>
                                <w:top w:val="none" w:sz="0" w:space="0" w:color="auto"/>
                                <w:left w:val="none" w:sz="0" w:space="0" w:color="auto"/>
                                <w:bottom w:val="none" w:sz="0" w:space="0" w:color="auto"/>
                                <w:right w:val="none" w:sz="0" w:space="0" w:color="auto"/>
                              </w:divBdr>
                              <w:divsChild>
                                <w:div w:id="211505923">
                                  <w:marLeft w:val="0"/>
                                  <w:marRight w:val="0"/>
                                  <w:marTop w:val="0"/>
                                  <w:marBottom w:val="0"/>
                                  <w:divBdr>
                                    <w:top w:val="none" w:sz="0" w:space="0" w:color="auto"/>
                                    <w:left w:val="none" w:sz="0" w:space="0" w:color="auto"/>
                                    <w:bottom w:val="none" w:sz="0" w:space="0" w:color="auto"/>
                                    <w:right w:val="none" w:sz="0" w:space="0" w:color="auto"/>
                                  </w:divBdr>
                                  <w:divsChild>
                                    <w:div w:id="1297106319">
                                      <w:marLeft w:val="0"/>
                                      <w:marRight w:val="0"/>
                                      <w:marTop w:val="0"/>
                                      <w:marBottom w:val="0"/>
                                      <w:divBdr>
                                        <w:top w:val="none" w:sz="0" w:space="0" w:color="auto"/>
                                        <w:left w:val="none" w:sz="0" w:space="0" w:color="auto"/>
                                        <w:bottom w:val="none" w:sz="0" w:space="0" w:color="auto"/>
                                        <w:right w:val="none" w:sz="0" w:space="0" w:color="auto"/>
                                      </w:divBdr>
                                      <w:divsChild>
                                        <w:div w:id="79715783">
                                          <w:marLeft w:val="0"/>
                                          <w:marRight w:val="0"/>
                                          <w:marTop w:val="0"/>
                                          <w:marBottom w:val="0"/>
                                          <w:divBdr>
                                            <w:top w:val="none" w:sz="0" w:space="0" w:color="auto"/>
                                            <w:left w:val="none" w:sz="0" w:space="0" w:color="auto"/>
                                            <w:bottom w:val="none" w:sz="0" w:space="0" w:color="auto"/>
                                            <w:right w:val="none" w:sz="0" w:space="0" w:color="auto"/>
                                          </w:divBdr>
                                          <w:divsChild>
                                            <w:div w:id="1970090154">
                                              <w:marLeft w:val="0"/>
                                              <w:marRight w:val="0"/>
                                              <w:marTop w:val="0"/>
                                              <w:marBottom w:val="0"/>
                                              <w:divBdr>
                                                <w:top w:val="none" w:sz="0" w:space="0" w:color="auto"/>
                                                <w:left w:val="none" w:sz="0" w:space="0" w:color="auto"/>
                                                <w:bottom w:val="none" w:sz="0" w:space="0" w:color="auto"/>
                                                <w:right w:val="none" w:sz="0" w:space="0" w:color="auto"/>
                                              </w:divBdr>
                                              <w:divsChild>
                                                <w:div w:id="1130712579">
                                                  <w:marLeft w:val="0"/>
                                                  <w:marRight w:val="0"/>
                                                  <w:marTop w:val="0"/>
                                                  <w:marBottom w:val="0"/>
                                                  <w:divBdr>
                                                    <w:top w:val="none" w:sz="0" w:space="0" w:color="auto"/>
                                                    <w:left w:val="none" w:sz="0" w:space="0" w:color="auto"/>
                                                    <w:bottom w:val="none" w:sz="0" w:space="0" w:color="auto"/>
                                                    <w:right w:val="none" w:sz="0" w:space="0" w:color="auto"/>
                                                  </w:divBdr>
                                                  <w:divsChild>
                                                    <w:div w:id="1804806776">
                                                      <w:marLeft w:val="0"/>
                                                      <w:marRight w:val="0"/>
                                                      <w:marTop w:val="0"/>
                                                      <w:marBottom w:val="0"/>
                                                      <w:divBdr>
                                                        <w:top w:val="none" w:sz="0" w:space="0" w:color="auto"/>
                                                        <w:left w:val="none" w:sz="0" w:space="0" w:color="auto"/>
                                                        <w:bottom w:val="none" w:sz="0" w:space="0" w:color="auto"/>
                                                        <w:right w:val="none" w:sz="0" w:space="0" w:color="auto"/>
                                                      </w:divBdr>
                                                      <w:divsChild>
                                                        <w:div w:id="1524316740">
                                                          <w:marLeft w:val="0"/>
                                                          <w:marRight w:val="0"/>
                                                          <w:marTop w:val="0"/>
                                                          <w:marBottom w:val="0"/>
                                                          <w:divBdr>
                                                            <w:top w:val="none" w:sz="0" w:space="0" w:color="auto"/>
                                                            <w:left w:val="none" w:sz="0" w:space="0" w:color="auto"/>
                                                            <w:bottom w:val="none" w:sz="0" w:space="0" w:color="auto"/>
                                                            <w:right w:val="none" w:sz="0" w:space="0" w:color="auto"/>
                                                          </w:divBdr>
                                                          <w:divsChild>
                                                            <w:div w:id="4619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014858">
          <w:marLeft w:val="0"/>
          <w:marRight w:val="0"/>
          <w:marTop w:val="0"/>
          <w:marBottom w:val="0"/>
          <w:divBdr>
            <w:top w:val="none" w:sz="0" w:space="0" w:color="auto"/>
            <w:left w:val="none" w:sz="0" w:space="0" w:color="auto"/>
            <w:bottom w:val="none" w:sz="0" w:space="0" w:color="auto"/>
            <w:right w:val="none" w:sz="0" w:space="0" w:color="auto"/>
          </w:divBdr>
          <w:divsChild>
            <w:div w:id="877275363">
              <w:marLeft w:val="0"/>
              <w:marRight w:val="0"/>
              <w:marTop w:val="0"/>
              <w:marBottom w:val="0"/>
              <w:divBdr>
                <w:top w:val="none" w:sz="0" w:space="0" w:color="auto"/>
                <w:left w:val="none" w:sz="0" w:space="0" w:color="auto"/>
                <w:bottom w:val="none" w:sz="0" w:space="0" w:color="auto"/>
                <w:right w:val="none" w:sz="0" w:space="0" w:color="auto"/>
              </w:divBdr>
              <w:divsChild>
                <w:div w:id="754789911">
                  <w:marLeft w:val="0"/>
                  <w:marRight w:val="0"/>
                  <w:marTop w:val="0"/>
                  <w:marBottom w:val="0"/>
                  <w:divBdr>
                    <w:top w:val="none" w:sz="0" w:space="0" w:color="auto"/>
                    <w:left w:val="none" w:sz="0" w:space="0" w:color="auto"/>
                    <w:bottom w:val="none" w:sz="0" w:space="0" w:color="auto"/>
                    <w:right w:val="none" w:sz="0" w:space="0" w:color="auto"/>
                  </w:divBdr>
                  <w:divsChild>
                    <w:div w:id="1864896371">
                      <w:marLeft w:val="0"/>
                      <w:marRight w:val="0"/>
                      <w:marTop w:val="0"/>
                      <w:marBottom w:val="0"/>
                      <w:divBdr>
                        <w:top w:val="none" w:sz="0" w:space="0" w:color="auto"/>
                        <w:left w:val="none" w:sz="0" w:space="0" w:color="auto"/>
                        <w:bottom w:val="none" w:sz="0" w:space="0" w:color="auto"/>
                        <w:right w:val="none" w:sz="0" w:space="0" w:color="auto"/>
                      </w:divBdr>
                      <w:divsChild>
                        <w:div w:id="1555854277">
                          <w:marLeft w:val="0"/>
                          <w:marRight w:val="0"/>
                          <w:marTop w:val="0"/>
                          <w:marBottom w:val="0"/>
                          <w:divBdr>
                            <w:top w:val="none" w:sz="0" w:space="0" w:color="auto"/>
                            <w:left w:val="none" w:sz="0" w:space="0" w:color="auto"/>
                            <w:bottom w:val="none" w:sz="0" w:space="0" w:color="auto"/>
                            <w:right w:val="none" w:sz="0" w:space="0" w:color="auto"/>
                          </w:divBdr>
                          <w:divsChild>
                            <w:div w:id="280841140">
                              <w:marLeft w:val="0"/>
                              <w:marRight w:val="0"/>
                              <w:marTop w:val="0"/>
                              <w:marBottom w:val="0"/>
                              <w:divBdr>
                                <w:top w:val="none" w:sz="0" w:space="0" w:color="auto"/>
                                <w:left w:val="none" w:sz="0" w:space="0" w:color="auto"/>
                                <w:bottom w:val="none" w:sz="0" w:space="0" w:color="auto"/>
                                <w:right w:val="none" w:sz="0" w:space="0" w:color="auto"/>
                              </w:divBdr>
                              <w:divsChild>
                                <w:div w:id="2054649740">
                                  <w:marLeft w:val="0"/>
                                  <w:marRight w:val="0"/>
                                  <w:marTop w:val="0"/>
                                  <w:marBottom w:val="0"/>
                                  <w:divBdr>
                                    <w:top w:val="none" w:sz="0" w:space="0" w:color="auto"/>
                                    <w:left w:val="none" w:sz="0" w:space="0" w:color="auto"/>
                                    <w:bottom w:val="none" w:sz="0" w:space="0" w:color="auto"/>
                                    <w:right w:val="none" w:sz="0" w:space="0" w:color="auto"/>
                                  </w:divBdr>
                                  <w:divsChild>
                                    <w:div w:id="1049111665">
                                      <w:marLeft w:val="0"/>
                                      <w:marRight w:val="0"/>
                                      <w:marTop w:val="0"/>
                                      <w:marBottom w:val="0"/>
                                      <w:divBdr>
                                        <w:top w:val="none" w:sz="0" w:space="0" w:color="auto"/>
                                        <w:left w:val="none" w:sz="0" w:space="0" w:color="auto"/>
                                        <w:bottom w:val="none" w:sz="0" w:space="0" w:color="auto"/>
                                        <w:right w:val="none" w:sz="0" w:space="0" w:color="auto"/>
                                      </w:divBdr>
                                      <w:divsChild>
                                        <w:div w:id="266278178">
                                          <w:marLeft w:val="0"/>
                                          <w:marRight w:val="0"/>
                                          <w:marTop w:val="0"/>
                                          <w:marBottom w:val="0"/>
                                          <w:divBdr>
                                            <w:top w:val="none" w:sz="0" w:space="0" w:color="auto"/>
                                            <w:left w:val="none" w:sz="0" w:space="0" w:color="auto"/>
                                            <w:bottom w:val="none" w:sz="0" w:space="0" w:color="auto"/>
                                            <w:right w:val="none" w:sz="0" w:space="0" w:color="auto"/>
                                          </w:divBdr>
                                          <w:divsChild>
                                            <w:div w:id="570047913">
                                              <w:marLeft w:val="0"/>
                                              <w:marRight w:val="0"/>
                                              <w:marTop w:val="0"/>
                                              <w:marBottom w:val="0"/>
                                              <w:divBdr>
                                                <w:top w:val="none" w:sz="0" w:space="0" w:color="auto"/>
                                                <w:left w:val="none" w:sz="0" w:space="0" w:color="auto"/>
                                                <w:bottom w:val="none" w:sz="0" w:space="0" w:color="auto"/>
                                                <w:right w:val="none" w:sz="0" w:space="0" w:color="auto"/>
                                              </w:divBdr>
                                              <w:divsChild>
                                                <w:div w:id="108013471">
                                                  <w:marLeft w:val="0"/>
                                                  <w:marRight w:val="0"/>
                                                  <w:marTop w:val="0"/>
                                                  <w:marBottom w:val="0"/>
                                                  <w:divBdr>
                                                    <w:top w:val="none" w:sz="0" w:space="0" w:color="auto"/>
                                                    <w:left w:val="none" w:sz="0" w:space="0" w:color="auto"/>
                                                    <w:bottom w:val="none" w:sz="0" w:space="0" w:color="auto"/>
                                                    <w:right w:val="none" w:sz="0" w:space="0" w:color="auto"/>
                                                  </w:divBdr>
                                                  <w:divsChild>
                                                    <w:div w:id="364402901">
                                                      <w:marLeft w:val="0"/>
                                                      <w:marRight w:val="0"/>
                                                      <w:marTop w:val="0"/>
                                                      <w:marBottom w:val="0"/>
                                                      <w:divBdr>
                                                        <w:top w:val="none" w:sz="0" w:space="0" w:color="auto"/>
                                                        <w:left w:val="none" w:sz="0" w:space="0" w:color="auto"/>
                                                        <w:bottom w:val="none" w:sz="0" w:space="0" w:color="auto"/>
                                                        <w:right w:val="none" w:sz="0" w:space="0" w:color="auto"/>
                                                      </w:divBdr>
                                                      <w:divsChild>
                                                        <w:div w:id="963197773">
                                                          <w:marLeft w:val="0"/>
                                                          <w:marRight w:val="0"/>
                                                          <w:marTop w:val="0"/>
                                                          <w:marBottom w:val="0"/>
                                                          <w:divBdr>
                                                            <w:top w:val="none" w:sz="0" w:space="0" w:color="auto"/>
                                                            <w:left w:val="none" w:sz="0" w:space="0" w:color="auto"/>
                                                            <w:bottom w:val="none" w:sz="0" w:space="0" w:color="auto"/>
                                                            <w:right w:val="none" w:sz="0" w:space="0" w:color="auto"/>
                                                          </w:divBdr>
                                                          <w:divsChild>
                                                            <w:div w:id="53503378">
                                                              <w:marLeft w:val="0"/>
                                                              <w:marRight w:val="0"/>
                                                              <w:marTop w:val="0"/>
                                                              <w:marBottom w:val="0"/>
                                                              <w:divBdr>
                                                                <w:top w:val="none" w:sz="0" w:space="0" w:color="auto"/>
                                                                <w:left w:val="none" w:sz="0" w:space="0" w:color="auto"/>
                                                                <w:bottom w:val="none" w:sz="0" w:space="0" w:color="auto"/>
                                                                <w:right w:val="none" w:sz="0" w:space="0" w:color="auto"/>
                                                              </w:divBdr>
                                                              <w:divsChild>
                                                                <w:div w:id="822238922">
                                                                  <w:marLeft w:val="0"/>
                                                                  <w:marRight w:val="0"/>
                                                                  <w:marTop w:val="0"/>
                                                                  <w:marBottom w:val="0"/>
                                                                  <w:divBdr>
                                                                    <w:top w:val="none" w:sz="0" w:space="0" w:color="auto"/>
                                                                    <w:left w:val="none" w:sz="0" w:space="0" w:color="auto"/>
                                                                    <w:bottom w:val="none" w:sz="0" w:space="0" w:color="auto"/>
                                                                    <w:right w:val="none" w:sz="0" w:space="0" w:color="auto"/>
                                                                  </w:divBdr>
                                                                  <w:divsChild>
                                                                    <w:div w:id="11142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4245619">
                                  <w:marLeft w:val="0"/>
                                  <w:marRight w:val="0"/>
                                  <w:marTop w:val="0"/>
                                  <w:marBottom w:val="0"/>
                                  <w:divBdr>
                                    <w:top w:val="none" w:sz="0" w:space="0" w:color="auto"/>
                                    <w:left w:val="none" w:sz="0" w:space="0" w:color="auto"/>
                                    <w:bottom w:val="none" w:sz="0" w:space="0" w:color="auto"/>
                                    <w:right w:val="none" w:sz="0" w:space="0" w:color="auto"/>
                                  </w:divBdr>
                                  <w:divsChild>
                                    <w:div w:id="1025597677">
                                      <w:marLeft w:val="0"/>
                                      <w:marRight w:val="0"/>
                                      <w:marTop w:val="0"/>
                                      <w:marBottom w:val="0"/>
                                      <w:divBdr>
                                        <w:top w:val="none" w:sz="0" w:space="0" w:color="auto"/>
                                        <w:left w:val="none" w:sz="0" w:space="0" w:color="auto"/>
                                        <w:bottom w:val="none" w:sz="0" w:space="0" w:color="auto"/>
                                        <w:right w:val="none" w:sz="0" w:space="0" w:color="auto"/>
                                      </w:divBdr>
                                      <w:divsChild>
                                        <w:div w:id="1630239140">
                                          <w:marLeft w:val="0"/>
                                          <w:marRight w:val="0"/>
                                          <w:marTop w:val="0"/>
                                          <w:marBottom w:val="0"/>
                                          <w:divBdr>
                                            <w:top w:val="none" w:sz="0" w:space="0" w:color="auto"/>
                                            <w:left w:val="none" w:sz="0" w:space="0" w:color="auto"/>
                                            <w:bottom w:val="none" w:sz="0" w:space="0" w:color="auto"/>
                                            <w:right w:val="none" w:sz="0" w:space="0" w:color="auto"/>
                                          </w:divBdr>
                                          <w:divsChild>
                                            <w:div w:id="1874074311">
                                              <w:marLeft w:val="0"/>
                                              <w:marRight w:val="0"/>
                                              <w:marTop w:val="0"/>
                                              <w:marBottom w:val="0"/>
                                              <w:divBdr>
                                                <w:top w:val="none" w:sz="0" w:space="0" w:color="auto"/>
                                                <w:left w:val="none" w:sz="0" w:space="0" w:color="auto"/>
                                                <w:bottom w:val="none" w:sz="0" w:space="0" w:color="auto"/>
                                                <w:right w:val="none" w:sz="0" w:space="0" w:color="auto"/>
                                              </w:divBdr>
                                              <w:divsChild>
                                                <w:div w:id="6688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108277">
      <w:bodyDiv w:val="1"/>
      <w:marLeft w:val="0"/>
      <w:marRight w:val="0"/>
      <w:marTop w:val="0"/>
      <w:marBottom w:val="0"/>
      <w:divBdr>
        <w:top w:val="none" w:sz="0" w:space="0" w:color="auto"/>
        <w:left w:val="none" w:sz="0" w:space="0" w:color="auto"/>
        <w:bottom w:val="none" w:sz="0" w:space="0" w:color="auto"/>
        <w:right w:val="none" w:sz="0" w:space="0" w:color="auto"/>
      </w:divBdr>
    </w:div>
    <w:div w:id="909652101">
      <w:bodyDiv w:val="1"/>
      <w:marLeft w:val="0"/>
      <w:marRight w:val="0"/>
      <w:marTop w:val="0"/>
      <w:marBottom w:val="0"/>
      <w:divBdr>
        <w:top w:val="none" w:sz="0" w:space="0" w:color="auto"/>
        <w:left w:val="none" w:sz="0" w:space="0" w:color="auto"/>
        <w:bottom w:val="none" w:sz="0" w:space="0" w:color="auto"/>
        <w:right w:val="none" w:sz="0" w:space="0" w:color="auto"/>
      </w:divBdr>
    </w:div>
    <w:div w:id="910845863">
      <w:bodyDiv w:val="1"/>
      <w:marLeft w:val="0"/>
      <w:marRight w:val="0"/>
      <w:marTop w:val="0"/>
      <w:marBottom w:val="0"/>
      <w:divBdr>
        <w:top w:val="none" w:sz="0" w:space="0" w:color="auto"/>
        <w:left w:val="none" w:sz="0" w:space="0" w:color="auto"/>
        <w:bottom w:val="none" w:sz="0" w:space="0" w:color="auto"/>
        <w:right w:val="none" w:sz="0" w:space="0" w:color="auto"/>
      </w:divBdr>
    </w:div>
    <w:div w:id="914511191">
      <w:bodyDiv w:val="1"/>
      <w:marLeft w:val="0"/>
      <w:marRight w:val="0"/>
      <w:marTop w:val="0"/>
      <w:marBottom w:val="0"/>
      <w:divBdr>
        <w:top w:val="none" w:sz="0" w:space="0" w:color="auto"/>
        <w:left w:val="none" w:sz="0" w:space="0" w:color="auto"/>
        <w:bottom w:val="none" w:sz="0" w:space="0" w:color="auto"/>
        <w:right w:val="none" w:sz="0" w:space="0" w:color="auto"/>
      </w:divBdr>
    </w:div>
    <w:div w:id="923145197">
      <w:bodyDiv w:val="1"/>
      <w:marLeft w:val="0"/>
      <w:marRight w:val="0"/>
      <w:marTop w:val="0"/>
      <w:marBottom w:val="0"/>
      <w:divBdr>
        <w:top w:val="none" w:sz="0" w:space="0" w:color="auto"/>
        <w:left w:val="none" w:sz="0" w:space="0" w:color="auto"/>
        <w:bottom w:val="none" w:sz="0" w:space="0" w:color="auto"/>
        <w:right w:val="none" w:sz="0" w:space="0" w:color="auto"/>
      </w:divBdr>
    </w:div>
    <w:div w:id="950086817">
      <w:bodyDiv w:val="1"/>
      <w:marLeft w:val="0"/>
      <w:marRight w:val="0"/>
      <w:marTop w:val="0"/>
      <w:marBottom w:val="0"/>
      <w:divBdr>
        <w:top w:val="none" w:sz="0" w:space="0" w:color="auto"/>
        <w:left w:val="none" w:sz="0" w:space="0" w:color="auto"/>
        <w:bottom w:val="none" w:sz="0" w:space="0" w:color="auto"/>
        <w:right w:val="none" w:sz="0" w:space="0" w:color="auto"/>
      </w:divBdr>
    </w:div>
    <w:div w:id="1055589204">
      <w:bodyDiv w:val="1"/>
      <w:marLeft w:val="0"/>
      <w:marRight w:val="0"/>
      <w:marTop w:val="0"/>
      <w:marBottom w:val="0"/>
      <w:divBdr>
        <w:top w:val="none" w:sz="0" w:space="0" w:color="auto"/>
        <w:left w:val="none" w:sz="0" w:space="0" w:color="auto"/>
        <w:bottom w:val="none" w:sz="0" w:space="0" w:color="auto"/>
        <w:right w:val="none" w:sz="0" w:space="0" w:color="auto"/>
      </w:divBdr>
    </w:div>
    <w:div w:id="1074277107">
      <w:bodyDiv w:val="1"/>
      <w:marLeft w:val="0"/>
      <w:marRight w:val="0"/>
      <w:marTop w:val="0"/>
      <w:marBottom w:val="0"/>
      <w:divBdr>
        <w:top w:val="none" w:sz="0" w:space="0" w:color="auto"/>
        <w:left w:val="none" w:sz="0" w:space="0" w:color="auto"/>
        <w:bottom w:val="none" w:sz="0" w:space="0" w:color="auto"/>
        <w:right w:val="none" w:sz="0" w:space="0" w:color="auto"/>
      </w:divBdr>
    </w:div>
    <w:div w:id="1120294644">
      <w:bodyDiv w:val="1"/>
      <w:marLeft w:val="0"/>
      <w:marRight w:val="0"/>
      <w:marTop w:val="0"/>
      <w:marBottom w:val="0"/>
      <w:divBdr>
        <w:top w:val="none" w:sz="0" w:space="0" w:color="auto"/>
        <w:left w:val="none" w:sz="0" w:space="0" w:color="auto"/>
        <w:bottom w:val="none" w:sz="0" w:space="0" w:color="auto"/>
        <w:right w:val="none" w:sz="0" w:space="0" w:color="auto"/>
      </w:divBdr>
    </w:div>
    <w:div w:id="1155344210">
      <w:bodyDiv w:val="1"/>
      <w:marLeft w:val="0"/>
      <w:marRight w:val="0"/>
      <w:marTop w:val="0"/>
      <w:marBottom w:val="0"/>
      <w:divBdr>
        <w:top w:val="none" w:sz="0" w:space="0" w:color="auto"/>
        <w:left w:val="none" w:sz="0" w:space="0" w:color="auto"/>
        <w:bottom w:val="none" w:sz="0" w:space="0" w:color="auto"/>
        <w:right w:val="none" w:sz="0" w:space="0" w:color="auto"/>
      </w:divBdr>
    </w:div>
    <w:div w:id="1183395445">
      <w:bodyDiv w:val="1"/>
      <w:marLeft w:val="0"/>
      <w:marRight w:val="0"/>
      <w:marTop w:val="0"/>
      <w:marBottom w:val="0"/>
      <w:divBdr>
        <w:top w:val="none" w:sz="0" w:space="0" w:color="auto"/>
        <w:left w:val="none" w:sz="0" w:space="0" w:color="auto"/>
        <w:bottom w:val="none" w:sz="0" w:space="0" w:color="auto"/>
        <w:right w:val="none" w:sz="0" w:space="0" w:color="auto"/>
      </w:divBdr>
    </w:div>
    <w:div w:id="1213731051">
      <w:bodyDiv w:val="1"/>
      <w:marLeft w:val="0"/>
      <w:marRight w:val="0"/>
      <w:marTop w:val="0"/>
      <w:marBottom w:val="0"/>
      <w:divBdr>
        <w:top w:val="none" w:sz="0" w:space="0" w:color="auto"/>
        <w:left w:val="none" w:sz="0" w:space="0" w:color="auto"/>
        <w:bottom w:val="none" w:sz="0" w:space="0" w:color="auto"/>
        <w:right w:val="none" w:sz="0" w:space="0" w:color="auto"/>
      </w:divBdr>
      <w:divsChild>
        <w:div w:id="1303075272">
          <w:marLeft w:val="0"/>
          <w:marRight w:val="0"/>
          <w:marTop w:val="0"/>
          <w:marBottom w:val="0"/>
          <w:divBdr>
            <w:top w:val="single" w:sz="2" w:space="0" w:color="auto"/>
            <w:left w:val="single" w:sz="2" w:space="0" w:color="auto"/>
            <w:bottom w:val="single" w:sz="2" w:space="0" w:color="auto"/>
            <w:right w:val="single" w:sz="2" w:space="0" w:color="auto"/>
          </w:divBdr>
          <w:divsChild>
            <w:div w:id="1971544987">
              <w:marLeft w:val="0"/>
              <w:marRight w:val="0"/>
              <w:marTop w:val="0"/>
              <w:marBottom w:val="0"/>
              <w:divBdr>
                <w:top w:val="single" w:sz="2" w:space="0" w:color="auto"/>
                <w:left w:val="single" w:sz="2" w:space="0" w:color="auto"/>
                <w:bottom w:val="single" w:sz="2" w:space="0" w:color="auto"/>
                <w:right w:val="single" w:sz="2" w:space="0" w:color="auto"/>
              </w:divBdr>
              <w:divsChild>
                <w:div w:id="402795753">
                  <w:marLeft w:val="0"/>
                  <w:marRight w:val="0"/>
                  <w:marTop w:val="0"/>
                  <w:marBottom w:val="0"/>
                  <w:divBdr>
                    <w:top w:val="single" w:sz="2" w:space="0" w:color="auto"/>
                    <w:left w:val="single" w:sz="2" w:space="0" w:color="auto"/>
                    <w:bottom w:val="single" w:sz="2" w:space="0" w:color="auto"/>
                    <w:right w:val="single" w:sz="2" w:space="0" w:color="auto"/>
                  </w:divBdr>
                  <w:divsChild>
                    <w:div w:id="759372409">
                      <w:marLeft w:val="0"/>
                      <w:marRight w:val="0"/>
                      <w:marTop w:val="0"/>
                      <w:marBottom w:val="0"/>
                      <w:divBdr>
                        <w:top w:val="single" w:sz="2" w:space="0" w:color="auto"/>
                        <w:left w:val="single" w:sz="2" w:space="0" w:color="auto"/>
                        <w:bottom w:val="single" w:sz="2" w:space="0" w:color="auto"/>
                        <w:right w:val="single" w:sz="2" w:space="0" w:color="auto"/>
                      </w:divBdr>
                      <w:divsChild>
                        <w:div w:id="1976254489">
                          <w:marLeft w:val="0"/>
                          <w:marRight w:val="0"/>
                          <w:marTop w:val="0"/>
                          <w:marBottom w:val="0"/>
                          <w:divBdr>
                            <w:top w:val="single" w:sz="2" w:space="0" w:color="auto"/>
                            <w:left w:val="single" w:sz="2" w:space="0" w:color="auto"/>
                            <w:bottom w:val="single" w:sz="2" w:space="0" w:color="auto"/>
                            <w:right w:val="single" w:sz="2" w:space="0" w:color="auto"/>
                          </w:divBdr>
                          <w:divsChild>
                            <w:div w:id="1260984782">
                              <w:marLeft w:val="0"/>
                              <w:marRight w:val="0"/>
                              <w:marTop w:val="0"/>
                              <w:marBottom w:val="0"/>
                              <w:divBdr>
                                <w:top w:val="single" w:sz="2" w:space="0" w:color="auto"/>
                                <w:left w:val="single" w:sz="2" w:space="0" w:color="auto"/>
                                <w:bottom w:val="single" w:sz="2" w:space="0" w:color="auto"/>
                                <w:right w:val="single" w:sz="2" w:space="0" w:color="auto"/>
                              </w:divBdr>
                              <w:divsChild>
                                <w:div w:id="704062218">
                                  <w:marLeft w:val="0"/>
                                  <w:marRight w:val="0"/>
                                  <w:marTop w:val="0"/>
                                  <w:marBottom w:val="0"/>
                                  <w:divBdr>
                                    <w:top w:val="single" w:sz="2" w:space="0" w:color="auto"/>
                                    <w:left w:val="single" w:sz="2" w:space="0" w:color="auto"/>
                                    <w:bottom w:val="single" w:sz="2" w:space="0" w:color="auto"/>
                                    <w:right w:val="single" w:sz="2" w:space="0" w:color="auto"/>
                                  </w:divBdr>
                                  <w:divsChild>
                                    <w:div w:id="613943725">
                                      <w:marLeft w:val="0"/>
                                      <w:marRight w:val="0"/>
                                      <w:marTop w:val="0"/>
                                      <w:marBottom w:val="0"/>
                                      <w:divBdr>
                                        <w:top w:val="single" w:sz="2" w:space="0" w:color="auto"/>
                                        <w:left w:val="single" w:sz="2" w:space="0" w:color="auto"/>
                                        <w:bottom w:val="single" w:sz="2" w:space="0" w:color="auto"/>
                                        <w:right w:val="single" w:sz="2" w:space="0" w:color="auto"/>
                                      </w:divBdr>
                                      <w:divsChild>
                                        <w:div w:id="1699505517">
                                          <w:marLeft w:val="0"/>
                                          <w:marRight w:val="0"/>
                                          <w:marTop w:val="0"/>
                                          <w:marBottom w:val="0"/>
                                          <w:divBdr>
                                            <w:top w:val="single" w:sz="2" w:space="0" w:color="auto"/>
                                            <w:left w:val="single" w:sz="2" w:space="0" w:color="auto"/>
                                            <w:bottom w:val="single" w:sz="2" w:space="0" w:color="auto"/>
                                            <w:right w:val="single" w:sz="2" w:space="0" w:color="auto"/>
                                          </w:divBdr>
                                          <w:divsChild>
                                            <w:div w:id="141628934">
                                              <w:marLeft w:val="0"/>
                                              <w:marRight w:val="0"/>
                                              <w:marTop w:val="0"/>
                                              <w:marBottom w:val="0"/>
                                              <w:divBdr>
                                                <w:top w:val="single" w:sz="2" w:space="0" w:color="auto"/>
                                                <w:left w:val="single" w:sz="2" w:space="0" w:color="auto"/>
                                                <w:bottom w:val="single" w:sz="2" w:space="0" w:color="auto"/>
                                                <w:right w:val="single" w:sz="2" w:space="0" w:color="auto"/>
                                              </w:divBdr>
                                              <w:divsChild>
                                                <w:div w:id="1161966002">
                                                  <w:marLeft w:val="0"/>
                                                  <w:marRight w:val="0"/>
                                                  <w:marTop w:val="0"/>
                                                  <w:marBottom w:val="0"/>
                                                  <w:divBdr>
                                                    <w:top w:val="single" w:sz="2" w:space="0" w:color="auto"/>
                                                    <w:left w:val="single" w:sz="2" w:space="0" w:color="auto"/>
                                                    <w:bottom w:val="single" w:sz="2" w:space="0" w:color="auto"/>
                                                    <w:right w:val="single" w:sz="2" w:space="0" w:color="auto"/>
                                                  </w:divBdr>
                                                  <w:divsChild>
                                                    <w:div w:id="952787953">
                                                      <w:marLeft w:val="0"/>
                                                      <w:marRight w:val="0"/>
                                                      <w:marTop w:val="0"/>
                                                      <w:marBottom w:val="0"/>
                                                      <w:divBdr>
                                                        <w:top w:val="single" w:sz="2" w:space="0" w:color="auto"/>
                                                        <w:left w:val="single" w:sz="2" w:space="0" w:color="auto"/>
                                                        <w:bottom w:val="single" w:sz="2" w:space="0" w:color="auto"/>
                                                        <w:right w:val="single" w:sz="2" w:space="0" w:color="auto"/>
                                                      </w:divBdr>
                                                      <w:divsChild>
                                                        <w:div w:id="854999486">
                                                          <w:marLeft w:val="0"/>
                                                          <w:marRight w:val="0"/>
                                                          <w:marTop w:val="0"/>
                                                          <w:marBottom w:val="0"/>
                                                          <w:divBdr>
                                                            <w:top w:val="single" w:sz="2" w:space="0" w:color="auto"/>
                                                            <w:left w:val="single" w:sz="2" w:space="0" w:color="auto"/>
                                                            <w:bottom w:val="single" w:sz="2" w:space="0" w:color="auto"/>
                                                            <w:right w:val="single" w:sz="2" w:space="0" w:color="auto"/>
                                                          </w:divBdr>
                                                          <w:divsChild>
                                                            <w:div w:id="1479565964">
                                                              <w:marLeft w:val="0"/>
                                                              <w:marRight w:val="0"/>
                                                              <w:marTop w:val="0"/>
                                                              <w:marBottom w:val="0"/>
                                                              <w:divBdr>
                                                                <w:top w:val="single" w:sz="2" w:space="0" w:color="auto"/>
                                                                <w:left w:val="single" w:sz="2" w:space="0" w:color="auto"/>
                                                                <w:bottom w:val="single" w:sz="2" w:space="0" w:color="auto"/>
                                                                <w:right w:val="single" w:sz="2" w:space="0" w:color="auto"/>
                                                              </w:divBdr>
                                                              <w:divsChild>
                                                                <w:div w:id="138042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47642833">
                                  <w:marLeft w:val="0"/>
                                  <w:marRight w:val="0"/>
                                  <w:marTop w:val="0"/>
                                  <w:marBottom w:val="0"/>
                                  <w:divBdr>
                                    <w:top w:val="single" w:sz="2" w:space="0" w:color="auto"/>
                                    <w:left w:val="single" w:sz="2" w:space="0" w:color="auto"/>
                                    <w:bottom w:val="single" w:sz="2" w:space="0" w:color="auto"/>
                                    <w:right w:val="single" w:sz="2" w:space="0" w:color="auto"/>
                                  </w:divBdr>
                                  <w:divsChild>
                                    <w:div w:id="1978336171">
                                      <w:marLeft w:val="0"/>
                                      <w:marRight w:val="0"/>
                                      <w:marTop w:val="0"/>
                                      <w:marBottom w:val="0"/>
                                      <w:divBdr>
                                        <w:top w:val="single" w:sz="2" w:space="0" w:color="auto"/>
                                        <w:left w:val="single" w:sz="2" w:space="0" w:color="auto"/>
                                        <w:bottom w:val="single" w:sz="2" w:space="0" w:color="auto"/>
                                        <w:right w:val="single" w:sz="2" w:space="0" w:color="auto"/>
                                      </w:divBdr>
                                      <w:divsChild>
                                        <w:div w:id="1001547256">
                                          <w:marLeft w:val="0"/>
                                          <w:marRight w:val="0"/>
                                          <w:marTop w:val="0"/>
                                          <w:marBottom w:val="0"/>
                                          <w:divBdr>
                                            <w:top w:val="single" w:sz="2" w:space="0" w:color="auto"/>
                                            <w:left w:val="single" w:sz="2" w:space="0" w:color="auto"/>
                                            <w:bottom w:val="single" w:sz="2" w:space="0" w:color="auto"/>
                                            <w:right w:val="single" w:sz="2" w:space="0" w:color="auto"/>
                                          </w:divBdr>
                                          <w:divsChild>
                                            <w:div w:id="136343024">
                                              <w:marLeft w:val="0"/>
                                              <w:marRight w:val="0"/>
                                              <w:marTop w:val="0"/>
                                              <w:marBottom w:val="0"/>
                                              <w:divBdr>
                                                <w:top w:val="single" w:sz="2" w:space="0" w:color="auto"/>
                                                <w:left w:val="single" w:sz="2" w:space="0" w:color="auto"/>
                                                <w:bottom w:val="single" w:sz="2" w:space="0" w:color="auto"/>
                                                <w:right w:val="single" w:sz="2" w:space="0" w:color="auto"/>
                                              </w:divBdr>
                                              <w:divsChild>
                                                <w:div w:id="228346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80284693">
          <w:marLeft w:val="0"/>
          <w:marRight w:val="0"/>
          <w:marTop w:val="180"/>
          <w:marBottom w:val="0"/>
          <w:divBdr>
            <w:top w:val="single" w:sz="2" w:space="0" w:color="auto"/>
            <w:left w:val="single" w:sz="2" w:space="0" w:color="auto"/>
            <w:bottom w:val="single" w:sz="2" w:space="0" w:color="auto"/>
            <w:right w:val="single" w:sz="2" w:space="0" w:color="auto"/>
          </w:divBdr>
          <w:divsChild>
            <w:div w:id="1645814976">
              <w:marLeft w:val="0"/>
              <w:marRight w:val="0"/>
              <w:marTop w:val="0"/>
              <w:marBottom w:val="0"/>
              <w:divBdr>
                <w:top w:val="single" w:sz="2" w:space="0" w:color="auto"/>
                <w:left w:val="single" w:sz="2" w:space="0" w:color="auto"/>
                <w:bottom w:val="single" w:sz="2" w:space="0" w:color="auto"/>
                <w:right w:val="single" w:sz="2" w:space="0" w:color="auto"/>
              </w:divBdr>
              <w:divsChild>
                <w:div w:id="454832684">
                  <w:marLeft w:val="0"/>
                  <w:marRight w:val="0"/>
                  <w:marTop w:val="0"/>
                  <w:marBottom w:val="0"/>
                  <w:divBdr>
                    <w:top w:val="single" w:sz="2" w:space="0" w:color="auto"/>
                    <w:left w:val="single" w:sz="2" w:space="0" w:color="auto"/>
                    <w:bottom w:val="single" w:sz="2" w:space="0" w:color="auto"/>
                    <w:right w:val="single" w:sz="2" w:space="0" w:color="auto"/>
                  </w:divBdr>
                  <w:divsChild>
                    <w:div w:id="175392243">
                      <w:marLeft w:val="0"/>
                      <w:marRight w:val="0"/>
                      <w:marTop w:val="0"/>
                      <w:marBottom w:val="0"/>
                      <w:divBdr>
                        <w:top w:val="single" w:sz="2" w:space="0" w:color="auto"/>
                        <w:left w:val="single" w:sz="2" w:space="0" w:color="auto"/>
                        <w:bottom w:val="single" w:sz="2" w:space="0" w:color="auto"/>
                        <w:right w:val="single" w:sz="2" w:space="0" w:color="auto"/>
                      </w:divBdr>
                      <w:divsChild>
                        <w:div w:id="2096854628">
                          <w:marLeft w:val="0"/>
                          <w:marRight w:val="0"/>
                          <w:marTop w:val="0"/>
                          <w:marBottom w:val="0"/>
                          <w:divBdr>
                            <w:top w:val="single" w:sz="2" w:space="0" w:color="auto"/>
                            <w:left w:val="single" w:sz="2" w:space="0" w:color="auto"/>
                            <w:bottom w:val="single" w:sz="2" w:space="0" w:color="auto"/>
                            <w:right w:val="single" w:sz="2" w:space="0" w:color="auto"/>
                          </w:divBdr>
                          <w:divsChild>
                            <w:div w:id="1414663822">
                              <w:marLeft w:val="0"/>
                              <w:marRight w:val="0"/>
                              <w:marTop w:val="0"/>
                              <w:marBottom w:val="0"/>
                              <w:divBdr>
                                <w:top w:val="single" w:sz="2" w:space="0" w:color="auto"/>
                                <w:left w:val="single" w:sz="2" w:space="0" w:color="auto"/>
                                <w:bottom w:val="single" w:sz="2" w:space="0" w:color="auto"/>
                                <w:right w:val="single" w:sz="2" w:space="0" w:color="auto"/>
                              </w:divBdr>
                              <w:divsChild>
                                <w:div w:id="2072196229">
                                  <w:marLeft w:val="0"/>
                                  <w:marRight w:val="0"/>
                                  <w:marTop w:val="0"/>
                                  <w:marBottom w:val="0"/>
                                  <w:divBdr>
                                    <w:top w:val="single" w:sz="2" w:space="0" w:color="auto"/>
                                    <w:left w:val="single" w:sz="2" w:space="0" w:color="auto"/>
                                    <w:bottom w:val="single" w:sz="2" w:space="0" w:color="auto"/>
                                    <w:right w:val="single" w:sz="2" w:space="0" w:color="auto"/>
                                  </w:divBdr>
                                  <w:divsChild>
                                    <w:div w:id="1612087255">
                                      <w:marLeft w:val="0"/>
                                      <w:marRight w:val="0"/>
                                      <w:marTop w:val="0"/>
                                      <w:marBottom w:val="0"/>
                                      <w:divBdr>
                                        <w:top w:val="single" w:sz="2" w:space="0" w:color="auto"/>
                                        <w:left w:val="single" w:sz="2" w:space="0" w:color="auto"/>
                                        <w:bottom w:val="single" w:sz="2" w:space="0" w:color="auto"/>
                                        <w:right w:val="single" w:sz="2" w:space="0" w:color="auto"/>
                                      </w:divBdr>
                                      <w:divsChild>
                                        <w:div w:id="1692416000">
                                          <w:marLeft w:val="0"/>
                                          <w:marRight w:val="0"/>
                                          <w:marTop w:val="0"/>
                                          <w:marBottom w:val="0"/>
                                          <w:divBdr>
                                            <w:top w:val="single" w:sz="2" w:space="0" w:color="auto"/>
                                            <w:left w:val="single" w:sz="2" w:space="0" w:color="auto"/>
                                            <w:bottom w:val="single" w:sz="2" w:space="0" w:color="auto"/>
                                            <w:right w:val="single" w:sz="2" w:space="0" w:color="auto"/>
                                          </w:divBdr>
                                          <w:divsChild>
                                            <w:div w:id="775638151">
                                              <w:marLeft w:val="0"/>
                                              <w:marRight w:val="0"/>
                                              <w:marTop w:val="0"/>
                                              <w:marBottom w:val="0"/>
                                              <w:divBdr>
                                                <w:top w:val="single" w:sz="2" w:space="0" w:color="auto"/>
                                                <w:left w:val="single" w:sz="2" w:space="0" w:color="auto"/>
                                                <w:bottom w:val="single" w:sz="2" w:space="0" w:color="auto"/>
                                                <w:right w:val="single" w:sz="2" w:space="0" w:color="auto"/>
                                              </w:divBdr>
                                              <w:divsChild>
                                                <w:div w:id="92172707">
                                                  <w:marLeft w:val="0"/>
                                                  <w:marRight w:val="0"/>
                                                  <w:marTop w:val="0"/>
                                                  <w:marBottom w:val="0"/>
                                                  <w:divBdr>
                                                    <w:top w:val="single" w:sz="2" w:space="0" w:color="auto"/>
                                                    <w:left w:val="single" w:sz="2" w:space="0" w:color="auto"/>
                                                    <w:bottom w:val="single" w:sz="2" w:space="0" w:color="auto"/>
                                                    <w:right w:val="single" w:sz="2" w:space="0" w:color="auto"/>
                                                  </w:divBdr>
                                                  <w:divsChild>
                                                    <w:div w:id="1295864254">
                                                      <w:marLeft w:val="0"/>
                                                      <w:marRight w:val="0"/>
                                                      <w:marTop w:val="0"/>
                                                      <w:marBottom w:val="0"/>
                                                      <w:divBdr>
                                                        <w:top w:val="single" w:sz="2" w:space="0" w:color="auto"/>
                                                        <w:left w:val="single" w:sz="2" w:space="0" w:color="auto"/>
                                                        <w:bottom w:val="single" w:sz="2" w:space="0" w:color="auto"/>
                                                        <w:right w:val="single" w:sz="2" w:space="0" w:color="auto"/>
                                                      </w:divBdr>
                                                      <w:divsChild>
                                                        <w:div w:id="2091273560">
                                                          <w:marLeft w:val="0"/>
                                                          <w:marRight w:val="0"/>
                                                          <w:marTop w:val="0"/>
                                                          <w:marBottom w:val="0"/>
                                                          <w:divBdr>
                                                            <w:top w:val="single" w:sz="2" w:space="0" w:color="auto"/>
                                                            <w:left w:val="single" w:sz="2" w:space="0" w:color="auto"/>
                                                            <w:bottom w:val="single" w:sz="2" w:space="0" w:color="auto"/>
                                                            <w:right w:val="single" w:sz="2" w:space="0" w:color="auto"/>
                                                          </w:divBdr>
                                                          <w:divsChild>
                                                            <w:div w:id="1308896422">
                                                              <w:marLeft w:val="0"/>
                                                              <w:marRight w:val="0"/>
                                                              <w:marTop w:val="0"/>
                                                              <w:marBottom w:val="0"/>
                                                              <w:divBdr>
                                                                <w:top w:val="single" w:sz="2" w:space="0" w:color="auto"/>
                                                                <w:left w:val="single" w:sz="2" w:space="0" w:color="auto"/>
                                                                <w:bottom w:val="single" w:sz="2" w:space="0" w:color="auto"/>
                                                                <w:right w:val="single" w:sz="2" w:space="0" w:color="auto"/>
                                                              </w:divBdr>
                                                              <w:divsChild>
                                                                <w:div w:id="1390035848">
                                                                  <w:marLeft w:val="0"/>
                                                                  <w:marRight w:val="0"/>
                                                                  <w:marTop w:val="0"/>
                                                                  <w:marBottom w:val="0"/>
                                                                  <w:divBdr>
                                                                    <w:top w:val="single" w:sz="2" w:space="0" w:color="auto"/>
                                                                    <w:left w:val="single" w:sz="2" w:space="0" w:color="auto"/>
                                                                    <w:bottom w:val="single" w:sz="2" w:space="0" w:color="auto"/>
                                                                    <w:right w:val="single" w:sz="2" w:space="0" w:color="auto"/>
                                                                  </w:divBdr>
                                                                  <w:divsChild>
                                                                    <w:div w:id="1893271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09258569">
                                  <w:marLeft w:val="0"/>
                                  <w:marRight w:val="0"/>
                                  <w:marTop w:val="0"/>
                                  <w:marBottom w:val="0"/>
                                  <w:divBdr>
                                    <w:top w:val="single" w:sz="2" w:space="0" w:color="auto"/>
                                    <w:left w:val="single" w:sz="2" w:space="0" w:color="auto"/>
                                    <w:bottom w:val="single" w:sz="2" w:space="0" w:color="auto"/>
                                    <w:right w:val="single" w:sz="2" w:space="0" w:color="auto"/>
                                  </w:divBdr>
                                  <w:divsChild>
                                    <w:div w:id="1976451158">
                                      <w:marLeft w:val="0"/>
                                      <w:marRight w:val="0"/>
                                      <w:marTop w:val="0"/>
                                      <w:marBottom w:val="0"/>
                                      <w:divBdr>
                                        <w:top w:val="single" w:sz="2" w:space="0" w:color="auto"/>
                                        <w:left w:val="single" w:sz="2" w:space="0" w:color="auto"/>
                                        <w:bottom w:val="single" w:sz="2" w:space="0" w:color="auto"/>
                                        <w:right w:val="single" w:sz="2" w:space="0" w:color="auto"/>
                                      </w:divBdr>
                                      <w:divsChild>
                                        <w:div w:id="2104910514">
                                          <w:marLeft w:val="0"/>
                                          <w:marRight w:val="0"/>
                                          <w:marTop w:val="0"/>
                                          <w:marBottom w:val="0"/>
                                          <w:divBdr>
                                            <w:top w:val="single" w:sz="2" w:space="0" w:color="auto"/>
                                            <w:left w:val="single" w:sz="2" w:space="0" w:color="auto"/>
                                            <w:bottom w:val="single" w:sz="2" w:space="0" w:color="auto"/>
                                            <w:right w:val="single" w:sz="2" w:space="0" w:color="auto"/>
                                          </w:divBdr>
                                          <w:divsChild>
                                            <w:div w:id="1673795042">
                                              <w:marLeft w:val="0"/>
                                              <w:marRight w:val="0"/>
                                              <w:marTop w:val="0"/>
                                              <w:marBottom w:val="0"/>
                                              <w:divBdr>
                                                <w:top w:val="single" w:sz="2" w:space="0" w:color="auto"/>
                                                <w:left w:val="single" w:sz="2" w:space="0" w:color="auto"/>
                                                <w:bottom w:val="single" w:sz="2" w:space="0" w:color="auto"/>
                                                <w:right w:val="single" w:sz="2" w:space="0" w:color="auto"/>
                                              </w:divBdr>
                                              <w:divsChild>
                                                <w:div w:id="1601914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63407444">
          <w:marLeft w:val="0"/>
          <w:marRight w:val="0"/>
          <w:marTop w:val="180"/>
          <w:marBottom w:val="0"/>
          <w:divBdr>
            <w:top w:val="single" w:sz="2" w:space="0" w:color="auto"/>
            <w:left w:val="single" w:sz="2" w:space="0" w:color="auto"/>
            <w:bottom w:val="single" w:sz="2" w:space="0" w:color="auto"/>
            <w:right w:val="single" w:sz="2" w:space="0" w:color="auto"/>
          </w:divBdr>
          <w:divsChild>
            <w:div w:id="1177233874">
              <w:marLeft w:val="0"/>
              <w:marRight w:val="0"/>
              <w:marTop w:val="0"/>
              <w:marBottom w:val="0"/>
              <w:divBdr>
                <w:top w:val="single" w:sz="2" w:space="0" w:color="auto"/>
                <w:left w:val="single" w:sz="2" w:space="0" w:color="auto"/>
                <w:bottom w:val="single" w:sz="2" w:space="0" w:color="auto"/>
                <w:right w:val="single" w:sz="2" w:space="0" w:color="auto"/>
              </w:divBdr>
              <w:divsChild>
                <w:div w:id="981419975">
                  <w:marLeft w:val="0"/>
                  <w:marRight w:val="0"/>
                  <w:marTop w:val="0"/>
                  <w:marBottom w:val="0"/>
                  <w:divBdr>
                    <w:top w:val="single" w:sz="2" w:space="0" w:color="auto"/>
                    <w:left w:val="single" w:sz="2" w:space="0" w:color="auto"/>
                    <w:bottom w:val="single" w:sz="2" w:space="0" w:color="auto"/>
                    <w:right w:val="single" w:sz="2" w:space="0" w:color="auto"/>
                  </w:divBdr>
                  <w:divsChild>
                    <w:div w:id="1933079018">
                      <w:marLeft w:val="0"/>
                      <w:marRight w:val="0"/>
                      <w:marTop w:val="0"/>
                      <w:marBottom w:val="0"/>
                      <w:divBdr>
                        <w:top w:val="single" w:sz="2" w:space="0" w:color="auto"/>
                        <w:left w:val="single" w:sz="2" w:space="0" w:color="auto"/>
                        <w:bottom w:val="single" w:sz="2" w:space="0" w:color="auto"/>
                        <w:right w:val="single" w:sz="2" w:space="0" w:color="auto"/>
                      </w:divBdr>
                      <w:divsChild>
                        <w:div w:id="647245373">
                          <w:marLeft w:val="0"/>
                          <w:marRight w:val="0"/>
                          <w:marTop w:val="0"/>
                          <w:marBottom w:val="0"/>
                          <w:divBdr>
                            <w:top w:val="single" w:sz="2" w:space="0" w:color="auto"/>
                            <w:left w:val="single" w:sz="2" w:space="0" w:color="auto"/>
                            <w:bottom w:val="single" w:sz="2" w:space="0" w:color="auto"/>
                            <w:right w:val="single" w:sz="2" w:space="0" w:color="auto"/>
                          </w:divBdr>
                          <w:divsChild>
                            <w:div w:id="974287267">
                              <w:marLeft w:val="0"/>
                              <w:marRight w:val="0"/>
                              <w:marTop w:val="0"/>
                              <w:marBottom w:val="0"/>
                              <w:divBdr>
                                <w:top w:val="single" w:sz="2" w:space="0" w:color="auto"/>
                                <w:left w:val="single" w:sz="2" w:space="0" w:color="auto"/>
                                <w:bottom w:val="single" w:sz="2" w:space="0" w:color="auto"/>
                                <w:right w:val="single" w:sz="2" w:space="0" w:color="auto"/>
                              </w:divBdr>
                              <w:divsChild>
                                <w:div w:id="446778599">
                                  <w:marLeft w:val="0"/>
                                  <w:marRight w:val="0"/>
                                  <w:marTop w:val="0"/>
                                  <w:marBottom w:val="0"/>
                                  <w:divBdr>
                                    <w:top w:val="single" w:sz="2" w:space="0" w:color="auto"/>
                                    <w:left w:val="single" w:sz="2" w:space="0" w:color="auto"/>
                                    <w:bottom w:val="single" w:sz="2" w:space="0" w:color="auto"/>
                                    <w:right w:val="single" w:sz="2" w:space="0" w:color="auto"/>
                                  </w:divBdr>
                                  <w:divsChild>
                                    <w:div w:id="891427415">
                                      <w:marLeft w:val="0"/>
                                      <w:marRight w:val="0"/>
                                      <w:marTop w:val="0"/>
                                      <w:marBottom w:val="0"/>
                                      <w:divBdr>
                                        <w:top w:val="single" w:sz="2" w:space="0" w:color="auto"/>
                                        <w:left w:val="single" w:sz="2" w:space="0" w:color="auto"/>
                                        <w:bottom w:val="single" w:sz="2" w:space="0" w:color="auto"/>
                                        <w:right w:val="single" w:sz="2" w:space="0" w:color="auto"/>
                                      </w:divBdr>
                                      <w:divsChild>
                                        <w:div w:id="1575898799">
                                          <w:marLeft w:val="0"/>
                                          <w:marRight w:val="0"/>
                                          <w:marTop w:val="0"/>
                                          <w:marBottom w:val="0"/>
                                          <w:divBdr>
                                            <w:top w:val="single" w:sz="2" w:space="0" w:color="auto"/>
                                            <w:left w:val="single" w:sz="2" w:space="0" w:color="auto"/>
                                            <w:bottom w:val="single" w:sz="2" w:space="0" w:color="auto"/>
                                            <w:right w:val="single" w:sz="2" w:space="0" w:color="auto"/>
                                          </w:divBdr>
                                          <w:divsChild>
                                            <w:div w:id="660159448">
                                              <w:marLeft w:val="0"/>
                                              <w:marRight w:val="0"/>
                                              <w:marTop w:val="0"/>
                                              <w:marBottom w:val="0"/>
                                              <w:divBdr>
                                                <w:top w:val="single" w:sz="2" w:space="0" w:color="auto"/>
                                                <w:left w:val="single" w:sz="2" w:space="0" w:color="auto"/>
                                                <w:bottom w:val="single" w:sz="2" w:space="0" w:color="auto"/>
                                                <w:right w:val="single" w:sz="2" w:space="0" w:color="auto"/>
                                              </w:divBdr>
                                              <w:divsChild>
                                                <w:div w:id="863131011">
                                                  <w:marLeft w:val="0"/>
                                                  <w:marRight w:val="0"/>
                                                  <w:marTop w:val="0"/>
                                                  <w:marBottom w:val="0"/>
                                                  <w:divBdr>
                                                    <w:top w:val="single" w:sz="2" w:space="0" w:color="auto"/>
                                                    <w:left w:val="single" w:sz="2" w:space="0" w:color="auto"/>
                                                    <w:bottom w:val="single" w:sz="2" w:space="0" w:color="auto"/>
                                                    <w:right w:val="single" w:sz="2" w:space="0" w:color="auto"/>
                                                  </w:divBdr>
                                                  <w:divsChild>
                                                    <w:div w:id="1312976004">
                                                      <w:marLeft w:val="0"/>
                                                      <w:marRight w:val="0"/>
                                                      <w:marTop w:val="0"/>
                                                      <w:marBottom w:val="0"/>
                                                      <w:divBdr>
                                                        <w:top w:val="single" w:sz="2" w:space="0" w:color="auto"/>
                                                        <w:left w:val="single" w:sz="2" w:space="0" w:color="auto"/>
                                                        <w:bottom w:val="single" w:sz="2" w:space="0" w:color="auto"/>
                                                        <w:right w:val="single" w:sz="2" w:space="0" w:color="auto"/>
                                                      </w:divBdr>
                                                      <w:divsChild>
                                                        <w:div w:id="1064453987">
                                                          <w:marLeft w:val="0"/>
                                                          <w:marRight w:val="0"/>
                                                          <w:marTop w:val="0"/>
                                                          <w:marBottom w:val="0"/>
                                                          <w:divBdr>
                                                            <w:top w:val="single" w:sz="2" w:space="0" w:color="auto"/>
                                                            <w:left w:val="single" w:sz="2" w:space="0" w:color="auto"/>
                                                            <w:bottom w:val="single" w:sz="2" w:space="0" w:color="auto"/>
                                                            <w:right w:val="single" w:sz="2" w:space="0" w:color="auto"/>
                                                          </w:divBdr>
                                                          <w:divsChild>
                                                            <w:div w:id="955139158">
                                                              <w:marLeft w:val="0"/>
                                                              <w:marRight w:val="0"/>
                                                              <w:marTop w:val="0"/>
                                                              <w:marBottom w:val="0"/>
                                                              <w:divBdr>
                                                                <w:top w:val="single" w:sz="2" w:space="0" w:color="auto"/>
                                                                <w:left w:val="single" w:sz="2" w:space="0" w:color="auto"/>
                                                                <w:bottom w:val="single" w:sz="2" w:space="0" w:color="auto"/>
                                                                <w:right w:val="single" w:sz="2" w:space="0" w:color="auto"/>
                                                              </w:divBdr>
                                                              <w:divsChild>
                                                                <w:div w:id="1211920450">
                                                                  <w:marLeft w:val="0"/>
                                                                  <w:marRight w:val="0"/>
                                                                  <w:marTop w:val="0"/>
                                                                  <w:marBottom w:val="0"/>
                                                                  <w:divBdr>
                                                                    <w:top w:val="single" w:sz="2" w:space="0" w:color="auto"/>
                                                                    <w:left w:val="single" w:sz="2" w:space="0" w:color="auto"/>
                                                                    <w:bottom w:val="single" w:sz="2" w:space="0" w:color="auto"/>
                                                                    <w:right w:val="single" w:sz="2" w:space="0" w:color="auto"/>
                                                                  </w:divBdr>
                                                                  <w:divsChild>
                                                                    <w:div w:id="6446269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47732557">
                                  <w:marLeft w:val="0"/>
                                  <w:marRight w:val="0"/>
                                  <w:marTop w:val="0"/>
                                  <w:marBottom w:val="0"/>
                                  <w:divBdr>
                                    <w:top w:val="single" w:sz="2" w:space="0" w:color="auto"/>
                                    <w:left w:val="single" w:sz="2" w:space="0" w:color="auto"/>
                                    <w:bottom w:val="single" w:sz="2" w:space="0" w:color="auto"/>
                                    <w:right w:val="single" w:sz="2" w:space="0" w:color="auto"/>
                                  </w:divBdr>
                                  <w:divsChild>
                                    <w:div w:id="794719150">
                                      <w:marLeft w:val="0"/>
                                      <w:marRight w:val="0"/>
                                      <w:marTop w:val="0"/>
                                      <w:marBottom w:val="0"/>
                                      <w:divBdr>
                                        <w:top w:val="single" w:sz="2" w:space="0" w:color="auto"/>
                                        <w:left w:val="single" w:sz="2" w:space="0" w:color="auto"/>
                                        <w:bottom w:val="single" w:sz="2" w:space="0" w:color="auto"/>
                                        <w:right w:val="single" w:sz="2" w:space="0" w:color="auto"/>
                                      </w:divBdr>
                                      <w:divsChild>
                                        <w:div w:id="2068530349">
                                          <w:marLeft w:val="0"/>
                                          <w:marRight w:val="0"/>
                                          <w:marTop w:val="0"/>
                                          <w:marBottom w:val="0"/>
                                          <w:divBdr>
                                            <w:top w:val="single" w:sz="2" w:space="0" w:color="auto"/>
                                            <w:left w:val="single" w:sz="2" w:space="0" w:color="auto"/>
                                            <w:bottom w:val="single" w:sz="2" w:space="0" w:color="auto"/>
                                            <w:right w:val="single" w:sz="2" w:space="0" w:color="auto"/>
                                          </w:divBdr>
                                          <w:divsChild>
                                            <w:div w:id="1980720659">
                                              <w:marLeft w:val="0"/>
                                              <w:marRight w:val="0"/>
                                              <w:marTop w:val="0"/>
                                              <w:marBottom w:val="0"/>
                                              <w:divBdr>
                                                <w:top w:val="single" w:sz="2" w:space="0" w:color="auto"/>
                                                <w:left w:val="single" w:sz="2" w:space="0" w:color="auto"/>
                                                <w:bottom w:val="single" w:sz="2" w:space="0" w:color="auto"/>
                                                <w:right w:val="single" w:sz="2" w:space="0" w:color="auto"/>
                                              </w:divBdr>
                                              <w:divsChild>
                                                <w:div w:id="295844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500534279">
          <w:marLeft w:val="0"/>
          <w:marRight w:val="0"/>
          <w:marTop w:val="180"/>
          <w:marBottom w:val="0"/>
          <w:divBdr>
            <w:top w:val="single" w:sz="2" w:space="0" w:color="auto"/>
            <w:left w:val="single" w:sz="2" w:space="0" w:color="auto"/>
            <w:bottom w:val="single" w:sz="2" w:space="0" w:color="auto"/>
            <w:right w:val="single" w:sz="2" w:space="0" w:color="auto"/>
          </w:divBdr>
          <w:divsChild>
            <w:div w:id="1016270297">
              <w:marLeft w:val="0"/>
              <w:marRight w:val="0"/>
              <w:marTop w:val="0"/>
              <w:marBottom w:val="0"/>
              <w:divBdr>
                <w:top w:val="single" w:sz="2" w:space="0" w:color="auto"/>
                <w:left w:val="single" w:sz="2" w:space="0" w:color="auto"/>
                <w:bottom w:val="single" w:sz="2" w:space="0" w:color="auto"/>
                <w:right w:val="single" w:sz="2" w:space="0" w:color="auto"/>
              </w:divBdr>
              <w:divsChild>
                <w:div w:id="1255893201">
                  <w:marLeft w:val="0"/>
                  <w:marRight w:val="0"/>
                  <w:marTop w:val="0"/>
                  <w:marBottom w:val="0"/>
                  <w:divBdr>
                    <w:top w:val="single" w:sz="2" w:space="0" w:color="auto"/>
                    <w:left w:val="single" w:sz="2" w:space="0" w:color="auto"/>
                    <w:bottom w:val="single" w:sz="2" w:space="0" w:color="auto"/>
                    <w:right w:val="single" w:sz="2" w:space="0" w:color="auto"/>
                  </w:divBdr>
                  <w:divsChild>
                    <w:div w:id="523251657">
                      <w:marLeft w:val="0"/>
                      <w:marRight w:val="0"/>
                      <w:marTop w:val="0"/>
                      <w:marBottom w:val="0"/>
                      <w:divBdr>
                        <w:top w:val="single" w:sz="2" w:space="0" w:color="auto"/>
                        <w:left w:val="single" w:sz="2" w:space="0" w:color="auto"/>
                        <w:bottom w:val="single" w:sz="2" w:space="0" w:color="auto"/>
                        <w:right w:val="single" w:sz="2" w:space="0" w:color="auto"/>
                      </w:divBdr>
                      <w:divsChild>
                        <w:div w:id="1184052232">
                          <w:marLeft w:val="0"/>
                          <w:marRight w:val="0"/>
                          <w:marTop w:val="0"/>
                          <w:marBottom w:val="0"/>
                          <w:divBdr>
                            <w:top w:val="single" w:sz="2" w:space="0" w:color="auto"/>
                            <w:left w:val="single" w:sz="2" w:space="0" w:color="auto"/>
                            <w:bottom w:val="single" w:sz="2" w:space="0" w:color="auto"/>
                            <w:right w:val="single" w:sz="2" w:space="0" w:color="auto"/>
                          </w:divBdr>
                          <w:divsChild>
                            <w:div w:id="322124719">
                              <w:marLeft w:val="0"/>
                              <w:marRight w:val="0"/>
                              <w:marTop w:val="0"/>
                              <w:marBottom w:val="0"/>
                              <w:divBdr>
                                <w:top w:val="single" w:sz="2" w:space="0" w:color="auto"/>
                                <w:left w:val="single" w:sz="2" w:space="0" w:color="auto"/>
                                <w:bottom w:val="single" w:sz="2" w:space="0" w:color="auto"/>
                                <w:right w:val="single" w:sz="2" w:space="0" w:color="auto"/>
                              </w:divBdr>
                              <w:divsChild>
                                <w:div w:id="1613785945">
                                  <w:marLeft w:val="0"/>
                                  <w:marRight w:val="0"/>
                                  <w:marTop w:val="0"/>
                                  <w:marBottom w:val="0"/>
                                  <w:divBdr>
                                    <w:top w:val="single" w:sz="2" w:space="0" w:color="auto"/>
                                    <w:left w:val="single" w:sz="2" w:space="0" w:color="auto"/>
                                    <w:bottom w:val="single" w:sz="2" w:space="0" w:color="auto"/>
                                    <w:right w:val="single" w:sz="2" w:space="0" w:color="auto"/>
                                  </w:divBdr>
                                  <w:divsChild>
                                    <w:div w:id="81681967">
                                      <w:marLeft w:val="0"/>
                                      <w:marRight w:val="0"/>
                                      <w:marTop w:val="0"/>
                                      <w:marBottom w:val="0"/>
                                      <w:divBdr>
                                        <w:top w:val="single" w:sz="2" w:space="0" w:color="auto"/>
                                        <w:left w:val="single" w:sz="2" w:space="0" w:color="auto"/>
                                        <w:bottom w:val="single" w:sz="2" w:space="0" w:color="auto"/>
                                        <w:right w:val="single" w:sz="2" w:space="0" w:color="auto"/>
                                      </w:divBdr>
                                      <w:divsChild>
                                        <w:div w:id="358508464">
                                          <w:marLeft w:val="0"/>
                                          <w:marRight w:val="0"/>
                                          <w:marTop w:val="0"/>
                                          <w:marBottom w:val="0"/>
                                          <w:divBdr>
                                            <w:top w:val="single" w:sz="2" w:space="0" w:color="auto"/>
                                            <w:left w:val="single" w:sz="2" w:space="0" w:color="auto"/>
                                            <w:bottom w:val="single" w:sz="2" w:space="0" w:color="auto"/>
                                            <w:right w:val="single" w:sz="2" w:space="0" w:color="auto"/>
                                          </w:divBdr>
                                          <w:divsChild>
                                            <w:div w:id="508371757">
                                              <w:marLeft w:val="0"/>
                                              <w:marRight w:val="0"/>
                                              <w:marTop w:val="0"/>
                                              <w:marBottom w:val="0"/>
                                              <w:divBdr>
                                                <w:top w:val="single" w:sz="2" w:space="0" w:color="auto"/>
                                                <w:left w:val="single" w:sz="2" w:space="0" w:color="auto"/>
                                                <w:bottom w:val="single" w:sz="2" w:space="0" w:color="auto"/>
                                                <w:right w:val="single" w:sz="2" w:space="0" w:color="auto"/>
                                              </w:divBdr>
                                              <w:divsChild>
                                                <w:div w:id="1854565778">
                                                  <w:marLeft w:val="0"/>
                                                  <w:marRight w:val="0"/>
                                                  <w:marTop w:val="0"/>
                                                  <w:marBottom w:val="0"/>
                                                  <w:divBdr>
                                                    <w:top w:val="single" w:sz="2" w:space="0" w:color="auto"/>
                                                    <w:left w:val="single" w:sz="2" w:space="0" w:color="auto"/>
                                                    <w:bottom w:val="single" w:sz="2" w:space="0" w:color="auto"/>
                                                    <w:right w:val="single" w:sz="2" w:space="0" w:color="auto"/>
                                                  </w:divBdr>
                                                  <w:divsChild>
                                                    <w:div w:id="1108356872">
                                                      <w:marLeft w:val="0"/>
                                                      <w:marRight w:val="0"/>
                                                      <w:marTop w:val="0"/>
                                                      <w:marBottom w:val="0"/>
                                                      <w:divBdr>
                                                        <w:top w:val="single" w:sz="2" w:space="0" w:color="auto"/>
                                                        <w:left w:val="single" w:sz="2" w:space="0" w:color="auto"/>
                                                        <w:bottom w:val="single" w:sz="2" w:space="0" w:color="auto"/>
                                                        <w:right w:val="single" w:sz="2" w:space="0" w:color="auto"/>
                                                      </w:divBdr>
                                                      <w:divsChild>
                                                        <w:div w:id="1551963359">
                                                          <w:marLeft w:val="0"/>
                                                          <w:marRight w:val="0"/>
                                                          <w:marTop w:val="0"/>
                                                          <w:marBottom w:val="0"/>
                                                          <w:divBdr>
                                                            <w:top w:val="single" w:sz="2" w:space="0" w:color="auto"/>
                                                            <w:left w:val="single" w:sz="2" w:space="0" w:color="auto"/>
                                                            <w:bottom w:val="single" w:sz="2" w:space="0" w:color="auto"/>
                                                            <w:right w:val="single" w:sz="2" w:space="0" w:color="auto"/>
                                                          </w:divBdr>
                                                          <w:divsChild>
                                                            <w:div w:id="1526795591">
                                                              <w:marLeft w:val="0"/>
                                                              <w:marRight w:val="0"/>
                                                              <w:marTop w:val="0"/>
                                                              <w:marBottom w:val="0"/>
                                                              <w:divBdr>
                                                                <w:top w:val="single" w:sz="2" w:space="0" w:color="auto"/>
                                                                <w:left w:val="single" w:sz="2" w:space="0" w:color="auto"/>
                                                                <w:bottom w:val="single" w:sz="2" w:space="0" w:color="auto"/>
                                                                <w:right w:val="single" w:sz="2" w:space="0" w:color="auto"/>
                                                              </w:divBdr>
                                                              <w:divsChild>
                                                                <w:div w:id="1442800673">
                                                                  <w:marLeft w:val="0"/>
                                                                  <w:marRight w:val="0"/>
                                                                  <w:marTop w:val="0"/>
                                                                  <w:marBottom w:val="0"/>
                                                                  <w:divBdr>
                                                                    <w:top w:val="single" w:sz="2" w:space="0" w:color="auto"/>
                                                                    <w:left w:val="single" w:sz="2" w:space="0" w:color="auto"/>
                                                                    <w:bottom w:val="single" w:sz="2" w:space="0" w:color="auto"/>
                                                                    <w:right w:val="single" w:sz="2" w:space="0" w:color="auto"/>
                                                                  </w:divBdr>
                                                                  <w:divsChild>
                                                                    <w:div w:id="1201355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80821502">
                                  <w:marLeft w:val="0"/>
                                  <w:marRight w:val="0"/>
                                  <w:marTop w:val="0"/>
                                  <w:marBottom w:val="0"/>
                                  <w:divBdr>
                                    <w:top w:val="single" w:sz="2" w:space="0" w:color="auto"/>
                                    <w:left w:val="single" w:sz="2" w:space="0" w:color="auto"/>
                                    <w:bottom w:val="single" w:sz="2" w:space="0" w:color="auto"/>
                                    <w:right w:val="single" w:sz="2" w:space="0" w:color="auto"/>
                                  </w:divBdr>
                                  <w:divsChild>
                                    <w:div w:id="61679728">
                                      <w:marLeft w:val="0"/>
                                      <w:marRight w:val="0"/>
                                      <w:marTop w:val="0"/>
                                      <w:marBottom w:val="0"/>
                                      <w:divBdr>
                                        <w:top w:val="single" w:sz="2" w:space="0" w:color="auto"/>
                                        <w:left w:val="single" w:sz="2" w:space="0" w:color="auto"/>
                                        <w:bottom w:val="single" w:sz="2" w:space="0" w:color="auto"/>
                                        <w:right w:val="single" w:sz="2" w:space="0" w:color="auto"/>
                                      </w:divBdr>
                                      <w:divsChild>
                                        <w:div w:id="995456519">
                                          <w:marLeft w:val="0"/>
                                          <w:marRight w:val="0"/>
                                          <w:marTop w:val="0"/>
                                          <w:marBottom w:val="0"/>
                                          <w:divBdr>
                                            <w:top w:val="single" w:sz="2" w:space="0" w:color="auto"/>
                                            <w:left w:val="single" w:sz="2" w:space="0" w:color="auto"/>
                                            <w:bottom w:val="single" w:sz="2" w:space="0" w:color="auto"/>
                                            <w:right w:val="single" w:sz="2" w:space="0" w:color="auto"/>
                                          </w:divBdr>
                                          <w:divsChild>
                                            <w:div w:id="1904825985">
                                              <w:marLeft w:val="0"/>
                                              <w:marRight w:val="0"/>
                                              <w:marTop w:val="0"/>
                                              <w:marBottom w:val="0"/>
                                              <w:divBdr>
                                                <w:top w:val="single" w:sz="2" w:space="0" w:color="auto"/>
                                                <w:left w:val="single" w:sz="2" w:space="0" w:color="auto"/>
                                                <w:bottom w:val="single" w:sz="2" w:space="0" w:color="auto"/>
                                                <w:right w:val="single" w:sz="2" w:space="0" w:color="auto"/>
                                              </w:divBdr>
                                              <w:divsChild>
                                                <w:div w:id="1337155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806362757">
          <w:marLeft w:val="0"/>
          <w:marRight w:val="0"/>
          <w:marTop w:val="180"/>
          <w:marBottom w:val="0"/>
          <w:divBdr>
            <w:top w:val="single" w:sz="2" w:space="0" w:color="auto"/>
            <w:left w:val="single" w:sz="2" w:space="0" w:color="auto"/>
            <w:bottom w:val="single" w:sz="2" w:space="0" w:color="auto"/>
            <w:right w:val="single" w:sz="2" w:space="0" w:color="auto"/>
          </w:divBdr>
          <w:divsChild>
            <w:div w:id="1516648957">
              <w:marLeft w:val="0"/>
              <w:marRight w:val="0"/>
              <w:marTop w:val="0"/>
              <w:marBottom w:val="0"/>
              <w:divBdr>
                <w:top w:val="single" w:sz="2" w:space="0" w:color="auto"/>
                <w:left w:val="single" w:sz="2" w:space="0" w:color="auto"/>
                <w:bottom w:val="single" w:sz="2" w:space="0" w:color="auto"/>
                <w:right w:val="single" w:sz="2" w:space="0" w:color="auto"/>
              </w:divBdr>
              <w:divsChild>
                <w:div w:id="1929267357">
                  <w:marLeft w:val="0"/>
                  <w:marRight w:val="0"/>
                  <w:marTop w:val="0"/>
                  <w:marBottom w:val="0"/>
                  <w:divBdr>
                    <w:top w:val="single" w:sz="2" w:space="0" w:color="auto"/>
                    <w:left w:val="single" w:sz="2" w:space="0" w:color="auto"/>
                    <w:bottom w:val="single" w:sz="2" w:space="0" w:color="auto"/>
                    <w:right w:val="single" w:sz="2" w:space="0" w:color="auto"/>
                  </w:divBdr>
                  <w:divsChild>
                    <w:div w:id="1676298905">
                      <w:marLeft w:val="0"/>
                      <w:marRight w:val="0"/>
                      <w:marTop w:val="0"/>
                      <w:marBottom w:val="0"/>
                      <w:divBdr>
                        <w:top w:val="single" w:sz="2" w:space="0" w:color="auto"/>
                        <w:left w:val="single" w:sz="2" w:space="0" w:color="auto"/>
                        <w:bottom w:val="single" w:sz="2" w:space="0" w:color="auto"/>
                        <w:right w:val="single" w:sz="2" w:space="0" w:color="auto"/>
                      </w:divBdr>
                      <w:divsChild>
                        <w:div w:id="1828478168">
                          <w:marLeft w:val="0"/>
                          <w:marRight w:val="0"/>
                          <w:marTop w:val="0"/>
                          <w:marBottom w:val="0"/>
                          <w:divBdr>
                            <w:top w:val="single" w:sz="2" w:space="0" w:color="auto"/>
                            <w:left w:val="single" w:sz="2" w:space="0" w:color="auto"/>
                            <w:bottom w:val="single" w:sz="2" w:space="0" w:color="auto"/>
                            <w:right w:val="single" w:sz="2" w:space="0" w:color="auto"/>
                          </w:divBdr>
                          <w:divsChild>
                            <w:div w:id="999849652">
                              <w:marLeft w:val="0"/>
                              <w:marRight w:val="0"/>
                              <w:marTop w:val="0"/>
                              <w:marBottom w:val="0"/>
                              <w:divBdr>
                                <w:top w:val="single" w:sz="2" w:space="0" w:color="auto"/>
                                <w:left w:val="single" w:sz="2" w:space="0" w:color="auto"/>
                                <w:bottom w:val="single" w:sz="2" w:space="0" w:color="auto"/>
                                <w:right w:val="single" w:sz="2" w:space="0" w:color="auto"/>
                              </w:divBdr>
                              <w:divsChild>
                                <w:div w:id="1517302240">
                                  <w:marLeft w:val="0"/>
                                  <w:marRight w:val="0"/>
                                  <w:marTop w:val="0"/>
                                  <w:marBottom w:val="0"/>
                                  <w:divBdr>
                                    <w:top w:val="single" w:sz="2" w:space="0" w:color="auto"/>
                                    <w:left w:val="single" w:sz="2" w:space="0" w:color="auto"/>
                                    <w:bottom w:val="single" w:sz="2" w:space="0" w:color="auto"/>
                                    <w:right w:val="single" w:sz="2" w:space="0" w:color="auto"/>
                                  </w:divBdr>
                                  <w:divsChild>
                                    <w:div w:id="445082814">
                                      <w:marLeft w:val="0"/>
                                      <w:marRight w:val="0"/>
                                      <w:marTop w:val="0"/>
                                      <w:marBottom w:val="0"/>
                                      <w:divBdr>
                                        <w:top w:val="single" w:sz="2" w:space="0" w:color="auto"/>
                                        <w:left w:val="single" w:sz="2" w:space="0" w:color="auto"/>
                                        <w:bottom w:val="single" w:sz="2" w:space="0" w:color="auto"/>
                                        <w:right w:val="single" w:sz="2" w:space="0" w:color="auto"/>
                                      </w:divBdr>
                                      <w:divsChild>
                                        <w:div w:id="1499152873">
                                          <w:marLeft w:val="0"/>
                                          <w:marRight w:val="0"/>
                                          <w:marTop w:val="0"/>
                                          <w:marBottom w:val="0"/>
                                          <w:divBdr>
                                            <w:top w:val="single" w:sz="2" w:space="0" w:color="auto"/>
                                            <w:left w:val="single" w:sz="2" w:space="0" w:color="auto"/>
                                            <w:bottom w:val="single" w:sz="2" w:space="0" w:color="auto"/>
                                            <w:right w:val="single" w:sz="2" w:space="0" w:color="auto"/>
                                          </w:divBdr>
                                          <w:divsChild>
                                            <w:div w:id="346753551">
                                              <w:marLeft w:val="0"/>
                                              <w:marRight w:val="0"/>
                                              <w:marTop w:val="0"/>
                                              <w:marBottom w:val="0"/>
                                              <w:divBdr>
                                                <w:top w:val="single" w:sz="2" w:space="0" w:color="auto"/>
                                                <w:left w:val="single" w:sz="2" w:space="0" w:color="auto"/>
                                                <w:bottom w:val="single" w:sz="2" w:space="0" w:color="auto"/>
                                                <w:right w:val="single" w:sz="2" w:space="0" w:color="auto"/>
                                              </w:divBdr>
                                              <w:divsChild>
                                                <w:div w:id="989135783">
                                                  <w:marLeft w:val="0"/>
                                                  <w:marRight w:val="0"/>
                                                  <w:marTop w:val="0"/>
                                                  <w:marBottom w:val="0"/>
                                                  <w:divBdr>
                                                    <w:top w:val="single" w:sz="2" w:space="0" w:color="auto"/>
                                                    <w:left w:val="single" w:sz="2" w:space="0" w:color="auto"/>
                                                    <w:bottom w:val="single" w:sz="2" w:space="0" w:color="auto"/>
                                                    <w:right w:val="single" w:sz="2" w:space="0" w:color="auto"/>
                                                  </w:divBdr>
                                                  <w:divsChild>
                                                    <w:div w:id="1902132353">
                                                      <w:marLeft w:val="0"/>
                                                      <w:marRight w:val="0"/>
                                                      <w:marTop w:val="0"/>
                                                      <w:marBottom w:val="0"/>
                                                      <w:divBdr>
                                                        <w:top w:val="single" w:sz="2" w:space="0" w:color="auto"/>
                                                        <w:left w:val="single" w:sz="2" w:space="0" w:color="auto"/>
                                                        <w:bottom w:val="single" w:sz="2" w:space="0" w:color="auto"/>
                                                        <w:right w:val="single" w:sz="2" w:space="0" w:color="auto"/>
                                                      </w:divBdr>
                                                      <w:divsChild>
                                                        <w:div w:id="311377580">
                                                          <w:marLeft w:val="0"/>
                                                          <w:marRight w:val="0"/>
                                                          <w:marTop w:val="0"/>
                                                          <w:marBottom w:val="0"/>
                                                          <w:divBdr>
                                                            <w:top w:val="single" w:sz="2" w:space="0" w:color="auto"/>
                                                            <w:left w:val="single" w:sz="2" w:space="0" w:color="auto"/>
                                                            <w:bottom w:val="single" w:sz="2" w:space="0" w:color="auto"/>
                                                            <w:right w:val="single" w:sz="2" w:space="0" w:color="auto"/>
                                                          </w:divBdr>
                                                          <w:divsChild>
                                                            <w:div w:id="1454591082">
                                                              <w:marLeft w:val="0"/>
                                                              <w:marRight w:val="0"/>
                                                              <w:marTop w:val="0"/>
                                                              <w:marBottom w:val="0"/>
                                                              <w:divBdr>
                                                                <w:top w:val="single" w:sz="2" w:space="0" w:color="auto"/>
                                                                <w:left w:val="single" w:sz="2" w:space="0" w:color="auto"/>
                                                                <w:bottom w:val="single" w:sz="2" w:space="0" w:color="auto"/>
                                                                <w:right w:val="single" w:sz="2" w:space="0" w:color="auto"/>
                                                              </w:divBdr>
                                                              <w:divsChild>
                                                                <w:div w:id="674653980">
                                                                  <w:marLeft w:val="0"/>
                                                                  <w:marRight w:val="0"/>
                                                                  <w:marTop w:val="0"/>
                                                                  <w:marBottom w:val="0"/>
                                                                  <w:divBdr>
                                                                    <w:top w:val="single" w:sz="2" w:space="0" w:color="auto"/>
                                                                    <w:left w:val="single" w:sz="2" w:space="0" w:color="auto"/>
                                                                    <w:bottom w:val="single" w:sz="2" w:space="0" w:color="auto"/>
                                                                    <w:right w:val="single" w:sz="2" w:space="0" w:color="auto"/>
                                                                  </w:divBdr>
                                                                  <w:divsChild>
                                                                    <w:div w:id="15942410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42391644">
                                  <w:marLeft w:val="0"/>
                                  <w:marRight w:val="0"/>
                                  <w:marTop w:val="0"/>
                                  <w:marBottom w:val="0"/>
                                  <w:divBdr>
                                    <w:top w:val="single" w:sz="2" w:space="0" w:color="auto"/>
                                    <w:left w:val="single" w:sz="2" w:space="0" w:color="auto"/>
                                    <w:bottom w:val="single" w:sz="2" w:space="0" w:color="auto"/>
                                    <w:right w:val="single" w:sz="2" w:space="0" w:color="auto"/>
                                  </w:divBdr>
                                  <w:divsChild>
                                    <w:div w:id="311716981">
                                      <w:marLeft w:val="0"/>
                                      <w:marRight w:val="0"/>
                                      <w:marTop w:val="0"/>
                                      <w:marBottom w:val="0"/>
                                      <w:divBdr>
                                        <w:top w:val="single" w:sz="2" w:space="0" w:color="auto"/>
                                        <w:left w:val="single" w:sz="2" w:space="0" w:color="auto"/>
                                        <w:bottom w:val="single" w:sz="2" w:space="0" w:color="auto"/>
                                        <w:right w:val="single" w:sz="2" w:space="0" w:color="auto"/>
                                      </w:divBdr>
                                      <w:divsChild>
                                        <w:div w:id="1219585065">
                                          <w:marLeft w:val="0"/>
                                          <w:marRight w:val="0"/>
                                          <w:marTop w:val="0"/>
                                          <w:marBottom w:val="0"/>
                                          <w:divBdr>
                                            <w:top w:val="single" w:sz="2" w:space="0" w:color="auto"/>
                                            <w:left w:val="single" w:sz="2" w:space="0" w:color="auto"/>
                                            <w:bottom w:val="single" w:sz="2" w:space="0" w:color="auto"/>
                                            <w:right w:val="single" w:sz="2" w:space="0" w:color="auto"/>
                                          </w:divBdr>
                                          <w:divsChild>
                                            <w:div w:id="1025596508">
                                              <w:marLeft w:val="0"/>
                                              <w:marRight w:val="0"/>
                                              <w:marTop w:val="0"/>
                                              <w:marBottom w:val="0"/>
                                              <w:divBdr>
                                                <w:top w:val="single" w:sz="2" w:space="0" w:color="auto"/>
                                                <w:left w:val="single" w:sz="2" w:space="0" w:color="auto"/>
                                                <w:bottom w:val="single" w:sz="2" w:space="0" w:color="auto"/>
                                                <w:right w:val="single" w:sz="2" w:space="0" w:color="auto"/>
                                              </w:divBdr>
                                              <w:divsChild>
                                                <w:div w:id="552349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131317521">
          <w:marLeft w:val="0"/>
          <w:marRight w:val="0"/>
          <w:marTop w:val="180"/>
          <w:marBottom w:val="0"/>
          <w:divBdr>
            <w:top w:val="single" w:sz="2" w:space="0" w:color="auto"/>
            <w:left w:val="single" w:sz="2" w:space="0" w:color="auto"/>
            <w:bottom w:val="single" w:sz="2" w:space="0" w:color="auto"/>
            <w:right w:val="single" w:sz="2" w:space="0" w:color="auto"/>
          </w:divBdr>
          <w:divsChild>
            <w:div w:id="1447196970">
              <w:marLeft w:val="0"/>
              <w:marRight w:val="0"/>
              <w:marTop w:val="0"/>
              <w:marBottom w:val="0"/>
              <w:divBdr>
                <w:top w:val="single" w:sz="2" w:space="0" w:color="auto"/>
                <w:left w:val="single" w:sz="2" w:space="0" w:color="auto"/>
                <w:bottom w:val="single" w:sz="2" w:space="0" w:color="auto"/>
                <w:right w:val="single" w:sz="2" w:space="0" w:color="auto"/>
              </w:divBdr>
              <w:divsChild>
                <w:div w:id="1295134702">
                  <w:marLeft w:val="0"/>
                  <w:marRight w:val="0"/>
                  <w:marTop w:val="0"/>
                  <w:marBottom w:val="0"/>
                  <w:divBdr>
                    <w:top w:val="single" w:sz="2" w:space="0" w:color="auto"/>
                    <w:left w:val="single" w:sz="2" w:space="0" w:color="auto"/>
                    <w:bottom w:val="single" w:sz="2" w:space="0" w:color="auto"/>
                    <w:right w:val="single" w:sz="2" w:space="0" w:color="auto"/>
                  </w:divBdr>
                  <w:divsChild>
                    <w:div w:id="107237971">
                      <w:marLeft w:val="0"/>
                      <w:marRight w:val="0"/>
                      <w:marTop w:val="0"/>
                      <w:marBottom w:val="0"/>
                      <w:divBdr>
                        <w:top w:val="single" w:sz="2" w:space="0" w:color="auto"/>
                        <w:left w:val="single" w:sz="2" w:space="0" w:color="auto"/>
                        <w:bottom w:val="single" w:sz="2" w:space="0" w:color="auto"/>
                        <w:right w:val="single" w:sz="2" w:space="0" w:color="auto"/>
                      </w:divBdr>
                      <w:divsChild>
                        <w:div w:id="1267271207">
                          <w:marLeft w:val="0"/>
                          <w:marRight w:val="0"/>
                          <w:marTop w:val="0"/>
                          <w:marBottom w:val="0"/>
                          <w:divBdr>
                            <w:top w:val="single" w:sz="2" w:space="0" w:color="auto"/>
                            <w:left w:val="single" w:sz="2" w:space="0" w:color="auto"/>
                            <w:bottom w:val="single" w:sz="2" w:space="0" w:color="auto"/>
                            <w:right w:val="single" w:sz="2" w:space="0" w:color="auto"/>
                          </w:divBdr>
                          <w:divsChild>
                            <w:div w:id="394206555">
                              <w:marLeft w:val="0"/>
                              <w:marRight w:val="0"/>
                              <w:marTop w:val="0"/>
                              <w:marBottom w:val="0"/>
                              <w:divBdr>
                                <w:top w:val="single" w:sz="2" w:space="0" w:color="auto"/>
                                <w:left w:val="single" w:sz="2" w:space="0" w:color="auto"/>
                                <w:bottom w:val="single" w:sz="2" w:space="0" w:color="auto"/>
                                <w:right w:val="single" w:sz="2" w:space="0" w:color="auto"/>
                              </w:divBdr>
                              <w:divsChild>
                                <w:div w:id="940645906">
                                  <w:marLeft w:val="0"/>
                                  <w:marRight w:val="0"/>
                                  <w:marTop w:val="0"/>
                                  <w:marBottom w:val="0"/>
                                  <w:divBdr>
                                    <w:top w:val="single" w:sz="2" w:space="0" w:color="auto"/>
                                    <w:left w:val="single" w:sz="2" w:space="0" w:color="auto"/>
                                    <w:bottom w:val="single" w:sz="2" w:space="0" w:color="auto"/>
                                    <w:right w:val="single" w:sz="2" w:space="0" w:color="auto"/>
                                  </w:divBdr>
                                  <w:divsChild>
                                    <w:div w:id="878977728">
                                      <w:marLeft w:val="0"/>
                                      <w:marRight w:val="0"/>
                                      <w:marTop w:val="0"/>
                                      <w:marBottom w:val="0"/>
                                      <w:divBdr>
                                        <w:top w:val="single" w:sz="2" w:space="0" w:color="auto"/>
                                        <w:left w:val="single" w:sz="2" w:space="0" w:color="auto"/>
                                        <w:bottom w:val="single" w:sz="2" w:space="0" w:color="auto"/>
                                        <w:right w:val="single" w:sz="2" w:space="0" w:color="auto"/>
                                      </w:divBdr>
                                      <w:divsChild>
                                        <w:div w:id="370610799">
                                          <w:marLeft w:val="0"/>
                                          <w:marRight w:val="0"/>
                                          <w:marTop w:val="0"/>
                                          <w:marBottom w:val="0"/>
                                          <w:divBdr>
                                            <w:top w:val="single" w:sz="2" w:space="0" w:color="auto"/>
                                            <w:left w:val="single" w:sz="2" w:space="0" w:color="auto"/>
                                            <w:bottom w:val="single" w:sz="2" w:space="0" w:color="auto"/>
                                            <w:right w:val="single" w:sz="2" w:space="0" w:color="auto"/>
                                          </w:divBdr>
                                          <w:divsChild>
                                            <w:div w:id="1074399300">
                                              <w:marLeft w:val="0"/>
                                              <w:marRight w:val="0"/>
                                              <w:marTop w:val="0"/>
                                              <w:marBottom w:val="0"/>
                                              <w:divBdr>
                                                <w:top w:val="single" w:sz="2" w:space="0" w:color="auto"/>
                                                <w:left w:val="single" w:sz="2" w:space="0" w:color="auto"/>
                                                <w:bottom w:val="single" w:sz="2" w:space="0" w:color="auto"/>
                                                <w:right w:val="single" w:sz="2" w:space="0" w:color="auto"/>
                                              </w:divBdr>
                                              <w:divsChild>
                                                <w:div w:id="833180846">
                                                  <w:marLeft w:val="0"/>
                                                  <w:marRight w:val="0"/>
                                                  <w:marTop w:val="0"/>
                                                  <w:marBottom w:val="0"/>
                                                  <w:divBdr>
                                                    <w:top w:val="single" w:sz="2" w:space="0" w:color="auto"/>
                                                    <w:left w:val="single" w:sz="2" w:space="0" w:color="auto"/>
                                                    <w:bottom w:val="single" w:sz="2" w:space="0" w:color="auto"/>
                                                    <w:right w:val="single" w:sz="2" w:space="0" w:color="auto"/>
                                                  </w:divBdr>
                                                  <w:divsChild>
                                                    <w:div w:id="2108841021">
                                                      <w:marLeft w:val="0"/>
                                                      <w:marRight w:val="0"/>
                                                      <w:marTop w:val="0"/>
                                                      <w:marBottom w:val="0"/>
                                                      <w:divBdr>
                                                        <w:top w:val="single" w:sz="2" w:space="0" w:color="auto"/>
                                                        <w:left w:val="single" w:sz="2" w:space="0" w:color="auto"/>
                                                        <w:bottom w:val="single" w:sz="2" w:space="0" w:color="auto"/>
                                                        <w:right w:val="single" w:sz="2" w:space="0" w:color="auto"/>
                                                      </w:divBdr>
                                                      <w:divsChild>
                                                        <w:div w:id="410658018">
                                                          <w:marLeft w:val="0"/>
                                                          <w:marRight w:val="0"/>
                                                          <w:marTop w:val="0"/>
                                                          <w:marBottom w:val="0"/>
                                                          <w:divBdr>
                                                            <w:top w:val="single" w:sz="2" w:space="0" w:color="auto"/>
                                                            <w:left w:val="single" w:sz="2" w:space="0" w:color="auto"/>
                                                            <w:bottom w:val="single" w:sz="2" w:space="0" w:color="auto"/>
                                                            <w:right w:val="single" w:sz="2" w:space="0" w:color="auto"/>
                                                          </w:divBdr>
                                                          <w:divsChild>
                                                            <w:div w:id="1855923410">
                                                              <w:marLeft w:val="0"/>
                                                              <w:marRight w:val="0"/>
                                                              <w:marTop w:val="0"/>
                                                              <w:marBottom w:val="0"/>
                                                              <w:divBdr>
                                                                <w:top w:val="single" w:sz="2" w:space="0" w:color="auto"/>
                                                                <w:left w:val="single" w:sz="2" w:space="0" w:color="auto"/>
                                                                <w:bottom w:val="single" w:sz="2" w:space="0" w:color="auto"/>
                                                                <w:right w:val="single" w:sz="2" w:space="0" w:color="auto"/>
                                                              </w:divBdr>
                                                              <w:divsChild>
                                                                <w:div w:id="359400318">
                                                                  <w:marLeft w:val="0"/>
                                                                  <w:marRight w:val="0"/>
                                                                  <w:marTop w:val="0"/>
                                                                  <w:marBottom w:val="0"/>
                                                                  <w:divBdr>
                                                                    <w:top w:val="single" w:sz="2" w:space="0" w:color="auto"/>
                                                                    <w:left w:val="single" w:sz="2" w:space="0" w:color="auto"/>
                                                                    <w:bottom w:val="single" w:sz="2" w:space="0" w:color="auto"/>
                                                                    <w:right w:val="single" w:sz="2" w:space="0" w:color="auto"/>
                                                                  </w:divBdr>
                                                                  <w:divsChild>
                                                                    <w:div w:id="1534341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02437284">
                                  <w:marLeft w:val="0"/>
                                  <w:marRight w:val="0"/>
                                  <w:marTop w:val="0"/>
                                  <w:marBottom w:val="0"/>
                                  <w:divBdr>
                                    <w:top w:val="single" w:sz="2" w:space="0" w:color="auto"/>
                                    <w:left w:val="single" w:sz="2" w:space="0" w:color="auto"/>
                                    <w:bottom w:val="single" w:sz="2" w:space="0" w:color="auto"/>
                                    <w:right w:val="single" w:sz="2" w:space="0" w:color="auto"/>
                                  </w:divBdr>
                                  <w:divsChild>
                                    <w:div w:id="1033531756">
                                      <w:marLeft w:val="0"/>
                                      <w:marRight w:val="0"/>
                                      <w:marTop w:val="0"/>
                                      <w:marBottom w:val="0"/>
                                      <w:divBdr>
                                        <w:top w:val="single" w:sz="2" w:space="0" w:color="auto"/>
                                        <w:left w:val="single" w:sz="2" w:space="0" w:color="auto"/>
                                        <w:bottom w:val="single" w:sz="2" w:space="0" w:color="auto"/>
                                        <w:right w:val="single" w:sz="2" w:space="0" w:color="auto"/>
                                      </w:divBdr>
                                      <w:divsChild>
                                        <w:div w:id="471600808">
                                          <w:marLeft w:val="0"/>
                                          <w:marRight w:val="0"/>
                                          <w:marTop w:val="0"/>
                                          <w:marBottom w:val="0"/>
                                          <w:divBdr>
                                            <w:top w:val="single" w:sz="2" w:space="0" w:color="auto"/>
                                            <w:left w:val="single" w:sz="2" w:space="0" w:color="auto"/>
                                            <w:bottom w:val="single" w:sz="2" w:space="0" w:color="auto"/>
                                            <w:right w:val="single" w:sz="2" w:space="0" w:color="auto"/>
                                          </w:divBdr>
                                          <w:divsChild>
                                            <w:div w:id="1927568144">
                                              <w:marLeft w:val="0"/>
                                              <w:marRight w:val="0"/>
                                              <w:marTop w:val="0"/>
                                              <w:marBottom w:val="0"/>
                                              <w:divBdr>
                                                <w:top w:val="single" w:sz="2" w:space="0" w:color="auto"/>
                                                <w:left w:val="single" w:sz="2" w:space="0" w:color="auto"/>
                                                <w:bottom w:val="single" w:sz="2" w:space="0" w:color="auto"/>
                                                <w:right w:val="single" w:sz="2" w:space="0" w:color="auto"/>
                                              </w:divBdr>
                                              <w:divsChild>
                                                <w:div w:id="374622723">
                                                  <w:marLeft w:val="0"/>
                                                  <w:marRight w:val="0"/>
                                                  <w:marTop w:val="0"/>
                                                  <w:marBottom w:val="0"/>
                                                  <w:divBdr>
                                                    <w:top w:val="single" w:sz="2" w:space="0" w:color="auto"/>
                                                    <w:left w:val="single" w:sz="2" w:space="0" w:color="auto"/>
                                                    <w:bottom w:val="single" w:sz="2" w:space="0" w:color="auto"/>
                                                    <w:right w:val="single" w:sz="2" w:space="0" w:color="auto"/>
                                                  </w:divBdr>
                                                  <w:divsChild>
                                                    <w:div w:id="2121752743">
                                                      <w:marLeft w:val="0"/>
                                                      <w:marRight w:val="0"/>
                                                      <w:marTop w:val="0"/>
                                                      <w:marBottom w:val="0"/>
                                                      <w:divBdr>
                                                        <w:top w:val="single" w:sz="2" w:space="0" w:color="auto"/>
                                                        <w:left w:val="single" w:sz="2" w:space="0" w:color="auto"/>
                                                        <w:bottom w:val="single" w:sz="2" w:space="0" w:color="auto"/>
                                                        <w:right w:val="single" w:sz="2" w:space="0" w:color="auto"/>
                                                      </w:divBdr>
                                                      <w:divsChild>
                                                        <w:div w:id="1337341599">
                                                          <w:marLeft w:val="0"/>
                                                          <w:marRight w:val="0"/>
                                                          <w:marTop w:val="0"/>
                                                          <w:marBottom w:val="0"/>
                                                          <w:divBdr>
                                                            <w:top w:val="single" w:sz="2" w:space="0" w:color="auto"/>
                                                            <w:left w:val="single" w:sz="2" w:space="0" w:color="auto"/>
                                                            <w:bottom w:val="single" w:sz="2" w:space="0" w:color="auto"/>
                                                            <w:right w:val="single" w:sz="2" w:space="0" w:color="auto"/>
                                                          </w:divBdr>
                                                          <w:divsChild>
                                                            <w:div w:id="45565252">
                                                              <w:marLeft w:val="0"/>
                                                              <w:marRight w:val="0"/>
                                                              <w:marTop w:val="0"/>
                                                              <w:marBottom w:val="0"/>
                                                              <w:divBdr>
                                                                <w:top w:val="single" w:sz="2" w:space="0" w:color="auto"/>
                                                                <w:left w:val="single" w:sz="2" w:space="0" w:color="auto"/>
                                                                <w:bottom w:val="single" w:sz="2" w:space="0" w:color="auto"/>
                                                                <w:right w:val="single" w:sz="2" w:space="0" w:color="auto"/>
                                                              </w:divBdr>
                                                              <w:divsChild>
                                                                <w:div w:id="593167200">
                                                                  <w:marLeft w:val="0"/>
                                                                  <w:marRight w:val="0"/>
                                                                  <w:marTop w:val="0"/>
                                                                  <w:marBottom w:val="0"/>
                                                                  <w:divBdr>
                                                                    <w:top w:val="single" w:sz="2" w:space="0" w:color="auto"/>
                                                                    <w:left w:val="single" w:sz="2" w:space="0" w:color="auto"/>
                                                                    <w:bottom w:val="single" w:sz="2" w:space="0" w:color="auto"/>
                                                                    <w:right w:val="single" w:sz="2" w:space="0" w:color="auto"/>
                                                                  </w:divBdr>
                                                                  <w:divsChild>
                                                                    <w:div w:id="1023559167">
                                                                      <w:marLeft w:val="0"/>
                                                                      <w:marRight w:val="0"/>
                                                                      <w:marTop w:val="0"/>
                                                                      <w:marBottom w:val="0"/>
                                                                      <w:divBdr>
                                                                        <w:top w:val="single" w:sz="2" w:space="0" w:color="auto"/>
                                                                        <w:left w:val="single" w:sz="2" w:space="0" w:color="auto"/>
                                                                        <w:bottom w:val="single" w:sz="2" w:space="0" w:color="auto"/>
                                                                        <w:right w:val="single" w:sz="2" w:space="0" w:color="auto"/>
                                                                      </w:divBdr>
                                                                      <w:divsChild>
                                                                        <w:div w:id="1573614939">
                                                                          <w:marLeft w:val="0"/>
                                                                          <w:marRight w:val="0"/>
                                                                          <w:marTop w:val="0"/>
                                                                          <w:marBottom w:val="0"/>
                                                                          <w:divBdr>
                                                                            <w:top w:val="single" w:sz="2" w:space="0" w:color="auto"/>
                                                                            <w:left w:val="single" w:sz="2" w:space="0" w:color="auto"/>
                                                                            <w:bottom w:val="single" w:sz="2" w:space="0" w:color="auto"/>
                                                                            <w:right w:val="single" w:sz="2" w:space="0" w:color="auto"/>
                                                                          </w:divBdr>
                                                                        </w:div>
                                                                      </w:divsChild>
                                                                    </w:div>
                                                                    <w:div w:id="701127615">
                                                                      <w:marLeft w:val="0"/>
                                                                      <w:marRight w:val="0"/>
                                                                      <w:marTop w:val="0"/>
                                                                      <w:marBottom w:val="0"/>
                                                                      <w:divBdr>
                                                                        <w:top w:val="single" w:sz="2" w:space="0" w:color="auto"/>
                                                                        <w:left w:val="single" w:sz="2" w:space="0" w:color="auto"/>
                                                                        <w:bottom w:val="single" w:sz="2" w:space="0" w:color="auto"/>
                                                                        <w:right w:val="single" w:sz="2" w:space="0" w:color="auto"/>
                                                                      </w:divBdr>
                                                                      <w:divsChild>
                                                                        <w:div w:id="1690566777">
                                                                          <w:marLeft w:val="0"/>
                                                                          <w:marRight w:val="0"/>
                                                                          <w:marTop w:val="0"/>
                                                                          <w:marBottom w:val="0"/>
                                                                          <w:divBdr>
                                                                            <w:top w:val="single" w:sz="2" w:space="0" w:color="auto"/>
                                                                            <w:left w:val="single" w:sz="2" w:space="0" w:color="auto"/>
                                                                            <w:bottom w:val="single" w:sz="2" w:space="0" w:color="auto"/>
                                                                            <w:right w:val="single" w:sz="2" w:space="0" w:color="auto"/>
                                                                          </w:divBdr>
                                                                        </w:div>
                                                                      </w:divsChild>
                                                                    </w:div>
                                                                    <w:div w:id="2122722837">
                                                                      <w:marLeft w:val="0"/>
                                                                      <w:marRight w:val="0"/>
                                                                      <w:marTop w:val="0"/>
                                                                      <w:marBottom w:val="0"/>
                                                                      <w:divBdr>
                                                                        <w:top w:val="single" w:sz="2" w:space="0" w:color="auto"/>
                                                                        <w:left w:val="single" w:sz="2" w:space="0" w:color="auto"/>
                                                                        <w:bottom w:val="single" w:sz="2" w:space="0" w:color="auto"/>
                                                                        <w:right w:val="single" w:sz="2" w:space="0" w:color="auto"/>
                                                                      </w:divBdr>
                                                                      <w:divsChild>
                                                                        <w:div w:id="1638099221">
                                                                          <w:marLeft w:val="0"/>
                                                                          <w:marRight w:val="0"/>
                                                                          <w:marTop w:val="0"/>
                                                                          <w:marBottom w:val="0"/>
                                                                          <w:divBdr>
                                                                            <w:top w:val="single" w:sz="2" w:space="0" w:color="auto"/>
                                                                            <w:left w:val="single" w:sz="2" w:space="0" w:color="auto"/>
                                                                            <w:bottom w:val="single" w:sz="2" w:space="0" w:color="auto"/>
                                                                            <w:right w:val="single" w:sz="2" w:space="0" w:color="auto"/>
                                                                          </w:divBdr>
                                                                        </w:div>
                                                                      </w:divsChild>
                                                                    </w:div>
                                                                    <w:div w:id="754254164">
                                                                      <w:marLeft w:val="0"/>
                                                                      <w:marRight w:val="0"/>
                                                                      <w:marTop w:val="0"/>
                                                                      <w:marBottom w:val="0"/>
                                                                      <w:divBdr>
                                                                        <w:top w:val="single" w:sz="2" w:space="0" w:color="auto"/>
                                                                        <w:left w:val="single" w:sz="2" w:space="0" w:color="auto"/>
                                                                        <w:bottom w:val="single" w:sz="2" w:space="0" w:color="auto"/>
                                                                        <w:right w:val="single" w:sz="2" w:space="0" w:color="auto"/>
                                                                      </w:divBdr>
                                                                      <w:divsChild>
                                                                        <w:div w:id="1667593195">
                                                                          <w:marLeft w:val="0"/>
                                                                          <w:marRight w:val="0"/>
                                                                          <w:marTop w:val="0"/>
                                                                          <w:marBottom w:val="0"/>
                                                                          <w:divBdr>
                                                                            <w:top w:val="single" w:sz="2" w:space="0" w:color="auto"/>
                                                                            <w:left w:val="single" w:sz="2" w:space="0" w:color="auto"/>
                                                                            <w:bottom w:val="single" w:sz="2" w:space="0" w:color="auto"/>
                                                                            <w:right w:val="single" w:sz="2" w:space="0" w:color="auto"/>
                                                                          </w:divBdr>
                                                                        </w:div>
                                                                      </w:divsChild>
                                                                    </w:div>
                                                                    <w:div w:id="716588725">
                                                                      <w:marLeft w:val="0"/>
                                                                      <w:marRight w:val="0"/>
                                                                      <w:marTop w:val="0"/>
                                                                      <w:marBottom w:val="0"/>
                                                                      <w:divBdr>
                                                                        <w:top w:val="single" w:sz="2" w:space="0" w:color="auto"/>
                                                                        <w:left w:val="single" w:sz="2" w:space="0" w:color="auto"/>
                                                                        <w:bottom w:val="single" w:sz="2" w:space="0" w:color="auto"/>
                                                                        <w:right w:val="single" w:sz="2" w:space="0" w:color="auto"/>
                                                                      </w:divBdr>
                                                                      <w:divsChild>
                                                                        <w:div w:id="150290881">
                                                                          <w:marLeft w:val="0"/>
                                                                          <w:marRight w:val="0"/>
                                                                          <w:marTop w:val="0"/>
                                                                          <w:marBottom w:val="0"/>
                                                                          <w:divBdr>
                                                                            <w:top w:val="single" w:sz="2" w:space="0" w:color="auto"/>
                                                                            <w:left w:val="single" w:sz="2" w:space="0" w:color="auto"/>
                                                                            <w:bottom w:val="single" w:sz="2" w:space="0" w:color="auto"/>
                                                                            <w:right w:val="single" w:sz="2" w:space="0" w:color="auto"/>
                                                                          </w:divBdr>
                                                                        </w:div>
                                                                      </w:divsChild>
                                                                    </w:div>
                                                                    <w:div w:id="1349910764">
                                                                      <w:marLeft w:val="0"/>
                                                                      <w:marRight w:val="0"/>
                                                                      <w:marTop w:val="0"/>
                                                                      <w:marBottom w:val="0"/>
                                                                      <w:divBdr>
                                                                        <w:top w:val="single" w:sz="2" w:space="0" w:color="auto"/>
                                                                        <w:left w:val="single" w:sz="2" w:space="0" w:color="auto"/>
                                                                        <w:bottom w:val="single" w:sz="2" w:space="0" w:color="auto"/>
                                                                        <w:right w:val="single" w:sz="2" w:space="0" w:color="auto"/>
                                                                      </w:divBdr>
                                                                      <w:divsChild>
                                                                        <w:div w:id="123813137">
                                                                          <w:marLeft w:val="0"/>
                                                                          <w:marRight w:val="0"/>
                                                                          <w:marTop w:val="0"/>
                                                                          <w:marBottom w:val="0"/>
                                                                          <w:divBdr>
                                                                            <w:top w:val="single" w:sz="2" w:space="0" w:color="auto"/>
                                                                            <w:left w:val="single" w:sz="2" w:space="0" w:color="auto"/>
                                                                            <w:bottom w:val="single" w:sz="2" w:space="0" w:color="auto"/>
                                                                            <w:right w:val="single" w:sz="2" w:space="0" w:color="auto"/>
                                                                          </w:divBdr>
                                                                        </w:div>
                                                                      </w:divsChild>
                                                                    </w:div>
                                                                    <w:div w:id="154613295">
                                                                      <w:marLeft w:val="0"/>
                                                                      <w:marRight w:val="0"/>
                                                                      <w:marTop w:val="0"/>
                                                                      <w:marBottom w:val="0"/>
                                                                      <w:divBdr>
                                                                        <w:top w:val="single" w:sz="2" w:space="0" w:color="auto"/>
                                                                        <w:left w:val="single" w:sz="2" w:space="0" w:color="auto"/>
                                                                        <w:bottom w:val="single" w:sz="2" w:space="0" w:color="auto"/>
                                                                        <w:right w:val="single" w:sz="2" w:space="0" w:color="auto"/>
                                                                      </w:divBdr>
                                                                      <w:divsChild>
                                                                        <w:div w:id="1977027351">
                                                                          <w:marLeft w:val="0"/>
                                                                          <w:marRight w:val="0"/>
                                                                          <w:marTop w:val="0"/>
                                                                          <w:marBottom w:val="0"/>
                                                                          <w:divBdr>
                                                                            <w:top w:val="single" w:sz="2" w:space="0" w:color="auto"/>
                                                                            <w:left w:val="single" w:sz="2" w:space="0" w:color="auto"/>
                                                                            <w:bottom w:val="single" w:sz="2" w:space="0" w:color="auto"/>
                                                                            <w:right w:val="single" w:sz="2" w:space="0" w:color="auto"/>
                                                                          </w:divBdr>
                                                                        </w:div>
                                                                      </w:divsChild>
                                                                    </w:div>
                                                                    <w:div w:id="2096390692">
                                                                      <w:marLeft w:val="0"/>
                                                                      <w:marRight w:val="0"/>
                                                                      <w:marTop w:val="0"/>
                                                                      <w:marBottom w:val="0"/>
                                                                      <w:divBdr>
                                                                        <w:top w:val="single" w:sz="2" w:space="0" w:color="auto"/>
                                                                        <w:left w:val="single" w:sz="2" w:space="0" w:color="auto"/>
                                                                        <w:bottom w:val="single" w:sz="2" w:space="0" w:color="auto"/>
                                                                        <w:right w:val="single" w:sz="2" w:space="0" w:color="auto"/>
                                                                      </w:divBdr>
                                                                      <w:divsChild>
                                                                        <w:div w:id="1409576931">
                                                                          <w:marLeft w:val="0"/>
                                                                          <w:marRight w:val="0"/>
                                                                          <w:marTop w:val="0"/>
                                                                          <w:marBottom w:val="0"/>
                                                                          <w:divBdr>
                                                                            <w:top w:val="single" w:sz="2" w:space="0" w:color="auto"/>
                                                                            <w:left w:val="single" w:sz="2" w:space="0" w:color="auto"/>
                                                                            <w:bottom w:val="single" w:sz="2" w:space="0" w:color="auto"/>
                                                                            <w:right w:val="single" w:sz="2" w:space="0" w:color="auto"/>
                                                                          </w:divBdr>
                                                                        </w:div>
                                                                      </w:divsChild>
                                                                    </w:div>
                                                                    <w:div w:id="1095321162">
                                                                      <w:marLeft w:val="0"/>
                                                                      <w:marRight w:val="0"/>
                                                                      <w:marTop w:val="0"/>
                                                                      <w:marBottom w:val="0"/>
                                                                      <w:divBdr>
                                                                        <w:top w:val="single" w:sz="2" w:space="0" w:color="auto"/>
                                                                        <w:left w:val="single" w:sz="2" w:space="0" w:color="auto"/>
                                                                        <w:bottom w:val="single" w:sz="2" w:space="0" w:color="auto"/>
                                                                        <w:right w:val="single" w:sz="2" w:space="0" w:color="auto"/>
                                                                      </w:divBdr>
                                                                      <w:divsChild>
                                                                        <w:div w:id="498737843">
                                                                          <w:marLeft w:val="0"/>
                                                                          <w:marRight w:val="0"/>
                                                                          <w:marTop w:val="0"/>
                                                                          <w:marBottom w:val="0"/>
                                                                          <w:divBdr>
                                                                            <w:top w:val="single" w:sz="2" w:space="0" w:color="auto"/>
                                                                            <w:left w:val="single" w:sz="2" w:space="0" w:color="auto"/>
                                                                            <w:bottom w:val="single" w:sz="2" w:space="0" w:color="auto"/>
                                                                            <w:right w:val="single" w:sz="2" w:space="0" w:color="auto"/>
                                                                          </w:divBdr>
                                                                        </w:div>
                                                                      </w:divsChild>
                                                                    </w:div>
                                                                    <w:div w:id="61343276">
                                                                      <w:marLeft w:val="0"/>
                                                                      <w:marRight w:val="0"/>
                                                                      <w:marTop w:val="0"/>
                                                                      <w:marBottom w:val="0"/>
                                                                      <w:divBdr>
                                                                        <w:top w:val="single" w:sz="2" w:space="0" w:color="auto"/>
                                                                        <w:left w:val="single" w:sz="2" w:space="0" w:color="auto"/>
                                                                        <w:bottom w:val="single" w:sz="2" w:space="0" w:color="auto"/>
                                                                        <w:right w:val="single" w:sz="2" w:space="0" w:color="auto"/>
                                                                      </w:divBdr>
                                                                      <w:divsChild>
                                                                        <w:div w:id="395275595">
                                                                          <w:marLeft w:val="0"/>
                                                                          <w:marRight w:val="0"/>
                                                                          <w:marTop w:val="0"/>
                                                                          <w:marBottom w:val="0"/>
                                                                          <w:divBdr>
                                                                            <w:top w:val="single" w:sz="2" w:space="0" w:color="auto"/>
                                                                            <w:left w:val="single" w:sz="2" w:space="0" w:color="auto"/>
                                                                            <w:bottom w:val="single" w:sz="2" w:space="0" w:color="auto"/>
                                                                            <w:right w:val="single" w:sz="2" w:space="0" w:color="auto"/>
                                                                          </w:divBdr>
                                                                        </w:div>
                                                                      </w:divsChild>
                                                                    </w:div>
                                                                    <w:div w:id="1252010876">
                                                                      <w:marLeft w:val="0"/>
                                                                      <w:marRight w:val="0"/>
                                                                      <w:marTop w:val="0"/>
                                                                      <w:marBottom w:val="0"/>
                                                                      <w:divBdr>
                                                                        <w:top w:val="single" w:sz="2" w:space="0" w:color="auto"/>
                                                                        <w:left w:val="single" w:sz="2" w:space="0" w:color="auto"/>
                                                                        <w:bottom w:val="single" w:sz="2" w:space="0" w:color="auto"/>
                                                                        <w:right w:val="single" w:sz="2" w:space="0" w:color="auto"/>
                                                                      </w:divBdr>
                                                                      <w:divsChild>
                                                                        <w:div w:id="764039596">
                                                                          <w:marLeft w:val="0"/>
                                                                          <w:marRight w:val="0"/>
                                                                          <w:marTop w:val="0"/>
                                                                          <w:marBottom w:val="0"/>
                                                                          <w:divBdr>
                                                                            <w:top w:val="single" w:sz="2" w:space="0" w:color="auto"/>
                                                                            <w:left w:val="single" w:sz="2" w:space="0" w:color="auto"/>
                                                                            <w:bottom w:val="single" w:sz="2" w:space="0" w:color="auto"/>
                                                                            <w:right w:val="single" w:sz="2" w:space="0" w:color="auto"/>
                                                                          </w:divBdr>
                                                                        </w:div>
                                                                      </w:divsChild>
                                                                    </w:div>
                                                                    <w:div w:id="928347905">
                                                                      <w:marLeft w:val="0"/>
                                                                      <w:marRight w:val="0"/>
                                                                      <w:marTop w:val="0"/>
                                                                      <w:marBottom w:val="0"/>
                                                                      <w:divBdr>
                                                                        <w:top w:val="single" w:sz="2" w:space="0" w:color="auto"/>
                                                                        <w:left w:val="single" w:sz="2" w:space="0" w:color="auto"/>
                                                                        <w:bottom w:val="single" w:sz="2" w:space="0" w:color="auto"/>
                                                                        <w:right w:val="single" w:sz="2" w:space="0" w:color="auto"/>
                                                                      </w:divBdr>
                                                                      <w:divsChild>
                                                                        <w:div w:id="1395080157">
                                                                          <w:marLeft w:val="0"/>
                                                                          <w:marRight w:val="0"/>
                                                                          <w:marTop w:val="0"/>
                                                                          <w:marBottom w:val="0"/>
                                                                          <w:divBdr>
                                                                            <w:top w:val="single" w:sz="2" w:space="0" w:color="auto"/>
                                                                            <w:left w:val="single" w:sz="2" w:space="0" w:color="auto"/>
                                                                            <w:bottom w:val="single" w:sz="2" w:space="0" w:color="auto"/>
                                                                            <w:right w:val="single" w:sz="2" w:space="0" w:color="auto"/>
                                                                          </w:divBdr>
                                                                        </w:div>
                                                                      </w:divsChild>
                                                                    </w:div>
                                                                    <w:div w:id="1700205229">
                                                                      <w:marLeft w:val="0"/>
                                                                      <w:marRight w:val="0"/>
                                                                      <w:marTop w:val="0"/>
                                                                      <w:marBottom w:val="0"/>
                                                                      <w:divBdr>
                                                                        <w:top w:val="single" w:sz="2" w:space="0" w:color="auto"/>
                                                                        <w:left w:val="single" w:sz="2" w:space="0" w:color="auto"/>
                                                                        <w:bottom w:val="single" w:sz="2" w:space="0" w:color="auto"/>
                                                                        <w:right w:val="single" w:sz="2" w:space="0" w:color="auto"/>
                                                                      </w:divBdr>
                                                                      <w:divsChild>
                                                                        <w:div w:id="273681068">
                                                                          <w:marLeft w:val="0"/>
                                                                          <w:marRight w:val="0"/>
                                                                          <w:marTop w:val="0"/>
                                                                          <w:marBottom w:val="0"/>
                                                                          <w:divBdr>
                                                                            <w:top w:val="single" w:sz="2" w:space="0" w:color="auto"/>
                                                                            <w:left w:val="single" w:sz="2" w:space="0" w:color="auto"/>
                                                                            <w:bottom w:val="single" w:sz="2" w:space="0" w:color="auto"/>
                                                                            <w:right w:val="single" w:sz="2" w:space="0" w:color="auto"/>
                                                                          </w:divBdr>
                                                                        </w:div>
                                                                      </w:divsChild>
                                                                    </w:div>
                                                                    <w:div w:id="126437293">
                                                                      <w:marLeft w:val="0"/>
                                                                      <w:marRight w:val="0"/>
                                                                      <w:marTop w:val="0"/>
                                                                      <w:marBottom w:val="0"/>
                                                                      <w:divBdr>
                                                                        <w:top w:val="single" w:sz="2" w:space="0" w:color="auto"/>
                                                                        <w:left w:val="single" w:sz="2" w:space="0" w:color="auto"/>
                                                                        <w:bottom w:val="single" w:sz="2" w:space="0" w:color="auto"/>
                                                                        <w:right w:val="single" w:sz="2" w:space="0" w:color="auto"/>
                                                                      </w:divBdr>
                                                                      <w:divsChild>
                                                                        <w:div w:id="259333689">
                                                                          <w:marLeft w:val="0"/>
                                                                          <w:marRight w:val="0"/>
                                                                          <w:marTop w:val="0"/>
                                                                          <w:marBottom w:val="0"/>
                                                                          <w:divBdr>
                                                                            <w:top w:val="single" w:sz="2" w:space="0" w:color="auto"/>
                                                                            <w:left w:val="single" w:sz="2" w:space="0" w:color="auto"/>
                                                                            <w:bottom w:val="single" w:sz="2" w:space="0" w:color="auto"/>
                                                                            <w:right w:val="single" w:sz="2" w:space="0" w:color="auto"/>
                                                                          </w:divBdr>
                                                                        </w:div>
                                                                      </w:divsChild>
                                                                    </w:div>
                                                                    <w:div w:id="828716156">
                                                                      <w:marLeft w:val="0"/>
                                                                      <w:marRight w:val="0"/>
                                                                      <w:marTop w:val="0"/>
                                                                      <w:marBottom w:val="0"/>
                                                                      <w:divBdr>
                                                                        <w:top w:val="single" w:sz="2" w:space="0" w:color="auto"/>
                                                                        <w:left w:val="single" w:sz="2" w:space="0" w:color="auto"/>
                                                                        <w:bottom w:val="single" w:sz="2" w:space="0" w:color="auto"/>
                                                                        <w:right w:val="single" w:sz="2" w:space="0" w:color="auto"/>
                                                                      </w:divBdr>
                                                                      <w:divsChild>
                                                                        <w:div w:id="1310672105">
                                                                          <w:marLeft w:val="0"/>
                                                                          <w:marRight w:val="0"/>
                                                                          <w:marTop w:val="0"/>
                                                                          <w:marBottom w:val="0"/>
                                                                          <w:divBdr>
                                                                            <w:top w:val="single" w:sz="2" w:space="0" w:color="auto"/>
                                                                            <w:left w:val="single" w:sz="2" w:space="0" w:color="auto"/>
                                                                            <w:bottom w:val="single" w:sz="2" w:space="0" w:color="auto"/>
                                                                            <w:right w:val="single" w:sz="2" w:space="0" w:color="auto"/>
                                                                          </w:divBdr>
                                                                        </w:div>
                                                                      </w:divsChild>
                                                                    </w:div>
                                                                    <w:div w:id="1435830353">
                                                                      <w:marLeft w:val="0"/>
                                                                      <w:marRight w:val="0"/>
                                                                      <w:marTop w:val="0"/>
                                                                      <w:marBottom w:val="0"/>
                                                                      <w:divBdr>
                                                                        <w:top w:val="single" w:sz="2" w:space="0" w:color="auto"/>
                                                                        <w:left w:val="single" w:sz="2" w:space="0" w:color="auto"/>
                                                                        <w:bottom w:val="single" w:sz="2" w:space="0" w:color="auto"/>
                                                                        <w:right w:val="single" w:sz="2" w:space="0" w:color="auto"/>
                                                                      </w:divBdr>
                                                                      <w:divsChild>
                                                                        <w:div w:id="79719057">
                                                                          <w:marLeft w:val="0"/>
                                                                          <w:marRight w:val="0"/>
                                                                          <w:marTop w:val="0"/>
                                                                          <w:marBottom w:val="0"/>
                                                                          <w:divBdr>
                                                                            <w:top w:val="single" w:sz="2" w:space="0" w:color="auto"/>
                                                                            <w:left w:val="single" w:sz="2" w:space="0" w:color="auto"/>
                                                                            <w:bottom w:val="single" w:sz="2" w:space="0" w:color="auto"/>
                                                                            <w:right w:val="single" w:sz="2" w:space="0" w:color="auto"/>
                                                                          </w:divBdr>
                                                                        </w:div>
                                                                      </w:divsChild>
                                                                    </w:div>
                                                                    <w:div w:id="1578204398">
                                                                      <w:marLeft w:val="0"/>
                                                                      <w:marRight w:val="0"/>
                                                                      <w:marTop w:val="0"/>
                                                                      <w:marBottom w:val="0"/>
                                                                      <w:divBdr>
                                                                        <w:top w:val="single" w:sz="2" w:space="0" w:color="auto"/>
                                                                        <w:left w:val="single" w:sz="2" w:space="0" w:color="auto"/>
                                                                        <w:bottom w:val="single" w:sz="2" w:space="0" w:color="auto"/>
                                                                        <w:right w:val="single" w:sz="2" w:space="0" w:color="auto"/>
                                                                      </w:divBdr>
                                                                      <w:divsChild>
                                                                        <w:div w:id="106974432">
                                                                          <w:marLeft w:val="0"/>
                                                                          <w:marRight w:val="0"/>
                                                                          <w:marTop w:val="0"/>
                                                                          <w:marBottom w:val="0"/>
                                                                          <w:divBdr>
                                                                            <w:top w:val="single" w:sz="2" w:space="0" w:color="auto"/>
                                                                            <w:left w:val="single" w:sz="2" w:space="0" w:color="auto"/>
                                                                            <w:bottom w:val="single" w:sz="2" w:space="0" w:color="auto"/>
                                                                            <w:right w:val="single" w:sz="2" w:space="0" w:color="auto"/>
                                                                          </w:divBdr>
                                                                        </w:div>
                                                                      </w:divsChild>
                                                                    </w:div>
                                                                    <w:div w:id="365257568">
                                                                      <w:marLeft w:val="0"/>
                                                                      <w:marRight w:val="0"/>
                                                                      <w:marTop w:val="0"/>
                                                                      <w:marBottom w:val="0"/>
                                                                      <w:divBdr>
                                                                        <w:top w:val="single" w:sz="2" w:space="0" w:color="auto"/>
                                                                        <w:left w:val="single" w:sz="2" w:space="0" w:color="auto"/>
                                                                        <w:bottom w:val="single" w:sz="2" w:space="0" w:color="auto"/>
                                                                        <w:right w:val="single" w:sz="2" w:space="0" w:color="auto"/>
                                                                      </w:divBdr>
                                                                      <w:divsChild>
                                                                        <w:div w:id="1980527858">
                                                                          <w:marLeft w:val="0"/>
                                                                          <w:marRight w:val="0"/>
                                                                          <w:marTop w:val="0"/>
                                                                          <w:marBottom w:val="0"/>
                                                                          <w:divBdr>
                                                                            <w:top w:val="single" w:sz="2" w:space="0" w:color="auto"/>
                                                                            <w:left w:val="single" w:sz="2" w:space="0" w:color="auto"/>
                                                                            <w:bottom w:val="single" w:sz="2" w:space="0" w:color="auto"/>
                                                                            <w:right w:val="single" w:sz="2" w:space="0" w:color="auto"/>
                                                                          </w:divBdr>
                                                                        </w:div>
                                                                      </w:divsChild>
                                                                    </w:div>
                                                                    <w:div w:id="125054959">
                                                                      <w:marLeft w:val="0"/>
                                                                      <w:marRight w:val="0"/>
                                                                      <w:marTop w:val="0"/>
                                                                      <w:marBottom w:val="0"/>
                                                                      <w:divBdr>
                                                                        <w:top w:val="single" w:sz="2" w:space="0" w:color="auto"/>
                                                                        <w:left w:val="single" w:sz="2" w:space="0" w:color="auto"/>
                                                                        <w:bottom w:val="single" w:sz="2" w:space="0" w:color="auto"/>
                                                                        <w:right w:val="single" w:sz="2" w:space="0" w:color="auto"/>
                                                                      </w:divBdr>
                                                                      <w:divsChild>
                                                                        <w:div w:id="73478124">
                                                                          <w:marLeft w:val="0"/>
                                                                          <w:marRight w:val="0"/>
                                                                          <w:marTop w:val="0"/>
                                                                          <w:marBottom w:val="0"/>
                                                                          <w:divBdr>
                                                                            <w:top w:val="single" w:sz="2" w:space="0" w:color="auto"/>
                                                                            <w:left w:val="single" w:sz="2" w:space="0" w:color="auto"/>
                                                                            <w:bottom w:val="single" w:sz="2" w:space="0" w:color="auto"/>
                                                                            <w:right w:val="single" w:sz="2" w:space="0" w:color="auto"/>
                                                                          </w:divBdr>
                                                                        </w:div>
                                                                      </w:divsChild>
                                                                    </w:div>
                                                                    <w:div w:id="541796072">
                                                                      <w:marLeft w:val="0"/>
                                                                      <w:marRight w:val="0"/>
                                                                      <w:marTop w:val="0"/>
                                                                      <w:marBottom w:val="0"/>
                                                                      <w:divBdr>
                                                                        <w:top w:val="single" w:sz="2" w:space="0" w:color="auto"/>
                                                                        <w:left w:val="single" w:sz="2" w:space="0" w:color="auto"/>
                                                                        <w:bottom w:val="single" w:sz="2" w:space="0" w:color="auto"/>
                                                                        <w:right w:val="single" w:sz="2" w:space="0" w:color="auto"/>
                                                                      </w:divBdr>
                                                                      <w:divsChild>
                                                                        <w:div w:id="31732780">
                                                                          <w:marLeft w:val="0"/>
                                                                          <w:marRight w:val="0"/>
                                                                          <w:marTop w:val="0"/>
                                                                          <w:marBottom w:val="0"/>
                                                                          <w:divBdr>
                                                                            <w:top w:val="single" w:sz="2" w:space="0" w:color="auto"/>
                                                                            <w:left w:val="single" w:sz="2" w:space="0" w:color="auto"/>
                                                                            <w:bottom w:val="single" w:sz="2" w:space="0" w:color="auto"/>
                                                                            <w:right w:val="single" w:sz="2" w:space="0" w:color="auto"/>
                                                                          </w:divBdr>
                                                                        </w:div>
                                                                      </w:divsChild>
                                                                    </w:div>
                                                                    <w:div w:id="1012293579">
                                                                      <w:marLeft w:val="0"/>
                                                                      <w:marRight w:val="0"/>
                                                                      <w:marTop w:val="0"/>
                                                                      <w:marBottom w:val="0"/>
                                                                      <w:divBdr>
                                                                        <w:top w:val="single" w:sz="2" w:space="0" w:color="auto"/>
                                                                        <w:left w:val="single" w:sz="2" w:space="0" w:color="auto"/>
                                                                        <w:bottom w:val="single" w:sz="2" w:space="0" w:color="auto"/>
                                                                        <w:right w:val="single" w:sz="2" w:space="0" w:color="auto"/>
                                                                      </w:divBdr>
                                                                      <w:divsChild>
                                                                        <w:div w:id="517163145">
                                                                          <w:marLeft w:val="0"/>
                                                                          <w:marRight w:val="0"/>
                                                                          <w:marTop w:val="0"/>
                                                                          <w:marBottom w:val="0"/>
                                                                          <w:divBdr>
                                                                            <w:top w:val="single" w:sz="2" w:space="0" w:color="auto"/>
                                                                            <w:left w:val="single" w:sz="2" w:space="0" w:color="auto"/>
                                                                            <w:bottom w:val="single" w:sz="2" w:space="0" w:color="auto"/>
                                                                            <w:right w:val="single" w:sz="2" w:space="0" w:color="auto"/>
                                                                          </w:divBdr>
                                                                        </w:div>
                                                                      </w:divsChild>
                                                                    </w:div>
                                                                    <w:div w:id="1216970080">
                                                                      <w:marLeft w:val="0"/>
                                                                      <w:marRight w:val="0"/>
                                                                      <w:marTop w:val="0"/>
                                                                      <w:marBottom w:val="0"/>
                                                                      <w:divBdr>
                                                                        <w:top w:val="single" w:sz="2" w:space="0" w:color="auto"/>
                                                                        <w:left w:val="single" w:sz="2" w:space="0" w:color="auto"/>
                                                                        <w:bottom w:val="single" w:sz="2" w:space="0" w:color="auto"/>
                                                                        <w:right w:val="single" w:sz="2" w:space="0" w:color="auto"/>
                                                                      </w:divBdr>
                                                                      <w:divsChild>
                                                                        <w:div w:id="918296259">
                                                                          <w:marLeft w:val="0"/>
                                                                          <w:marRight w:val="0"/>
                                                                          <w:marTop w:val="0"/>
                                                                          <w:marBottom w:val="0"/>
                                                                          <w:divBdr>
                                                                            <w:top w:val="single" w:sz="2" w:space="0" w:color="auto"/>
                                                                            <w:left w:val="single" w:sz="2" w:space="0" w:color="auto"/>
                                                                            <w:bottom w:val="single" w:sz="2" w:space="0" w:color="auto"/>
                                                                            <w:right w:val="single" w:sz="2" w:space="0" w:color="auto"/>
                                                                          </w:divBdr>
                                                                        </w:div>
                                                                      </w:divsChild>
                                                                    </w:div>
                                                                    <w:div w:id="1557666117">
                                                                      <w:marLeft w:val="0"/>
                                                                      <w:marRight w:val="0"/>
                                                                      <w:marTop w:val="0"/>
                                                                      <w:marBottom w:val="0"/>
                                                                      <w:divBdr>
                                                                        <w:top w:val="single" w:sz="2" w:space="0" w:color="auto"/>
                                                                        <w:left w:val="single" w:sz="2" w:space="0" w:color="auto"/>
                                                                        <w:bottom w:val="single" w:sz="2" w:space="0" w:color="auto"/>
                                                                        <w:right w:val="single" w:sz="2" w:space="0" w:color="auto"/>
                                                                      </w:divBdr>
                                                                      <w:divsChild>
                                                                        <w:div w:id="1950157767">
                                                                          <w:marLeft w:val="0"/>
                                                                          <w:marRight w:val="0"/>
                                                                          <w:marTop w:val="0"/>
                                                                          <w:marBottom w:val="0"/>
                                                                          <w:divBdr>
                                                                            <w:top w:val="single" w:sz="2" w:space="0" w:color="auto"/>
                                                                            <w:left w:val="single" w:sz="2" w:space="0" w:color="auto"/>
                                                                            <w:bottom w:val="single" w:sz="2" w:space="0" w:color="auto"/>
                                                                            <w:right w:val="single" w:sz="2" w:space="0" w:color="auto"/>
                                                                          </w:divBdr>
                                                                        </w:div>
                                                                      </w:divsChild>
                                                                    </w:div>
                                                                    <w:div w:id="296883350">
                                                                      <w:marLeft w:val="0"/>
                                                                      <w:marRight w:val="0"/>
                                                                      <w:marTop w:val="0"/>
                                                                      <w:marBottom w:val="0"/>
                                                                      <w:divBdr>
                                                                        <w:top w:val="single" w:sz="2" w:space="0" w:color="auto"/>
                                                                        <w:left w:val="single" w:sz="2" w:space="0" w:color="auto"/>
                                                                        <w:bottom w:val="single" w:sz="2" w:space="0" w:color="auto"/>
                                                                        <w:right w:val="single" w:sz="2" w:space="0" w:color="auto"/>
                                                                      </w:divBdr>
                                                                      <w:divsChild>
                                                                        <w:div w:id="141310387">
                                                                          <w:marLeft w:val="0"/>
                                                                          <w:marRight w:val="0"/>
                                                                          <w:marTop w:val="0"/>
                                                                          <w:marBottom w:val="0"/>
                                                                          <w:divBdr>
                                                                            <w:top w:val="single" w:sz="2" w:space="0" w:color="auto"/>
                                                                            <w:left w:val="single" w:sz="2" w:space="0" w:color="auto"/>
                                                                            <w:bottom w:val="single" w:sz="2" w:space="0" w:color="auto"/>
                                                                            <w:right w:val="single" w:sz="2" w:space="0" w:color="auto"/>
                                                                          </w:divBdr>
                                                                        </w:div>
                                                                      </w:divsChild>
                                                                    </w:div>
                                                                    <w:div w:id="2114324654">
                                                                      <w:marLeft w:val="0"/>
                                                                      <w:marRight w:val="0"/>
                                                                      <w:marTop w:val="0"/>
                                                                      <w:marBottom w:val="0"/>
                                                                      <w:divBdr>
                                                                        <w:top w:val="single" w:sz="2" w:space="0" w:color="auto"/>
                                                                        <w:left w:val="single" w:sz="2" w:space="0" w:color="auto"/>
                                                                        <w:bottom w:val="single" w:sz="2" w:space="0" w:color="auto"/>
                                                                        <w:right w:val="single" w:sz="2" w:space="0" w:color="auto"/>
                                                                      </w:divBdr>
                                                                      <w:divsChild>
                                                                        <w:div w:id="1089161738">
                                                                          <w:marLeft w:val="0"/>
                                                                          <w:marRight w:val="0"/>
                                                                          <w:marTop w:val="0"/>
                                                                          <w:marBottom w:val="0"/>
                                                                          <w:divBdr>
                                                                            <w:top w:val="single" w:sz="2" w:space="0" w:color="auto"/>
                                                                            <w:left w:val="single" w:sz="2" w:space="0" w:color="auto"/>
                                                                            <w:bottom w:val="single" w:sz="2" w:space="0" w:color="auto"/>
                                                                            <w:right w:val="single" w:sz="2" w:space="0" w:color="auto"/>
                                                                          </w:divBdr>
                                                                        </w:div>
                                                                      </w:divsChild>
                                                                    </w:div>
                                                                    <w:div w:id="1789009823">
                                                                      <w:marLeft w:val="0"/>
                                                                      <w:marRight w:val="0"/>
                                                                      <w:marTop w:val="0"/>
                                                                      <w:marBottom w:val="0"/>
                                                                      <w:divBdr>
                                                                        <w:top w:val="single" w:sz="2" w:space="0" w:color="auto"/>
                                                                        <w:left w:val="single" w:sz="2" w:space="0" w:color="auto"/>
                                                                        <w:bottom w:val="single" w:sz="2" w:space="0" w:color="auto"/>
                                                                        <w:right w:val="single" w:sz="2" w:space="0" w:color="auto"/>
                                                                      </w:divBdr>
                                                                      <w:divsChild>
                                                                        <w:div w:id="149448077">
                                                                          <w:marLeft w:val="0"/>
                                                                          <w:marRight w:val="0"/>
                                                                          <w:marTop w:val="0"/>
                                                                          <w:marBottom w:val="0"/>
                                                                          <w:divBdr>
                                                                            <w:top w:val="single" w:sz="2" w:space="0" w:color="auto"/>
                                                                            <w:left w:val="single" w:sz="2" w:space="0" w:color="auto"/>
                                                                            <w:bottom w:val="single" w:sz="2" w:space="0" w:color="auto"/>
                                                                            <w:right w:val="single" w:sz="2" w:space="0" w:color="auto"/>
                                                                          </w:divBdr>
                                                                        </w:div>
                                                                      </w:divsChild>
                                                                    </w:div>
                                                                    <w:div w:id="20716607">
                                                                      <w:marLeft w:val="0"/>
                                                                      <w:marRight w:val="0"/>
                                                                      <w:marTop w:val="0"/>
                                                                      <w:marBottom w:val="0"/>
                                                                      <w:divBdr>
                                                                        <w:top w:val="single" w:sz="2" w:space="0" w:color="auto"/>
                                                                        <w:left w:val="single" w:sz="2" w:space="0" w:color="auto"/>
                                                                        <w:bottom w:val="single" w:sz="2" w:space="0" w:color="auto"/>
                                                                        <w:right w:val="single" w:sz="2" w:space="0" w:color="auto"/>
                                                                      </w:divBdr>
                                                                      <w:divsChild>
                                                                        <w:div w:id="802844343">
                                                                          <w:marLeft w:val="0"/>
                                                                          <w:marRight w:val="0"/>
                                                                          <w:marTop w:val="0"/>
                                                                          <w:marBottom w:val="0"/>
                                                                          <w:divBdr>
                                                                            <w:top w:val="single" w:sz="2" w:space="0" w:color="auto"/>
                                                                            <w:left w:val="single" w:sz="2" w:space="0" w:color="auto"/>
                                                                            <w:bottom w:val="single" w:sz="2" w:space="0" w:color="auto"/>
                                                                            <w:right w:val="single" w:sz="2" w:space="0" w:color="auto"/>
                                                                          </w:divBdr>
                                                                        </w:div>
                                                                      </w:divsChild>
                                                                    </w:div>
                                                                    <w:div w:id="854416978">
                                                                      <w:marLeft w:val="0"/>
                                                                      <w:marRight w:val="0"/>
                                                                      <w:marTop w:val="0"/>
                                                                      <w:marBottom w:val="0"/>
                                                                      <w:divBdr>
                                                                        <w:top w:val="single" w:sz="2" w:space="0" w:color="auto"/>
                                                                        <w:left w:val="single" w:sz="2" w:space="0" w:color="auto"/>
                                                                        <w:bottom w:val="single" w:sz="2" w:space="0" w:color="auto"/>
                                                                        <w:right w:val="single" w:sz="2" w:space="0" w:color="auto"/>
                                                                      </w:divBdr>
                                                                      <w:divsChild>
                                                                        <w:div w:id="1637099204">
                                                                          <w:marLeft w:val="0"/>
                                                                          <w:marRight w:val="0"/>
                                                                          <w:marTop w:val="0"/>
                                                                          <w:marBottom w:val="0"/>
                                                                          <w:divBdr>
                                                                            <w:top w:val="single" w:sz="2" w:space="0" w:color="auto"/>
                                                                            <w:left w:val="single" w:sz="2" w:space="0" w:color="auto"/>
                                                                            <w:bottom w:val="single" w:sz="2" w:space="0" w:color="auto"/>
                                                                            <w:right w:val="single" w:sz="2" w:space="0" w:color="auto"/>
                                                                          </w:divBdr>
                                                                        </w:div>
                                                                      </w:divsChild>
                                                                    </w:div>
                                                                    <w:div w:id="1830487335">
                                                                      <w:marLeft w:val="0"/>
                                                                      <w:marRight w:val="0"/>
                                                                      <w:marTop w:val="0"/>
                                                                      <w:marBottom w:val="0"/>
                                                                      <w:divBdr>
                                                                        <w:top w:val="single" w:sz="2" w:space="0" w:color="auto"/>
                                                                        <w:left w:val="single" w:sz="2" w:space="0" w:color="auto"/>
                                                                        <w:bottom w:val="single" w:sz="2" w:space="0" w:color="auto"/>
                                                                        <w:right w:val="single" w:sz="2" w:space="0" w:color="auto"/>
                                                                      </w:divBdr>
                                                                      <w:divsChild>
                                                                        <w:div w:id="162430370">
                                                                          <w:marLeft w:val="0"/>
                                                                          <w:marRight w:val="0"/>
                                                                          <w:marTop w:val="0"/>
                                                                          <w:marBottom w:val="0"/>
                                                                          <w:divBdr>
                                                                            <w:top w:val="single" w:sz="2" w:space="0" w:color="auto"/>
                                                                            <w:left w:val="single" w:sz="2" w:space="0" w:color="auto"/>
                                                                            <w:bottom w:val="single" w:sz="2" w:space="0" w:color="auto"/>
                                                                            <w:right w:val="single" w:sz="2" w:space="0" w:color="auto"/>
                                                                          </w:divBdr>
                                                                        </w:div>
                                                                      </w:divsChild>
                                                                    </w:div>
                                                                    <w:div w:id="1491676936">
                                                                      <w:marLeft w:val="0"/>
                                                                      <w:marRight w:val="0"/>
                                                                      <w:marTop w:val="0"/>
                                                                      <w:marBottom w:val="0"/>
                                                                      <w:divBdr>
                                                                        <w:top w:val="single" w:sz="2" w:space="0" w:color="auto"/>
                                                                        <w:left w:val="single" w:sz="2" w:space="0" w:color="auto"/>
                                                                        <w:bottom w:val="single" w:sz="2" w:space="0" w:color="auto"/>
                                                                        <w:right w:val="single" w:sz="2" w:space="0" w:color="auto"/>
                                                                      </w:divBdr>
                                                                      <w:divsChild>
                                                                        <w:div w:id="858352480">
                                                                          <w:marLeft w:val="0"/>
                                                                          <w:marRight w:val="0"/>
                                                                          <w:marTop w:val="0"/>
                                                                          <w:marBottom w:val="0"/>
                                                                          <w:divBdr>
                                                                            <w:top w:val="single" w:sz="2" w:space="0" w:color="auto"/>
                                                                            <w:left w:val="single" w:sz="2" w:space="0" w:color="auto"/>
                                                                            <w:bottom w:val="single" w:sz="2" w:space="0" w:color="auto"/>
                                                                            <w:right w:val="single" w:sz="2" w:space="0" w:color="auto"/>
                                                                          </w:divBdr>
                                                                        </w:div>
                                                                      </w:divsChild>
                                                                    </w:div>
                                                                    <w:div w:id="1671372062">
                                                                      <w:marLeft w:val="0"/>
                                                                      <w:marRight w:val="0"/>
                                                                      <w:marTop w:val="0"/>
                                                                      <w:marBottom w:val="0"/>
                                                                      <w:divBdr>
                                                                        <w:top w:val="single" w:sz="2" w:space="0" w:color="auto"/>
                                                                        <w:left w:val="single" w:sz="2" w:space="0" w:color="auto"/>
                                                                        <w:bottom w:val="single" w:sz="2" w:space="0" w:color="auto"/>
                                                                        <w:right w:val="single" w:sz="2" w:space="0" w:color="auto"/>
                                                                      </w:divBdr>
                                                                      <w:divsChild>
                                                                        <w:div w:id="1605186836">
                                                                          <w:marLeft w:val="0"/>
                                                                          <w:marRight w:val="0"/>
                                                                          <w:marTop w:val="0"/>
                                                                          <w:marBottom w:val="0"/>
                                                                          <w:divBdr>
                                                                            <w:top w:val="single" w:sz="2" w:space="0" w:color="auto"/>
                                                                            <w:left w:val="single" w:sz="2" w:space="0" w:color="auto"/>
                                                                            <w:bottom w:val="single" w:sz="2" w:space="0" w:color="auto"/>
                                                                            <w:right w:val="single" w:sz="2" w:space="0" w:color="auto"/>
                                                                          </w:divBdr>
                                                                        </w:div>
                                                                      </w:divsChild>
                                                                    </w:div>
                                                                    <w:div w:id="1644890174">
                                                                      <w:marLeft w:val="0"/>
                                                                      <w:marRight w:val="0"/>
                                                                      <w:marTop w:val="0"/>
                                                                      <w:marBottom w:val="0"/>
                                                                      <w:divBdr>
                                                                        <w:top w:val="single" w:sz="2" w:space="0" w:color="auto"/>
                                                                        <w:left w:val="single" w:sz="2" w:space="0" w:color="auto"/>
                                                                        <w:bottom w:val="single" w:sz="2" w:space="0" w:color="auto"/>
                                                                        <w:right w:val="single" w:sz="2" w:space="0" w:color="auto"/>
                                                                      </w:divBdr>
                                                                      <w:divsChild>
                                                                        <w:div w:id="447087659">
                                                                          <w:marLeft w:val="0"/>
                                                                          <w:marRight w:val="0"/>
                                                                          <w:marTop w:val="0"/>
                                                                          <w:marBottom w:val="0"/>
                                                                          <w:divBdr>
                                                                            <w:top w:val="single" w:sz="2" w:space="0" w:color="auto"/>
                                                                            <w:left w:val="single" w:sz="2" w:space="0" w:color="auto"/>
                                                                            <w:bottom w:val="single" w:sz="2" w:space="0" w:color="auto"/>
                                                                            <w:right w:val="single" w:sz="2" w:space="0" w:color="auto"/>
                                                                          </w:divBdr>
                                                                        </w:div>
                                                                      </w:divsChild>
                                                                    </w:div>
                                                                    <w:div w:id="954018568">
                                                                      <w:marLeft w:val="0"/>
                                                                      <w:marRight w:val="0"/>
                                                                      <w:marTop w:val="0"/>
                                                                      <w:marBottom w:val="0"/>
                                                                      <w:divBdr>
                                                                        <w:top w:val="single" w:sz="2" w:space="0" w:color="auto"/>
                                                                        <w:left w:val="single" w:sz="2" w:space="0" w:color="auto"/>
                                                                        <w:bottom w:val="single" w:sz="2" w:space="0" w:color="auto"/>
                                                                        <w:right w:val="single" w:sz="2" w:space="0" w:color="auto"/>
                                                                      </w:divBdr>
                                                                      <w:divsChild>
                                                                        <w:div w:id="201598353">
                                                                          <w:marLeft w:val="0"/>
                                                                          <w:marRight w:val="0"/>
                                                                          <w:marTop w:val="0"/>
                                                                          <w:marBottom w:val="0"/>
                                                                          <w:divBdr>
                                                                            <w:top w:val="single" w:sz="2" w:space="0" w:color="auto"/>
                                                                            <w:left w:val="single" w:sz="2" w:space="0" w:color="auto"/>
                                                                            <w:bottom w:val="single" w:sz="2" w:space="0" w:color="auto"/>
                                                                            <w:right w:val="single" w:sz="2" w:space="0" w:color="auto"/>
                                                                          </w:divBdr>
                                                                        </w:div>
                                                                      </w:divsChild>
                                                                    </w:div>
                                                                    <w:div w:id="745421121">
                                                                      <w:marLeft w:val="0"/>
                                                                      <w:marRight w:val="0"/>
                                                                      <w:marTop w:val="0"/>
                                                                      <w:marBottom w:val="0"/>
                                                                      <w:divBdr>
                                                                        <w:top w:val="single" w:sz="2" w:space="0" w:color="auto"/>
                                                                        <w:left w:val="single" w:sz="2" w:space="0" w:color="auto"/>
                                                                        <w:bottom w:val="single" w:sz="2" w:space="0" w:color="auto"/>
                                                                        <w:right w:val="single" w:sz="2" w:space="0" w:color="auto"/>
                                                                      </w:divBdr>
                                                                      <w:divsChild>
                                                                        <w:div w:id="1595747289">
                                                                          <w:marLeft w:val="0"/>
                                                                          <w:marRight w:val="0"/>
                                                                          <w:marTop w:val="0"/>
                                                                          <w:marBottom w:val="0"/>
                                                                          <w:divBdr>
                                                                            <w:top w:val="single" w:sz="2" w:space="0" w:color="auto"/>
                                                                            <w:left w:val="single" w:sz="2" w:space="0" w:color="auto"/>
                                                                            <w:bottom w:val="single" w:sz="2" w:space="0" w:color="auto"/>
                                                                            <w:right w:val="single" w:sz="2" w:space="0" w:color="auto"/>
                                                                          </w:divBdr>
                                                                        </w:div>
                                                                      </w:divsChild>
                                                                    </w:div>
                                                                    <w:div w:id="1082263732">
                                                                      <w:marLeft w:val="0"/>
                                                                      <w:marRight w:val="0"/>
                                                                      <w:marTop w:val="0"/>
                                                                      <w:marBottom w:val="0"/>
                                                                      <w:divBdr>
                                                                        <w:top w:val="single" w:sz="2" w:space="0" w:color="auto"/>
                                                                        <w:left w:val="single" w:sz="2" w:space="0" w:color="auto"/>
                                                                        <w:bottom w:val="single" w:sz="2" w:space="0" w:color="auto"/>
                                                                        <w:right w:val="single" w:sz="2" w:space="0" w:color="auto"/>
                                                                      </w:divBdr>
                                                                      <w:divsChild>
                                                                        <w:div w:id="2131656317">
                                                                          <w:marLeft w:val="0"/>
                                                                          <w:marRight w:val="0"/>
                                                                          <w:marTop w:val="0"/>
                                                                          <w:marBottom w:val="0"/>
                                                                          <w:divBdr>
                                                                            <w:top w:val="single" w:sz="2" w:space="0" w:color="auto"/>
                                                                            <w:left w:val="single" w:sz="2" w:space="0" w:color="auto"/>
                                                                            <w:bottom w:val="single" w:sz="2" w:space="0" w:color="auto"/>
                                                                            <w:right w:val="single" w:sz="2" w:space="0" w:color="auto"/>
                                                                          </w:divBdr>
                                                                        </w:div>
                                                                      </w:divsChild>
                                                                    </w:div>
                                                                    <w:div w:id="2073429318">
                                                                      <w:marLeft w:val="0"/>
                                                                      <w:marRight w:val="0"/>
                                                                      <w:marTop w:val="0"/>
                                                                      <w:marBottom w:val="0"/>
                                                                      <w:divBdr>
                                                                        <w:top w:val="single" w:sz="2" w:space="0" w:color="auto"/>
                                                                        <w:left w:val="single" w:sz="2" w:space="0" w:color="auto"/>
                                                                        <w:bottom w:val="single" w:sz="2" w:space="0" w:color="auto"/>
                                                                        <w:right w:val="single" w:sz="2" w:space="0" w:color="auto"/>
                                                                      </w:divBdr>
                                                                      <w:divsChild>
                                                                        <w:div w:id="1675717166">
                                                                          <w:marLeft w:val="0"/>
                                                                          <w:marRight w:val="0"/>
                                                                          <w:marTop w:val="0"/>
                                                                          <w:marBottom w:val="0"/>
                                                                          <w:divBdr>
                                                                            <w:top w:val="single" w:sz="2" w:space="0" w:color="auto"/>
                                                                            <w:left w:val="single" w:sz="2" w:space="0" w:color="auto"/>
                                                                            <w:bottom w:val="single" w:sz="2" w:space="0" w:color="auto"/>
                                                                            <w:right w:val="single" w:sz="2" w:space="0" w:color="auto"/>
                                                                          </w:divBdr>
                                                                        </w:div>
                                                                      </w:divsChild>
                                                                    </w:div>
                                                                    <w:div w:id="590237396">
                                                                      <w:marLeft w:val="0"/>
                                                                      <w:marRight w:val="0"/>
                                                                      <w:marTop w:val="0"/>
                                                                      <w:marBottom w:val="0"/>
                                                                      <w:divBdr>
                                                                        <w:top w:val="single" w:sz="2" w:space="0" w:color="auto"/>
                                                                        <w:left w:val="single" w:sz="2" w:space="0" w:color="auto"/>
                                                                        <w:bottom w:val="single" w:sz="2" w:space="0" w:color="auto"/>
                                                                        <w:right w:val="single" w:sz="2" w:space="0" w:color="auto"/>
                                                                      </w:divBdr>
                                                                      <w:divsChild>
                                                                        <w:div w:id="1688671945">
                                                                          <w:marLeft w:val="0"/>
                                                                          <w:marRight w:val="0"/>
                                                                          <w:marTop w:val="0"/>
                                                                          <w:marBottom w:val="0"/>
                                                                          <w:divBdr>
                                                                            <w:top w:val="single" w:sz="2" w:space="0" w:color="auto"/>
                                                                            <w:left w:val="single" w:sz="2" w:space="0" w:color="auto"/>
                                                                            <w:bottom w:val="single" w:sz="2" w:space="0" w:color="auto"/>
                                                                            <w:right w:val="single" w:sz="2" w:space="0" w:color="auto"/>
                                                                          </w:divBdr>
                                                                        </w:div>
                                                                      </w:divsChild>
                                                                    </w:div>
                                                                    <w:div w:id="14522435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37479106">
      <w:bodyDiv w:val="1"/>
      <w:marLeft w:val="0"/>
      <w:marRight w:val="0"/>
      <w:marTop w:val="0"/>
      <w:marBottom w:val="0"/>
      <w:divBdr>
        <w:top w:val="none" w:sz="0" w:space="0" w:color="auto"/>
        <w:left w:val="none" w:sz="0" w:space="0" w:color="auto"/>
        <w:bottom w:val="none" w:sz="0" w:space="0" w:color="auto"/>
        <w:right w:val="none" w:sz="0" w:space="0" w:color="auto"/>
      </w:divBdr>
    </w:div>
    <w:div w:id="1265771557">
      <w:bodyDiv w:val="1"/>
      <w:marLeft w:val="0"/>
      <w:marRight w:val="0"/>
      <w:marTop w:val="0"/>
      <w:marBottom w:val="0"/>
      <w:divBdr>
        <w:top w:val="none" w:sz="0" w:space="0" w:color="auto"/>
        <w:left w:val="none" w:sz="0" w:space="0" w:color="auto"/>
        <w:bottom w:val="none" w:sz="0" w:space="0" w:color="auto"/>
        <w:right w:val="none" w:sz="0" w:space="0" w:color="auto"/>
      </w:divBdr>
      <w:divsChild>
        <w:div w:id="117380887">
          <w:marLeft w:val="0"/>
          <w:marRight w:val="0"/>
          <w:marTop w:val="0"/>
          <w:marBottom w:val="0"/>
          <w:divBdr>
            <w:top w:val="none" w:sz="0" w:space="0" w:color="auto"/>
            <w:left w:val="none" w:sz="0" w:space="0" w:color="auto"/>
            <w:bottom w:val="none" w:sz="0" w:space="0" w:color="auto"/>
            <w:right w:val="none" w:sz="0" w:space="0" w:color="auto"/>
          </w:divBdr>
          <w:divsChild>
            <w:div w:id="1278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4146">
      <w:bodyDiv w:val="1"/>
      <w:marLeft w:val="0"/>
      <w:marRight w:val="0"/>
      <w:marTop w:val="0"/>
      <w:marBottom w:val="0"/>
      <w:divBdr>
        <w:top w:val="none" w:sz="0" w:space="0" w:color="auto"/>
        <w:left w:val="none" w:sz="0" w:space="0" w:color="auto"/>
        <w:bottom w:val="none" w:sz="0" w:space="0" w:color="auto"/>
        <w:right w:val="none" w:sz="0" w:space="0" w:color="auto"/>
      </w:divBdr>
    </w:div>
    <w:div w:id="1309821130">
      <w:bodyDiv w:val="1"/>
      <w:marLeft w:val="0"/>
      <w:marRight w:val="0"/>
      <w:marTop w:val="0"/>
      <w:marBottom w:val="0"/>
      <w:divBdr>
        <w:top w:val="none" w:sz="0" w:space="0" w:color="auto"/>
        <w:left w:val="none" w:sz="0" w:space="0" w:color="auto"/>
        <w:bottom w:val="none" w:sz="0" w:space="0" w:color="auto"/>
        <w:right w:val="none" w:sz="0" w:space="0" w:color="auto"/>
      </w:divBdr>
    </w:div>
    <w:div w:id="1311329493">
      <w:bodyDiv w:val="1"/>
      <w:marLeft w:val="0"/>
      <w:marRight w:val="0"/>
      <w:marTop w:val="0"/>
      <w:marBottom w:val="0"/>
      <w:divBdr>
        <w:top w:val="none" w:sz="0" w:space="0" w:color="auto"/>
        <w:left w:val="none" w:sz="0" w:space="0" w:color="auto"/>
        <w:bottom w:val="none" w:sz="0" w:space="0" w:color="auto"/>
        <w:right w:val="none" w:sz="0" w:space="0" w:color="auto"/>
      </w:divBdr>
    </w:div>
    <w:div w:id="1317420792">
      <w:bodyDiv w:val="1"/>
      <w:marLeft w:val="0"/>
      <w:marRight w:val="0"/>
      <w:marTop w:val="0"/>
      <w:marBottom w:val="0"/>
      <w:divBdr>
        <w:top w:val="none" w:sz="0" w:space="0" w:color="auto"/>
        <w:left w:val="none" w:sz="0" w:space="0" w:color="auto"/>
        <w:bottom w:val="none" w:sz="0" w:space="0" w:color="auto"/>
        <w:right w:val="none" w:sz="0" w:space="0" w:color="auto"/>
      </w:divBdr>
    </w:div>
    <w:div w:id="1330716533">
      <w:bodyDiv w:val="1"/>
      <w:marLeft w:val="0"/>
      <w:marRight w:val="0"/>
      <w:marTop w:val="0"/>
      <w:marBottom w:val="0"/>
      <w:divBdr>
        <w:top w:val="none" w:sz="0" w:space="0" w:color="auto"/>
        <w:left w:val="none" w:sz="0" w:space="0" w:color="auto"/>
        <w:bottom w:val="none" w:sz="0" w:space="0" w:color="auto"/>
        <w:right w:val="none" w:sz="0" w:space="0" w:color="auto"/>
      </w:divBdr>
    </w:div>
    <w:div w:id="1344160499">
      <w:bodyDiv w:val="1"/>
      <w:marLeft w:val="0"/>
      <w:marRight w:val="0"/>
      <w:marTop w:val="0"/>
      <w:marBottom w:val="0"/>
      <w:divBdr>
        <w:top w:val="none" w:sz="0" w:space="0" w:color="auto"/>
        <w:left w:val="none" w:sz="0" w:space="0" w:color="auto"/>
        <w:bottom w:val="none" w:sz="0" w:space="0" w:color="auto"/>
        <w:right w:val="none" w:sz="0" w:space="0" w:color="auto"/>
      </w:divBdr>
    </w:div>
    <w:div w:id="1355687296">
      <w:bodyDiv w:val="1"/>
      <w:marLeft w:val="0"/>
      <w:marRight w:val="0"/>
      <w:marTop w:val="0"/>
      <w:marBottom w:val="0"/>
      <w:divBdr>
        <w:top w:val="none" w:sz="0" w:space="0" w:color="auto"/>
        <w:left w:val="none" w:sz="0" w:space="0" w:color="auto"/>
        <w:bottom w:val="none" w:sz="0" w:space="0" w:color="auto"/>
        <w:right w:val="none" w:sz="0" w:space="0" w:color="auto"/>
      </w:divBdr>
    </w:div>
    <w:div w:id="1366130205">
      <w:bodyDiv w:val="1"/>
      <w:marLeft w:val="0"/>
      <w:marRight w:val="0"/>
      <w:marTop w:val="0"/>
      <w:marBottom w:val="0"/>
      <w:divBdr>
        <w:top w:val="none" w:sz="0" w:space="0" w:color="auto"/>
        <w:left w:val="none" w:sz="0" w:space="0" w:color="auto"/>
        <w:bottom w:val="none" w:sz="0" w:space="0" w:color="auto"/>
        <w:right w:val="none" w:sz="0" w:space="0" w:color="auto"/>
      </w:divBdr>
    </w:div>
    <w:div w:id="1383214400">
      <w:bodyDiv w:val="1"/>
      <w:marLeft w:val="0"/>
      <w:marRight w:val="0"/>
      <w:marTop w:val="0"/>
      <w:marBottom w:val="0"/>
      <w:divBdr>
        <w:top w:val="none" w:sz="0" w:space="0" w:color="auto"/>
        <w:left w:val="none" w:sz="0" w:space="0" w:color="auto"/>
        <w:bottom w:val="none" w:sz="0" w:space="0" w:color="auto"/>
        <w:right w:val="none" w:sz="0" w:space="0" w:color="auto"/>
      </w:divBdr>
    </w:div>
    <w:div w:id="1402484493">
      <w:bodyDiv w:val="1"/>
      <w:marLeft w:val="0"/>
      <w:marRight w:val="0"/>
      <w:marTop w:val="0"/>
      <w:marBottom w:val="0"/>
      <w:divBdr>
        <w:top w:val="none" w:sz="0" w:space="0" w:color="auto"/>
        <w:left w:val="none" w:sz="0" w:space="0" w:color="auto"/>
        <w:bottom w:val="none" w:sz="0" w:space="0" w:color="auto"/>
        <w:right w:val="none" w:sz="0" w:space="0" w:color="auto"/>
      </w:divBdr>
    </w:div>
    <w:div w:id="1437409190">
      <w:bodyDiv w:val="1"/>
      <w:marLeft w:val="0"/>
      <w:marRight w:val="0"/>
      <w:marTop w:val="0"/>
      <w:marBottom w:val="0"/>
      <w:divBdr>
        <w:top w:val="none" w:sz="0" w:space="0" w:color="auto"/>
        <w:left w:val="none" w:sz="0" w:space="0" w:color="auto"/>
        <w:bottom w:val="none" w:sz="0" w:space="0" w:color="auto"/>
        <w:right w:val="none" w:sz="0" w:space="0" w:color="auto"/>
      </w:divBdr>
    </w:div>
    <w:div w:id="1442533200">
      <w:bodyDiv w:val="1"/>
      <w:marLeft w:val="0"/>
      <w:marRight w:val="0"/>
      <w:marTop w:val="0"/>
      <w:marBottom w:val="0"/>
      <w:divBdr>
        <w:top w:val="none" w:sz="0" w:space="0" w:color="auto"/>
        <w:left w:val="none" w:sz="0" w:space="0" w:color="auto"/>
        <w:bottom w:val="none" w:sz="0" w:space="0" w:color="auto"/>
        <w:right w:val="none" w:sz="0" w:space="0" w:color="auto"/>
      </w:divBdr>
    </w:div>
    <w:div w:id="1460759070">
      <w:bodyDiv w:val="1"/>
      <w:marLeft w:val="0"/>
      <w:marRight w:val="0"/>
      <w:marTop w:val="0"/>
      <w:marBottom w:val="0"/>
      <w:divBdr>
        <w:top w:val="none" w:sz="0" w:space="0" w:color="auto"/>
        <w:left w:val="none" w:sz="0" w:space="0" w:color="auto"/>
        <w:bottom w:val="none" w:sz="0" w:space="0" w:color="auto"/>
        <w:right w:val="none" w:sz="0" w:space="0" w:color="auto"/>
      </w:divBdr>
    </w:div>
    <w:div w:id="1464079722">
      <w:bodyDiv w:val="1"/>
      <w:marLeft w:val="0"/>
      <w:marRight w:val="0"/>
      <w:marTop w:val="0"/>
      <w:marBottom w:val="0"/>
      <w:divBdr>
        <w:top w:val="none" w:sz="0" w:space="0" w:color="auto"/>
        <w:left w:val="none" w:sz="0" w:space="0" w:color="auto"/>
        <w:bottom w:val="none" w:sz="0" w:space="0" w:color="auto"/>
        <w:right w:val="none" w:sz="0" w:space="0" w:color="auto"/>
      </w:divBdr>
      <w:divsChild>
        <w:div w:id="774449342">
          <w:marLeft w:val="0"/>
          <w:marRight w:val="0"/>
          <w:marTop w:val="0"/>
          <w:marBottom w:val="0"/>
          <w:divBdr>
            <w:top w:val="single" w:sz="2" w:space="0" w:color="auto"/>
            <w:left w:val="single" w:sz="2" w:space="0" w:color="auto"/>
            <w:bottom w:val="single" w:sz="2" w:space="0" w:color="auto"/>
            <w:right w:val="single" w:sz="2" w:space="0" w:color="auto"/>
          </w:divBdr>
          <w:divsChild>
            <w:div w:id="1310279830">
              <w:marLeft w:val="0"/>
              <w:marRight w:val="0"/>
              <w:marTop w:val="0"/>
              <w:marBottom w:val="0"/>
              <w:divBdr>
                <w:top w:val="single" w:sz="2" w:space="0" w:color="auto"/>
                <w:left w:val="single" w:sz="2" w:space="0" w:color="auto"/>
                <w:bottom w:val="single" w:sz="2" w:space="0" w:color="auto"/>
                <w:right w:val="single" w:sz="2" w:space="0" w:color="auto"/>
              </w:divBdr>
              <w:divsChild>
                <w:div w:id="85464284">
                  <w:marLeft w:val="0"/>
                  <w:marRight w:val="0"/>
                  <w:marTop w:val="0"/>
                  <w:marBottom w:val="0"/>
                  <w:divBdr>
                    <w:top w:val="single" w:sz="2" w:space="0" w:color="auto"/>
                    <w:left w:val="single" w:sz="2" w:space="0" w:color="auto"/>
                    <w:bottom w:val="single" w:sz="2" w:space="0" w:color="auto"/>
                    <w:right w:val="single" w:sz="2" w:space="0" w:color="auto"/>
                  </w:divBdr>
                  <w:divsChild>
                    <w:div w:id="50152866">
                      <w:marLeft w:val="0"/>
                      <w:marRight w:val="0"/>
                      <w:marTop w:val="0"/>
                      <w:marBottom w:val="0"/>
                      <w:divBdr>
                        <w:top w:val="single" w:sz="2" w:space="0" w:color="auto"/>
                        <w:left w:val="single" w:sz="2" w:space="0" w:color="auto"/>
                        <w:bottom w:val="single" w:sz="2" w:space="0" w:color="auto"/>
                        <w:right w:val="single" w:sz="2" w:space="0" w:color="auto"/>
                      </w:divBdr>
                      <w:divsChild>
                        <w:div w:id="2115519353">
                          <w:marLeft w:val="0"/>
                          <w:marRight w:val="0"/>
                          <w:marTop w:val="0"/>
                          <w:marBottom w:val="0"/>
                          <w:divBdr>
                            <w:top w:val="single" w:sz="2" w:space="0" w:color="auto"/>
                            <w:left w:val="single" w:sz="2" w:space="0" w:color="auto"/>
                            <w:bottom w:val="single" w:sz="2" w:space="0" w:color="auto"/>
                            <w:right w:val="single" w:sz="2" w:space="0" w:color="auto"/>
                          </w:divBdr>
                          <w:divsChild>
                            <w:div w:id="1729962660">
                              <w:marLeft w:val="0"/>
                              <w:marRight w:val="0"/>
                              <w:marTop w:val="0"/>
                              <w:marBottom w:val="0"/>
                              <w:divBdr>
                                <w:top w:val="single" w:sz="2" w:space="0" w:color="auto"/>
                                <w:left w:val="single" w:sz="2" w:space="0" w:color="auto"/>
                                <w:bottom w:val="single" w:sz="2" w:space="0" w:color="auto"/>
                                <w:right w:val="single" w:sz="2" w:space="0" w:color="auto"/>
                              </w:divBdr>
                              <w:divsChild>
                                <w:div w:id="117140561">
                                  <w:marLeft w:val="0"/>
                                  <w:marRight w:val="0"/>
                                  <w:marTop w:val="0"/>
                                  <w:marBottom w:val="0"/>
                                  <w:divBdr>
                                    <w:top w:val="single" w:sz="2" w:space="0" w:color="auto"/>
                                    <w:left w:val="single" w:sz="2" w:space="0" w:color="auto"/>
                                    <w:bottom w:val="single" w:sz="2" w:space="0" w:color="auto"/>
                                    <w:right w:val="single" w:sz="2" w:space="0" w:color="auto"/>
                                  </w:divBdr>
                                  <w:divsChild>
                                    <w:div w:id="870916682">
                                      <w:marLeft w:val="0"/>
                                      <w:marRight w:val="0"/>
                                      <w:marTop w:val="0"/>
                                      <w:marBottom w:val="0"/>
                                      <w:divBdr>
                                        <w:top w:val="single" w:sz="2" w:space="0" w:color="auto"/>
                                        <w:left w:val="single" w:sz="2" w:space="0" w:color="auto"/>
                                        <w:bottom w:val="single" w:sz="2" w:space="0" w:color="auto"/>
                                        <w:right w:val="single" w:sz="2" w:space="0" w:color="auto"/>
                                      </w:divBdr>
                                      <w:divsChild>
                                        <w:div w:id="1863589541">
                                          <w:marLeft w:val="0"/>
                                          <w:marRight w:val="0"/>
                                          <w:marTop w:val="0"/>
                                          <w:marBottom w:val="0"/>
                                          <w:divBdr>
                                            <w:top w:val="single" w:sz="2" w:space="0" w:color="auto"/>
                                            <w:left w:val="single" w:sz="2" w:space="0" w:color="auto"/>
                                            <w:bottom w:val="single" w:sz="2" w:space="0" w:color="auto"/>
                                            <w:right w:val="single" w:sz="2" w:space="0" w:color="auto"/>
                                          </w:divBdr>
                                          <w:divsChild>
                                            <w:div w:id="799035013">
                                              <w:marLeft w:val="0"/>
                                              <w:marRight w:val="0"/>
                                              <w:marTop w:val="0"/>
                                              <w:marBottom w:val="0"/>
                                              <w:divBdr>
                                                <w:top w:val="single" w:sz="2" w:space="0" w:color="auto"/>
                                                <w:left w:val="single" w:sz="2" w:space="0" w:color="auto"/>
                                                <w:bottom w:val="single" w:sz="2" w:space="0" w:color="auto"/>
                                                <w:right w:val="single" w:sz="2" w:space="0" w:color="auto"/>
                                              </w:divBdr>
                                              <w:divsChild>
                                                <w:div w:id="611785888">
                                                  <w:marLeft w:val="0"/>
                                                  <w:marRight w:val="0"/>
                                                  <w:marTop w:val="0"/>
                                                  <w:marBottom w:val="0"/>
                                                  <w:divBdr>
                                                    <w:top w:val="single" w:sz="2" w:space="0" w:color="auto"/>
                                                    <w:left w:val="single" w:sz="2" w:space="0" w:color="auto"/>
                                                    <w:bottom w:val="single" w:sz="2" w:space="0" w:color="auto"/>
                                                    <w:right w:val="single" w:sz="2" w:space="0" w:color="auto"/>
                                                  </w:divBdr>
                                                  <w:divsChild>
                                                    <w:div w:id="847672359">
                                                      <w:marLeft w:val="0"/>
                                                      <w:marRight w:val="0"/>
                                                      <w:marTop w:val="0"/>
                                                      <w:marBottom w:val="0"/>
                                                      <w:divBdr>
                                                        <w:top w:val="single" w:sz="2" w:space="0" w:color="auto"/>
                                                        <w:left w:val="single" w:sz="2" w:space="0" w:color="auto"/>
                                                        <w:bottom w:val="single" w:sz="2" w:space="0" w:color="auto"/>
                                                        <w:right w:val="single" w:sz="2" w:space="0" w:color="auto"/>
                                                      </w:divBdr>
                                                      <w:divsChild>
                                                        <w:div w:id="1632859893">
                                                          <w:marLeft w:val="0"/>
                                                          <w:marRight w:val="0"/>
                                                          <w:marTop w:val="0"/>
                                                          <w:marBottom w:val="0"/>
                                                          <w:divBdr>
                                                            <w:top w:val="single" w:sz="2" w:space="0" w:color="auto"/>
                                                            <w:left w:val="single" w:sz="2" w:space="0" w:color="auto"/>
                                                            <w:bottom w:val="single" w:sz="2" w:space="0" w:color="auto"/>
                                                            <w:right w:val="single" w:sz="2" w:space="0" w:color="auto"/>
                                                          </w:divBdr>
                                                          <w:divsChild>
                                                            <w:div w:id="2067678355">
                                                              <w:marLeft w:val="0"/>
                                                              <w:marRight w:val="0"/>
                                                              <w:marTop w:val="0"/>
                                                              <w:marBottom w:val="0"/>
                                                              <w:divBdr>
                                                                <w:top w:val="single" w:sz="2" w:space="0" w:color="auto"/>
                                                                <w:left w:val="single" w:sz="2" w:space="0" w:color="auto"/>
                                                                <w:bottom w:val="single" w:sz="2" w:space="0" w:color="auto"/>
                                                                <w:right w:val="single" w:sz="2" w:space="0" w:color="auto"/>
                                                              </w:divBdr>
                                                              <w:divsChild>
                                                                <w:div w:id="1146316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033141471">
                                  <w:marLeft w:val="0"/>
                                  <w:marRight w:val="0"/>
                                  <w:marTop w:val="0"/>
                                  <w:marBottom w:val="0"/>
                                  <w:divBdr>
                                    <w:top w:val="single" w:sz="2" w:space="0" w:color="auto"/>
                                    <w:left w:val="single" w:sz="2" w:space="0" w:color="auto"/>
                                    <w:bottom w:val="single" w:sz="2" w:space="0" w:color="auto"/>
                                    <w:right w:val="single" w:sz="2" w:space="0" w:color="auto"/>
                                  </w:divBdr>
                                  <w:divsChild>
                                    <w:div w:id="1457484070">
                                      <w:marLeft w:val="0"/>
                                      <w:marRight w:val="0"/>
                                      <w:marTop w:val="0"/>
                                      <w:marBottom w:val="0"/>
                                      <w:divBdr>
                                        <w:top w:val="single" w:sz="2" w:space="0" w:color="auto"/>
                                        <w:left w:val="single" w:sz="2" w:space="0" w:color="auto"/>
                                        <w:bottom w:val="single" w:sz="2" w:space="0" w:color="auto"/>
                                        <w:right w:val="single" w:sz="2" w:space="0" w:color="auto"/>
                                      </w:divBdr>
                                      <w:divsChild>
                                        <w:div w:id="1472210225">
                                          <w:marLeft w:val="0"/>
                                          <w:marRight w:val="0"/>
                                          <w:marTop w:val="0"/>
                                          <w:marBottom w:val="0"/>
                                          <w:divBdr>
                                            <w:top w:val="single" w:sz="2" w:space="0" w:color="auto"/>
                                            <w:left w:val="single" w:sz="2" w:space="0" w:color="auto"/>
                                            <w:bottom w:val="single" w:sz="2" w:space="0" w:color="auto"/>
                                            <w:right w:val="single" w:sz="2" w:space="0" w:color="auto"/>
                                          </w:divBdr>
                                          <w:divsChild>
                                            <w:div w:id="1136724231">
                                              <w:marLeft w:val="0"/>
                                              <w:marRight w:val="0"/>
                                              <w:marTop w:val="0"/>
                                              <w:marBottom w:val="0"/>
                                              <w:divBdr>
                                                <w:top w:val="single" w:sz="2" w:space="0" w:color="auto"/>
                                                <w:left w:val="single" w:sz="2" w:space="0" w:color="auto"/>
                                                <w:bottom w:val="single" w:sz="2" w:space="0" w:color="auto"/>
                                                <w:right w:val="single" w:sz="2" w:space="0" w:color="auto"/>
                                              </w:divBdr>
                                              <w:divsChild>
                                                <w:div w:id="478420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31604751">
          <w:marLeft w:val="0"/>
          <w:marRight w:val="0"/>
          <w:marTop w:val="180"/>
          <w:marBottom w:val="0"/>
          <w:divBdr>
            <w:top w:val="single" w:sz="2" w:space="0" w:color="auto"/>
            <w:left w:val="single" w:sz="2" w:space="0" w:color="auto"/>
            <w:bottom w:val="single" w:sz="2" w:space="0" w:color="auto"/>
            <w:right w:val="single" w:sz="2" w:space="0" w:color="auto"/>
          </w:divBdr>
          <w:divsChild>
            <w:div w:id="1030570325">
              <w:marLeft w:val="0"/>
              <w:marRight w:val="0"/>
              <w:marTop w:val="0"/>
              <w:marBottom w:val="0"/>
              <w:divBdr>
                <w:top w:val="single" w:sz="2" w:space="0" w:color="auto"/>
                <w:left w:val="single" w:sz="2" w:space="0" w:color="auto"/>
                <w:bottom w:val="single" w:sz="2" w:space="0" w:color="auto"/>
                <w:right w:val="single" w:sz="2" w:space="0" w:color="auto"/>
              </w:divBdr>
              <w:divsChild>
                <w:div w:id="1150292698">
                  <w:marLeft w:val="0"/>
                  <w:marRight w:val="0"/>
                  <w:marTop w:val="0"/>
                  <w:marBottom w:val="0"/>
                  <w:divBdr>
                    <w:top w:val="single" w:sz="2" w:space="0" w:color="auto"/>
                    <w:left w:val="single" w:sz="2" w:space="0" w:color="auto"/>
                    <w:bottom w:val="single" w:sz="2" w:space="0" w:color="auto"/>
                    <w:right w:val="single" w:sz="2" w:space="0" w:color="auto"/>
                  </w:divBdr>
                  <w:divsChild>
                    <w:div w:id="337927283">
                      <w:marLeft w:val="0"/>
                      <w:marRight w:val="0"/>
                      <w:marTop w:val="0"/>
                      <w:marBottom w:val="0"/>
                      <w:divBdr>
                        <w:top w:val="single" w:sz="2" w:space="0" w:color="auto"/>
                        <w:left w:val="single" w:sz="2" w:space="0" w:color="auto"/>
                        <w:bottom w:val="single" w:sz="2" w:space="0" w:color="auto"/>
                        <w:right w:val="single" w:sz="2" w:space="0" w:color="auto"/>
                      </w:divBdr>
                      <w:divsChild>
                        <w:div w:id="526798494">
                          <w:marLeft w:val="0"/>
                          <w:marRight w:val="0"/>
                          <w:marTop w:val="0"/>
                          <w:marBottom w:val="0"/>
                          <w:divBdr>
                            <w:top w:val="single" w:sz="2" w:space="0" w:color="auto"/>
                            <w:left w:val="single" w:sz="2" w:space="0" w:color="auto"/>
                            <w:bottom w:val="single" w:sz="2" w:space="0" w:color="auto"/>
                            <w:right w:val="single" w:sz="2" w:space="0" w:color="auto"/>
                          </w:divBdr>
                          <w:divsChild>
                            <w:div w:id="447436503">
                              <w:marLeft w:val="0"/>
                              <w:marRight w:val="0"/>
                              <w:marTop w:val="0"/>
                              <w:marBottom w:val="0"/>
                              <w:divBdr>
                                <w:top w:val="single" w:sz="2" w:space="0" w:color="auto"/>
                                <w:left w:val="single" w:sz="2" w:space="0" w:color="auto"/>
                                <w:bottom w:val="single" w:sz="2" w:space="0" w:color="auto"/>
                                <w:right w:val="single" w:sz="2" w:space="0" w:color="auto"/>
                              </w:divBdr>
                              <w:divsChild>
                                <w:div w:id="29843224">
                                  <w:marLeft w:val="0"/>
                                  <w:marRight w:val="0"/>
                                  <w:marTop w:val="0"/>
                                  <w:marBottom w:val="0"/>
                                  <w:divBdr>
                                    <w:top w:val="single" w:sz="2" w:space="0" w:color="auto"/>
                                    <w:left w:val="single" w:sz="2" w:space="0" w:color="auto"/>
                                    <w:bottom w:val="single" w:sz="2" w:space="0" w:color="auto"/>
                                    <w:right w:val="single" w:sz="2" w:space="0" w:color="auto"/>
                                  </w:divBdr>
                                  <w:divsChild>
                                    <w:div w:id="263922934">
                                      <w:marLeft w:val="0"/>
                                      <w:marRight w:val="0"/>
                                      <w:marTop w:val="0"/>
                                      <w:marBottom w:val="0"/>
                                      <w:divBdr>
                                        <w:top w:val="single" w:sz="2" w:space="0" w:color="auto"/>
                                        <w:left w:val="single" w:sz="2" w:space="0" w:color="auto"/>
                                        <w:bottom w:val="single" w:sz="2" w:space="0" w:color="auto"/>
                                        <w:right w:val="single" w:sz="2" w:space="0" w:color="auto"/>
                                      </w:divBdr>
                                      <w:divsChild>
                                        <w:div w:id="1926188168">
                                          <w:marLeft w:val="0"/>
                                          <w:marRight w:val="0"/>
                                          <w:marTop w:val="0"/>
                                          <w:marBottom w:val="0"/>
                                          <w:divBdr>
                                            <w:top w:val="single" w:sz="2" w:space="0" w:color="auto"/>
                                            <w:left w:val="single" w:sz="2" w:space="0" w:color="auto"/>
                                            <w:bottom w:val="single" w:sz="2" w:space="0" w:color="auto"/>
                                            <w:right w:val="single" w:sz="2" w:space="0" w:color="auto"/>
                                          </w:divBdr>
                                          <w:divsChild>
                                            <w:div w:id="1909460425">
                                              <w:marLeft w:val="0"/>
                                              <w:marRight w:val="0"/>
                                              <w:marTop w:val="0"/>
                                              <w:marBottom w:val="0"/>
                                              <w:divBdr>
                                                <w:top w:val="single" w:sz="2" w:space="0" w:color="auto"/>
                                                <w:left w:val="single" w:sz="2" w:space="0" w:color="auto"/>
                                                <w:bottom w:val="single" w:sz="2" w:space="0" w:color="auto"/>
                                                <w:right w:val="single" w:sz="2" w:space="0" w:color="auto"/>
                                              </w:divBdr>
                                              <w:divsChild>
                                                <w:div w:id="2106725434">
                                                  <w:marLeft w:val="0"/>
                                                  <w:marRight w:val="0"/>
                                                  <w:marTop w:val="0"/>
                                                  <w:marBottom w:val="0"/>
                                                  <w:divBdr>
                                                    <w:top w:val="single" w:sz="2" w:space="0" w:color="auto"/>
                                                    <w:left w:val="single" w:sz="2" w:space="0" w:color="auto"/>
                                                    <w:bottom w:val="single" w:sz="2" w:space="0" w:color="auto"/>
                                                    <w:right w:val="single" w:sz="2" w:space="0" w:color="auto"/>
                                                  </w:divBdr>
                                                  <w:divsChild>
                                                    <w:div w:id="2021664057">
                                                      <w:marLeft w:val="0"/>
                                                      <w:marRight w:val="0"/>
                                                      <w:marTop w:val="0"/>
                                                      <w:marBottom w:val="0"/>
                                                      <w:divBdr>
                                                        <w:top w:val="single" w:sz="2" w:space="0" w:color="auto"/>
                                                        <w:left w:val="single" w:sz="2" w:space="0" w:color="auto"/>
                                                        <w:bottom w:val="single" w:sz="2" w:space="0" w:color="auto"/>
                                                        <w:right w:val="single" w:sz="2" w:space="0" w:color="auto"/>
                                                      </w:divBdr>
                                                      <w:divsChild>
                                                        <w:div w:id="2061514812">
                                                          <w:marLeft w:val="0"/>
                                                          <w:marRight w:val="0"/>
                                                          <w:marTop w:val="0"/>
                                                          <w:marBottom w:val="0"/>
                                                          <w:divBdr>
                                                            <w:top w:val="single" w:sz="2" w:space="0" w:color="auto"/>
                                                            <w:left w:val="single" w:sz="2" w:space="0" w:color="auto"/>
                                                            <w:bottom w:val="single" w:sz="2" w:space="0" w:color="auto"/>
                                                            <w:right w:val="single" w:sz="2" w:space="0" w:color="auto"/>
                                                          </w:divBdr>
                                                          <w:divsChild>
                                                            <w:div w:id="1261600310">
                                                              <w:marLeft w:val="0"/>
                                                              <w:marRight w:val="0"/>
                                                              <w:marTop w:val="0"/>
                                                              <w:marBottom w:val="0"/>
                                                              <w:divBdr>
                                                                <w:top w:val="single" w:sz="2" w:space="0" w:color="auto"/>
                                                                <w:left w:val="single" w:sz="2" w:space="0" w:color="auto"/>
                                                                <w:bottom w:val="single" w:sz="2" w:space="0" w:color="auto"/>
                                                                <w:right w:val="single" w:sz="2" w:space="0" w:color="auto"/>
                                                              </w:divBdr>
                                                              <w:divsChild>
                                                                <w:div w:id="134490760">
                                                                  <w:marLeft w:val="0"/>
                                                                  <w:marRight w:val="0"/>
                                                                  <w:marTop w:val="0"/>
                                                                  <w:marBottom w:val="0"/>
                                                                  <w:divBdr>
                                                                    <w:top w:val="single" w:sz="2" w:space="0" w:color="auto"/>
                                                                    <w:left w:val="single" w:sz="2" w:space="0" w:color="auto"/>
                                                                    <w:bottom w:val="single" w:sz="2" w:space="0" w:color="auto"/>
                                                                    <w:right w:val="single" w:sz="2" w:space="0" w:color="auto"/>
                                                                  </w:divBdr>
                                                                  <w:divsChild>
                                                                    <w:div w:id="2599198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22246760">
                                  <w:marLeft w:val="0"/>
                                  <w:marRight w:val="0"/>
                                  <w:marTop w:val="0"/>
                                  <w:marBottom w:val="0"/>
                                  <w:divBdr>
                                    <w:top w:val="single" w:sz="2" w:space="0" w:color="auto"/>
                                    <w:left w:val="single" w:sz="2" w:space="0" w:color="auto"/>
                                    <w:bottom w:val="single" w:sz="2" w:space="0" w:color="auto"/>
                                    <w:right w:val="single" w:sz="2" w:space="0" w:color="auto"/>
                                  </w:divBdr>
                                  <w:divsChild>
                                    <w:div w:id="602960438">
                                      <w:marLeft w:val="0"/>
                                      <w:marRight w:val="0"/>
                                      <w:marTop w:val="0"/>
                                      <w:marBottom w:val="0"/>
                                      <w:divBdr>
                                        <w:top w:val="single" w:sz="2" w:space="0" w:color="auto"/>
                                        <w:left w:val="single" w:sz="2" w:space="0" w:color="auto"/>
                                        <w:bottom w:val="single" w:sz="2" w:space="0" w:color="auto"/>
                                        <w:right w:val="single" w:sz="2" w:space="0" w:color="auto"/>
                                      </w:divBdr>
                                      <w:divsChild>
                                        <w:div w:id="1225146567">
                                          <w:marLeft w:val="0"/>
                                          <w:marRight w:val="0"/>
                                          <w:marTop w:val="0"/>
                                          <w:marBottom w:val="0"/>
                                          <w:divBdr>
                                            <w:top w:val="single" w:sz="2" w:space="0" w:color="auto"/>
                                            <w:left w:val="single" w:sz="2" w:space="0" w:color="auto"/>
                                            <w:bottom w:val="single" w:sz="2" w:space="0" w:color="auto"/>
                                            <w:right w:val="single" w:sz="2" w:space="0" w:color="auto"/>
                                          </w:divBdr>
                                          <w:divsChild>
                                            <w:div w:id="1290210430">
                                              <w:marLeft w:val="0"/>
                                              <w:marRight w:val="0"/>
                                              <w:marTop w:val="0"/>
                                              <w:marBottom w:val="0"/>
                                              <w:divBdr>
                                                <w:top w:val="single" w:sz="2" w:space="0" w:color="auto"/>
                                                <w:left w:val="single" w:sz="2" w:space="0" w:color="auto"/>
                                                <w:bottom w:val="single" w:sz="2" w:space="0" w:color="auto"/>
                                                <w:right w:val="single" w:sz="2" w:space="0" w:color="auto"/>
                                              </w:divBdr>
                                              <w:divsChild>
                                                <w:div w:id="852768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53791995">
          <w:marLeft w:val="0"/>
          <w:marRight w:val="0"/>
          <w:marTop w:val="180"/>
          <w:marBottom w:val="0"/>
          <w:divBdr>
            <w:top w:val="single" w:sz="2" w:space="0" w:color="auto"/>
            <w:left w:val="single" w:sz="2" w:space="0" w:color="auto"/>
            <w:bottom w:val="single" w:sz="2" w:space="0" w:color="auto"/>
            <w:right w:val="single" w:sz="2" w:space="0" w:color="auto"/>
          </w:divBdr>
          <w:divsChild>
            <w:div w:id="1456631756">
              <w:marLeft w:val="0"/>
              <w:marRight w:val="0"/>
              <w:marTop w:val="0"/>
              <w:marBottom w:val="0"/>
              <w:divBdr>
                <w:top w:val="single" w:sz="2" w:space="0" w:color="auto"/>
                <w:left w:val="single" w:sz="2" w:space="0" w:color="auto"/>
                <w:bottom w:val="single" w:sz="2" w:space="0" w:color="auto"/>
                <w:right w:val="single" w:sz="2" w:space="0" w:color="auto"/>
              </w:divBdr>
              <w:divsChild>
                <w:div w:id="1916473647">
                  <w:marLeft w:val="0"/>
                  <w:marRight w:val="0"/>
                  <w:marTop w:val="0"/>
                  <w:marBottom w:val="0"/>
                  <w:divBdr>
                    <w:top w:val="single" w:sz="2" w:space="0" w:color="auto"/>
                    <w:left w:val="single" w:sz="2" w:space="0" w:color="auto"/>
                    <w:bottom w:val="single" w:sz="2" w:space="0" w:color="auto"/>
                    <w:right w:val="single" w:sz="2" w:space="0" w:color="auto"/>
                  </w:divBdr>
                  <w:divsChild>
                    <w:div w:id="1563172305">
                      <w:marLeft w:val="0"/>
                      <w:marRight w:val="0"/>
                      <w:marTop w:val="0"/>
                      <w:marBottom w:val="0"/>
                      <w:divBdr>
                        <w:top w:val="single" w:sz="2" w:space="0" w:color="auto"/>
                        <w:left w:val="single" w:sz="2" w:space="0" w:color="auto"/>
                        <w:bottom w:val="single" w:sz="2" w:space="0" w:color="auto"/>
                        <w:right w:val="single" w:sz="2" w:space="0" w:color="auto"/>
                      </w:divBdr>
                      <w:divsChild>
                        <w:div w:id="81031922">
                          <w:marLeft w:val="0"/>
                          <w:marRight w:val="0"/>
                          <w:marTop w:val="0"/>
                          <w:marBottom w:val="0"/>
                          <w:divBdr>
                            <w:top w:val="single" w:sz="2" w:space="0" w:color="auto"/>
                            <w:left w:val="single" w:sz="2" w:space="0" w:color="auto"/>
                            <w:bottom w:val="single" w:sz="2" w:space="0" w:color="auto"/>
                            <w:right w:val="single" w:sz="2" w:space="0" w:color="auto"/>
                          </w:divBdr>
                          <w:divsChild>
                            <w:div w:id="435486900">
                              <w:marLeft w:val="0"/>
                              <w:marRight w:val="0"/>
                              <w:marTop w:val="0"/>
                              <w:marBottom w:val="0"/>
                              <w:divBdr>
                                <w:top w:val="single" w:sz="2" w:space="0" w:color="auto"/>
                                <w:left w:val="single" w:sz="2" w:space="0" w:color="auto"/>
                                <w:bottom w:val="single" w:sz="2" w:space="0" w:color="auto"/>
                                <w:right w:val="single" w:sz="2" w:space="0" w:color="auto"/>
                              </w:divBdr>
                              <w:divsChild>
                                <w:div w:id="568537676">
                                  <w:marLeft w:val="0"/>
                                  <w:marRight w:val="0"/>
                                  <w:marTop w:val="0"/>
                                  <w:marBottom w:val="0"/>
                                  <w:divBdr>
                                    <w:top w:val="single" w:sz="2" w:space="0" w:color="auto"/>
                                    <w:left w:val="single" w:sz="2" w:space="0" w:color="auto"/>
                                    <w:bottom w:val="single" w:sz="2" w:space="0" w:color="auto"/>
                                    <w:right w:val="single" w:sz="2" w:space="0" w:color="auto"/>
                                  </w:divBdr>
                                  <w:divsChild>
                                    <w:div w:id="1193222637">
                                      <w:marLeft w:val="0"/>
                                      <w:marRight w:val="0"/>
                                      <w:marTop w:val="0"/>
                                      <w:marBottom w:val="0"/>
                                      <w:divBdr>
                                        <w:top w:val="single" w:sz="2" w:space="0" w:color="auto"/>
                                        <w:left w:val="single" w:sz="2" w:space="0" w:color="auto"/>
                                        <w:bottom w:val="single" w:sz="2" w:space="0" w:color="auto"/>
                                        <w:right w:val="single" w:sz="2" w:space="0" w:color="auto"/>
                                      </w:divBdr>
                                      <w:divsChild>
                                        <w:div w:id="800076091">
                                          <w:marLeft w:val="0"/>
                                          <w:marRight w:val="0"/>
                                          <w:marTop w:val="0"/>
                                          <w:marBottom w:val="0"/>
                                          <w:divBdr>
                                            <w:top w:val="single" w:sz="2" w:space="0" w:color="auto"/>
                                            <w:left w:val="single" w:sz="2" w:space="0" w:color="auto"/>
                                            <w:bottom w:val="single" w:sz="2" w:space="0" w:color="auto"/>
                                            <w:right w:val="single" w:sz="2" w:space="0" w:color="auto"/>
                                          </w:divBdr>
                                          <w:divsChild>
                                            <w:div w:id="1501698091">
                                              <w:marLeft w:val="0"/>
                                              <w:marRight w:val="0"/>
                                              <w:marTop w:val="0"/>
                                              <w:marBottom w:val="0"/>
                                              <w:divBdr>
                                                <w:top w:val="single" w:sz="2" w:space="0" w:color="auto"/>
                                                <w:left w:val="single" w:sz="2" w:space="0" w:color="auto"/>
                                                <w:bottom w:val="single" w:sz="2" w:space="0" w:color="auto"/>
                                                <w:right w:val="single" w:sz="2" w:space="0" w:color="auto"/>
                                              </w:divBdr>
                                              <w:divsChild>
                                                <w:div w:id="790392925">
                                                  <w:marLeft w:val="0"/>
                                                  <w:marRight w:val="0"/>
                                                  <w:marTop w:val="0"/>
                                                  <w:marBottom w:val="0"/>
                                                  <w:divBdr>
                                                    <w:top w:val="single" w:sz="2" w:space="0" w:color="auto"/>
                                                    <w:left w:val="single" w:sz="2" w:space="0" w:color="auto"/>
                                                    <w:bottom w:val="single" w:sz="2" w:space="0" w:color="auto"/>
                                                    <w:right w:val="single" w:sz="2" w:space="0" w:color="auto"/>
                                                  </w:divBdr>
                                                  <w:divsChild>
                                                    <w:div w:id="1346588305">
                                                      <w:marLeft w:val="0"/>
                                                      <w:marRight w:val="0"/>
                                                      <w:marTop w:val="0"/>
                                                      <w:marBottom w:val="0"/>
                                                      <w:divBdr>
                                                        <w:top w:val="single" w:sz="2" w:space="0" w:color="auto"/>
                                                        <w:left w:val="single" w:sz="2" w:space="0" w:color="auto"/>
                                                        <w:bottom w:val="single" w:sz="2" w:space="0" w:color="auto"/>
                                                        <w:right w:val="single" w:sz="2" w:space="0" w:color="auto"/>
                                                      </w:divBdr>
                                                      <w:divsChild>
                                                        <w:div w:id="1120954024">
                                                          <w:marLeft w:val="0"/>
                                                          <w:marRight w:val="0"/>
                                                          <w:marTop w:val="0"/>
                                                          <w:marBottom w:val="0"/>
                                                          <w:divBdr>
                                                            <w:top w:val="single" w:sz="2" w:space="0" w:color="auto"/>
                                                            <w:left w:val="single" w:sz="2" w:space="0" w:color="auto"/>
                                                            <w:bottom w:val="single" w:sz="2" w:space="0" w:color="auto"/>
                                                            <w:right w:val="single" w:sz="2" w:space="0" w:color="auto"/>
                                                          </w:divBdr>
                                                          <w:divsChild>
                                                            <w:div w:id="188376723">
                                                              <w:marLeft w:val="0"/>
                                                              <w:marRight w:val="0"/>
                                                              <w:marTop w:val="0"/>
                                                              <w:marBottom w:val="0"/>
                                                              <w:divBdr>
                                                                <w:top w:val="single" w:sz="2" w:space="0" w:color="auto"/>
                                                                <w:left w:val="single" w:sz="2" w:space="0" w:color="auto"/>
                                                                <w:bottom w:val="single" w:sz="2" w:space="0" w:color="auto"/>
                                                                <w:right w:val="single" w:sz="2" w:space="0" w:color="auto"/>
                                                              </w:divBdr>
                                                              <w:divsChild>
                                                                <w:div w:id="671840765">
                                                                  <w:marLeft w:val="0"/>
                                                                  <w:marRight w:val="0"/>
                                                                  <w:marTop w:val="0"/>
                                                                  <w:marBottom w:val="0"/>
                                                                  <w:divBdr>
                                                                    <w:top w:val="single" w:sz="2" w:space="0" w:color="auto"/>
                                                                    <w:left w:val="single" w:sz="2" w:space="0" w:color="auto"/>
                                                                    <w:bottom w:val="single" w:sz="2" w:space="0" w:color="auto"/>
                                                                    <w:right w:val="single" w:sz="2" w:space="0" w:color="auto"/>
                                                                  </w:divBdr>
                                                                  <w:divsChild>
                                                                    <w:div w:id="1148205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81867181">
                                  <w:marLeft w:val="0"/>
                                  <w:marRight w:val="0"/>
                                  <w:marTop w:val="0"/>
                                  <w:marBottom w:val="0"/>
                                  <w:divBdr>
                                    <w:top w:val="single" w:sz="2" w:space="0" w:color="auto"/>
                                    <w:left w:val="single" w:sz="2" w:space="0" w:color="auto"/>
                                    <w:bottom w:val="single" w:sz="2" w:space="0" w:color="auto"/>
                                    <w:right w:val="single" w:sz="2" w:space="0" w:color="auto"/>
                                  </w:divBdr>
                                  <w:divsChild>
                                    <w:div w:id="1735084407">
                                      <w:marLeft w:val="0"/>
                                      <w:marRight w:val="0"/>
                                      <w:marTop w:val="0"/>
                                      <w:marBottom w:val="0"/>
                                      <w:divBdr>
                                        <w:top w:val="single" w:sz="2" w:space="0" w:color="auto"/>
                                        <w:left w:val="single" w:sz="2" w:space="0" w:color="auto"/>
                                        <w:bottom w:val="single" w:sz="2" w:space="0" w:color="auto"/>
                                        <w:right w:val="single" w:sz="2" w:space="0" w:color="auto"/>
                                      </w:divBdr>
                                      <w:divsChild>
                                        <w:div w:id="577204715">
                                          <w:marLeft w:val="0"/>
                                          <w:marRight w:val="0"/>
                                          <w:marTop w:val="0"/>
                                          <w:marBottom w:val="0"/>
                                          <w:divBdr>
                                            <w:top w:val="single" w:sz="2" w:space="0" w:color="auto"/>
                                            <w:left w:val="single" w:sz="2" w:space="0" w:color="auto"/>
                                            <w:bottom w:val="single" w:sz="2" w:space="0" w:color="auto"/>
                                            <w:right w:val="single" w:sz="2" w:space="0" w:color="auto"/>
                                          </w:divBdr>
                                          <w:divsChild>
                                            <w:div w:id="2122213988">
                                              <w:marLeft w:val="0"/>
                                              <w:marRight w:val="0"/>
                                              <w:marTop w:val="0"/>
                                              <w:marBottom w:val="0"/>
                                              <w:divBdr>
                                                <w:top w:val="single" w:sz="2" w:space="0" w:color="auto"/>
                                                <w:left w:val="single" w:sz="2" w:space="0" w:color="auto"/>
                                                <w:bottom w:val="single" w:sz="2" w:space="0" w:color="auto"/>
                                                <w:right w:val="single" w:sz="2" w:space="0" w:color="auto"/>
                                              </w:divBdr>
                                              <w:divsChild>
                                                <w:div w:id="594558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470396470">
      <w:bodyDiv w:val="1"/>
      <w:marLeft w:val="0"/>
      <w:marRight w:val="0"/>
      <w:marTop w:val="0"/>
      <w:marBottom w:val="0"/>
      <w:divBdr>
        <w:top w:val="none" w:sz="0" w:space="0" w:color="auto"/>
        <w:left w:val="none" w:sz="0" w:space="0" w:color="auto"/>
        <w:bottom w:val="none" w:sz="0" w:space="0" w:color="auto"/>
        <w:right w:val="none" w:sz="0" w:space="0" w:color="auto"/>
      </w:divBdr>
    </w:div>
    <w:div w:id="1498111032">
      <w:bodyDiv w:val="1"/>
      <w:marLeft w:val="0"/>
      <w:marRight w:val="0"/>
      <w:marTop w:val="0"/>
      <w:marBottom w:val="0"/>
      <w:divBdr>
        <w:top w:val="none" w:sz="0" w:space="0" w:color="auto"/>
        <w:left w:val="none" w:sz="0" w:space="0" w:color="auto"/>
        <w:bottom w:val="none" w:sz="0" w:space="0" w:color="auto"/>
        <w:right w:val="none" w:sz="0" w:space="0" w:color="auto"/>
      </w:divBdr>
    </w:div>
    <w:div w:id="1594901770">
      <w:bodyDiv w:val="1"/>
      <w:marLeft w:val="0"/>
      <w:marRight w:val="0"/>
      <w:marTop w:val="0"/>
      <w:marBottom w:val="0"/>
      <w:divBdr>
        <w:top w:val="none" w:sz="0" w:space="0" w:color="auto"/>
        <w:left w:val="none" w:sz="0" w:space="0" w:color="auto"/>
        <w:bottom w:val="none" w:sz="0" w:space="0" w:color="auto"/>
        <w:right w:val="none" w:sz="0" w:space="0" w:color="auto"/>
      </w:divBdr>
    </w:div>
    <w:div w:id="1627586899">
      <w:bodyDiv w:val="1"/>
      <w:marLeft w:val="0"/>
      <w:marRight w:val="0"/>
      <w:marTop w:val="0"/>
      <w:marBottom w:val="0"/>
      <w:divBdr>
        <w:top w:val="none" w:sz="0" w:space="0" w:color="auto"/>
        <w:left w:val="none" w:sz="0" w:space="0" w:color="auto"/>
        <w:bottom w:val="none" w:sz="0" w:space="0" w:color="auto"/>
        <w:right w:val="none" w:sz="0" w:space="0" w:color="auto"/>
      </w:divBdr>
    </w:div>
    <w:div w:id="1673527779">
      <w:bodyDiv w:val="1"/>
      <w:marLeft w:val="0"/>
      <w:marRight w:val="0"/>
      <w:marTop w:val="0"/>
      <w:marBottom w:val="0"/>
      <w:divBdr>
        <w:top w:val="none" w:sz="0" w:space="0" w:color="auto"/>
        <w:left w:val="none" w:sz="0" w:space="0" w:color="auto"/>
        <w:bottom w:val="none" w:sz="0" w:space="0" w:color="auto"/>
        <w:right w:val="none" w:sz="0" w:space="0" w:color="auto"/>
      </w:divBdr>
    </w:div>
    <w:div w:id="1695421089">
      <w:bodyDiv w:val="1"/>
      <w:marLeft w:val="0"/>
      <w:marRight w:val="0"/>
      <w:marTop w:val="0"/>
      <w:marBottom w:val="0"/>
      <w:divBdr>
        <w:top w:val="none" w:sz="0" w:space="0" w:color="auto"/>
        <w:left w:val="none" w:sz="0" w:space="0" w:color="auto"/>
        <w:bottom w:val="none" w:sz="0" w:space="0" w:color="auto"/>
        <w:right w:val="none" w:sz="0" w:space="0" w:color="auto"/>
      </w:divBdr>
      <w:divsChild>
        <w:div w:id="967323771">
          <w:marLeft w:val="0"/>
          <w:marRight w:val="0"/>
          <w:marTop w:val="0"/>
          <w:marBottom w:val="0"/>
          <w:divBdr>
            <w:top w:val="single" w:sz="2" w:space="0" w:color="auto"/>
            <w:left w:val="single" w:sz="2" w:space="0" w:color="auto"/>
            <w:bottom w:val="single" w:sz="2" w:space="0" w:color="auto"/>
            <w:right w:val="single" w:sz="2" w:space="0" w:color="auto"/>
          </w:divBdr>
          <w:divsChild>
            <w:div w:id="230586231">
              <w:marLeft w:val="0"/>
              <w:marRight w:val="0"/>
              <w:marTop w:val="0"/>
              <w:marBottom w:val="0"/>
              <w:divBdr>
                <w:top w:val="single" w:sz="2" w:space="0" w:color="auto"/>
                <w:left w:val="single" w:sz="2" w:space="0" w:color="auto"/>
                <w:bottom w:val="single" w:sz="2" w:space="0" w:color="auto"/>
                <w:right w:val="single" w:sz="2" w:space="0" w:color="auto"/>
              </w:divBdr>
              <w:divsChild>
                <w:div w:id="396518501">
                  <w:marLeft w:val="0"/>
                  <w:marRight w:val="0"/>
                  <w:marTop w:val="0"/>
                  <w:marBottom w:val="0"/>
                  <w:divBdr>
                    <w:top w:val="single" w:sz="2" w:space="0" w:color="auto"/>
                    <w:left w:val="single" w:sz="2" w:space="0" w:color="auto"/>
                    <w:bottom w:val="single" w:sz="2" w:space="0" w:color="auto"/>
                    <w:right w:val="single" w:sz="2" w:space="0" w:color="auto"/>
                  </w:divBdr>
                  <w:divsChild>
                    <w:div w:id="1315137173">
                      <w:marLeft w:val="0"/>
                      <w:marRight w:val="0"/>
                      <w:marTop w:val="0"/>
                      <w:marBottom w:val="0"/>
                      <w:divBdr>
                        <w:top w:val="single" w:sz="2" w:space="0" w:color="auto"/>
                        <w:left w:val="single" w:sz="2" w:space="0" w:color="auto"/>
                        <w:bottom w:val="single" w:sz="2" w:space="0" w:color="auto"/>
                        <w:right w:val="single" w:sz="2" w:space="0" w:color="auto"/>
                      </w:divBdr>
                      <w:divsChild>
                        <w:div w:id="188418764">
                          <w:marLeft w:val="0"/>
                          <w:marRight w:val="0"/>
                          <w:marTop w:val="0"/>
                          <w:marBottom w:val="0"/>
                          <w:divBdr>
                            <w:top w:val="single" w:sz="2" w:space="0" w:color="auto"/>
                            <w:left w:val="single" w:sz="2" w:space="0" w:color="auto"/>
                            <w:bottom w:val="single" w:sz="2" w:space="0" w:color="auto"/>
                            <w:right w:val="single" w:sz="2" w:space="0" w:color="auto"/>
                          </w:divBdr>
                          <w:divsChild>
                            <w:div w:id="1618680230">
                              <w:marLeft w:val="0"/>
                              <w:marRight w:val="0"/>
                              <w:marTop w:val="0"/>
                              <w:marBottom w:val="0"/>
                              <w:divBdr>
                                <w:top w:val="single" w:sz="2" w:space="0" w:color="auto"/>
                                <w:left w:val="single" w:sz="2" w:space="0" w:color="auto"/>
                                <w:bottom w:val="single" w:sz="2" w:space="0" w:color="auto"/>
                                <w:right w:val="single" w:sz="2" w:space="0" w:color="auto"/>
                              </w:divBdr>
                              <w:divsChild>
                                <w:div w:id="1837107732">
                                  <w:marLeft w:val="0"/>
                                  <w:marRight w:val="0"/>
                                  <w:marTop w:val="0"/>
                                  <w:marBottom w:val="0"/>
                                  <w:divBdr>
                                    <w:top w:val="single" w:sz="2" w:space="0" w:color="auto"/>
                                    <w:left w:val="single" w:sz="2" w:space="0" w:color="auto"/>
                                    <w:bottom w:val="single" w:sz="2" w:space="0" w:color="auto"/>
                                    <w:right w:val="single" w:sz="2" w:space="0" w:color="auto"/>
                                  </w:divBdr>
                                  <w:divsChild>
                                    <w:div w:id="1670598958">
                                      <w:marLeft w:val="0"/>
                                      <w:marRight w:val="0"/>
                                      <w:marTop w:val="0"/>
                                      <w:marBottom w:val="0"/>
                                      <w:divBdr>
                                        <w:top w:val="single" w:sz="2" w:space="0" w:color="auto"/>
                                        <w:left w:val="single" w:sz="2" w:space="0" w:color="auto"/>
                                        <w:bottom w:val="single" w:sz="2" w:space="0" w:color="auto"/>
                                        <w:right w:val="single" w:sz="2" w:space="0" w:color="auto"/>
                                      </w:divBdr>
                                      <w:divsChild>
                                        <w:div w:id="403458192">
                                          <w:marLeft w:val="0"/>
                                          <w:marRight w:val="0"/>
                                          <w:marTop w:val="0"/>
                                          <w:marBottom w:val="0"/>
                                          <w:divBdr>
                                            <w:top w:val="single" w:sz="2" w:space="0" w:color="auto"/>
                                            <w:left w:val="single" w:sz="2" w:space="0" w:color="auto"/>
                                            <w:bottom w:val="single" w:sz="2" w:space="0" w:color="auto"/>
                                            <w:right w:val="single" w:sz="2" w:space="0" w:color="auto"/>
                                          </w:divBdr>
                                          <w:divsChild>
                                            <w:div w:id="416902756">
                                              <w:marLeft w:val="0"/>
                                              <w:marRight w:val="0"/>
                                              <w:marTop w:val="0"/>
                                              <w:marBottom w:val="0"/>
                                              <w:divBdr>
                                                <w:top w:val="single" w:sz="2" w:space="0" w:color="auto"/>
                                                <w:left w:val="single" w:sz="2" w:space="0" w:color="auto"/>
                                                <w:bottom w:val="single" w:sz="2" w:space="0" w:color="auto"/>
                                                <w:right w:val="single" w:sz="2" w:space="0" w:color="auto"/>
                                              </w:divBdr>
                                              <w:divsChild>
                                                <w:div w:id="1943418351">
                                                  <w:marLeft w:val="0"/>
                                                  <w:marRight w:val="0"/>
                                                  <w:marTop w:val="0"/>
                                                  <w:marBottom w:val="0"/>
                                                  <w:divBdr>
                                                    <w:top w:val="single" w:sz="2" w:space="0" w:color="auto"/>
                                                    <w:left w:val="single" w:sz="2" w:space="0" w:color="auto"/>
                                                    <w:bottom w:val="single" w:sz="2" w:space="0" w:color="auto"/>
                                                    <w:right w:val="single" w:sz="2" w:space="0" w:color="auto"/>
                                                  </w:divBdr>
                                                  <w:divsChild>
                                                    <w:div w:id="1780223126">
                                                      <w:marLeft w:val="0"/>
                                                      <w:marRight w:val="0"/>
                                                      <w:marTop w:val="0"/>
                                                      <w:marBottom w:val="0"/>
                                                      <w:divBdr>
                                                        <w:top w:val="single" w:sz="2" w:space="0" w:color="auto"/>
                                                        <w:left w:val="single" w:sz="2" w:space="0" w:color="auto"/>
                                                        <w:bottom w:val="single" w:sz="2" w:space="0" w:color="auto"/>
                                                        <w:right w:val="single" w:sz="2" w:space="0" w:color="auto"/>
                                                      </w:divBdr>
                                                      <w:divsChild>
                                                        <w:div w:id="1371802731">
                                                          <w:marLeft w:val="0"/>
                                                          <w:marRight w:val="0"/>
                                                          <w:marTop w:val="0"/>
                                                          <w:marBottom w:val="0"/>
                                                          <w:divBdr>
                                                            <w:top w:val="single" w:sz="2" w:space="0" w:color="auto"/>
                                                            <w:left w:val="single" w:sz="2" w:space="0" w:color="auto"/>
                                                            <w:bottom w:val="single" w:sz="2" w:space="0" w:color="auto"/>
                                                            <w:right w:val="single" w:sz="2" w:space="0" w:color="auto"/>
                                                          </w:divBdr>
                                                          <w:divsChild>
                                                            <w:div w:id="1960987632">
                                                              <w:marLeft w:val="0"/>
                                                              <w:marRight w:val="0"/>
                                                              <w:marTop w:val="0"/>
                                                              <w:marBottom w:val="0"/>
                                                              <w:divBdr>
                                                                <w:top w:val="single" w:sz="2" w:space="0" w:color="auto"/>
                                                                <w:left w:val="single" w:sz="2" w:space="0" w:color="auto"/>
                                                                <w:bottom w:val="single" w:sz="2" w:space="0" w:color="auto"/>
                                                                <w:right w:val="single" w:sz="2" w:space="0" w:color="auto"/>
                                                              </w:divBdr>
                                                              <w:divsChild>
                                                                <w:div w:id="1443961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39657207">
                                  <w:marLeft w:val="0"/>
                                  <w:marRight w:val="0"/>
                                  <w:marTop w:val="0"/>
                                  <w:marBottom w:val="0"/>
                                  <w:divBdr>
                                    <w:top w:val="single" w:sz="2" w:space="0" w:color="auto"/>
                                    <w:left w:val="single" w:sz="2" w:space="0" w:color="auto"/>
                                    <w:bottom w:val="single" w:sz="2" w:space="0" w:color="auto"/>
                                    <w:right w:val="single" w:sz="2" w:space="0" w:color="auto"/>
                                  </w:divBdr>
                                  <w:divsChild>
                                    <w:div w:id="2069182589">
                                      <w:marLeft w:val="0"/>
                                      <w:marRight w:val="0"/>
                                      <w:marTop w:val="0"/>
                                      <w:marBottom w:val="0"/>
                                      <w:divBdr>
                                        <w:top w:val="single" w:sz="2" w:space="0" w:color="auto"/>
                                        <w:left w:val="single" w:sz="2" w:space="0" w:color="auto"/>
                                        <w:bottom w:val="single" w:sz="2" w:space="0" w:color="auto"/>
                                        <w:right w:val="single" w:sz="2" w:space="0" w:color="auto"/>
                                      </w:divBdr>
                                      <w:divsChild>
                                        <w:div w:id="46145041">
                                          <w:marLeft w:val="0"/>
                                          <w:marRight w:val="0"/>
                                          <w:marTop w:val="0"/>
                                          <w:marBottom w:val="0"/>
                                          <w:divBdr>
                                            <w:top w:val="single" w:sz="2" w:space="0" w:color="auto"/>
                                            <w:left w:val="single" w:sz="2" w:space="0" w:color="auto"/>
                                            <w:bottom w:val="single" w:sz="2" w:space="0" w:color="auto"/>
                                            <w:right w:val="single" w:sz="2" w:space="0" w:color="auto"/>
                                          </w:divBdr>
                                          <w:divsChild>
                                            <w:div w:id="1057554472">
                                              <w:marLeft w:val="0"/>
                                              <w:marRight w:val="0"/>
                                              <w:marTop w:val="0"/>
                                              <w:marBottom w:val="0"/>
                                              <w:divBdr>
                                                <w:top w:val="single" w:sz="2" w:space="0" w:color="auto"/>
                                                <w:left w:val="single" w:sz="2" w:space="0" w:color="auto"/>
                                                <w:bottom w:val="single" w:sz="2" w:space="0" w:color="auto"/>
                                                <w:right w:val="single" w:sz="2" w:space="0" w:color="auto"/>
                                              </w:divBdr>
                                              <w:divsChild>
                                                <w:div w:id="411204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811600538">
          <w:marLeft w:val="0"/>
          <w:marRight w:val="0"/>
          <w:marTop w:val="180"/>
          <w:marBottom w:val="0"/>
          <w:divBdr>
            <w:top w:val="single" w:sz="2" w:space="0" w:color="auto"/>
            <w:left w:val="single" w:sz="2" w:space="0" w:color="auto"/>
            <w:bottom w:val="single" w:sz="2" w:space="0" w:color="auto"/>
            <w:right w:val="single" w:sz="2" w:space="0" w:color="auto"/>
          </w:divBdr>
          <w:divsChild>
            <w:div w:id="1068268747">
              <w:marLeft w:val="0"/>
              <w:marRight w:val="0"/>
              <w:marTop w:val="0"/>
              <w:marBottom w:val="0"/>
              <w:divBdr>
                <w:top w:val="single" w:sz="2" w:space="0" w:color="auto"/>
                <w:left w:val="single" w:sz="2" w:space="0" w:color="auto"/>
                <w:bottom w:val="single" w:sz="2" w:space="0" w:color="auto"/>
                <w:right w:val="single" w:sz="2" w:space="0" w:color="auto"/>
              </w:divBdr>
              <w:divsChild>
                <w:div w:id="1922592557">
                  <w:marLeft w:val="0"/>
                  <w:marRight w:val="0"/>
                  <w:marTop w:val="0"/>
                  <w:marBottom w:val="0"/>
                  <w:divBdr>
                    <w:top w:val="single" w:sz="2" w:space="0" w:color="auto"/>
                    <w:left w:val="single" w:sz="2" w:space="0" w:color="auto"/>
                    <w:bottom w:val="single" w:sz="2" w:space="0" w:color="auto"/>
                    <w:right w:val="single" w:sz="2" w:space="0" w:color="auto"/>
                  </w:divBdr>
                  <w:divsChild>
                    <w:div w:id="1835336317">
                      <w:marLeft w:val="0"/>
                      <w:marRight w:val="0"/>
                      <w:marTop w:val="0"/>
                      <w:marBottom w:val="0"/>
                      <w:divBdr>
                        <w:top w:val="single" w:sz="2" w:space="0" w:color="auto"/>
                        <w:left w:val="single" w:sz="2" w:space="0" w:color="auto"/>
                        <w:bottom w:val="single" w:sz="2" w:space="0" w:color="auto"/>
                        <w:right w:val="single" w:sz="2" w:space="0" w:color="auto"/>
                      </w:divBdr>
                      <w:divsChild>
                        <w:div w:id="1872063001">
                          <w:marLeft w:val="0"/>
                          <w:marRight w:val="0"/>
                          <w:marTop w:val="0"/>
                          <w:marBottom w:val="0"/>
                          <w:divBdr>
                            <w:top w:val="single" w:sz="2" w:space="0" w:color="auto"/>
                            <w:left w:val="single" w:sz="2" w:space="0" w:color="auto"/>
                            <w:bottom w:val="single" w:sz="2" w:space="0" w:color="auto"/>
                            <w:right w:val="single" w:sz="2" w:space="0" w:color="auto"/>
                          </w:divBdr>
                          <w:divsChild>
                            <w:div w:id="1647124782">
                              <w:marLeft w:val="0"/>
                              <w:marRight w:val="0"/>
                              <w:marTop w:val="0"/>
                              <w:marBottom w:val="0"/>
                              <w:divBdr>
                                <w:top w:val="single" w:sz="2" w:space="0" w:color="auto"/>
                                <w:left w:val="single" w:sz="2" w:space="0" w:color="auto"/>
                                <w:bottom w:val="single" w:sz="2" w:space="0" w:color="auto"/>
                                <w:right w:val="single" w:sz="2" w:space="0" w:color="auto"/>
                              </w:divBdr>
                              <w:divsChild>
                                <w:div w:id="1898590698">
                                  <w:marLeft w:val="0"/>
                                  <w:marRight w:val="0"/>
                                  <w:marTop w:val="0"/>
                                  <w:marBottom w:val="0"/>
                                  <w:divBdr>
                                    <w:top w:val="single" w:sz="2" w:space="0" w:color="auto"/>
                                    <w:left w:val="single" w:sz="2" w:space="0" w:color="auto"/>
                                    <w:bottom w:val="single" w:sz="2" w:space="0" w:color="auto"/>
                                    <w:right w:val="single" w:sz="2" w:space="0" w:color="auto"/>
                                  </w:divBdr>
                                  <w:divsChild>
                                    <w:div w:id="1029985702">
                                      <w:marLeft w:val="0"/>
                                      <w:marRight w:val="0"/>
                                      <w:marTop w:val="0"/>
                                      <w:marBottom w:val="0"/>
                                      <w:divBdr>
                                        <w:top w:val="single" w:sz="2" w:space="0" w:color="auto"/>
                                        <w:left w:val="single" w:sz="2" w:space="0" w:color="auto"/>
                                        <w:bottom w:val="single" w:sz="2" w:space="0" w:color="auto"/>
                                        <w:right w:val="single" w:sz="2" w:space="0" w:color="auto"/>
                                      </w:divBdr>
                                      <w:divsChild>
                                        <w:div w:id="1624192008">
                                          <w:marLeft w:val="0"/>
                                          <w:marRight w:val="0"/>
                                          <w:marTop w:val="0"/>
                                          <w:marBottom w:val="0"/>
                                          <w:divBdr>
                                            <w:top w:val="single" w:sz="2" w:space="0" w:color="auto"/>
                                            <w:left w:val="single" w:sz="2" w:space="0" w:color="auto"/>
                                            <w:bottom w:val="single" w:sz="2" w:space="0" w:color="auto"/>
                                            <w:right w:val="single" w:sz="2" w:space="0" w:color="auto"/>
                                          </w:divBdr>
                                          <w:divsChild>
                                            <w:div w:id="387605754">
                                              <w:marLeft w:val="0"/>
                                              <w:marRight w:val="0"/>
                                              <w:marTop w:val="0"/>
                                              <w:marBottom w:val="0"/>
                                              <w:divBdr>
                                                <w:top w:val="single" w:sz="2" w:space="0" w:color="auto"/>
                                                <w:left w:val="single" w:sz="2" w:space="0" w:color="auto"/>
                                                <w:bottom w:val="single" w:sz="2" w:space="0" w:color="auto"/>
                                                <w:right w:val="single" w:sz="2" w:space="0" w:color="auto"/>
                                              </w:divBdr>
                                              <w:divsChild>
                                                <w:div w:id="1233008798">
                                                  <w:marLeft w:val="0"/>
                                                  <w:marRight w:val="0"/>
                                                  <w:marTop w:val="0"/>
                                                  <w:marBottom w:val="0"/>
                                                  <w:divBdr>
                                                    <w:top w:val="single" w:sz="2" w:space="0" w:color="auto"/>
                                                    <w:left w:val="single" w:sz="2" w:space="0" w:color="auto"/>
                                                    <w:bottom w:val="single" w:sz="2" w:space="0" w:color="auto"/>
                                                    <w:right w:val="single" w:sz="2" w:space="0" w:color="auto"/>
                                                  </w:divBdr>
                                                  <w:divsChild>
                                                    <w:div w:id="1989900472">
                                                      <w:marLeft w:val="0"/>
                                                      <w:marRight w:val="0"/>
                                                      <w:marTop w:val="0"/>
                                                      <w:marBottom w:val="0"/>
                                                      <w:divBdr>
                                                        <w:top w:val="single" w:sz="2" w:space="0" w:color="auto"/>
                                                        <w:left w:val="single" w:sz="2" w:space="0" w:color="auto"/>
                                                        <w:bottom w:val="single" w:sz="2" w:space="0" w:color="auto"/>
                                                        <w:right w:val="single" w:sz="2" w:space="0" w:color="auto"/>
                                                      </w:divBdr>
                                                      <w:divsChild>
                                                        <w:div w:id="1031496784">
                                                          <w:marLeft w:val="0"/>
                                                          <w:marRight w:val="0"/>
                                                          <w:marTop w:val="0"/>
                                                          <w:marBottom w:val="0"/>
                                                          <w:divBdr>
                                                            <w:top w:val="single" w:sz="2" w:space="0" w:color="auto"/>
                                                            <w:left w:val="single" w:sz="2" w:space="0" w:color="auto"/>
                                                            <w:bottom w:val="single" w:sz="2" w:space="0" w:color="auto"/>
                                                            <w:right w:val="single" w:sz="2" w:space="0" w:color="auto"/>
                                                          </w:divBdr>
                                                          <w:divsChild>
                                                            <w:div w:id="469401247">
                                                              <w:marLeft w:val="0"/>
                                                              <w:marRight w:val="0"/>
                                                              <w:marTop w:val="0"/>
                                                              <w:marBottom w:val="0"/>
                                                              <w:divBdr>
                                                                <w:top w:val="single" w:sz="2" w:space="0" w:color="auto"/>
                                                                <w:left w:val="single" w:sz="2" w:space="0" w:color="auto"/>
                                                                <w:bottom w:val="single" w:sz="2" w:space="0" w:color="auto"/>
                                                                <w:right w:val="single" w:sz="2" w:space="0" w:color="auto"/>
                                                              </w:divBdr>
                                                              <w:divsChild>
                                                                <w:div w:id="395782868">
                                                                  <w:marLeft w:val="0"/>
                                                                  <w:marRight w:val="0"/>
                                                                  <w:marTop w:val="0"/>
                                                                  <w:marBottom w:val="0"/>
                                                                  <w:divBdr>
                                                                    <w:top w:val="single" w:sz="2" w:space="0" w:color="auto"/>
                                                                    <w:left w:val="single" w:sz="2" w:space="0" w:color="auto"/>
                                                                    <w:bottom w:val="single" w:sz="2" w:space="0" w:color="auto"/>
                                                                    <w:right w:val="single" w:sz="2" w:space="0" w:color="auto"/>
                                                                  </w:divBdr>
                                                                  <w:divsChild>
                                                                    <w:div w:id="1809318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52947378">
                                  <w:marLeft w:val="0"/>
                                  <w:marRight w:val="0"/>
                                  <w:marTop w:val="0"/>
                                  <w:marBottom w:val="0"/>
                                  <w:divBdr>
                                    <w:top w:val="single" w:sz="2" w:space="0" w:color="auto"/>
                                    <w:left w:val="single" w:sz="2" w:space="0" w:color="auto"/>
                                    <w:bottom w:val="single" w:sz="2" w:space="0" w:color="auto"/>
                                    <w:right w:val="single" w:sz="2" w:space="0" w:color="auto"/>
                                  </w:divBdr>
                                  <w:divsChild>
                                    <w:div w:id="294146461">
                                      <w:marLeft w:val="0"/>
                                      <w:marRight w:val="0"/>
                                      <w:marTop w:val="0"/>
                                      <w:marBottom w:val="0"/>
                                      <w:divBdr>
                                        <w:top w:val="single" w:sz="2" w:space="0" w:color="auto"/>
                                        <w:left w:val="single" w:sz="2" w:space="0" w:color="auto"/>
                                        <w:bottom w:val="single" w:sz="2" w:space="0" w:color="auto"/>
                                        <w:right w:val="single" w:sz="2" w:space="0" w:color="auto"/>
                                      </w:divBdr>
                                      <w:divsChild>
                                        <w:div w:id="1335769199">
                                          <w:marLeft w:val="0"/>
                                          <w:marRight w:val="0"/>
                                          <w:marTop w:val="0"/>
                                          <w:marBottom w:val="0"/>
                                          <w:divBdr>
                                            <w:top w:val="single" w:sz="2" w:space="0" w:color="auto"/>
                                            <w:left w:val="single" w:sz="2" w:space="0" w:color="auto"/>
                                            <w:bottom w:val="single" w:sz="2" w:space="0" w:color="auto"/>
                                            <w:right w:val="single" w:sz="2" w:space="0" w:color="auto"/>
                                          </w:divBdr>
                                          <w:divsChild>
                                            <w:div w:id="954561823">
                                              <w:marLeft w:val="0"/>
                                              <w:marRight w:val="0"/>
                                              <w:marTop w:val="0"/>
                                              <w:marBottom w:val="0"/>
                                              <w:divBdr>
                                                <w:top w:val="single" w:sz="2" w:space="0" w:color="auto"/>
                                                <w:left w:val="single" w:sz="2" w:space="0" w:color="auto"/>
                                                <w:bottom w:val="single" w:sz="2" w:space="0" w:color="auto"/>
                                                <w:right w:val="single" w:sz="2" w:space="0" w:color="auto"/>
                                              </w:divBdr>
                                              <w:divsChild>
                                                <w:div w:id="7186722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140492324">
          <w:marLeft w:val="0"/>
          <w:marRight w:val="0"/>
          <w:marTop w:val="180"/>
          <w:marBottom w:val="0"/>
          <w:divBdr>
            <w:top w:val="single" w:sz="2" w:space="0" w:color="auto"/>
            <w:left w:val="single" w:sz="2" w:space="0" w:color="auto"/>
            <w:bottom w:val="single" w:sz="2" w:space="0" w:color="auto"/>
            <w:right w:val="single" w:sz="2" w:space="0" w:color="auto"/>
          </w:divBdr>
          <w:divsChild>
            <w:div w:id="1780678929">
              <w:marLeft w:val="0"/>
              <w:marRight w:val="0"/>
              <w:marTop w:val="0"/>
              <w:marBottom w:val="0"/>
              <w:divBdr>
                <w:top w:val="single" w:sz="2" w:space="0" w:color="auto"/>
                <w:left w:val="single" w:sz="2" w:space="0" w:color="auto"/>
                <w:bottom w:val="single" w:sz="2" w:space="0" w:color="auto"/>
                <w:right w:val="single" w:sz="2" w:space="0" w:color="auto"/>
              </w:divBdr>
              <w:divsChild>
                <w:div w:id="1560946079">
                  <w:marLeft w:val="0"/>
                  <w:marRight w:val="0"/>
                  <w:marTop w:val="0"/>
                  <w:marBottom w:val="0"/>
                  <w:divBdr>
                    <w:top w:val="single" w:sz="2" w:space="0" w:color="auto"/>
                    <w:left w:val="single" w:sz="2" w:space="0" w:color="auto"/>
                    <w:bottom w:val="single" w:sz="2" w:space="0" w:color="auto"/>
                    <w:right w:val="single" w:sz="2" w:space="0" w:color="auto"/>
                  </w:divBdr>
                  <w:divsChild>
                    <w:div w:id="1303926579">
                      <w:marLeft w:val="0"/>
                      <w:marRight w:val="0"/>
                      <w:marTop w:val="0"/>
                      <w:marBottom w:val="0"/>
                      <w:divBdr>
                        <w:top w:val="single" w:sz="2" w:space="0" w:color="auto"/>
                        <w:left w:val="single" w:sz="2" w:space="0" w:color="auto"/>
                        <w:bottom w:val="single" w:sz="2" w:space="0" w:color="auto"/>
                        <w:right w:val="single" w:sz="2" w:space="0" w:color="auto"/>
                      </w:divBdr>
                      <w:divsChild>
                        <w:div w:id="378745124">
                          <w:marLeft w:val="0"/>
                          <w:marRight w:val="0"/>
                          <w:marTop w:val="0"/>
                          <w:marBottom w:val="0"/>
                          <w:divBdr>
                            <w:top w:val="single" w:sz="2" w:space="0" w:color="auto"/>
                            <w:left w:val="single" w:sz="2" w:space="0" w:color="auto"/>
                            <w:bottom w:val="single" w:sz="2" w:space="0" w:color="auto"/>
                            <w:right w:val="single" w:sz="2" w:space="0" w:color="auto"/>
                          </w:divBdr>
                          <w:divsChild>
                            <w:div w:id="722144157">
                              <w:marLeft w:val="0"/>
                              <w:marRight w:val="0"/>
                              <w:marTop w:val="0"/>
                              <w:marBottom w:val="0"/>
                              <w:divBdr>
                                <w:top w:val="single" w:sz="2" w:space="0" w:color="auto"/>
                                <w:left w:val="single" w:sz="2" w:space="0" w:color="auto"/>
                                <w:bottom w:val="single" w:sz="2" w:space="0" w:color="auto"/>
                                <w:right w:val="single" w:sz="2" w:space="0" w:color="auto"/>
                              </w:divBdr>
                              <w:divsChild>
                                <w:div w:id="772090170">
                                  <w:marLeft w:val="0"/>
                                  <w:marRight w:val="0"/>
                                  <w:marTop w:val="0"/>
                                  <w:marBottom w:val="0"/>
                                  <w:divBdr>
                                    <w:top w:val="single" w:sz="2" w:space="0" w:color="auto"/>
                                    <w:left w:val="single" w:sz="2" w:space="0" w:color="auto"/>
                                    <w:bottom w:val="single" w:sz="2" w:space="0" w:color="auto"/>
                                    <w:right w:val="single" w:sz="2" w:space="0" w:color="auto"/>
                                  </w:divBdr>
                                  <w:divsChild>
                                    <w:div w:id="175461877">
                                      <w:marLeft w:val="0"/>
                                      <w:marRight w:val="0"/>
                                      <w:marTop w:val="0"/>
                                      <w:marBottom w:val="0"/>
                                      <w:divBdr>
                                        <w:top w:val="single" w:sz="2" w:space="0" w:color="auto"/>
                                        <w:left w:val="single" w:sz="2" w:space="0" w:color="auto"/>
                                        <w:bottom w:val="single" w:sz="2" w:space="0" w:color="auto"/>
                                        <w:right w:val="single" w:sz="2" w:space="0" w:color="auto"/>
                                      </w:divBdr>
                                      <w:divsChild>
                                        <w:div w:id="1331712513">
                                          <w:marLeft w:val="0"/>
                                          <w:marRight w:val="0"/>
                                          <w:marTop w:val="0"/>
                                          <w:marBottom w:val="0"/>
                                          <w:divBdr>
                                            <w:top w:val="single" w:sz="2" w:space="0" w:color="auto"/>
                                            <w:left w:val="single" w:sz="2" w:space="0" w:color="auto"/>
                                            <w:bottom w:val="single" w:sz="2" w:space="0" w:color="auto"/>
                                            <w:right w:val="single" w:sz="2" w:space="0" w:color="auto"/>
                                          </w:divBdr>
                                          <w:divsChild>
                                            <w:div w:id="2095281983">
                                              <w:marLeft w:val="0"/>
                                              <w:marRight w:val="0"/>
                                              <w:marTop w:val="0"/>
                                              <w:marBottom w:val="0"/>
                                              <w:divBdr>
                                                <w:top w:val="single" w:sz="2" w:space="0" w:color="auto"/>
                                                <w:left w:val="single" w:sz="2" w:space="0" w:color="auto"/>
                                                <w:bottom w:val="single" w:sz="2" w:space="0" w:color="auto"/>
                                                <w:right w:val="single" w:sz="2" w:space="0" w:color="auto"/>
                                              </w:divBdr>
                                              <w:divsChild>
                                                <w:div w:id="236211435">
                                                  <w:marLeft w:val="0"/>
                                                  <w:marRight w:val="0"/>
                                                  <w:marTop w:val="0"/>
                                                  <w:marBottom w:val="0"/>
                                                  <w:divBdr>
                                                    <w:top w:val="single" w:sz="2" w:space="0" w:color="auto"/>
                                                    <w:left w:val="single" w:sz="2" w:space="0" w:color="auto"/>
                                                    <w:bottom w:val="single" w:sz="2" w:space="0" w:color="auto"/>
                                                    <w:right w:val="single" w:sz="2" w:space="0" w:color="auto"/>
                                                  </w:divBdr>
                                                  <w:divsChild>
                                                    <w:div w:id="1576892034">
                                                      <w:marLeft w:val="0"/>
                                                      <w:marRight w:val="0"/>
                                                      <w:marTop w:val="0"/>
                                                      <w:marBottom w:val="0"/>
                                                      <w:divBdr>
                                                        <w:top w:val="single" w:sz="2" w:space="0" w:color="auto"/>
                                                        <w:left w:val="single" w:sz="2" w:space="0" w:color="auto"/>
                                                        <w:bottom w:val="single" w:sz="2" w:space="0" w:color="auto"/>
                                                        <w:right w:val="single" w:sz="2" w:space="0" w:color="auto"/>
                                                      </w:divBdr>
                                                      <w:divsChild>
                                                        <w:div w:id="1204177437">
                                                          <w:marLeft w:val="0"/>
                                                          <w:marRight w:val="0"/>
                                                          <w:marTop w:val="0"/>
                                                          <w:marBottom w:val="0"/>
                                                          <w:divBdr>
                                                            <w:top w:val="single" w:sz="2" w:space="0" w:color="auto"/>
                                                            <w:left w:val="single" w:sz="2" w:space="0" w:color="auto"/>
                                                            <w:bottom w:val="single" w:sz="2" w:space="0" w:color="auto"/>
                                                            <w:right w:val="single" w:sz="2" w:space="0" w:color="auto"/>
                                                          </w:divBdr>
                                                          <w:divsChild>
                                                            <w:div w:id="2026710337">
                                                              <w:marLeft w:val="0"/>
                                                              <w:marRight w:val="0"/>
                                                              <w:marTop w:val="0"/>
                                                              <w:marBottom w:val="0"/>
                                                              <w:divBdr>
                                                                <w:top w:val="single" w:sz="2" w:space="0" w:color="auto"/>
                                                                <w:left w:val="single" w:sz="2" w:space="0" w:color="auto"/>
                                                                <w:bottom w:val="single" w:sz="2" w:space="0" w:color="auto"/>
                                                                <w:right w:val="single" w:sz="2" w:space="0" w:color="auto"/>
                                                              </w:divBdr>
                                                              <w:divsChild>
                                                                <w:div w:id="1692949186">
                                                                  <w:marLeft w:val="0"/>
                                                                  <w:marRight w:val="0"/>
                                                                  <w:marTop w:val="0"/>
                                                                  <w:marBottom w:val="0"/>
                                                                  <w:divBdr>
                                                                    <w:top w:val="single" w:sz="2" w:space="0" w:color="auto"/>
                                                                    <w:left w:val="single" w:sz="2" w:space="0" w:color="auto"/>
                                                                    <w:bottom w:val="single" w:sz="2" w:space="0" w:color="auto"/>
                                                                    <w:right w:val="single" w:sz="2" w:space="0" w:color="auto"/>
                                                                  </w:divBdr>
                                                                  <w:divsChild>
                                                                    <w:div w:id="1333874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79665620">
                                  <w:marLeft w:val="0"/>
                                  <w:marRight w:val="0"/>
                                  <w:marTop w:val="0"/>
                                  <w:marBottom w:val="0"/>
                                  <w:divBdr>
                                    <w:top w:val="single" w:sz="2" w:space="0" w:color="auto"/>
                                    <w:left w:val="single" w:sz="2" w:space="0" w:color="auto"/>
                                    <w:bottom w:val="single" w:sz="2" w:space="0" w:color="auto"/>
                                    <w:right w:val="single" w:sz="2" w:space="0" w:color="auto"/>
                                  </w:divBdr>
                                  <w:divsChild>
                                    <w:div w:id="694966908">
                                      <w:marLeft w:val="0"/>
                                      <w:marRight w:val="0"/>
                                      <w:marTop w:val="0"/>
                                      <w:marBottom w:val="0"/>
                                      <w:divBdr>
                                        <w:top w:val="single" w:sz="2" w:space="0" w:color="auto"/>
                                        <w:left w:val="single" w:sz="2" w:space="0" w:color="auto"/>
                                        <w:bottom w:val="single" w:sz="2" w:space="0" w:color="auto"/>
                                        <w:right w:val="single" w:sz="2" w:space="0" w:color="auto"/>
                                      </w:divBdr>
                                      <w:divsChild>
                                        <w:div w:id="1052189910">
                                          <w:marLeft w:val="0"/>
                                          <w:marRight w:val="0"/>
                                          <w:marTop w:val="0"/>
                                          <w:marBottom w:val="0"/>
                                          <w:divBdr>
                                            <w:top w:val="single" w:sz="2" w:space="0" w:color="auto"/>
                                            <w:left w:val="single" w:sz="2" w:space="0" w:color="auto"/>
                                            <w:bottom w:val="single" w:sz="2" w:space="0" w:color="auto"/>
                                            <w:right w:val="single" w:sz="2" w:space="0" w:color="auto"/>
                                          </w:divBdr>
                                          <w:divsChild>
                                            <w:div w:id="930045657">
                                              <w:marLeft w:val="0"/>
                                              <w:marRight w:val="0"/>
                                              <w:marTop w:val="0"/>
                                              <w:marBottom w:val="0"/>
                                              <w:divBdr>
                                                <w:top w:val="single" w:sz="2" w:space="0" w:color="auto"/>
                                                <w:left w:val="single" w:sz="2" w:space="0" w:color="auto"/>
                                                <w:bottom w:val="single" w:sz="2" w:space="0" w:color="auto"/>
                                                <w:right w:val="single" w:sz="2" w:space="0" w:color="auto"/>
                                              </w:divBdr>
                                              <w:divsChild>
                                                <w:div w:id="891387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456023710">
          <w:marLeft w:val="0"/>
          <w:marRight w:val="0"/>
          <w:marTop w:val="180"/>
          <w:marBottom w:val="0"/>
          <w:divBdr>
            <w:top w:val="single" w:sz="2" w:space="0" w:color="auto"/>
            <w:left w:val="single" w:sz="2" w:space="0" w:color="auto"/>
            <w:bottom w:val="single" w:sz="2" w:space="0" w:color="auto"/>
            <w:right w:val="single" w:sz="2" w:space="0" w:color="auto"/>
          </w:divBdr>
          <w:divsChild>
            <w:div w:id="2040544601">
              <w:marLeft w:val="0"/>
              <w:marRight w:val="0"/>
              <w:marTop w:val="0"/>
              <w:marBottom w:val="0"/>
              <w:divBdr>
                <w:top w:val="single" w:sz="2" w:space="0" w:color="auto"/>
                <w:left w:val="single" w:sz="2" w:space="0" w:color="auto"/>
                <w:bottom w:val="single" w:sz="2" w:space="0" w:color="auto"/>
                <w:right w:val="single" w:sz="2" w:space="0" w:color="auto"/>
              </w:divBdr>
              <w:divsChild>
                <w:div w:id="1374235317">
                  <w:marLeft w:val="0"/>
                  <w:marRight w:val="0"/>
                  <w:marTop w:val="0"/>
                  <w:marBottom w:val="0"/>
                  <w:divBdr>
                    <w:top w:val="single" w:sz="2" w:space="0" w:color="auto"/>
                    <w:left w:val="single" w:sz="2" w:space="0" w:color="auto"/>
                    <w:bottom w:val="single" w:sz="2" w:space="0" w:color="auto"/>
                    <w:right w:val="single" w:sz="2" w:space="0" w:color="auto"/>
                  </w:divBdr>
                  <w:divsChild>
                    <w:div w:id="94640258">
                      <w:marLeft w:val="0"/>
                      <w:marRight w:val="0"/>
                      <w:marTop w:val="0"/>
                      <w:marBottom w:val="0"/>
                      <w:divBdr>
                        <w:top w:val="single" w:sz="2" w:space="0" w:color="auto"/>
                        <w:left w:val="single" w:sz="2" w:space="0" w:color="auto"/>
                        <w:bottom w:val="single" w:sz="2" w:space="0" w:color="auto"/>
                        <w:right w:val="single" w:sz="2" w:space="0" w:color="auto"/>
                      </w:divBdr>
                      <w:divsChild>
                        <w:div w:id="1509100328">
                          <w:marLeft w:val="0"/>
                          <w:marRight w:val="0"/>
                          <w:marTop w:val="0"/>
                          <w:marBottom w:val="0"/>
                          <w:divBdr>
                            <w:top w:val="single" w:sz="2" w:space="0" w:color="auto"/>
                            <w:left w:val="single" w:sz="2" w:space="0" w:color="auto"/>
                            <w:bottom w:val="single" w:sz="2" w:space="0" w:color="auto"/>
                            <w:right w:val="single" w:sz="2" w:space="0" w:color="auto"/>
                          </w:divBdr>
                          <w:divsChild>
                            <w:div w:id="580723927">
                              <w:marLeft w:val="0"/>
                              <w:marRight w:val="0"/>
                              <w:marTop w:val="0"/>
                              <w:marBottom w:val="0"/>
                              <w:divBdr>
                                <w:top w:val="single" w:sz="2" w:space="0" w:color="auto"/>
                                <w:left w:val="single" w:sz="2" w:space="0" w:color="auto"/>
                                <w:bottom w:val="single" w:sz="2" w:space="0" w:color="auto"/>
                                <w:right w:val="single" w:sz="2" w:space="0" w:color="auto"/>
                              </w:divBdr>
                              <w:divsChild>
                                <w:div w:id="1603148622">
                                  <w:marLeft w:val="0"/>
                                  <w:marRight w:val="0"/>
                                  <w:marTop w:val="0"/>
                                  <w:marBottom w:val="0"/>
                                  <w:divBdr>
                                    <w:top w:val="single" w:sz="2" w:space="0" w:color="auto"/>
                                    <w:left w:val="single" w:sz="2" w:space="0" w:color="auto"/>
                                    <w:bottom w:val="single" w:sz="2" w:space="0" w:color="auto"/>
                                    <w:right w:val="single" w:sz="2" w:space="0" w:color="auto"/>
                                  </w:divBdr>
                                  <w:divsChild>
                                    <w:div w:id="1100294223">
                                      <w:marLeft w:val="0"/>
                                      <w:marRight w:val="0"/>
                                      <w:marTop w:val="0"/>
                                      <w:marBottom w:val="0"/>
                                      <w:divBdr>
                                        <w:top w:val="single" w:sz="2" w:space="0" w:color="auto"/>
                                        <w:left w:val="single" w:sz="2" w:space="0" w:color="auto"/>
                                        <w:bottom w:val="single" w:sz="2" w:space="0" w:color="auto"/>
                                        <w:right w:val="single" w:sz="2" w:space="0" w:color="auto"/>
                                      </w:divBdr>
                                      <w:divsChild>
                                        <w:div w:id="752552966">
                                          <w:marLeft w:val="0"/>
                                          <w:marRight w:val="0"/>
                                          <w:marTop w:val="0"/>
                                          <w:marBottom w:val="0"/>
                                          <w:divBdr>
                                            <w:top w:val="single" w:sz="2" w:space="0" w:color="auto"/>
                                            <w:left w:val="single" w:sz="2" w:space="0" w:color="auto"/>
                                            <w:bottom w:val="single" w:sz="2" w:space="0" w:color="auto"/>
                                            <w:right w:val="single" w:sz="2" w:space="0" w:color="auto"/>
                                          </w:divBdr>
                                          <w:divsChild>
                                            <w:div w:id="75787353">
                                              <w:marLeft w:val="0"/>
                                              <w:marRight w:val="0"/>
                                              <w:marTop w:val="0"/>
                                              <w:marBottom w:val="0"/>
                                              <w:divBdr>
                                                <w:top w:val="single" w:sz="2" w:space="0" w:color="auto"/>
                                                <w:left w:val="single" w:sz="2" w:space="0" w:color="auto"/>
                                                <w:bottom w:val="single" w:sz="2" w:space="0" w:color="auto"/>
                                                <w:right w:val="single" w:sz="2" w:space="0" w:color="auto"/>
                                              </w:divBdr>
                                              <w:divsChild>
                                                <w:div w:id="1611206290">
                                                  <w:marLeft w:val="0"/>
                                                  <w:marRight w:val="0"/>
                                                  <w:marTop w:val="0"/>
                                                  <w:marBottom w:val="0"/>
                                                  <w:divBdr>
                                                    <w:top w:val="single" w:sz="2" w:space="0" w:color="auto"/>
                                                    <w:left w:val="single" w:sz="2" w:space="0" w:color="auto"/>
                                                    <w:bottom w:val="single" w:sz="2" w:space="0" w:color="auto"/>
                                                    <w:right w:val="single" w:sz="2" w:space="0" w:color="auto"/>
                                                  </w:divBdr>
                                                  <w:divsChild>
                                                    <w:div w:id="1483037818">
                                                      <w:marLeft w:val="0"/>
                                                      <w:marRight w:val="0"/>
                                                      <w:marTop w:val="0"/>
                                                      <w:marBottom w:val="0"/>
                                                      <w:divBdr>
                                                        <w:top w:val="single" w:sz="2" w:space="0" w:color="auto"/>
                                                        <w:left w:val="single" w:sz="2" w:space="0" w:color="auto"/>
                                                        <w:bottom w:val="single" w:sz="2" w:space="0" w:color="auto"/>
                                                        <w:right w:val="single" w:sz="2" w:space="0" w:color="auto"/>
                                                      </w:divBdr>
                                                      <w:divsChild>
                                                        <w:div w:id="1047681569">
                                                          <w:marLeft w:val="0"/>
                                                          <w:marRight w:val="0"/>
                                                          <w:marTop w:val="0"/>
                                                          <w:marBottom w:val="0"/>
                                                          <w:divBdr>
                                                            <w:top w:val="single" w:sz="2" w:space="0" w:color="auto"/>
                                                            <w:left w:val="single" w:sz="2" w:space="0" w:color="auto"/>
                                                            <w:bottom w:val="single" w:sz="2" w:space="0" w:color="auto"/>
                                                            <w:right w:val="single" w:sz="2" w:space="0" w:color="auto"/>
                                                          </w:divBdr>
                                                          <w:divsChild>
                                                            <w:div w:id="500849265">
                                                              <w:marLeft w:val="0"/>
                                                              <w:marRight w:val="0"/>
                                                              <w:marTop w:val="0"/>
                                                              <w:marBottom w:val="0"/>
                                                              <w:divBdr>
                                                                <w:top w:val="single" w:sz="2" w:space="0" w:color="auto"/>
                                                                <w:left w:val="single" w:sz="2" w:space="0" w:color="auto"/>
                                                                <w:bottom w:val="single" w:sz="2" w:space="0" w:color="auto"/>
                                                                <w:right w:val="single" w:sz="2" w:space="0" w:color="auto"/>
                                                              </w:divBdr>
                                                              <w:divsChild>
                                                                <w:div w:id="719594980">
                                                                  <w:marLeft w:val="0"/>
                                                                  <w:marRight w:val="0"/>
                                                                  <w:marTop w:val="0"/>
                                                                  <w:marBottom w:val="0"/>
                                                                  <w:divBdr>
                                                                    <w:top w:val="single" w:sz="2" w:space="0" w:color="auto"/>
                                                                    <w:left w:val="single" w:sz="2" w:space="0" w:color="auto"/>
                                                                    <w:bottom w:val="single" w:sz="2" w:space="0" w:color="auto"/>
                                                                    <w:right w:val="single" w:sz="2" w:space="0" w:color="auto"/>
                                                                  </w:divBdr>
                                                                  <w:divsChild>
                                                                    <w:div w:id="15291052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07712740">
                                  <w:marLeft w:val="0"/>
                                  <w:marRight w:val="0"/>
                                  <w:marTop w:val="0"/>
                                  <w:marBottom w:val="0"/>
                                  <w:divBdr>
                                    <w:top w:val="single" w:sz="2" w:space="0" w:color="auto"/>
                                    <w:left w:val="single" w:sz="2" w:space="0" w:color="auto"/>
                                    <w:bottom w:val="single" w:sz="2" w:space="0" w:color="auto"/>
                                    <w:right w:val="single" w:sz="2" w:space="0" w:color="auto"/>
                                  </w:divBdr>
                                  <w:divsChild>
                                    <w:div w:id="687414932">
                                      <w:marLeft w:val="0"/>
                                      <w:marRight w:val="0"/>
                                      <w:marTop w:val="0"/>
                                      <w:marBottom w:val="0"/>
                                      <w:divBdr>
                                        <w:top w:val="single" w:sz="2" w:space="0" w:color="auto"/>
                                        <w:left w:val="single" w:sz="2" w:space="0" w:color="auto"/>
                                        <w:bottom w:val="single" w:sz="2" w:space="0" w:color="auto"/>
                                        <w:right w:val="single" w:sz="2" w:space="0" w:color="auto"/>
                                      </w:divBdr>
                                      <w:divsChild>
                                        <w:div w:id="2051495473">
                                          <w:marLeft w:val="0"/>
                                          <w:marRight w:val="0"/>
                                          <w:marTop w:val="0"/>
                                          <w:marBottom w:val="0"/>
                                          <w:divBdr>
                                            <w:top w:val="single" w:sz="2" w:space="0" w:color="auto"/>
                                            <w:left w:val="single" w:sz="2" w:space="0" w:color="auto"/>
                                            <w:bottom w:val="single" w:sz="2" w:space="0" w:color="auto"/>
                                            <w:right w:val="single" w:sz="2" w:space="0" w:color="auto"/>
                                          </w:divBdr>
                                          <w:divsChild>
                                            <w:div w:id="710612276">
                                              <w:marLeft w:val="0"/>
                                              <w:marRight w:val="0"/>
                                              <w:marTop w:val="0"/>
                                              <w:marBottom w:val="0"/>
                                              <w:divBdr>
                                                <w:top w:val="single" w:sz="2" w:space="0" w:color="auto"/>
                                                <w:left w:val="single" w:sz="2" w:space="0" w:color="auto"/>
                                                <w:bottom w:val="single" w:sz="2" w:space="0" w:color="auto"/>
                                                <w:right w:val="single" w:sz="2" w:space="0" w:color="auto"/>
                                              </w:divBdr>
                                              <w:divsChild>
                                                <w:div w:id="2822297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72896929">
          <w:marLeft w:val="0"/>
          <w:marRight w:val="0"/>
          <w:marTop w:val="180"/>
          <w:marBottom w:val="0"/>
          <w:divBdr>
            <w:top w:val="single" w:sz="2" w:space="0" w:color="auto"/>
            <w:left w:val="single" w:sz="2" w:space="0" w:color="auto"/>
            <w:bottom w:val="single" w:sz="2" w:space="0" w:color="auto"/>
            <w:right w:val="single" w:sz="2" w:space="0" w:color="auto"/>
          </w:divBdr>
          <w:divsChild>
            <w:div w:id="869999632">
              <w:marLeft w:val="0"/>
              <w:marRight w:val="0"/>
              <w:marTop w:val="0"/>
              <w:marBottom w:val="0"/>
              <w:divBdr>
                <w:top w:val="single" w:sz="2" w:space="0" w:color="auto"/>
                <w:left w:val="single" w:sz="2" w:space="0" w:color="auto"/>
                <w:bottom w:val="single" w:sz="2" w:space="0" w:color="auto"/>
                <w:right w:val="single" w:sz="2" w:space="0" w:color="auto"/>
              </w:divBdr>
              <w:divsChild>
                <w:div w:id="1742294309">
                  <w:marLeft w:val="0"/>
                  <w:marRight w:val="0"/>
                  <w:marTop w:val="0"/>
                  <w:marBottom w:val="0"/>
                  <w:divBdr>
                    <w:top w:val="single" w:sz="2" w:space="0" w:color="auto"/>
                    <w:left w:val="single" w:sz="2" w:space="0" w:color="auto"/>
                    <w:bottom w:val="single" w:sz="2" w:space="0" w:color="auto"/>
                    <w:right w:val="single" w:sz="2" w:space="0" w:color="auto"/>
                  </w:divBdr>
                  <w:divsChild>
                    <w:div w:id="2065176600">
                      <w:marLeft w:val="0"/>
                      <w:marRight w:val="0"/>
                      <w:marTop w:val="0"/>
                      <w:marBottom w:val="0"/>
                      <w:divBdr>
                        <w:top w:val="single" w:sz="2" w:space="0" w:color="auto"/>
                        <w:left w:val="single" w:sz="2" w:space="0" w:color="auto"/>
                        <w:bottom w:val="single" w:sz="2" w:space="0" w:color="auto"/>
                        <w:right w:val="single" w:sz="2" w:space="0" w:color="auto"/>
                      </w:divBdr>
                      <w:divsChild>
                        <w:div w:id="403913041">
                          <w:marLeft w:val="0"/>
                          <w:marRight w:val="0"/>
                          <w:marTop w:val="0"/>
                          <w:marBottom w:val="0"/>
                          <w:divBdr>
                            <w:top w:val="single" w:sz="2" w:space="0" w:color="auto"/>
                            <w:left w:val="single" w:sz="2" w:space="0" w:color="auto"/>
                            <w:bottom w:val="single" w:sz="2" w:space="0" w:color="auto"/>
                            <w:right w:val="single" w:sz="2" w:space="0" w:color="auto"/>
                          </w:divBdr>
                          <w:divsChild>
                            <w:div w:id="751126260">
                              <w:marLeft w:val="0"/>
                              <w:marRight w:val="0"/>
                              <w:marTop w:val="0"/>
                              <w:marBottom w:val="0"/>
                              <w:divBdr>
                                <w:top w:val="single" w:sz="2" w:space="0" w:color="auto"/>
                                <w:left w:val="single" w:sz="2" w:space="0" w:color="auto"/>
                                <w:bottom w:val="single" w:sz="2" w:space="0" w:color="auto"/>
                                <w:right w:val="single" w:sz="2" w:space="0" w:color="auto"/>
                              </w:divBdr>
                              <w:divsChild>
                                <w:div w:id="1619950936">
                                  <w:marLeft w:val="0"/>
                                  <w:marRight w:val="0"/>
                                  <w:marTop w:val="0"/>
                                  <w:marBottom w:val="0"/>
                                  <w:divBdr>
                                    <w:top w:val="single" w:sz="2" w:space="0" w:color="auto"/>
                                    <w:left w:val="single" w:sz="2" w:space="0" w:color="auto"/>
                                    <w:bottom w:val="single" w:sz="2" w:space="0" w:color="auto"/>
                                    <w:right w:val="single" w:sz="2" w:space="0" w:color="auto"/>
                                  </w:divBdr>
                                  <w:divsChild>
                                    <w:div w:id="1266500008">
                                      <w:marLeft w:val="0"/>
                                      <w:marRight w:val="0"/>
                                      <w:marTop w:val="0"/>
                                      <w:marBottom w:val="0"/>
                                      <w:divBdr>
                                        <w:top w:val="single" w:sz="2" w:space="0" w:color="auto"/>
                                        <w:left w:val="single" w:sz="2" w:space="0" w:color="auto"/>
                                        <w:bottom w:val="single" w:sz="2" w:space="0" w:color="auto"/>
                                        <w:right w:val="single" w:sz="2" w:space="0" w:color="auto"/>
                                      </w:divBdr>
                                      <w:divsChild>
                                        <w:div w:id="2094542373">
                                          <w:marLeft w:val="0"/>
                                          <w:marRight w:val="0"/>
                                          <w:marTop w:val="0"/>
                                          <w:marBottom w:val="0"/>
                                          <w:divBdr>
                                            <w:top w:val="single" w:sz="2" w:space="0" w:color="auto"/>
                                            <w:left w:val="single" w:sz="2" w:space="0" w:color="auto"/>
                                            <w:bottom w:val="single" w:sz="2" w:space="0" w:color="auto"/>
                                            <w:right w:val="single" w:sz="2" w:space="0" w:color="auto"/>
                                          </w:divBdr>
                                          <w:divsChild>
                                            <w:div w:id="61293359">
                                              <w:marLeft w:val="0"/>
                                              <w:marRight w:val="0"/>
                                              <w:marTop w:val="0"/>
                                              <w:marBottom w:val="0"/>
                                              <w:divBdr>
                                                <w:top w:val="single" w:sz="2" w:space="0" w:color="auto"/>
                                                <w:left w:val="single" w:sz="2" w:space="0" w:color="auto"/>
                                                <w:bottom w:val="single" w:sz="2" w:space="0" w:color="auto"/>
                                                <w:right w:val="single" w:sz="2" w:space="0" w:color="auto"/>
                                              </w:divBdr>
                                              <w:divsChild>
                                                <w:div w:id="847863408">
                                                  <w:marLeft w:val="0"/>
                                                  <w:marRight w:val="0"/>
                                                  <w:marTop w:val="0"/>
                                                  <w:marBottom w:val="0"/>
                                                  <w:divBdr>
                                                    <w:top w:val="single" w:sz="2" w:space="0" w:color="auto"/>
                                                    <w:left w:val="single" w:sz="2" w:space="0" w:color="auto"/>
                                                    <w:bottom w:val="single" w:sz="2" w:space="0" w:color="auto"/>
                                                    <w:right w:val="single" w:sz="2" w:space="0" w:color="auto"/>
                                                  </w:divBdr>
                                                  <w:divsChild>
                                                    <w:div w:id="2008634165">
                                                      <w:marLeft w:val="0"/>
                                                      <w:marRight w:val="0"/>
                                                      <w:marTop w:val="0"/>
                                                      <w:marBottom w:val="0"/>
                                                      <w:divBdr>
                                                        <w:top w:val="single" w:sz="2" w:space="0" w:color="auto"/>
                                                        <w:left w:val="single" w:sz="2" w:space="0" w:color="auto"/>
                                                        <w:bottom w:val="single" w:sz="2" w:space="0" w:color="auto"/>
                                                        <w:right w:val="single" w:sz="2" w:space="0" w:color="auto"/>
                                                      </w:divBdr>
                                                      <w:divsChild>
                                                        <w:div w:id="786310223">
                                                          <w:marLeft w:val="0"/>
                                                          <w:marRight w:val="0"/>
                                                          <w:marTop w:val="0"/>
                                                          <w:marBottom w:val="0"/>
                                                          <w:divBdr>
                                                            <w:top w:val="single" w:sz="2" w:space="0" w:color="auto"/>
                                                            <w:left w:val="single" w:sz="2" w:space="0" w:color="auto"/>
                                                            <w:bottom w:val="single" w:sz="2" w:space="0" w:color="auto"/>
                                                            <w:right w:val="single" w:sz="2" w:space="0" w:color="auto"/>
                                                          </w:divBdr>
                                                          <w:divsChild>
                                                            <w:div w:id="8220791">
                                                              <w:marLeft w:val="0"/>
                                                              <w:marRight w:val="0"/>
                                                              <w:marTop w:val="0"/>
                                                              <w:marBottom w:val="0"/>
                                                              <w:divBdr>
                                                                <w:top w:val="single" w:sz="2" w:space="0" w:color="auto"/>
                                                                <w:left w:val="single" w:sz="2" w:space="0" w:color="auto"/>
                                                                <w:bottom w:val="single" w:sz="2" w:space="0" w:color="auto"/>
                                                                <w:right w:val="single" w:sz="2" w:space="0" w:color="auto"/>
                                                              </w:divBdr>
                                                              <w:divsChild>
                                                                <w:div w:id="1233665468">
                                                                  <w:marLeft w:val="0"/>
                                                                  <w:marRight w:val="0"/>
                                                                  <w:marTop w:val="0"/>
                                                                  <w:marBottom w:val="0"/>
                                                                  <w:divBdr>
                                                                    <w:top w:val="single" w:sz="2" w:space="0" w:color="auto"/>
                                                                    <w:left w:val="single" w:sz="2" w:space="0" w:color="auto"/>
                                                                    <w:bottom w:val="single" w:sz="2" w:space="0" w:color="auto"/>
                                                                    <w:right w:val="single" w:sz="2" w:space="0" w:color="auto"/>
                                                                  </w:divBdr>
                                                                  <w:divsChild>
                                                                    <w:div w:id="2043746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4827953">
                                  <w:marLeft w:val="0"/>
                                  <w:marRight w:val="0"/>
                                  <w:marTop w:val="0"/>
                                  <w:marBottom w:val="0"/>
                                  <w:divBdr>
                                    <w:top w:val="single" w:sz="2" w:space="0" w:color="auto"/>
                                    <w:left w:val="single" w:sz="2" w:space="0" w:color="auto"/>
                                    <w:bottom w:val="single" w:sz="2" w:space="0" w:color="auto"/>
                                    <w:right w:val="single" w:sz="2" w:space="0" w:color="auto"/>
                                  </w:divBdr>
                                  <w:divsChild>
                                    <w:div w:id="331832283">
                                      <w:marLeft w:val="0"/>
                                      <w:marRight w:val="0"/>
                                      <w:marTop w:val="0"/>
                                      <w:marBottom w:val="0"/>
                                      <w:divBdr>
                                        <w:top w:val="single" w:sz="2" w:space="0" w:color="auto"/>
                                        <w:left w:val="single" w:sz="2" w:space="0" w:color="auto"/>
                                        <w:bottom w:val="single" w:sz="2" w:space="0" w:color="auto"/>
                                        <w:right w:val="single" w:sz="2" w:space="0" w:color="auto"/>
                                      </w:divBdr>
                                      <w:divsChild>
                                        <w:div w:id="911547267">
                                          <w:marLeft w:val="0"/>
                                          <w:marRight w:val="0"/>
                                          <w:marTop w:val="0"/>
                                          <w:marBottom w:val="0"/>
                                          <w:divBdr>
                                            <w:top w:val="single" w:sz="2" w:space="0" w:color="auto"/>
                                            <w:left w:val="single" w:sz="2" w:space="0" w:color="auto"/>
                                            <w:bottom w:val="single" w:sz="2" w:space="0" w:color="auto"/>
                                            <w:right w:val="single" w:sz="2" w:space="0" w:color="auto"/>
                                          </w:divBdr>
                                          <w:divsChild>
                                            <w:div w:id="420879083">
                                              <w:marLeft w:val="0"/>
                                              <w:marRight w:val="0"/>
                                              <w:marTop w:val="0"/>
                                              <w:marBottom w:val="0"/>
                                              <w:divBdr>
                                                <w:top w:val="single" w:sz="2" w:space="0" w:color="auto"/>
                                                <w:left w:val="single" w:sz="2" w:space="0" w:color="auto"/>
                                                <w:bottom w:val="single" w:sz="2" w:space="0" w:color="auto"/>
                                                <w:right w:val="single" w:sz="2" w:space="0" w:color="auto"/>
                                              </w:divBdr>
                                              <w:divsChild>
                                                <w:div w:id="146408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991563423">
          <w:marLeft w:val="0"/>
          <w:marRight w:val="0"/>
          <w:marTop w:val="180"/>
          <w:marBottom w:val="0"/>
          <w:divBdr>
            <w:top w:val="single" w:sz="2" w:space="0" w:color="auto"/>
            <w:left w:val="single" w:sz="2" w:space="0" w:color="auto"/>
            <w:bottom w:val="single" w:sz="2" w:space="0" w:color="auto"/>
            <w:right w:val="single" w:sz="2" w:space="0" w:color="auto"/>
          </w:divBdr>
          <w:divsChild>
            <w:div w:id="697898954">
              <w:marLeft w:val="0"/>
              <w:marRight w:val="0"/>
              <w:marTop w:val="0"/>
              <w:marBottom w:val="0"/>
              <w:divBdr>
                <w:top w:val="single" w:sz="2" w:space="0" w:color="auto"/>
                <w:left w:val="single" w:sz="2" w:space="0" w:color="auto"/>
                <w:bottom w:val="single" w:sz="2" w:space="0" w:color="auto"/>
                <w:right w:val="single" w:sz="2" w:space="0" w:color="auto"/>
              </w:divBdr>
              <w:divsChild>
                <w:div w:id="309210710">
                  <w:marLeft w:val="0"/>
                  <w:marRight w:val="0"/>
                  <w:marTop w:val="0"/>
                  <w:marBottom w:val="0"/>
                  <w:divBdr>
                    <w:top w:val="single" w:sz="2" w:space="0" w:color="auto"/>
                    <w:left w:val="single" w:sz="2" w:space="0" w:color="auto"/>
                    <w:bottom w:val="single" w:sz="2" w:space="0" w:color="auto"/>
                    <w:right w:val="single" w:sz="2" w:space="0" w:color="auto"/>
                  </w:divBdr>
                  <w:divsChild>
                    <w:div w:id="220555091">
                      <w:marLeft w:val="0"/>
                      <w:marRight w:val="0"/>
                      <w:marTop w:val="0"/>
                      <w:marBottom w:val="0"/>
                      <w:divBdr>
                        <w:top w:val="single" w:sz="2" w:space="0" w:color="auto"/>
                        <w:left w:val="single" w:sz="2" w:space="0" w:color="auto"/>
                        <w:bottom w:val="single" w:sz="2" w:space="0" w:color="auto"/>
                        <w:right w:val="single" w:sz="2" w:space="0" w:color="auto"/>
                      </w:divBdr>
                      <w:divsChild>
                        <w:div w:id="874271763">
                          <w:marLeft w:val="0"/>
                          <w:marRight w:val="0"/>
                          <w:marTop w:val="0"/>
                          <w:marBottom w:val="0"/>
                          <w:divBdr>
                            <w:top w:val="single" w:sz="2" w:space="0" w:color="auto"/>
                            <w:left w:val="single" w:sz="2" w:space="0" w:color="auto"/>
                            <w:bottom w:val="single" w:sz="2" w:space="0" w:color="auto"/>
                            <w:right w:val="single" w:sz="2" w:space="0" w:color="auto"/>
                          </w:divBdr>
                          <w:divsChild>
                            <w:div w:id="1579048761">
                              <w:marLeft w:val="0"/>
                              <w:marRight w:val="0"/>
                              <w:marTop w:val="0"/>
                              <w:marBottom w:val="0"/>
                              <w:divBdr>
                                <w:top w:val="single" w:sz="2" w:space="0" w:color="auto"/>
                                <w:left w:val="single" w:sz="2" w:space="0" w:color="auto"/>
                                <w:bottom w:val="single" w:sz="2" w:space="0" w:color="auto"/>
                                <w:right w:val="single" w:sz="2" w:space="0" w:color="auto"/>
                              </w:divBdr>
                              <w:divsChild>
                                <w:div w:id="417557622">
                                  <w:marLeft w:val="0"/>
                                  <w:marRight w:val="0"/>
                                  <w:marTop w:val="0"/>
                                  <w:marBottom w:val="0"/>
                                  <w:divBdr>
                                    <w:top w:val="single" w:sz="2" w:space="0" w:color="auto"/>
                                    <w:left w:val="single" w:sz="2" w:space="0" w:color="auto"/>
                                    <w:bottom w:val="single" w:sz="2" w:space="0" w:color="auto"/>
                                    <w:right w:val="single" w:sz="2" w:space="0" w:color="auto"/>
                                  </w:divBdr>
                                  <w:divsChild>
                                    <w:div w:id="1734814140">
                                      <w:marLeft w:val="0"/>
                                      <w:marRight w:val="0"/>
                                      <w:marTop w:val="0"/>
                                      <w:marBottom w:val="0"/>
                                      <w:divBdr>
                                        <w:top w:val="single" w:sz="2" w:space="0" w:color="auto"/>
                                        <w:left w:val="single" w:sz="2" w:space="0" w:color="auto"/>
                                        <w:bottom w:val="single" w:sz="2" w:space="0" w:color="auto"/>
                                        <w:right w:val="single" w:sz="2" w:space="0" w:color="auto"/>
                                      </w:divBdr>
                                      <w:divsChild>
                                        <w:div w:id="315763644">
                                          <w:marLeft w:val="0"/>
                                          <w:marRight w:val="0"/>
                                          <w:marTop w:val="0"/>
                                          <w:marBottom w:val="0"/>
                                          <w:divBdr>
                                            <w:top w:val="single" w:sz="2" w:space="0" w:color="auto"/>
                                            <w:left w:val="single" w:sz="2" w:space="0" w:color="auto"/>
                                            <w:bottom w:val="single" w:sz="2" w:space="0" w:color="auto"/>
                                            <w:right w:val="single" w:sz="2" w:space="0" w:color="auto"/>
                                          </w:divBdr>
                                          <w:divsChild>
                                            <w:div w:id="440533793">
                                              <w:marLeft w:val="0"/>
                                              <w:marRight w:val="0"/>
                                              <w:marTop w:val="0"/>
                                              <w:marBottom w:val="0"/>
                                              <w:divBdr>
                                                <w:top w:val="single" w:sz="2" w:space="0" w:color="auto"/>
                                                <w:left w:val="single" w:sz="2" w:space="0" w:color="auto"/>
                                                <w:bottom w:val="single" w:sz="2" w:space="0" w:color="auto"/>
                                                <w:right w:val="single" w:sz="2" w:space="0" w:color="auto"/>
                                              </w:divBdr>
                                              <w:divsChild>
                                                <w:div w:id="1122847716">
                                                  <w:marLeft w:val="0"/>
                                                  <w:marRight w:val="0"/>
                                                  <w:marTop w:val="0"/>
                                                  <w:marBottom w:val="0"/>
                                                  <w:divBdr>
                                                    <w:top w:val="single" w:sz="2" w:space="0" w:color="auto"/>
                                                    <w:left w:val="single" w:sz="2" w:space="0" w:color="auto"/>
                                                    <w:bottom w:val="single" w:sz="2" w:space="0" w:color="auto"/>
                                                    <w:right w:val="single" w:sz="2" w:space="0" w:color="auto"/>
                                                  </w:divBdr>
                                                  <w:divsChild>
                                                    <w:div w:id="1703506940">
                                                      <w:marLeft w:val="0"/>
                                                      <w:marRight w:val="0"/>
                                                      <w:marTop w:val="0"/>
                                                      <w:marBottom w:val="0"/>
                                                      <w:divBdr>
                                                        <w:top w:val="single" w:sz="2" w:space="0" w:color="auto"/>
                                                        <w:left w:val="single" w:sz="2" w:space="0" w:color="auto"/>
                                                        <w:bottom w:val="single" w:sz="2" w:space="0" w:color="auto"/>
                                                        <w:right w:val="single" w:sz="2" w:space="0" w:color="auto"/>
                                                      </w:divBdr>
                                                      <w:divsChild>
                                                        <w:div w:id="1500778486">
                                                          <w:marLeft w:val="0"/>
                                                          <w:marRight w:val="0"/>
                                                          <w:marTop w:val="0"/>
                                                          <w:marBottom w:val="0"/>
                                                          <w:divBdr>
                                                            <w:top w:val="single" w:sz="2" w:space="0" w:color="auto"/>
                                                            <w:left w:val="single" w:sz="2" w:space="0" w:color="auto"/>
                                                            <w:bottom w:val="single" w:sz="2" w:space="0" w:color="auto"/>
                                                            <w:right w:val="single" w:sz="2" w:space="0" w:color="auto"/>
                                                          </w:divBdr>
                                                          <w:divsChild>
                                                            <w:div w:id="1232614489">
                                                              <w:marLeft w:val="0"/>
                                                              <w:marRight w:val="0"/>
                                                              <w:marTop w:val="0"/>
                                                              <w:marBottom w:val="0"/>
                                                              <w:divBdr>
                                                                <w:top w:val="single" w:sz="2" w:space="0" w:color="auto"/>
                                                                <w:left w:val="single" w:sz="2" w:space="0" w:color="auto"/>
                                                                <w:bottom w:val="single" w:sz="2" w:space="0" w:color="auto"/>
                                                                <w:right w:val="single" w:sz="2" w:space="0" w:color="auto"/>
                                                              </w:divBdr>
                                                              <w:divsChild>
                                                                <w:div w:id="1000036010">
                                                                  <w:marLeft w:val="0"/>
                                                                  <w:marRight w:val="0"/>
                                                                  <w:marTop w:val="0"/>
                                                                  <w:marBottom w:val="0"/>
                                                                  <w:divBdr>
                                                                    <w:top w:val="single" w:sz="2" w:space="0" w:color="auto"/>
                                                                    <w:left w:val="single" w:sz="2" w:space="0" w:color="auto"/>
                                                                    <w:bottom w:val="single" w:sz="2" w:space="0" w:color="auto"/>
                                                                    <w:right w:val="single" w:sz="2" w:space="0" w:color="auto"/>
                                                                  </w:divBdr>
                                                                  <w:divsChild>
                                                                    <w:div w:id="1008142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2409759">
                                  <w:marLeft w:val="0"/>
                                  <w:marRight w:val="0"/>
                                  <w:marTop w:val="0"/>
                                  <w:marBottom w:val="0"/>
                                  <w:divBdr>
                                    <w:top w:val="single" w:sz="2" w:space="0" w:color="auto"/>
                                    <w:left w:val="single" w:sz="2" w:space="0" w:color="auto"/>
                                    <w:bottom w:val="single" w:sz="2" w:space="0" w:color="auto"/>
                                    <w:right w:val="single" w:sz="2" w:space="0" w:color="auto"/>
                                  </w:divBdr>
                                  <w:divsChild>
                                    <w:div w:id="765921521">
                                      <w:marLeft w:val="0"/>
                                      <w:marRight w:val="0"/>
                                      <w:marTop w:val="0"/>
                                      <w:marBottom w:val="0"/>
                                      <w:divBdr>
                                        <w:top w:val="single" w:sz="2" w:space="0" w:color="auto"/>
                                        <w:left w:val="single" w:sz="2" w:space="0" w:color="auto"/>
                                        <w:bottom w:val="single" w:sz="2" w:space="0" w:color="auto"/>
                                        <w:right w:val="single" w:sz="2" w:space="0" w:color="auto"/>
                                      </w:divBdr>
                                      <w:divsChild>
                                        <w:div w:id="1138759956">
                                          <w:marLeft w:val="0"/>
                                          <w:marRight w:val="0"/>
                                          <w:marTop w:val="0"/>
                                          <w:marBottom w:val="0"/>
                                          <w:divBdr>
                                            <w:top w:val="single" w:sz="2" w:space="0" w:color="auto"/>
                                            <w:left w:val="single" w:sz="2" w:space="0" w:color="auto"/>
                                            <w:bottom w:val="single" w:sz="2" w:space="0" w:color="auto"/>
                                            <w:right w:val="single" w:sz="2" w:space="0" w:color="auto"/>
                                          </w:divBdr>
                                          <w:divsChild>
                                            <w:div w:id="763453258">
                                              <w:marLeft w:val="0"/>
                                              <w:marRight w:val="0"/>
                                              <w:marTop w:val="0"/>
                                              <w:marBottom w:val="0"/>
                                              <w:divBdr>
                                                <w:top w:val="single" w:sz="2" w:space="0" w:color="auto"/>
                                                <w:left w:val="single" w:sz="2" w:space="0" w:color="auto"/>
                                                <w:bottom w:val="single" w:sz="2" w:space="0" w:color="auto"/>
                                                <w:right w:val="single" w:sz="2" w:space="0" w:color="auto"/>
                                              </w:divBdr>
                                              <w:divsChild>
                                                <w:div w:id="1970934149">
                                                  <w:marLeft w:val="0"/>
                                                  <w:marRight w:val="0"/>
                                                  <w:marTop w:val="0"/>
                                                  <w:marBottom w:val="0"/>
                                                  <w:divBdr>
                                                    <w:top w:val="single" w:sz="2" w:space="0" w:color="auto"/>
                                                    <w:left w:val="single" w:sz="2" w:space="0" w:color="auto"/>
                                                    <w:bottom w:val="single" w:sz="2" w:space="0" w:color="auto"/>
                                                    <w:right w:val="single" w:sz="2" w:space="0" w:color="auto"/>
                                                  </w:divBdr>
                                                  <w:divsChild>
                                                    <w:div w:id="2047367701">
                                                      <w:marLeft w:val="0"/>
                                                      <w:marRight w:val="0"/>
                                                      <w:marTop w:val="0"/>
                                                      <w:marBottom w:val="0"/>
                                                      <w:divBdr>
                                                        <w:top w:val="single" w:sz="2" w:space="0" w:color="auto"/>
                                                        <w:left w:val="single" w:sz="2" w:space="0" w:color="auto"/>
                                                        <w:bottom w:val="single" w:sz="2" w:space="0" w:color="auto"/>
                                                        <w:right w:val="single" w:sz="2" w:space="0" w:color="auto"/>
                                                      </w:divBdr>
                                                      <w:divsChild>
                                                        <w:div w:id="1014961256">
                                                          <w:marLeft w:val="0"/>
                                                          <w:marRight w:val="0"/>
                                                          <w:marTop w:val="0"/>
                                                          <w:marBottom w:val="0"/>
                                                          <w:divBdr>
                                                            <w:top w:val="single" w:sz="2" w:space="0" w:color="auto"/>
                                                            <w:left w:val="single" w:sz="2" w:space="0" w:color="auto"/>
                                                            <w:bottom w:val="single" w:sz="2" w:space="0" w:color="auto"/>
                                                            <w:right w:val="single" w:sz="2" w:space="0" w:color="auto"/>
                                                          </w:divBdr>
                                                          <w:divsChild>
                                                            <w:div w:id="839123079">
                                                              <w:marLeft w:val="0"/>
                                                              <w:marRight w:val="0"/>
                                                              <w:marTop w:val="0"/>
                                                              <w:marBottom w:val="0"/>
                                                              <w:divBdr>
                                                                <w:top w:val="single" w:sz="2" w:space="0" w:color="auto"/>
                                                                <w:left w:val="single" w:sz="2" w:space="0" w:color="auto"/>
                                                                <w:bottom w:val="single" w:sz="2" w:space="0" w:color="auto"/>
                                                                <w:right w:val="single" w:sz="2" w:space="0" w:color="auto"/>
                                                              </w:divBdr>
                                                              <w:divsChild>
                                                                <w:div w:id="27146862">
                                                                  <w:marLeft w:val="0"/>
                                                                  <w:marRight w:val="0"/>
                                                                  <w:marTop w:val="0"/>
                                                                  <w:marBottom w:val="0"/>
                                                                  <w:divBdr>
                                                                    <w:top w:val="single" w:sz="2" w:space="0" w:color="auto"/>
                                                                    <w:left w:val="single" w:sz="2" w:space="0" w:color="auto"/>
                                                                    <w:bottom w:val="single" w:sz="2" w:space="0" w:color="auto"/>
                                                                    <w:right w:val="single" w:sz="2" w:space="0" w:color="auto"/>
                                                                  </w:divBdr>
                                                                  <w:divsChild>
                                                                    <w:div w:id="1334147347">
                                                                      <w:marLeft w:val="0"/>
                                                                      <w:marRight w:val="0"/>
                                                                      <w:marTop w:val="0"/>
                                                                      <w:marBottom w:val="0"/>
                                                                      <w:divBdr>
                                                                        <w:top w:val="single" w:sz="2" w:space="0" w:color="auto"/>
                                                                        <w:left w:val="single" w:sz="2" w:space="0" w:color="auto"/>
                                                                        <w:bottom w:val="single" w:sz="2" w:space="0" w:color="auto"/>
                                                                        <w:right w:val="single" w:sz="2" w:space="0" w:color="auto"/>
                                                                      </w:divBdr>
                                                                      <w:divsChild>
                                                                        <w:div w:id="1296521327">
                                                                          <w:marLeft w:val="0"/>
                                                                          <w:marRight w:val="0"/>
                                                                          <w:marTop w:val="0"/>
                                                                          <w:marBottom w:val="0"/>
                                                                          <w:divBdr>
                                                                            <w:top w:val="single" w:sz="2" w:space="0" w:color="auto"/>
                                                                            <w:left w:val="single" w:sz="2" w:space="0" w:color="auto"/>
                                                                            <w:bottom w:val="single" w:sz="2" w:space="0" w:color="auto"/>
                                                                            <w:right w:val="single" w:sz="2" w:space="0" w:color="auto"/>
                                                                          </w:divBdr>
                                                                        </w:div>
                                                                      </w:divsChild>
                                                                    </w:div>
                                                                    <w:div w:id="703755622">
                                                                      <w:marLeft w:val="0"/>
                                                                      <w:marRight w:val="0"/>
                                                                      <w:marTop w:val="0"/>
                                                                      <w:marBottom w:val="0"/>
                                                                      <w:divBdr>
                                                                        <w:top w:val="single" w:sz="2" w:space="0" w:color="auto"/>
                                                                        <w:left w:val="single" w:sz="2" w:space="0" w:color="auto"/>
                                                                        <w:bottom w:val="single" w:sz="2" w:space="0" w:color="auto"/>
                                                                        <w:right w:val="single" w:sz="2" w:space="0" w:color="auto"/>
                                                                      </w:divBdr>
                                                                      <w:divsChild>
                                                                        <w:div w:id="1789666664">
                                                                          <w:marLeft w:val="0"/>
                                                                          <w:marRight w:val="0"/>
                                                                          <w:marTop w:val="0"/>
                                                                          <w:marBottom w:val="0"/>
                                                                          <w:divBdr>
                                                                            <w:top w:val="single" w:sz="2" w:space="0" w:color="auto"/>
                                                                            <w:left w:val="single" w:sz="2" w:space="0" w:color="auto"/>
                                                                            <w:bottom w:val="single" w:sz="2" w:space="0" w:color="auto"/>
                                                                            <w:right w:val="single" w:sz="2" w:space="0" w:color="auto"/>
                                                                          </w:divBdr>
                                                                        </w:div>
                                                                      </w:divsChild>
                                                                    </w:div>
                                                                    <w:div w:id="1743598850">
                                                                      <w:marLeft w:val="0"/>
                                                                      <w:marRight w:val="0"/>
                                                                      <w:marTop w:val="0"/>
                                                                      <w:marBottom w:val="0"/>
                                                                      <w:divBdr>
                                                                        <w:top w:val="single" w:sz="2" w:space="0" w:color="auto"/>
                                                                        <w:left w:val="single" w:sz="2" w:space="0" w:color="auto"/>
                                                                        <w:bottom w:val="single" w:sz="2" w:space="0" w:color="auto"/>
                                                                        <w:right w:val="single" w:sz="2" w:space="0" w:color="auto"/>
                                                                      </w:divBdr>
                                                                      <w:divsChild>
                                                                        <w:div w:id="2096199481">
                                                                          <w:marLeft w:val="0"/>
                                                                          <w:marRight w:val="0"/>
                                                                          <w:marTop w:val="0"/>
                                                                          <w:marBottom w:val="0"/>
                                                                          <w:divBdr>
                                                                            <w:top w:val="single" w:sz="2" w:space="0" w:color="auto"/>
                                                                            <w:left w:val="single" w:sz="2" w:space="0" w:color="auto"/>
                                                                            <w:bottom w:val="single" w:sz="2" w:space="0" w:color="auto"/>
                                                                            <w:right w:val="single" w:sz="2" w:space="0" w:color="auto"/>
                                                                          </w:divBdr>
                                                                        </w:div>
                                                                      </w:divsChild>
                                                                    </w:div>
                                                                    <w:div w:id="1036345330">
                                                                      <w:marLeft w:val="0"/>
                                                                      <w:marRight w:val="0"/>
                                                                      <w:marTop w:val="0"/>
                                                                      <w:marBottom w:val="0"/>
                                                                      <w:divBdr>
                                                                        <w:top w:val="single" w:sz="2" w:space="0" w:color="auto"/>
                                                                        <w:left w:val="single" w:sz="2" w:space="0" w:color="auto"/>
                                                                        <w:bottom w:val="single" w:sz="2" w:space="0" w:color="auto"/>
                                                                        <w:right w:val="single" w:sz="2" w:space="0" w:color="auto"/>
                                                                      </w:divBdr>
                                                                      <w:divsChild>
                                                                        <w:div w:id="673460042">
                                                                          <w:marLeft w:val="0"/>
                                                                          <w:marRight w:val="0"/>
                                                                          <w:marTop w:val="0"/>
                                                                          <w:marBottom w:val="0"/>
                                                                          <w:divBdr>
                                                                            <w:top w:val="single" w:sz="2" w:space="0" w:color="auto"/>
                                                                            <w:left w:val="single" w:sz="2" w:space="0" w:color="auto"/>
                                                                            <w:bottom w:val="single" w:sz="2" w:space="0" w:color="auto"/>
                                                                            <w:right w:val="single" w:sz="2" w:space="0" w:color="auto"/>
                                                                          </w:divBdr>
                                                                        </w:div>
                                                                      </w:divsChild>
                                                                    </w:div>
                                                                    <w:div w:id="683940626">
                                                                      <w:marLeft w:val="0"/>
                                                                      <w:marRight w:val="0"/>
                                                                      <w:marTop w:val="0"/>
                                                                      <w:marBottom w:val="0"/>
                                                                      <w:divBdr>
                                                                        <w:top w:val="single" w:sz="2" w:space="0" w:color="auto"/>
                                                                        <w:left w:val="single" w:sz="2" w:space="0" w:color="auto"/>
                                                                        <w:bottom w:val="single" w:sz="2" w:space="0" w:color="auto"/>
                                                                        <w:right w:val="single" w:sz="2" w:space="0" w:color="auto"/>
                                                                      </w:divBdr>
                                                                      <w:divsChild>
                                                                        <w:div w:id="1938711657">
                                                                          <w:marLeft w:val="0"/>
                                                                          <w:marRight w:val="0"/>
                                                                          <w:marTop w:val="0"/>
                                                                          <w:marBottom w:val="0"/>
                                                                          <w:divBdr>
                                                                            <w:top w:val="single" w:sz="2" w:space="0" w:color="auto"/>
                                                                            <w:left w:val="single" w:sz="2" w:space="0" w:color="auto"/>
                                                                            <w:bottom w:val="single" w:sz="2" w:space="0" w:color="auto"/>
                                                                            <w:right w:val="single" w:sz="2" w:space="0" w:color="auto"/>
                                                                          </w:divBdr>
                                                                        </w:div>
                                                                      </w:divsChild>
                                                                    </w:div>
                                                                    <w:div w:id="1462961991">
                                                                      <w:marLeft w:val="0"/>
                                                                      <w:marRight w:val="0"/>
                                                                      <w:marTop w:val="0"/>
                                                                      <w:marBottom w:val="0"/>
                                                                      <w:divBdr>
                                                                        <w:top w:val="single" w:sz="2" w:space="0" w:color="auto"/>
                                                                        <w:left w:val="single" w:sz="2" w:space="0" w:color="auto"/>
                                                                        <w:bottom w:val="single" w:sz="2" w:space="0" w:color="auto"/>
                                                                        <w:right w:val="single" w:sz="2" w:space="0" w:color="auto"/>
                                                                      </w:divBdr>
                                                                      <w:divsChild>
                                                                        <w:div w:id="527259610">
                                                                          <w:marLeft w:val="0"/>
                                                                          <w:marRight w:val="0"/>
                                                                          <w:marTop w:val="0"/>
                                                                          <w:marBottom w:val="0"/>
                                                                          <w:divBdr>
                                                                            <w:top w:val="single" w:sz="2" w:space="0" w:color="auto"/>
                                                                            <w:left w:val="single" w:sz="2" w:space="0" w:color="auto"/>
                                                                            <w:bottom w:val="single" w:sz="2" w:space="0" w:color="auto"/>
                                                                            <w:right w:val="single" w:sz="2" w:space="0" w:color="auto"/>
                                                                          </w:divBdr>
                                                                        </w:div>
                                                                      </w:divsChild>
                                                                    </w:div>
                                                                    <w:div w:id="1184130568">
                                                                      <w:marLeft w:val="0"/>
                                                                      <w:marRight w:val="0"/>
                                                                      <w:marTop w:val="0"/>
                                                                      <w:marBottom w:val="0"/>
                                                                      <w:divBdr>
                                                                        <w:top w:val="single" w:sz="2" w:space="0" w:color="auto"/>
                                                                        <w:left w:val="single" w:sz="2" w:space="0" w:color="auto"/>
                                                                        <w:bottom w:val="single" w:sz="2" w:space="0" w:color="auto"/>
                                                                        <w:right w:val="single" w:sz="2" w:space="0" w:color="auto"/>
                                                                      </w:divBdr>
                                                                      <w:divsChild>
                                                                        <w:div w:id="989020486">
                                                                          <w:marLeft w:val="0"/>
                                                                          <w:marRight w:val="0"/>
                                                                          <w:marTop w:val="0"/>
                                                                          <w:marBottom w:val="0"/>
                                                                          <w:divBdr>
                                                                            <w:top w:val="single" w:sz="2" w:space="0" w:color="auto"/>
                                                                            <w:left w:val="single" w:sz="2" w:space="0" w:color="auto"/>
                                                                            <w:bottom w:val="single" w:sz="2" w:space="0" w:color="auto"/>
                                                                            <w:right w:val="single" w:sz="2" w:space="0" w:color="auto"/>
                                                                          </w:divBdr>
                                                                        </w:div>
                                                                      </w:divsChild>
                                                                    </w:div>
                                                                    <w:div w:id="491290388">
                                                                      <w:marLeft w:val="0"/>
                                                                      <w:marRight w:val="0"/>
                                                                      <w:marTop w:val="0"/>
                                                                      <w:marBottom w:val="0"/>
                                                                      <w:divBdr>
                                                                        <w:top w:val="single" w:sz="2" w:space="0" w:color="auto"/>
                                                                        <w:left w:val="single" w:sz="2" w:space="0" w:color="auto"/>
                                                                        <w:bottom w:val="single" w:sz="2" w:space="0" w:color="auto"/>
                                                                        <w:right w:val="single" w:sz="2" w:space="0" w:color="auto"/>
                                                                      </w:divBdr>
                                                                      <w:divsChild>
                                                                        <w:div w:id="1579515326">
                                                                          <w:marLeft w:val="0"/>
                                                                          <w:marRight w:val="0"/>
                                                                          <w:marTop w:val="0"/>
                                                                          <w:marBottom w:val="0"/>
                                                                          <w:divBdr>
                                                                            <w:top w:val="single" w:sz="2" w:space="0" w:color="auto"/>
                                                                            <w:left w:val="single" w:sz="2" w:space="0" w:color="auto"/>
                                                                            <w:bottom w:val="single" w:sz="2" w:space="0" w:color="auto"/>
                                                                            <w:right w:val="single" w:sz="2" w:space="0" w:color="auto"/>
                                                                          </w:divBdr>
                                                                        </w:div>
                                                                      </w:divsChild>
                                                                    </w:div>
                                                                    <w:div w:id="1186165958">
                                                                      <w:marLeft w:val="0"/>
                                                                      <w:marRight w:val="0"/>
                                                                      <w:marTop w:val="0"/>
                                                                      <w:marBottom w:val="0"/>
                                                                      <w:divBdr>
                                                                        <w:top w:val="single" w:sz="2" w:space="0" w:color="auto"/>
                                                                        <w:left w:val="single" w:sz="2" w:space="0" w:color="auto"/>
                                                                        <w:bottom w:val="single" w:sz="2" w:space="0" w:color="auto"/>
                                                                        <w:right w:val="single" w:sz="2" w:space="0" w:color="auto"/>
                                                                      </w:divBdr>
                                                                      <w:divsChild>
                                                                        <w:div w:id="1525940826">
                                                                          <w:marLeft w:val="0"/>
                                                                          <w:marRight w:val="0"/>
                                                                          <w:marTop w:val="0"/>
                                                                          <w:marBottom w:val="0"/>
                                                                          <w:divBdr>
                                                                            <w:top w:val="single" w:sz="2" w:space="0" w:color="auto"/>
                                                                            <w:left w:val="single" w:sz="2" w:space="0" w:color="auto"/>
                                                                            <w:bottom w:val="single" w:sz="2" w:space="0" w:color="auto"/>
                                                                            <w:right w:val="single" w:sz="2" w:space="0" w:color="auto"/>
                                                                          </w:divBdr>
                                                                        </w:div>
                                                                      </w:divsChild>
                                                                    </w:div>
                                                                    <w:div w:id="167257498">
                                                                      <w:marLeft w:val="0"/>
                                                                      <w:marRight w:val="0"/>
                                                                      <w:marTop w:val="0"/>
                                                                      <w:marBottom w:val="0"/>
                                                                      <w:divBdr>
                                                                        <w:top w:val="single" w:sz="2" w:space="0" w:color="auto"/>
                                                                        <w:left w:val="single" w:sz="2" w:space="0" w:color="auto"/>
                                                                        <w:bottom w:val="single" w:sz="2" w:space="0" w:color="auto"/>
                                                                        <w:right w:val="single" w:sz="2" w:space="0" w:color="auto"/>
                                                                      </w:divBdr>
                                                                      <w:divsChild>
                                                                        <w:div w:id="1950235442">
                                                                          <w:marLeft w:val="0"/>
                                                                          <w:marRight w:val="0"/>
                                                                          <w:marTop w:val="0"/>
                                                                          <w:marBottom w:val="0"/>
                                                                          <w:divBdr>
                                                                            <w:top w:val="single" w:sz="2" w:space="0" w:color="auto"/>
                                                                            <w:left w:val="single" w:sz="2" w:space="0" w:color="auto"/>
                                                                            <w:bottom w:val="single" w:sz="2" w:space="0" w:color="auto"/>
                                                                            <w:right w:val="single" w:sz="2" w:space="0" w:color="auto"/>
                                                                          </w:divBdr>
                                                                        </w:div>
                                                                      </w:divsChild>
                                                                    </w:div>
                                                                    <w:div w:id="1556158613">
                                                                      <w:marLeft w:val="0"/>
                                                                      <w:marRight w:val="0"/>
                                                                      <w:marTop w:val="0"/>
                                                                      <w:marBottom w:val="0"/>
                                                                      <w:divBdr>
                                                                        <w:top w:val="single" w:sz="2" w:space="0" w:color="auto"/>
                                                                        <w:left w:val="single" w:sz="2" w:space="0" w:color="auto"/>
                                                                        <w:bottom w:val="single" w:sz="2" w:space="0" w:color="auto"/>
                                                                        <w:right w:val="single" w:sz="2" w:space="0" w:color="auto"/>
                                                                      </w:divBdr>
                                                                      <w:divsChild>
                                                                        <w:div w:id="70467781">
                                                                          <w:marLeft w:val="0"/>
                                                                          <w:marRight w:val="0"/>
                                                                          <w:marTop w:val="0"/>
                                                                          <w:marBottom w:val="0"/>
                                                                          <w:divBdr>
                                                                            <w:top w:val="single" w:sz="2" w:space="0" w:color="auto"/>
                                                                            <w:left w:val="single" w:sz="2" w:space="0" w:color="auto"/>
                                                                            <w:bottom w:val="single" w:sz="2" w:space="0" w:color="auto"/>
                                                                            <w:right w:val="single" w:sz="2" w:space="0" w:color="auto"/>
                                                                          </w:divBdr>
                                                                        </w:div>
                                                                      </w:divsChild>
                                                                    </w:div>
                                                                    <w:div w:id="561647658">
                                                                      <w:marLeft w:val="0"/>
                                                                      <w:marRight w:val="0"/>
                                                                      <w:marTop w:val="0"/>
                                                                      <w:marBottom w:val="0"/>
                                                                      <w:divBdr>
                                                                        <w:top w:val="single" w:sz="2" w:space="0" w:color="auto"/>
                                                                        <w:left w:val="single" w:sz="2" w:space="0" w:color="auto"/>
                                                                        <w:bottom w:val="single" w:sz="2" w:space="0" w:color="auto"/>
                                                                        <w:right w:val="single" w:sz="2" w:space="0" w:color="auto"/>
                                                                      </w:divBdr>
                                                                      <w:divsChild>
                                                                        <w:div w:id="617880512">
                                                                          <w:marLeft w:val="0"/>
                                                                          <w:marRight w:val="0"/>
                                                                          <w:marTop w:val="0"/>
                                                                          <w:marBottom w:val="0"/>
                                                                          <w:divBdr>
                                                                            <w:top w:val="single" w:sz="2" w:space="0" w:color="auto"/>
                                                                            <w:left w:val="single" w:sz="2" w:space="0" w:color="auto"/>
                                                                            <w:bottom w:val="single" w:sz="2" w:space="0" w:color="auto"/>
                                                                            <w:right w:val="single" w:sz="2" w:space="0" w:color="auto"/>
                                                                          </w:divBdr>
                                                                        </w:div>
                                                                      </w:divsChild>
                                                                    </w:div>
                                                                    <w:div w:id="287668409">
                                                                      <w:marLeft w:val="0"/>
                                                                      <w:marRight w:val="0"/>
                                                                      <w:marTop w:val="0"/>
                                                                      <w:marBottom w:val="0"/>
                                                                      <w:divBdr>
                                                                        <w:top w:val="single" w:sz="2" w:space="0" w:color="auto"/>
                                                                        <w:left w:val="single" w:sz="2" w:space="0" w:color="auto"/>
                                                                        <w:bottom w:val="single" w:sz="2" w:space="0" w:color="auto"/>
                                                                        <w:right w:val="single" w:sz="2" w:space="0" w:color="auto"/>
                                                                      </w:divBdr>
                                                                      <w:divsChild>
                                                                        <w:div w:id="388264361">
                                                                          <w:marLeft w:val="0"/>
                                                                          <w:marRight w:val="0"/>
                                                                          <w:marTop w:val="0"/>
                                                                          <w:marBottom w:val="0"/>
                                                                          <w:divBdr>
                                                                            <w:top w:val="single" w:sz="2" w:space="0" w:color="auto"/>
                                                                            <w:left w:val="single" w:sz="2" w:space="0" w:color="auto"/>
                                                                            <w:bottom w:val="single" w:sz="2" w:space="0" w:color="auto"/>
                                                                            <w:right w:val="single" w:sz="2" w:space="0" w:color="auto"/>
                                                                          </w:divBdr>
                                                                        </w:div>
                                                                      </w:divsChild>
                                                                    </w:div>
                                                                    <w:div w:id="134488847">
                                                                      <w:marLeft w:val="0"/>
                                                                      <w:marRight w:val="0"/>
                                                                      <w:marTop w:val="0"/>
                                                                      <w:marBottom w:val="0"/>
                                                                      <w:divBdr>
                                                                        <w:top w:val="single" w:sz="2" w:space="0" w:color="auto"/>
                                                                        <w:left w:val="single" w:sz="2" w:space="0" w:color="auto"/>
                                                                        <w:bottom w:val="single" w:sz="2" w:space="0" w:color="auto"/>
                                                                        <w:right w:val="single" w:sz="2" w:space="0" w:color="auto"/>
                                                                      </w:divBdr>
                                                                      <w:divsChild>
                                                                        <w:div w:id="1838155126">
                                                                          <w:marLeft w:val="0"/>
                                                                          <w:marRight w:val="0"/>
                                                                          <w:marTop w:val="0"/>
                                                                          <w:marBottom w:val="0"/>
                                                                          <w:divBdr>
                                                                            <w:top w:val="single" w:sz="2" w:space="0" w:color="auto"/>
                                                                            <w:left w:val="single" w:sz="2" w:space="0" w:color="auto"/>
                                                                            <w:bottom w:val="single" w:sz="2" w:space="0" w:color="auto"/>
                                                                            <w:right w:val="single" w:sz="2" w:space="0" w:color="auto"/>
                                                                          </w:divBdr>
                                                                        </w:div>
                                                                      </w:divsChild>
                                                                    </w:div>
                                                                    <w:div w:id="1484849906">
                                                                      <w:marLeft w:val="0"/>
                                                                      <w:marRight w:val="0"/>
                                                                      <w:marTop w:val="0"/>
                                                                      <w:marBottom w:val="0"/>
                                                                      <w:divBdr>
                                                                        <w:top w:val="single" w:sz="2" w:space="0" w:color="auto"/>
                                                                        <w:left w:val="single" w:sz="2" w:space="0" w:color="auto"/>
                                                                        <w:bottom w:val="single" w:sz="2" w:space="0" w:color="auto"/>
                                                                        <w:right w:val="single" w:sz="2" w:space="0" w:color="auto"/>
                                                                      </w:divBdr>
                                                                      <w:divsChild>
                                                                        <w:div w:id="235211452">
                                                                          <w:marLeft w:val="0"/>
                                                                          <w:marRight w:val="0"/>
                                                                          <w:marTop w:val="0"/>
                                                                          <w:marBottom w:val="0"/>
                                                                          <w:divBdr>
                                                                            <w:top w:val="single" w:sz="2" w:space="0" w:color="auto"/>
                                                                            <w:left w:val="single" w:sz="2" w:space="0" w:color="auto"/>
                                                                            <w:bottom w:val="single" w:sz="2" w:space="0" w:color="auto"/>
                                                                            <w:right w:val="single" w:sz="2" w:space="0" w:color="auto"/>
                                                                          </w:divBdr>
                                                                        </w:div>
                                                                      </w:divsChild>
                                                                    </w:div>
                                                                    <w:div w:id="803499746">
                                                                      <w:marLeft w:val="0"/>
                                                                      <w:marRight w:val="0"/>
                                                                      <w:marTop w:val="0"/>
                                                                      <w:marBottom w:val="0"/>
                                                                      <w:divBdr>
                                                                        <w:top w:val="single" w:sz="2" w:space="0" w:color="auto"/>
                                                                        <w:left w:val="single" w:sz="2" w:space="0" w:color="auto"/>
                                                                        <w:bottom w:val="single" w:sz="2" w:space="0" w:color="auto"/>
                                                                        <w:right w:val="single" w:sz="2" w:space="0" w:color="auto"/>
                                                                      </w:divBdr>
                                                                      <w:divsChild>
                                                                        <w:div w:id="347100110">
                                                                          <w:marLeft w:val="0"/>
                                                                          <w:marRight w:val="0"/>
                                                                          <w:marTop w:val="0"/>
                                                                          <w:marBottom w:val="0"/>
                                                                          <w:divBdr>
                                                                            <w:top w:val="single" w:sz="2" w:space="0" w:color="auto"/>
                                                                            <w:left w:val="single" w:sz="2" w:space="0" w:color="auto"/>
                                                                            <w:bottom w:val="single" w:sz="2" w:space="0" w:color="auto"/>
                                                                            <w:right w:val="single" w:sz="2" w:space="0" w:color="auto"/>
                                                                          </w:divBdr>
                                                                        </w:div>
                                                                      </w:divsChild>
                                                                    </w:div>
                                                                    <w:div w:id="1661159034">
                                                                      <w:marLeft w:val="0"/>
                                                                      <w:marRight w:val="0"/>
                                                                      <w:marTop w:val="0"/>
                                                                      <w:marBottom w:val="0"/>
                                                                      <w:divBdr>
                                                                        <w:top w:val="single" w:sz="2" w:space="0" w:color="auto"/>
                                                                        <w:left w:val="single" w:sz="2" w:space="0" w:color="auto"/>
                                                                        <w:bottom w:val="single" w:sz="2" w:space="0" w:color="auto"/>
                                                                        <w:right w:val="single" w:sz="2" w:space="0" w:color="auto"/>
                                                                      </w:divBdr>
                                                                      <w:divsChild>
                                                                        <w:div w:id="466554890">
                                                                          <w:marLeft w:val="0"/>
                                                                          <w:marRight w:val="0"/>
                                                                          <w:marTop w:val="0"/>
                                                                          <w:marBottom w:val="0"/>
                                                                          <w:divBdr>
                                                                            <w:top w:val="single" w:sz="2" w:space="0" w:color="auto"/>
                                                                            <w:left w:val="single" w:sz="2" w:space="0" w:color="auto"/>
                                                                            <w:bottom w:val="single" w:sz="2" w:space="0" w:color="auto"/>
                                                                            <w:right w:val="single" w:sz="2" w:space="0" w:color="auto"/>
                                                                          </w:divBdr>
                                                                        </w:div>
                                                                      </w:divsChild>
                                                                    </w:div>
                                                                    <w:div w:id="1585068310">
                                                                      <w:marLeft w:val="0"/>
                                                                      <w:marRight w:val="0"/>
                                                                      <w:marTop w:val="0"/>
                                                                      <w:marBottom w:val="0"/>
                                                                      <w:divBdr>
                                                                        <w:top w:val="single" w:sz="2" w:space="0" w:color="auto"/>
                                                                        <w:left w:val="single" w:sz="2" w:space="0" w:color="auto"/>
                                                                        <w:bottom w:val="single" w:sz="2" w:space="0" w:color="auto"/>
                                                                        <w:right w:val="single" w:sz="2" w:space="0" w:color="auto"/>
                                                                      </w:divBdr>
                                                                      <w:divsChild>
                                                                        <w:div w:id="1302809578">
                                                                          <w:marLeft w:val="0"/>
                                                                          <w:marRight w:val="0"/>
                                                                          <w:marTop w:val="0"/>
                                                                          <w:marBottom w:val="0"/>
                                                                          <w:divBdr>
                                                                            <w:top w:val="single" w:sz="2" w:space="0" w:color="auto"/>
                                                                            <w:left w:val="single" w:sz="2" w:space="0" w:color="auto"/>
                                                                            <w:bottom w:val="single" w:sz="2" w:space="0" w:color="auto"/>
                                                                            <w:right w:val="single" w:sz="2" w:space="0" w:color="auto"/>
                                                                          </w:divBdr>
                                                                        </w:div>
                                                                      </w:divsChild>
                                                                    </w:div>
                                                                    <w:div w:id="1120103002">
                                                                      <w:marLeft w:val="0"/>
                                                                      <w:marRight w:val="0"/>
                                                                      <w:marTop w:val="0"/>
                                                                      <w:marBottom w:val="0"/>
                                                                      <w:divBdr>
                                                                        <w:top w:val="single" w:sz="2" w:space="0" w:color="auto"/>
                                                                        <w:left w:val="single" w:sz="2" w:space="0" w:color="auto"/>
                                                                        <w:bottom w:val="single" w:sz="2" w:space="0" w:color="auto"/>
                                                                        <w:right w:val="single" w:sz="2" w:space="0" w:color="auto"/>
                                                                      </w:divBdr>
                                                                      <w:divsChild>
                                                                        <w:div w:id="323750657">
                                                                          <w:marLeft w:val="0"/>
                                                                          <w:marRight w:val="0"/>
                                                                          <w:marTop w:val="0"/>
                                                                          <w:marBottom w:val="0"/>
                                                                          <w:divBdr>
                                                                            <w:top w:val="single" w:sz="2" w:space="0" w:color="auto"/>
                                                                            <w:left w:val="single" w:sz="2" w:space="0" w:color="auto"/>
                                                                            <w:bottom w:val="single" w:sz="2" w:space="0" w:color="auto"/>
                                                                            <w:right w:val="single" w:sz="2" w:space="0" w:color="auto"/>
                                                                          </w:divBdr>
                                                                        </w:div>
                                                                      </w:divsChild>
                                                                    </w:div>
                                                                    <w:div w:id="1859655969">
                                                                      <w:marLeft w:val="0"/>
                                                                      <w:marRight w:val="0"/>
                                                                      <w:marTop w:val="0"/>
                                                                      <w:marBottom w:val="0"/>
                                                                      <w:divBdr>
                                                                        <w:top w:val="single" w:sz="2" w:space="0" w:color="auto"/>
                                                                        <w:left w:val="single" w:sz="2" w:space="0" w:color="auto"/>
                                                                        <w:bottom w:val="single" w:sz="2" w:space="0" w:color="auto"/>
                                                                        <w:right w:val="single" w:sz="2" w:space="0" w:color="auto"/>
                                                                      </w:divBdr>
                                                                      <w:divsChild>
                                                                        <w:div w:id="679162436">
                                                                          <w:marLeft w:val="0"/>
                                                                          <w:marRight w:val="0"/>
                                                                          <w:marTop w:val="0"/>
                                                                          <w:marBottom w:val="0"/>
                                                                          <w:divBdr>
                                                                            <w:top w:val="single" w:sz="2" w:space="0" w:color="auto"/>
                                                                            <w:left w:val="single" w:sz="2" w:space="0" w:color="auto"/>
                                                                            <w:bottom w:val="single" w:sz="2" w:space="0" w:color="auto"/>
                                                                            <w:right w:val="single" w:sz="2" w:space="0" w:color="auto"/>
                                                                          </w:divBdr>
                                                                        </w:div>
                                                                      </w:divsChild>
                                                                    </w:div>
                                                                    <w:div w:id="1752194551">
                                                                      <w:marLeft w:val="0"/>
                                                                      <w:marRight w:val="0"/>
                                                                      <w:marTop w:val="0"/>
                                                                      <w:marBottom w:val="0"/>
                                                                      <w:divBdr>
                                                                        <w:top w:val="single" w:sz="2" w:space="0" w:color="auto"/>
                                                                        <w:left w:val="single" w:sz="2" w:space="0" w:color="auto"/>
                                                                        <w:bottom w:val="single" w:sz="2" w:space="0" w:color="auto"/>
                                                                        <w:right w:val="single" w:sz="2" w:space="0" w:color="auto"/>
                                                                      </w:divBdr>
                                                                      <w:divsChild>
                                                                        <w:div w:id="507715032">
                                                                          <w:marLeft w:val="0"/>
                                                                          <w:marRight w:val="0"/>
                                                                          <w:marTop w:val="0"/>
                                                                          <w:marBottom w:val="0"/>
                                                                          <w:divBdr>
                                                                            <w:top w:val="single" w:sz="2" w:space="0" w:color="auto"/>
                                                                            <w:left w:val="single" w:sz="2" w:space="0" w:color="auto"/>
                                                                            <w:bottom w:val="single" w:sz="2" w:space="0" w:color="auto"/>
                                                                            <w:right w:val="single" w:sz="2" w:space="0" w:color="auto"/>
                                                                          </w:divBdr>
                                                                        </w:div>
                                                                      </w:divsChild>
                                                                    </w:div>
                                                                    <w:div w:id="1953442092">
                                                                      <w:marLeft w:val="0"/>
                                                                      <w:marRight w:val="0"/>
                                                                      <w:marTop w:val="0"/>
                                                                      <w:marBottom w:val="0"/>
                                                                      <w:divBdr>
                                                                        <w:top w:val="single" w:sz="2" w:space="0" w:color="auto"/>
                                                                        <w:left w:val="single" w:sz="2" w:space="0" w:color="auto"/>
                                                                        <w:bottom w:val="single" w:sz="2" w:space="0" w:color="auto"/>
                                                                        <w:right w:val="single" w:sz="2" w:space="0" w:color="auto"/>
                                                                      </w:divBdr>
                                                                      <w:divsChild>
                                                                        <w:div w:id="1562641441">
                                                                          <w:marLeft w:val="0"/>
                                                                          <w:marRight w:val="0"/>
                                                                          <w:marTop w:val="0"/>
                                                                          <w:marBottom w:val="0"/>
                                                                          <w:divBdr>
                                                                            <w:top w:val="single" w:sz="2" w:space="0" w:color="auto"/>
                                                                            <w:left w:val="single" w:sz="2" w:space="0" w:color="auto"/>
                                                                            <w:bottom w:val="single" w:sz="2" w:space="0" w:color="auto"/>
                                                                            <w:right w:val="single" w:sz="2" w:space="0" w:color="auto"/>
                                                                          </w:divBdr>
                                                                        </w:div>
                                                                      </w:divsChild>
                                                                    </w:div>
                                                                    <w:div w:id="1937513387">
                                                                      <w:marLeft w:val="0"/>
                                                                      <w:marRight w:val="0"/>
                                                                      <w:marTop w:val="0"/>
                                                                      <w:marBottom w:val="0"/>
                                                                      <w:divBdr>
                                                                        <w:top w:val="single" w:sz="2" w:space="0" w:color="auto"/>
                                                                        <w:left w:val="single" w:sz="2" w:space="0" w:color="auto"/>
                                                                        <w:bottom w:val="single" w:sz="2" w:space="0" w:color="auto"/>
                                                                        <w:right w:val="single" w:sz="2" w:space="0" w:color="auto"/>
                                                                      </w:divBdr>
                                                                      <w:divsChild>
                                                                        <w:div w:id="29694030">
                                                                          <w:marLeft w:val="0"/>
                                                                          <w:marRight w:val="0"/>
                                                                          <w:marTop w:val="0"/>
                                                                          <w:marBottom w:val="0"/>
                                                                          <w:divBdr>
                                                                            <w:top w:val="single" w:sz="2" w:space="0" w:color="auto"/>
                                                                            <w:left w:val="single" w:sz="2" w:space="0" w:color="auto"/>
                                                                            <w:bottom w:val="single" w:sz="2" w:space="0" w:color="auto"/>
                                                                            <w:right w:val="single" w:sz="2" w:space="0" w:color="auto"/>
                                                                          </w:divBdr>
                                                                        </w:div>
                                                                      </w:divsChild>
                                                                    </w:div>
                                                                    <w:div w:id="533613182">
                                                                      <w:marLeft w:val="0"/>
                                                                      <w:marRight w:val="0"/>
                                                                      <w:marTop w:val="0"/>
                                                                      <w:marBottom w:val="0"/>
                                                                      <w:divBdr>
                                                                        <w:top w:val="single" w:sz="2" w:space="0" w:color="auto"/>
                                                                        <w:left w:val="single" w:sz="2" w:space="0" w:color="auto"/>
                                                                        <w:bottom w:val="single" w:sz="2" w:space="0" w:color="auto"/>
                                                                        <w:right w:val="single" w:sz="2" w:space="0" w:color="auto"/>
                                                                      </w:divBdr>
                                                                      <w:divsChild>
                                                                        <w:div w:id="1889754723">
                                                                          <w:marLeft w:val="0"/>
                                                                          <w:marRight w:val="0"/>
                                                                          <w:marTop w:val="0"/>
                                                                          <w:marBottom w:val="0"/>
                                                                          <w:divBdr>
                                                                            <w:top w:val="single" w:sz="2" w:space="0" w:color="auto"/>
                                                                            <w:left w:val="single" w:sz="2" w:space="0" w:color="auto"/>
                                                                            <w:bottom w:val="single" w:sz="2" w:space="0" w:color="auto"/>
                                                                            <w:right w:val="single" w:sz="2" w:space="0" w:color="auto"/>
                                                                          </w:divBdr>
                                                                        </w:div>
                                                                      </w:divsChild>
                                                                    </w:div>
                                                                    <w:div w:id="1071386501">
                                                                      <w:marLeft w:val="0"/>
                                                                      <w:marRight w:val="0"/>
                                                                      <w:marTop w:val="0"/>
                                                                      <w:marBottom w:val="0"/>
                                                                      <w:divBdr>
                                                                        <w:top w:val="single" w:sz="2" w:space="0" w:color="auto"/>
                                                                        <w:left w:val="single" w:sz="2" w:space="0" w:color="auto"/>
                                                                        <w:bottom w:val="single" w:sz="2" w:space="0" w:color="auto"/>
                                                                        <w:right w:val="single" w:sz="2" w:space="0" w:color="auto"/>
                                                                      </w:divBdr>
                                                                      <w:divsChild>
                                                                        <w:div w:id="1919828675">
                                                                          <w:marLeft w:val="0"/>
                                                                          <w:marRight w:val="0"/>
                                                                          <w:marTop w:val="0"/>
                                                                          <w:marBottom w:val="0"/>
                                                                          <w:divBdr>
                                                                            <w:top w:val="single" w:sz="2" w:space="0" w:color="auto"/>
                                                                            <w:left w:val="single" w:sz="2" w:space="0" w:color="auto"/>
                                                                            <w:bottom w:val="single" w:sz="2" w:space="0" w:color="auto"/>
                                                                            <w:right w:val="single" w:sz="2" w:space="0" w:color="auto"/>
                                                                          </w:divBdr>
                                                                        </w:div>
                                                                      </w:divsChild>
                                                                    </w:div>
                                                                    <w:div w:id="964769769">
                                                                      <w:marLeft w:val="0"/>
                                                                      <w:marRight w:val="0"/>
                                                                      <w:marTop w:val="0"/>
                                                                      <w:marBottom w:val="0"/>
                                                                      <w:divBdr>
                                                                        <w:top w:val="single" w:sz="2" w:space="0" w:color="auto"/>
                                                                        <w:left w:val="single" w:sz="2" w:space="0" w:color="auto"/>
                                                                        <w:bottom w:val="single" w:sz="2" w:space="0" w:color="auto"/>
                                                                        <w:right w:val="single" w:sz="2" w:space="0" w:color="auto"/>
                                                                      </w:divBdr>
                                                                      <w:divsChild>
                                                                        <w:div w:id="1918319591">
                                                                          <w:marLeft w:val="0"/>
                                                                          <w:marRight w:val="0"/>
                                                                          <w:marTop w:val="0"/>
                                                                          <w:marBottom w:val="0"/>
                                                                          <w:divBdr>
                                                                            <w:top w:val="single" w:sz="2" w:space="0" w:color="auto"/>
                                                                            <w:left w:val="single" w:sz="2" w:space="0" w:color="auto"/>
                                                                            <w:bottom w:val="single" w:sz="2" w:space="0" w:color="auto"/>
                                                                            <w:right w:val="single" w:sz="2" w:space="0" w:color="auto"/>
                                                                          </w:divBdr>
                                                                        </w:div>
                                                                      </w:divsChild>
                                                                    </w:div>
                                                                    <w:div w:id="81266003">
                                                                      <w:marLeft w:val="0"/>
                                                                      <w:marRight w:val="0"/>
                                                                      <w:marTop w:val="0"/>
                                                                      <w:marBottom w:val="0"/>
                                                                      <w:divBdr>
                                                                        <w:top w:val="single" w:sz="2" w:space="0" w:color="auto"/>
                                                                        <w:left w:val="single" w:sz="2" w:space="0" w:color="auto"/>
                                                                        <w:bottom w:val="single" w:sz="2" w:space="0" w:color="auto"/>
                                                                        <w:right w:val="single" w:sz="2" w:space="0" w:color="auto"/>
                                                                      </w:divBdr>
                                                                      <w:divsChild>
                                                                        <w:div w:id="2008047936">
                                                                          <w:marLeft w:val="0"/>
                                                                          <w:marRight w:val="0"/>
                                                                          <w:marTop w:val="0"/>
                                                                          <w:marBottom w:val="0"/>
                                                                          <w:divBdr>
                                                                            <w:top w:val="single" w:sz="2" w:space="0" w:color="auto"/>
                                                                            <w:left w:val="single" w:sz="2" w:space="0" w:color="auto"/>
                                                                            <w:bottom w:val="single" w:sz="2" w:space="0" w:color="auto"/>
                                                                            <w:right w:val="single" w:sz="2" w:space="0" w:color="auto"/>
                                                                          </w:divBdr>
                                                                        </w:div>
                                                                      </w:divsChild>
                                                                    </w:div>
                                                                    <w:div w:id="1340693735">
                                                                      <w:marLeft w:val="0"/>
                                                                      <w:marRight w:val="0"/>
                                                                      <w:marTop w:val="0"/>
                                                                      <w:marBottom w:val="0"/>
                                                                      <w:divBdr>
                                                                        <w:top w:val="single" w:sz="2" w:space="0" w:color="auto"/>
                                                                        <w:left w:val="single" w:sz="2" w:space="0" w:color="auto"/>
                                                                        <w:bottom w:val="single" w:sz="2" w:space="0" w:color="auto"/>
                                                                        <w:right w:val="single" w:sz="2" w:space="0" w:color="auto"/>
                                                                      </w:divBdr>
                                                                      <w:divsChild>
                                                                        <w:div w:id="2124181394">
                                                                          <w:marLeft w:val="0"/>
                                                                          <w:marRight w:val="0"/>
                                                                          <w:marTop w:val="0"/>
                                                                          <w:marBottom w:val="0"/>
                                                                          <w:divBdr>
                                                                            <w:top w:val="single" w:sz="2" w:space="0" w:color="auto"/>
                                                                            <w:left w:val="single" w:sz="2" w:space="0" w:color="auto"/>
                                                                            <w:bottom w:val="single" w:sz="2" w:space="0" w:color="auto"/>
                                                                            <w:right w:val="single" w:sz="2" w:space="0" w:color="auto"/>
                                                                          </w:divBdr>
                                                                        </w:div>
                                                                      </w:divsChild>
                                                                    </w:div>
                                                                    <w:div w:id="1508641958">
                                                                      <w:marLeft w:val="0"/>
                                                                      <w:marRight w:val="0"/>
                                                                      <w:marTop w:val="0"/>
                                                                      <w:marBottom w:val="0"/>
                                                                      <w:divBdr>
                                                                        <w:top w:val="single" w:sz="2" w:space="0" w:color="auto"/>
                                                                        <w:left w:val="single" w:sz="2" w:space="0" w:color="auto"/>
                                                                        <w:bottom w:val="single" w:sz="2" w:space="0" w:color="auto"/>
                                                                        <w:right w:val="single" w:sz="2" w:space="0" w:color="auto"/>
                                                                      </w:divBdr>
                                                                      <w:divsChild>
                                                                        <w:div w:id="636447003">
                                                                          <w:marLeft w:val="0"/>
                                                                          <w:marRight w:val="0"/>
                                                                          <w:marTop w:val="0"/>
                                                                          <w:marBottom w:val="0"/>
                                                                          <w:divBdr>
                                                                            <w:top w:val="single" w:sz="2" w:space="0" w:color="auto"/>
                                                                            <w:left w:val="single" w:sz="2" w:space="0" w:color="auto"/>
                                                                            <w:bottom w:val="single" w:sz="2" w:space="0" w:color="auto"/>
                                                                            <w:right w:val="single" w:sz="2" w:space="0" w:color="auto"/>
                                                                          </w:divBdr>
                                                                        </w:div>
                                                                      </w:divsChild>
                                                                    </w:div>
                                                                    <w:div w:id="945700322">
                                                                      <w:marLeft w:val="0"/>
                                                                      <w:marRight w:val="0"/>
                                                                      <w:marTop w:val="0"/>
                                                                      <w:marBottom w:val="0"/>
                                                                      <w:divBdr>
                                                                        <w:top w:val="single" w:sz="2" w:space="0" w:color="auto"/>
                                                                        <w:left w:val="single" w:sz="2" w:space="0" w:color="auto"/>
                                                                        <w:bottom w:val="single" w:sz="2" w:space="0" w:color="auto"/>
                                                                        <w:right w:val="single" w:sz="2" w:space="0" w:color="auto"/>
                                                                      </w:divBdr>
                                                                      <w:divsChild>
                                                                        <w:div w:id="1192961949">
                                                                          <w:marLeft w:val="0"/>
                                                                          <w:marRight w:val="0"/>
                                                                          <w:marTop w:val="0"/>
                                                                          <w:marBottom w:val="0"/>
                                                                          <w:divBdr>
                                                                            <w:top w:val="single" w:sz="2" w:space="0" w:color="auto"/>
                                                                            <w:left w:val="single" w:sz="2" w:space="0" w:color="auto"/>
                                                                            <w:bottom w:val="single" w:sz="2" w:space="0" w:color="auto"/>
                                                                            <w:right w:val="single" w:sz="2" w:space="0" w:color="auto"/>
                                                                          </w:divBdr>
                                                                        </w:div>
                                                                      </w:divsChild>
                                                                    </w:div>
                                                                    <w:div w:id="1128666768">
                                                                      <w:marLeft w:val="0"/>
                                                                      <w:marRight w:val="0"/>
                                                                      <w:marTop w:val="0"/>
                                                                      <w:marBottom w:val="0"/>
                                                                      <w:divBdr>
                                                                        <w:top w:val="single" w:sz="2" w:space="0" w:color="auto"/>
                                                                        <w:left w:val="single" w:sz="2" w:space="0" w:color="auto"/>
                                                                        <w:bottom w:val="single" w:sz="2" w:space="0" w:color="auto"/>
                                                                        <w:right w:val="single" w:sz="2" w:space="0" w:color="auto"/>
                                                                      </w:divBdr>
                                                                      <w:divsChild>
                                                                        <w:div w:id="442188273">
                                                                          <w:marLeft w:val="0"/>
                                                                          <w:marRight w:val="0"/>
                                                                          <w:marTop w:val="0"/>
                                                                          <w:marBottom w:val="0"/>
                                                                          <w:divBdr>
                                                                            <w:top w:val="single" w:sz="2" w:space="0" w:color="auto"/>
                                                                            <w:left w:val="single" w:sz="2" w:space="0" w:color="auto"/>
                                                                            <w:bottom w:val="single" w:sz="2" w:space="0" w:color="auto"/>
                                                                            <w:right w:val="single" w:sz="2" w:space="0" w:color="auto"/>
                                                                          </w:divBdr>
                                                                        </w:div>
                                                                      </w:divsChild>
                                                                    </w:div>
                                                                    <w:div w:id="184834094">
                                                                      <w:marLeft w:val="0"/>
                                                                      <w:marRight w:val="0"/>
                                                                      <w:marTop w:val="0"/>
                                                                      <w:marBottom w:val="0"/>
                                                                      <w:divBdr>
                                                                        <w:top w:val="single" w:sz="2" w:space="0" w:color="auto"/>
                                                                        <w:left w:val="single" w:sz="2" w:space="0" w:color="auto"/>
                                                                        <w:bottom w:val="single" w:sz="2" w:space="0" w:color="auto"/>
                                                                        <w:right w:val="single" w:sz="2" w:space="0" w:color="auto"/>
                                                                      </w:divBdr>
                                                                      <w:divsChild>
                                                                        <w:div w:id="503328738">
                                                                          <w:marLeft w:val="0"/>
                                                                          <w:marRight w:val="0"/>
                                                                          <w:marTop w:val="0"/>
                                                                          <w:marBottom w:val="0"/>
                                                                          <w:divBdr>
                                                                            <w:top w:val="single" w:sz="2" w:space="0" w:color="auto"/>
                                                                            <w:left w:val="single" w:sz="2" w:space="0" w:color="auto"/>
                                                                            <w:bottom w:val="single" w:sz="2" w:space="0" w:color="auto"/>
                                                                            <w:right w:val="single" w:sz="2" w:space="0" w:color="auto"/>
                                                                          </w:divBdr>
                                                                        </w:div>
                                                                      </w:divsChild>
                                                                    </w:div>
                                                                    <w:div w:id="65762496">
                                                                      <w:marLeft w:val="0"/>
                                                                      <w:marRight w:val="0"/>
                                                                      <w:marTop w:val="0"/>
                                                                      <w:marBottom w:val="0"/>
                                                                      <w:divBdr>
                                                                        <w:top w:val="single" w:sz="2" w:space="0" w:color="auto"/>
                                                                        <w:left w:val="single" w:sz="2" w:space="0" w:color="auto"/>
                                                                        <w:bottom w:val="single" w:sz="2" w:space="0" w:color="auto"/>
                                                                        <w:right w:val="single" w:sz="2" w:space="0" w:color="auto"/>
                                                                      </w:divBdr>
                                                                      <w:divsChild>
                                                                        <w:div w:id="322662211">
                                                                          <w:marLeft w:val="0"/>
                                                                          <w:marRight w:val="0"/>
                                                                          <w:marTop w:val="0"/>
                                                                          <w:marBottom w:val="0"/>
                                                                          <w:divBdr>
                                                                            <w:top w:val="single" w:sz="2" w:space="0" w:color="auto"/>
                                                                            <w:left w:val="single" w:sz="2" w:space="0" w:color="auto"/>
                                                                            <w:bottom w:val="single" w:sz="2" w:space="0" w:color="auto"/>
                                                                            <w:right w:val="single" w:sz="2" w:space="0" w:color="auto"/>
                                                                          </w:divBdr>
                                                                        </w:div>
                                                                      </w:divsChild>
                                                                    </w:div>
                                                                    <w:div w:id="1339697307">
                                                                      <w:marLeft w:val="0"/>
                                                                      <w:marRight w:val="0"/>
                                                                      <w:marTop w:val="0"/>
                                                                      <w:marBottom w:val="0"/>
                                                                      <w:divBdr>
                                                                        <w:top w:val="single" w:sz="2" w:space="0" w:color="auto"/>
                                                                        <w:left w:val="single" w:sz="2" w:space="0" w:color="auto"/>
                                                                        <w:bottom w:val="single" w:sz="2" w:space="0" w:color="auto"/>
                                                                        <w:right w:val="single" w:sz="2" w:space="0" w:color="auto"/>
                                                                      </w:divBdr>
                                                                      <w:divsChild>
                                                                        <w:div w:id="364525324">
                                                                          <w:marLeft w:val="0"/>
                                                                          <w:marRight w:val="0"/>
                                                                          <w:marTop w:val="0"/>
                                                                          <w:marBottom w:val="0"/>
                                                                          <w:divBdr>
                                                                            <w:top w:val="single" w:sz="2" w:space="0" w:color="auto"/>
                                                                            <w:left w:val="single" w:sz="2" w:space="0" w:color="auto"/>
                                                                            <w:bottom w:val="single" w:sz="2" w:space="0" w:color="auto"/>
                                                                            <w:right w:val="single" w:sz="2" w:space="0" w:color="auto"/>
                                                                          </w:divBdr>
                                                                        </w:div>
                                                                      </w:divsChild>
                                                                    </w:div>
                                                                    <w:div w:id="582878155">
                                                                      <w:marLeft w:val="0"/>
                                                                      <w:marRight w:val="0"/>
                                                                      <w:marTop w:val="0"/>
                                                                      <w:marBottom w:val="0"/>
                                                                      <w:divBdr>
                                                                        <w:top w:val="single" w:sz="2" w:space="0" w:color="auto"/>
                                                                        <w:left w:val="single" w:sz="2" w:space="0" w:color="auto"/>
                                                                        <w:bottom w:val="single" w:sz="2" w:space="0" w:color="auto"/>
                                                                        <w:right w:val="single" w:sz="2" w:space="0" w:color="auto"/>
                                                                      </w:divBdr>
                                                                      <w:divsChild>
                                                                        <w:div w:id="1766337323">
                                                                          <w:marLeft w:val="0"/>
                                                                          <w:marRight w:val="0"/>
                                                                          <w:marTop w:val="0"/>
                                                                          <w:marBottom w:val="0"/>
                                                                          <w:divBdr>
                                                                            <w:top w:val="single" w:sz="2" w:space="0" w:color="auto"/>
                                                                            <w:left w:val="single" w:sz="2" w:space="0" w:color="auto"/>
                                                                            <w:bottom w:val="single" w:sz="2" w:space="0" w:color="auto"/>
                                                                            <w:right w:val="single" w:sz="2" w:space="0" w:color="auto"/>
                                                                          </w:divBdr>
                                                                        </w:div>
                                                                      </w:divsChild>
                                                                    </w:div>
                                                                    <w:div w:id="1965230397">
                                                                      <w:marLeft w:val="0"/>
                                                                      <w:marRight w:val="0"/>
                                                                      <w:marTop w:val="0"/>
                                                                      <w:marBottom w:val="0"/>
                                                                      <w:divBdr>
                                                                        <w:top w:val="single" w:sz="2" w:space="0" w:color="auto"/>
                                                                        <w:left w:val="single" w:sz="2" w:space="0" w:color="auto"/>
                                                                        <w:bottom w:val="single" w:sz="2" w:space="0" w:color="auto"/>
                                                                        <w:right w:val="single" w:sz="2" w:space="0" w:color="auto"/>
                                                                      </w:divBdr>
                                                                      <w:divsChild>
                                                                        <w:div w:id="104810711">
                                                                          <w:marLeft w:val="0"/>
                                                                          <w:marRight w:val="0"/>
                                                                          <w:marTop w:val="0"/>
                                                                          <w:marBottom w:val="0"/>
                                                                          <w:divBdr>
                                                                            <w:top w:val="single" w:sz="2" w:space="0" w:color="auto"/>
                                                                            <w:left w:val="single" w:sz="2" w:space="0" w:color="auto"/>
                                                                            <w:bottom w:val="single" w:sz="2" w:space="0" w:color="auto"/>
                                                                            <w:right w:val="single" w:sz="2" w:space="0" w:color="auto"/>
                                                                          </w:divBdr>
                                                                        </w:div>
                                                                      </w:divsChild>
                                                                    </w:div>
                                                                    <w:div w:id="1076364134">
                                                                      <w:marLeft w:val="0"/>
                                                                      <w:marRight w:val="0"/>
                                                                      <w:marTop w:val="0"/>
                                                                      <w:marBottom w:val="0"/>
                                                                      <w:divBdr>
                                                                        <w:top w:val="single" w:sz="2" w:space="0" w:color="auto"/>
                                                                        <w:left w:val="single" w:sz="2" w:space="0" w:color="auto"/>
                                                                        <w:bottom w:val="single" w:sz="2" w:space="0" w:color="auto"/>
                                                                        <w:right w:val="single" w:sz="2" w:space="0" w:color="auto"/>
                                                                      </w:divBdr>
                                                                      <w:divsChild>
                                                                        <w:div w:id="10032748">
                                                                          <w:marLeft w:val="0"/>
                                                                          <w:marRight w:val="0"/>
                                                                          <w:marTop w:val="0"/>
                                                                          <w:marBottom w:val="0"/>
                                                                          <w:divBdr>
                                                                            <w:top w:val="single" w:sz="2" w:space="0" w:color="auto"/>
                                                                            <w:left w:val="single" w:sz="2" w:space="0" w:color="auto"/>
                                                                            <w:bottom w:val="single" w:sz="2" w:space="0" w:color="auto"/>
                                                                            <w:right w:val="single" w:sz="2" w:space="0" w:color="auto"/>
                                                                          </w:divBdr>
                                                                        </w:div>
                                                                      </w:divsChild>
                                                                    </w:div>
                                                                    <w:div w:id="806318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05981276">
      <w:bodyDiv w:val="1"/>
      <w:marLeft w:val="0"/>
      <w:marRight w:val="0"/>
      <w:marTop w:val="0"/>
      <w:marBottom w:val="0"/>
      <w:divBdr>
        <w:top w:val="none" w:sz="0" w:space="0" w:color="auto"/>
        <w:left w:val="none" w:sz="0" w:space="0" w:color="auto"/>
        <w:bottom w:val="none" w:sz="0" w:space="0" w:color="auto"/>
        <w:right w:val="none" w:sz="0" w:space="0" w:color="auto"/>
      </w:divBdr>
    </w:div>
    <w:div w:id="1731924091">
      <w:bodyDiv w:val="1"/>
      <w:marLeft w:val="0"/>
      <w:marRight w:val="0"/>
      <w:marTop w:val="0"/>
      <w:marBottom w:val="0"/>
      <w:divBdr>
        <w:top w:val="none" w:sz="0" w:space="0" w:color="auto"/>
        <w:left w:val="none" w:sz="0" w:space="0" w:color="auto"/>
        <w:bottom w:val="none" w:sz="0" w:space="0" w:color="auto"/>
        <w:right w:val="none" w:sz="0" w:space="0" w:color="auto"/>
      </w:divBdr>
    </w:div>
    <w:div w:id="1749882628">
      <w:bodyDiv w:val="1"/>
      <w:marLeft w:val="0"/>
      <w:marRight w:val="0"/>
      <w:marTop w:val="0"/>
      <w:marBottom w:val="0"/>
      <w:divBdr>
        <w:top w:val="none" w:sz="0" w:space="0" w:color="auto"/>
        <w:left w:val="none" w:sz="0" w:space="0" w:color="auto"/>
        <w:bottom w:val="none" w:sz="0" w:space="0" w:color="auto"/>
        <w:right w:val="none" w:sz="0" w:space="0" w:color="auto"/>
      </w:divBdr>
    </w:div>
    <w:div w:id="1768623163">
      <w:bodyDiv w:val="1"/>
      <w:marLeft w:val="0"/>
      <w:marRight w:val="0"/>
      <w:marTop w:val="0"/>
      <w:marBottom w:val="0"/>
      <w:divBdr>
        <w:top w:val="none" w:sz="0" w:space="0" w:color="auto"/>
        <w:left w:val="none" w:sz="0" w:space="0" w:color="auto"/>
        <w:bottom w:val="none" w:sz="0" w:space="0" w:color="auto"/>
        <w:right w:val="none" w:sz="0" w:space="0" w:color="auto"/>
      </w:divBdr>
    </w:div>
    <w:div w:id="1769038281">
      <w:bodyDiv w:val="1"/>
      <w:marLeft w:val="0"/>
      <w:marRight w:val="0"/>
      <w:marTop w:val="0"/>
      <w:marBottom w:val="0"/>
      <w:divBdr>
        <w:top w:val="none" w:sz="0" w:space="0" w:color="auto"/>
        <w:left w:val="none" w:sz="0" w:space="0" w:color="auto"/>
        <w:bottom w:val="none" w:sz="0" w:space="0" w:color="auto"/>
        <w:right w:val="none" w:sz="0" w:space="0" w:color="auto"/>
      </w:divBdr>
    </w:div>
    <w:div w:id="1784034445">
      <w:bodyDiv w:val="1"/>
      <w:marLeft w:val="0"/>
      <w:marRight w:val="0"/>
      <w:marTop w:val="0"/>
      <w:marBottom w:val="0"/>
      <w:divBdr>
        <w:top w:val="none" w:sz="0" w:space="0" w:color="auto"/>
        <w:left w:val="none" w:sz="0" w:space="0" w:color="auto"/>
        <w:bottom w:val="none" w:sz="0" w:space="0" w:color="auto"/>
        <w:right w:val="none" w:sz="0" w:space="0" w:color="auto"/>
      </w:divBdr>
    </w:div>
    <w:div w:id="1790780207">
      <w:bodyDiv w:val="1"/>
      <w:marLeft w:val="0"/>
      <w:marRight w:val="0"/>
      <w:marTop w:val="0"/>
      <w:marBottom w:val="0"/>
      <w:divBdr>
        <w:top w:val="none" w:sz="0" w:space="0" w:color="auto"/>
        <w:left w:val="none" w:sz="0" w:space="0" w:color="auto"/>
        <w:bottom w:val="none" w:sz="0" w:space="0" w:color="auto"/>
        <w:right w:val="none" w:sz="0" w:space="0" w:color="auto"/>
      </w:divBdr>
    </w:div>
    <w:div w:id="1791902198">
      <w:bodyDiv w:val="1"/>
      <w:marLeft w:val="0"/>
      <w:marRight w:val="0"/>
      <w:marTop w:val="0"/>
      <w:marBottom w:val="0"/>
      <w:divBdr>
        <w:top w:val="none" w:sz="0" w:space="0" w:color="auto"/>
        <w:left w:val="none" w:sz="0" w:space="0" w:color="auto"/>
        <w:bottom w:val="none" w:sz="0" w:space="0" w:color="auto"/>
        <w:right w:val="none" w:sz="0" w:space="0" w:color="auto"/>
      </w:divBdr>
    </w:div>
    <w:div w:id="1822429042">
      <w:bodyDiv w:val="1"/>
      <w:marLeft w:val="0"/>
      <w:marRight w:val="0"/>
      <w:marTop w:val="0"/>
      <w:marBottom w:val="0"/>
      <w:divBdr>
        <w:top w:val="none" w:sz="0" w:space="0" w:color="auto"/>
        <w:left w:val="none" w:sz="0" w:space="0" w:color="auto"/>
        <w:bottom w:val="none" w:sz="0" w:space="0" w:color="auto"/>
        <w:right w:val="none" w:sz="0" w:space="0" w:color="auto"/>
      </w:divBdr>
    </w:div>
    <w:div w:id="1841653097">
      <w:bodyDiv w:val="1"/>
      <w:marLeft w:val="0"/>
      <w:marRight w:val="0"/>
      <w:marTop w:val="0"/>
      <w:marBottom w:val="0"/>
      <w:divBdr>
        <w:top w:val="none" w:sz="0" w:space="0" w:color="auto"/>
        <w:left w:val="none" w:sz="0" w:space="0" w:color="auto"/>
        <w:bottom w:val="none" w:sz="0" w:space="0" w:color="auto"/>
        <w:right w:val="none" w:sz="0" w:space="0" w:color="auto"/>
      </w:divBdr>
    </w:div>
    <w:div w:id="1932202570">
      <w:bodyDiv w:val="1"/>
      <w:marLeft w:val="0"/>
      <w:marRight w:val="0"/>
      <w:marTop w:val="0"/>
      <w:marBottom w:val="0"/>
      <w:divBdr>
        <w:top w:val="none" w:sz="0" w:space="0" w:color="auto"/>
        <w:left w:val="none" w:sz="0" w:space="0" w:color="auto"/>
        <w:bottom w:val="none" w:sz="0" w:space="0" w:color="auto"/>
        <w:right w:val="none" w:sz="0" w:space="0" w:color="auto"/>
      </w:divBdr>
    </w:div>
    <w:div w:id="1945765949">
      <w:bodyDiv w:val="1"/>
      <w:marLeft w:val="0"/>
      <w:marRight w:val="0"/>
      <w:marTop w:val="0"/>
      <w:marBottom w:val="0"/>
      <w:divBdr>
        <w:top w:val="none" w:sz="0" w:space="0" w:color="auto"/>
        <w:left w:val="none" w:sz="0" w:space="0" w:color="auto"/>
        <w:bottom w:val="none" w:sz="0" w:space="0" w:color="auto"/>
        <w:right w:val="none" w:sz="0" w:space="0" w:color="auto"/>
      </w:divBdr>
    </w:div>
    <w:div w:id="1974166776">
      <w:bodyDiv w:val="1"/>
      <w:marLeft w:val="0"/>
      <w:marRight w:val="0"/>
      <w:marTop w:val="0"/>
      <w:marBottom w:val="0"/>
      <w:divBdr>
        <w:top w:val="none" w:sz="0" w:space="0" w:color="auto"/>
        <w:left w:val="none" w:sz="0" w:space="0" w:color="auto"/>
        <w:bottom w:val="none" w:sz="0" w:space="0" w:color="auto"/>
        <w:right w:val="none" w:sz="0" w:space="0" w:color="auto"/>
      </w:divBdr>
    </w:div>
    <w:div w:id="1984845304">
      <w:bodyDiv w:val="1"/>
      <w:marLeft w:val="0"/>
      <w:marRight w:val="0"/>
      <w:marTop w:val="0"/>
      <w:marBottom w:val="0"/>
      <w:divBdr>
        <w:top w:val="none" w:sz="0" w:space="0" w:color="auto"/>
        <w:left w:val="none" w:sz="0" w:space="0" w:color="auto"/>
        <w:bottom w:val="none" w:sz="0" w:space="0" w:color="auto"/>
        <w:right w:val="none" w:sz="0" w:space="0" w:color="auto"/>
      </w:divBdr>
    </w:div>
    <w:div w:id="2004696325">
      <w:bodyDiv w:val="1"/>
      <w:marLeft w:val="0"/>
      <w:marRight w:val="0"/>
      <w:marTop w:val="0"/>
      <w:marBottom w:val="0"/>
      <w:divBdr>
        <w:top w:val="none" w:sz="0" w:space="0" w:color="auto"/>
        <w:left w:val="none" w:sz="0" w:space="0" w:color="auto"/>
        <w:bottom w:val="none" w:sz="0" w:space="0" w:color="auto"/>
        <w:right w:val="none" w:sz="0" w:space="0" w:color="auto"/>
      </w:divBdr>
    </w:div>
    <w:div w:id="2005236780">
      <w:bodyDiv w:val="1"/>
      <w:marLeft w:val="0"/>
      <w:marRight w:val="0"/>
      <w:marTop w:val="0"/>
      <w:marBottom w:val="0"/>
      <w:divBdr>
        <w:top w:val="none" w:sz="0" w:space="0" w:color="auto"/>
        <w:left w:val="none" w:sz="0" w:space="0" w:color="auto"/>
        <w:bottom w:val="none" w:sz="0" w:space="0" w:color="auto"/>
        <w:right w:val="none" w:sz="0" w:space="0" w:color="auto"/>
      </w:divBdr>
    </w:div>
    <w:div w:id="2027754099">
      <w:bodyDiv w:val="1"/>
      <w:marLeft w:val="0"/>
      <w:marRight w:val="0"/>
      <w:marTop w:val="0"/>
      <w:marBottom w:val="0"/>
      <w:divBdr>
        <w:top w:val="none" w:sz="0" w:space="0" w:color="auto"/>
        <w:left w:val="none" w:sz="0" w:space="0" w:color="auto"/>
        <w:bottom w:val="none" w:sz="0" w:space="0" w:color="auto"/>
        <w:right w:val="none" w:sz="0" w:space="0" w:color="auto"/>
      </w:divBdr>
      <w:divsChild>
        <w:div w:id="971247167">
          <w:marLeft w:val="0"/>
          <w:marRight w:val="0"/>
          <w:marTop w:val="0"/>
          <w:marBottom w:val="0"/>
          <w:divBdr>
            <w:top w:val="none" w:sz="0" w:space="0" w:color="auto"/>
            <w:left w:val="none" w:sz="0" w:space="0" w:color="auto"/>
            <w:bottom w:val="none" w:sz="0" w:space="0" w:color="auto"/>
            <w:right w:val="none" w:sz="0" w:space="0" w:color="auto"/>
          </w:divBdr>
          <w:divsChild>
            <w:div w:id="6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1868">
      <w:bodyDiv w:val="1"/>
      <w:marLeft w:val="0"/>
      <w:marRight w:val="0"/>
      <w:marTop w:val="0"/>
      <w:marBottom w:val="0"/>
      <w:divBdr>
        <w:top w:val="none" w:sz="0" w:space="0" w:color="auto"/>
        <w:left w:val="none" w:sz="0" w:space="0" w:color="auto"/>
        <w:bottom w:val="none" w:sz="0" w:space="0" w:color="auto"/>
        <w:right w:val="none" w:sz="0" w:space="0" w:color="auto"/>
      </w:divBdr>
    </w:div>
    <w:div w:id="2111119418">
      <w:bodyDiv w:val="1"/>
      <w:marLeft w:val="0"/>
      <w:marRight w:val="0"/>
      <w:marTop w:val="0"/>
      <w:marBottom w:val="0"/>
      <w:divBdr>
        <w:top w:val="none" w:sz="0" w:space="0" w:color="auto"/>
        <w:left w:val="none" w:sz="0" w:space="0" w:color="auto"/>
        <w:bottom w:val="none" w:sz="0" w:space="0" w:color="auto"/>
        <w:right w:val="none" w:sz="0" w:space="0" w:color="auto"/>
      </w:divBdr>
    </w:div>
    <w:div w:id="213910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hyperlink" Target="https://easytvet.com/2/5/ict5/elec/" TargetMode="External"/><Relationship Id="rId26" Type="http://schemas.openxmlformats.org/officeDocument/2006/relationships/hyperlink" Target="https://easytvet.com/2/5/ict6/progra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asytvet.com/2/5/ict5/database/" TargetMode="External"/><Relationship Id="rId34" Type="http://schemas.openxmlformats.org/officeDocument/2006/relationships/hyperlink" Target="https://easytvet.com/2/5/ict6/support/" TargetMode="Externa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hyperlink" Target="mailto:ruralnet2016@gmail.com" TargetMode="External"/><Relationship Id="rId25" Type="http://schemas.openxmlformats.org/officeDocument/2006/relationships/hyperlink" Target="https://easytvet.com/2/5/ict6/security/" TargetMode="External"/><Relationship Id="rId33" Type="http://schemas.openxmlformats.org/officeDocument/2006/relationships/hyperlink" Target="https://easytvet.com/2/5/ict6/graphics/"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www.ruralnet.co.ke" TargetMode="External"/><Relationship Id="rId20" Type="http://schemas.openxmlformats.org/officeDocument/2006/relationships/hyperlink" Target="https://easytvet.com/2/5/ict5/software/" TargetMode="External"/><Relationship Id="rId29" Type="http://schemas.openxmlformats.org/officeDocument/2006/relationships/hyperlink" Target="https://easytvet.com/2/5/ict6/information/"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hyperlink" Target="https://easytvet.com/2/5/ict6/elec/" TargetMode="External"/><Relationship Id="rId32" Type="http://schemas.openxmlformats.org/officeDocument/2006/relationships/hyperlink" Target="https://easytvet.com/2/5/ict6/rapair/"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hyperlink" Target="https://easytvet.com/2/5/ict5/repair/" TargetMode="External"/><Relationship Id="rId28" Type="http://schemas.openxmlformats.org/officeDocument/2006/relationships/hyperlink" Target="https://easytvet.com/2/5/ict6/database/" TargetMode="External"/><Relationship Id="rId36" Type="http://schemas.openxmlformats.org/officeDocument/2006/relationships/hyperlink" Target="https://easytvet.com/2/5/ict6/website/" TargetMode="External"/><Relationship Id="rId10" Type="http://schemas.microsoft.com/office/2007/relationships/diagramDrawing" Target="diagrams/drawing1.xml"/><Relationship Id="rId19" Type="http://schemas.openxmlformats.org/officeDocument/2006/relationships/hyperlink" Target="https://easytvet.com/2/5/ict5/program/" TargetMode="External"/><Relationship Id="rId31" Type="http://schemas.openxmlformats.org/officeDocument/2006/relationships/hyperlink" Target="https://easytvet.com/2/5/ict6/net/" TargetMode="Externa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hyperlink" Target="https://easytvet.com/2/5/ict5/os/" TargetMode="External"/><Relationship Id="rId27" Type="http://schemas.openxmlformats.org/officeDocument/2006/relationships/hyperlink" Target="https://easytvet.com/2/5/ict6/software/" TargetMode="External"/><Relationship Id="rId30" Type="http://schemas.openxmlformats.org/officeDocument/2006/relationships/hyperlink" Target="https://easytvet.com/2/5/ict6/app/" TargetMode="External"/><Relationship Id="rId35" Type="http://schemas.openxmlformats.org/officeDocument/2006/relationships/hyperlink" Target="https://easytvet.com/2/5/ict6/analysi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768D20-A592-4ECC-A32C-DA6D466853BD}" type="doc">
      <dgm:prSet loTypeId="urn:microsoft.com/office/officeart/2005/8/layout/hierarchy5" loCatId="hierarchy" qsTypeId="urn:microsoft.com/office/officeart/2005/8/quickstyle/3d2" qsCatId="3D" csTypeId="urn:microsoft.com/office/officeart/2005/8/colors/accent6_4" csCatId="accent6" phldr="1"/>
      <dgm:spPr/>
      <dgm:t>
        <a:bodyPr/>
        <a:lstStyle/>
        <a:p>
          <a:endParaRPr lang="en-US"/>
        </a:p>
      </dgm:t>
    </dgm:pt>
    <dgm:pt modelId="{6C9F03F8-31C2-48E1-AEB8-40C1E6A6688B}">
      <dgm:prSet phldrT="[Text]"/>
      <dgm:spPr/>
      <dgm:t>
        <a:bodyPr/>
        <a:lstStyle/>
        <a:p>
          <a:r>
            <a:rPr lang="en-US"/>
            <a:t>Board members</a:t>
          </a:r>
        </a:p>
      </dgm:t>
    </dgm:pt>
    <dgm:pt modelId="{0123E899-49C8-4B6E-8632-B54D56E7A889}" type="parTrans" cxnId="{A67D35FB-32B9-4E8F-ABB5-8B3E76CB3F19}">
      <dgm:prSet/>
      <dgm:spPr/>
      <dgm:t>
        <a:bodyPr/>
        <a:lstStyle/>
        <a:p>
          <a:endParaRPr lang="en-US"/>
        </a:p>
      </dgm:t>
    </dgm:pt>
    <dgm:pt modelId="{5E21FBC1-B331-4CE3-BB49-C54806D182BD}" type="sibTrans" cxnId="{A67D35FB-32B9-4E8F-ABB5-8B3E76CB3F19}">
      <dgm:prSet/>
      <dgm:spPr/>
      <dgm:t>
        <a:bodyPr/>
        <a:lstStyle/>
        <a:p>
          <a:endParaRPr lang="en-US"/>
        </a:p>
      </dgm:t>
    </dgm:pt>
    <dgm:pt modelId="{FB76B1FA-475C-49CF-A07E-23B046D6CD07}">
      <dgm:prSet phldrT="[Text]"/>
      <dgm:spPr/>
      <dgm:t>
        <a:bodyPr/>
        <a:lstStyle/>
        <a:p>
          <a:r>
            <a:rPr lang="en-US"/>
            <a:t>Manager/CEO</a:t>
          </a:r>
        </a:p>
      </dgm:t>
    </dgm:pt>
    <dgm:pt modelId="{05650166-37F3-4F6B-82FE-7F709D431430}" type="parTrans" cxnId="{16DBEBB1-AD7A-4054-ABBA-D2F2B35134C8}">
      <dgm:prSet/>
      <dgm:spPr>
        <a:ln>
          <a:noFill/>
        </a:ln>
      </dgm:spPr>
      <dgm:t>
        <a:bodyPr/>
        <a:lstStyle/>
        <a:p>
          <a:endParaRPr lang="en-US"/>
        </a:p>
      </dgm:t>
    </dgm:pt>
    <dgm:pt modelId="{20FCB5AB-BF44-46D6-BA15-E7DFFCFDAB4A}" type="sibTrans" cxnId="{16DBEBB1-AD7A-4054-ABBA-D2F2B35134C8}">
      <dgm:prSet/>
      <dgm:spPr/>
      <dgm:t>
        <a:bodyPr/>
        <a:lstStyle/>
        <a:p>
          <a:endParaRPr lang="en-US"/>
        </a:p>
      </dgm:t>
    </dgm:pt>
    <dgm:pt modelId="{D3F73C10-F5C9-4328-BF8C-27E4CF495090}">
      <dgm:prSet phldrT="[Text]"/>
      <dgm:spPr/>
      <dgm:t>
        <a:bodyPr/>
        <a:lstStyle/>
        <a:p>
          <a:r>
            <a:rPr lang="en-US"/>
            <a:t>H.O.D ICT</a:t>
          </a:r>
        </a:p>
      </dgm:t>
    </dgm:pt>
    <dgm:pt modelId="{950546F8-CBEC-4210-B96E-902D3E69490D}" type="parTrans" cxnId="{29ECFD82-EC09-4B72-BAD3-A9A5968BB5D2}">
      <dgm:prSet/>
      <dgm:spPr/>
      <dgm:t>
        <a:bodyPr/>
        <a:lstStyle/>
        <a:p>
          <a:endParaRPr lang="en-US"/>
        </a:p>
      </dgm:t>
    </dgm:pt>
    <dgm:pt modelId="{FAEB9427-F5B1-4D22-832A-6636B58F7A82}" type="sibTrans" cxnId="{29ECFD82-EC09-4B72-BAD3-A9A5968BB5D2}">
      <dgm:prSet/>
      <dgm:spPr/>
      <dgm:t>
        <a:bodyPr/>
        <a:lstStyle/>
        <a:p>
          <a:endParaRPr lang="en-US"/>
        </a:p>
      </dgm:t>
    </dgm:pt>
    <dgm:pt modelId="{5EEA46E6-7170-41B7-B849-8C00E3A19D25}">
      <dgm:prSet phldrT="[Text]"/>
      <dgm:spPr/>
      <dgm:t>
        <a:bodyPr/>
        <a:lstStyle/>
        <a:p>
          <a:r>
            <a:rPr lang="en-US"/>
            <a:t>Accounting Trainer</a:t>
          </a:r>
        </a:p>
      </dgm:t>
    </dgm:pt>
    <dgm:pt modelId="{79FDAC62-204A-4752-9B9C-624B78121145}" type="parTrans" cxnId="{857A4182-F38C-4297-9A3F-E622FAA6A632}">
      <dgm:prSet/>
      <dgm:spPr/>
      <dgm:t>
        <a:bodyPr/>
        <a:lstStyle/>
        <a:p>
          <a:endParaRPr lang="en-US"/>
        </a:p>
      </dgm:t>
    </dgm:pt>
    <dgm:pt modelId="{82B7056B-69C0-4FC4-8DBC-06269FD95AD7}" type="sibTrans" cxnId="{857A4182-F38C-4297-9A3F-E622FAA6A632}">
      <dgm:prSet/>
      <dgm:spPr/>
      <dgm:t>
        <a:bodyPr/>
        <a:lstStyle/>
        <a:p>
          <a:endParaRPr lang="en-US"/>
        </a:p>
      </dgm:t>
    </dgm:pt>
    <dgm:pt modelId="{99AC9F04-4DD8-4E28-977B-29DAD07D5202}">
      <dgm:prSet phldrT="[Text]"/>
      <dgm:spPr/>
      <dgm:t>
        <a:bodyPr/>
        <a:lstStyle/>
        <a:p>
          <a:r>
            <a:rPr lang="en-US"/>
            <a:t>Director</a:t>
          </a:r>
        </a:p>
      </dgm:t>
    </dgm:pt>
    <dgm:pt modelId="{F76FA53B-392E-4AE1-9E8E-CD891A9549B5}" type="parTrans" cxnId="{13390B60-70CF-4FBB-A6D9-73AC6EDE0808}">
      <dgm:prSet/>
      <dgm:spPr/>
      <dgm:t>
        <a:bodyPr/>
        <a:lstStyle/>
        <a:p>
          <a:endParaRPr lang="en-US"/>
        </a:p>
      </dgm:t>
    </dgm:pt>
    <dgm:pt modelId="{AEF05027-6B44-49F4-BCE9-5AF47B276FE4}" type="sibTrans" cxnId="{13390B60-70CF-4FBB-A6D9-73AC6EDE0808}">
      <dgm:prSet/>
      <dgm:spPr/>
      <dgm:t>
        <a:bodyPr/>
        <a:lstStyle/>
        <a:p>
          <a:endParaRPr lang="en-US"/>
        </a:p>
      </dgm:t>
    </dgm:pt>
    <dgm:pt modelId="{D7F3299C-32EB-41A3-A119-46925958B869}">
      <dgm:prSet phldrT="[Text]"/>
      <dgm:spPr/>
      <dgm:t>
        <a:bodyPr/>
        <a:lstStyle/>
        <a:p>
          <a:r>
            <a:rPr lang="en-US"/>
            <a:t>HR/Administrator</a:t>
          </a:r>
        </a:p>
      </dgm:t>
    </dgm:pt>
    <dgm:pt modelId="{72F3B9B5-82C6-47E8-9740-1265E9EC177D}" type="parTrans" cxnId="{C8B650CB-F02F-41E8-BE11-5255285F580B}">
      <dgm:prSet/>
      <dgm:spPr>
        <a:ln>
          <a:noFill/>
        </a:ln>
      </dgm:spPr>
      <dgm:t>
        <a:bodyPr/>
        <a:lstStyle/>
        <a:p>
          <a:endParaRPr lang="en-US"/>
        </a:p>
      </dgm:t>
    </dgm:pt>
    <dgm:pt modelId="{9402508F-D9DA-492C-9AE5-E7DDA3DA7C6E}" type="sibTrans" cxnId="{C8B650CB-F02F-41E8-BE11-5255285F580B}">
      <dgm:prSet/>
      <dgm:spPr/>
      <dgm:t>
        <a:bodyPr/>
        <a:lstStyle/>
        <a:p>
          <a:endParaRPr lang="en-US"/>
        </a:p>
      </dgm:t>
    </dgm:pt>
    <dgm:pt modelId="{AEAC4DBF-47BB-4E6D-94DD-7BA700D0C70F}">
      <dgm:prSet phldrT="[Text]"/>
      <dgm:spPr/>
      <dgm:t>
        <a:bodyPr/>
        <a:lstStyle/>
        <a:p>
          <a:r>
            <a:rPr lang="en-US"/>
            <a:t>Top management</a:t>
          </a:r>
        </a:p>
      </dgm:t>
    </dgm:pt>
    <dgm:pt modelId="{181234C0-B51B-4084-9999-897E814AF55C}" type="parTrans" cxnId="{6D213CBC-D5EF-44B9-9FDE-8C7859EA4327}">
      <dgm:prSet/>
      <dgm:spPr/>
      <dgm:t>
        <a:bodyPr/>
        <a:lstStyle/>
        <a:p>
          <a:endParaRPr lang="en-US"/>
        </a:p>
      </dgm:t>
    </dgm:pt>
    <dgm:pt modelId="{92441F91-FE65-4604-99A2-56B6EE9E3CA7}" type="sibTrans" cxnId="{6D213CBC-D5EF-44B9-9FDE-8C7859EA4327}">
      <dgm:prSet/>
      <dgm:spPr/>
      <dgm:t>
        <a:bodyPr/>
        <a:lstStyle/>
        <a:p>
          <a:endParaRPr lang="en-US"/>
        </a:p>
      </dgm:t>
    </dgm:pt>
    <dgm:pt modelId="{4EFB0F9F-B4B1-4C1E-B958-E1DC42A8F666}">
      <dgm:prSet phldrT="[Text]"/>
      <dgm:spPr/>
      <dgm:t>
        <a:bodyPr/>
        <a:lstStyle/>
        <a:p>
          <a:r>
            <a:rPr lang="en-US"/>
            <a:t>Middle Level Management</a:t>
          </a:r>
        </a:p>
      </dgm:t>
    </dgm:pt>
    <dgm:pt modelId="{20BB6EEF-A5F3-44DB-B6DA-F14B59D9FE58}" type="parTrans" cxnId="{D525E911-558E-4BAE-BD92-EFE5B1565897}">
      <dgm:prSet/>
      <dgm:spPr/>
      <dgm:t>
        <a:bodyPr/>
        <a:lstStyle/>
        <a:p>
          <a:endParaRPr lang="en-US"/>
        </a:p>
      </dgm:t>
    </dgm:pt>
    <dgm:pt modelId="{B8326378-81BD-4F6C-BBE5-DE39CE233B00}" type="sibTrans" cxnId="{D525E911-558E-4BAE-BD92-EFE5B1565897}">
      <dgm:prSet/>
      <dgm:spPr/>
      <dgm:t>
        <a:bodyPr/>
        <a:lstStyle/>
        <a:p>
          <a:endParaRPr lang="en-US"/>
        </a:p>
      </dgm:t>
    </dgm:pt>
    <dgm:pt modelId="{0BDEB0E8-16F4-48D2-A05D-F74E99F8BAB6}">
      <dgm:prSet phldrT="[Text]"/>
      <dgm:spPr/>
      <dgm:t>
        <a:bodyPr/>
        <a:lstStyle/>
        <a:p>
          <a:r>
            <a:rPr lang="en-US"/>
            <a:t>Operational level</a:t>
          </a:r>
        </a:p>
      </dgm:t>
    </dgm:pt>
    <dgm:pt modelId="{E4DD5B3E-8A2B-402C-8C0C-117CF96D91F8}" type="parTrans" cxnId="{57129AF2-076A-4005-A70F-F9C7739B055A}">
      <dgm:prSet/>
      <dgm:spPr/>
      <dgm:t>
        <a:bodyPr/>
        <a:lstStyle/>
        <a:p>
          <a:endParaRPr lang="en-US"/>
        </a:p>
      </dgm:t>
    </dgm:pt>
    <dgm:pt modelId="{AE57AB90-07D3-4FAB-B255-1AFE99A89770}" type="sibTrans" cxnId="{57129AF2-076A-4005-A70F-F9C7739B055A}">
      <dgm:prSet/>
      <dgm:spPr/>
      <dgm:t>
        <a:bodyPr/>
        <a:lstStyle/>
        <a:p>
          <a:endParaRPr lang="en-US"/>
        </a:p>
      </dgm:t>
    </dgm:pt>
    <dgm:pt modelId="{EF953307-0013-4280-A9E7-596EFAD02C71}" type="pres">
      <dgm:prSet presAssocID="{77768D20-A592-4ECC-A32C-DA6D466853BD}" presName="mainComposite" presStyleCnt="0">
        <dgm:presLayoutVars>
          <dgm:chPref val="1"/>
          <dgm:dir/>
          <dgm:animOne val="branch"/>
          <dgm:animLvl val="lvl"/>
          <dgm:resizeHandles val="exact"/>
        </dgm:presLayoutVars>
      </dgm:prSet>
      <dgm:spPr/>
      <dgm:t>
        <a:bodyPr/>
        <a:lstStyle/>
        <a:p>
          <a:endParaRPr lang="en-US"/>
        </a:p>
      </dgm:t>
    </dgm:pt>
    <dgm:pt modelId="{FBEB3847-28F7-4DA9-9AFB-0A9A988A0F8E}" type="pres">
      <dgm:prSet presAssocID="{77768D20-A592-4ECC-A32C-DA6D466853BD}" presName="hierFlow" presStyleCnt="0"/>
      <dgm:spPr/>
    </dgm:pt>
    <dgm:pt modelId="{6F4B3DF0-57DE-42D2-A462-15BC3355BBB9}" type="pres">
      <dgm:prSet presAssocID="{77768D20-A592-4ECC-A32C-DA6D466853BD}" presName="firstBuf" presStyleCnt="0"/>
      <dgm:spPr/>
    </dgm:pt>
    <dgm:pt modelId="{A7D0EBD6-A9D1-4654-ACF5-9A76D1A925A5}" type="pres">
      <dgm:prSet presAssocID="{77768D20-A592-4ECC-A32C-DA6D466853BD}" presName="hierChild1" presStyleCnt="0">
        <dgm:presLayoutVars>
          <dgm:chPref val="1"/>
          <dgm:animOne val="branch"/>
          <dgm:animLvl val="lvl"/>
        </dgm:presLayoutVars>
      </dgm:prSet>
      <dgm:spPr/>
    </dgm:pt>
    <dgm:pt modelId="{A1391A91-9502-4971-A400-06EF0095614D}" type="pres">
      <dgm:prSet presAssocID="{6C9F03F8-31C2-48E1-AEB8-40C1E6A6688B}" presName="Name17" presStyleCnt="0"/>
      <dgm:spPr/>
    </dgm:pt>
    <dgm:pt modelId="{9E825995-7CAE-47A6-BB85-2DD3D10925C5}" type="pres">
      <dgm:prSet presAssocID="{6C9F03F8-31C2-48E1-AEB8-40C1E6A6688B}" presName="level1Shape" presStyleLbl="node0" presStyleIdx="0" presStyleCnt="1" custScaleX="108534" custScaleY="72155" custLinFactY="-67829" custLinFactNeighborX="-3051" custLinFactNeighborY="-100000">
        <dgm:presLayoutVars>
          <dgm:chPref val="3"/>
        </dgm:presLayoutVars>
      </dgm:prSet>
      <dgm:spPr/>
      <dgm:t>
        <a:bodyPr/>
        <a:lstStyle/>
        <a:p>
          <a:endParaRPr lang="en-US"/>
        </a:p>
      </dgm:t>
    </dgm:pt>
    <dgm:pt modelId="{B0C0FB6B-C798-4B92-BD36-1CFA367D25E2}" type="pres">
      <dgm:prSet presAssocID="{6C9F03F8-31C2-48E1-AEB8-40C1E6A6688B}" presName="hierChild2" presStyleCnt="0"/>
      <dgm:spPr/>
    </dgm:pt>
    <dgm:pt modelId="{56A825A2-34D1-4AC6-BBAE-BB6584EBECF9}" type="pres">
      <dgm:prSet presAssocID="{05650166-37F3-4F6B-82FE-7F709D431430}" presName="Name25" presStyleLbl="parChTrans1D2" presStyleIdx="0" presStyleCnt="2"/>
      <dgm:spPr/>
      <dgm:t>
        <a:bodyPr/>
        <a:lstStyle/>
        <a:p>
          <a:endParaRPr lang="en-US"/>
        </a:p>
      </dgm:t>
    </dgm:pt>
    <dgm:pt modelId="{E15E8409-F6EB-4756-BF41-96164FF929A5}" type="pres">
      <dgm:prSet presAssocID="{05650166-37F3-4F6B-82FE-7F709D431430}" presName="connTx" presStyleLbl="parChTrans1D2" presStyleIdx="0" presStyleCnt="2"/>
      <dgm:spPr/>
      <dgm:t>
        <a:bodyPr/>
        <a:lstStyle/>
        <a:p>
          <a:endParaRPr lang="en-US"/>
        </a:p>
      </dgm:t>
    </dgm:pt>
    <dgm:pt modelId="{0ABB51C2-A394-4194-85B3-DA55EE584CD5}" type="pres">
      <dgm:prSet presAssocID="{FB76B1FA-475C-49CF-A07E-23B046D6CD07}" presName="Name30" presStyleCnt="0"/>
      <dgm:spPr/>
    </dgm:pt>
    <dgm:pt modelId="{DF386624-3CE2-4C98-A17B-BA59115CAF91}" type="pres">
      <dgm:prSet presAssocID="{FB76B1FA-475C-49CF-A07E-23B046D6CD07}" presName="level2Shape" presStyleLbl="node2" presStyleIdx="0" presStyleCnt="2" custScaleY="57793" custLinFactX="-48757" custLinFactNeighborX="-100000" custLinFactNeighborY="73234"/>
      <dgm:spPr/>
      <dgm:t>
        <a:bodyPr/>
        <a:lstStyle/>
        <a:p>
          <a:endParaRPr lang="en-US"/>
        </a:p>
      </dgm:t>
    </dgm:pt>
    <dgm:pt modelId="{BF17D738-E001-4014-B206-E2D43AF4FA04}" type="pres">
      <dgm:prSet presAssocID="{FB76B1FA-475C-49CF-A07E-23B046D6CD07}" presName="hierChild3" presStyleCnt="0"/>
      <dgm:spPr/>
    </dgm:pt>
    <dgm:pt modelId="{2959F135-63E2-48CF-BB9D-707D6E4D4CD3}" type="pres">
      <dgm:prSet presAssocID="{950546F8-CBEC-4210-B96E-902D3E69490D}" presName="Name25" presStyleLbl="parChTrans1D3" presStyleIdx="0" presStyleCnt="3"/>
      <dgm:spPr/>
      <dgm:t>
        <a:bodyPr/>
        <a:lstStyle/>
        <a:p>
          <a:endParaRPr lang="en-US"/>
        </a:p>
      </dgm:t>
    </dgm:pt>
    <dgm:pt modelId="{3B20844D-429E-4DEF-9A35-3EEA5E8CE7E6}" type="pres">
      <dgm:prSet presAssocID="{950546F8-CBEC-4210-B96E-902D3E69490D}" presName="connTx" presStyleLbl="parChTrans1D3" presStyleIdx="0" presStyleCnt="3"/>
      <dgm:spPr/>
      <dgm:t>
        <a:bodyPr/>
        <a:lstStyle/>
        <a:p>
          <a:endParaRPr lang="en-US"/>
        </a:p>
      </dgm:t>
    </dgm:pt>
    <dgm:pt modelId="{A0CC2361-99E9-46D1-B3D2-A40415E108E7}" type="pres">
      <dgm:prSet presAssocID="{D3F73C10-F5C9-4328-BF8C-27E4CF495090}" presName="Name30" presStyleCnt="0"/>
      <dgm:spPr/>
    </dgm:pt>
    <dgm:pt modelId="{74B57988-F40F-41A2-B6D0-F543C064247E}" type="pres">
      <dgm:prSet presAssocID="{D3F73C10-F5C9-4328-BF8C-27E4CF495090}" presName="level2Shape" presStyleLbl="node3" presStyleIdx="0" presStyleCnt="3" custScaleX="139906" custScaleY="57013" custLinFactX="-54066" custLinFactY="95001" custLinFactNeighborX="-100000" custLinFactNeighborY="100000"/>
      <dgm:spPr/>
      <dgm:t>
        <a:bodyPr/>
        <a:lstStyle/>
        <a:p>
          <a:endParaRPr lang="en-US"/>
        </a:p>
      </dgm:t>
    </dgm:pt>
    <dgm:pt modelId="{42851471-9AA8-4E8C-8994-27ACEF831D20}" type="pres">
      <dgm:prSet presAssocID="{D3F73C10-F5C9-4328-BF8C-27E4CF495090}" presName="hierChild3" presStyleCnt="0"/>
      <dgm:spPr/>
    </dgm:pt>
    <dgm:pt modelId="{27444A40-EF8F-438D-8198-016B9E396395}" type="pres">
      <dgm:prSet presAssocID="{79FDAC62-204A-4752-9B9C-624B78121145}" presName="Name25" presStyleLbl="parChTrans1D3" presStyleIdx="1" presStyleCnt="3"/>
      <dgm:spPr/>
      <dgm:t>
        <a:bodyPr/>
        <a:lstStyle/>
        <a:p>
          <a:endParaRPr lang="en-US"/>
        </a:p>
      </dgm:t>
    </dgm:pt>
    <dgm:pt modelId="{0556A00B-5A3B-4038-B611-635866A26F01}" type="pres">
      <dgm:prSet presAssocID="{79FDAC62-204A-4752-9B9C-624B78121145}" presName="connTx" presStyleLbl="parChTrans1D3" presStyleIdx="1" presStyleCnt="3"/>
      <dgm:spPr/>
      <dgm:t>
        <a:bodyPr/>
        <a:lstStyle/>
        <a:p>
          <a:endParaRPr lang="en-US"/>
        </a:p>
      </dgm:t>
    </dgm:pt>
    <dgm:pt modelId="{7B452EA4-B4BC-4831-9FA5-D28A86E39D7F}" type="pres">
      <dgm:prSet presAssocID="{5EEA46E6-7170-41B7-B849-8C00E3A19D25}" presName="Name30" presStyleCnt="0"/>
      <dgm:spPr/>
    </dgm:pt>
    <dgm:pt modelId="{BC377561-9451-4205-B26F-BEA10A7FBBDC}" type="pres">
      <dgm:prSet presAssocID="{5EEA46E6-7170-41B7-B849-8C00E3A19D25}" presName="level2Shape" presStyleLbl="node3" presStyleIdx="1" presStyleCnt="3" custScaleX="120902" custScaleY="53436" custLinFactNeighborX="21589" custLinFactNeighborY="25933"/>
      <dgm:spPr/>
      <dgm:t>
        <a:bodyPr/>
        <a:lstStyle/>
        <a:p>
          <a:endParaRPr lang="en-US"/>
        </a:p>
      </dgm:t>
    </dgm:pt>
    <dgm:pt modelId="{A8751C17-7AA9-4D49-A0D7-142893403CA0}" type="pres">
      <dgm:prSet presAssocID="{5EEA46E6-7170-41B7-B849-8C00E3A19D25}" presName="hierChild3" presStyleCnt="0"/>
      <dgm:spPr/>
    </dgm:pt>
    <dgm:pt modelId="{D126C40A-7D6F-4417-ADF9-D9AC0702BBCF}" type="pres">
      <dgm:prSet presAssocID="{F76FA53B-392E-4AE1-9E8E-CD891A9549B5}" presName="Name25" presStyleLbl="parChTrans1D2" presStyleIdx="1" presStyleCnt="2"/>
      <dgm:spPr/>
      <dgm:t>
        <a:bodyPr/>
        <a:lstStyle/>
        <a:p>
          <a:endParaRPr lang="en-US"/>
        </a:p>
      </dgm:t>
    </dgm:pt>
    <dgm:pt modelId="{0BFFA4E4-EE51-4503-8D52-1F21670A47DA}" type="pres">
      <dgm:prSet presAssocID="{F76FA53B-392E-4AE1-9E8E-CD891A9549B5}" presName="connTx" presStyleLbl="parChTrans1D2" presStyleIdx="1" presStyleCnt="2"/>
      <dgm:spPr/>
      <dgm:t>
        <a:bodyPr/>
        <a:lstStyle/>
        <a:p>
          <a:endParaRPr lang="en-US"/>
        </a:p>
      </dgm:t>
    </dgm:pt>
    <dgm:pt modelId="{6F720C41-7AFA-4DD5-BC15-A88DB423CBC6}" type="pres">
      <dgm:prSet presAssocID="{99AC9F04-4DD8-4E28-977B-29DAD07D5202}" presName="Name30" presStyleCnt="0"/>
      <dgm:spPr/>
    </dgm:pt>
    <dgm:pt modelId="{D1C66B74-97C4-4E84-B971-D400B3261D5F}" type="pres">
      <dgm:prSet presAssocID="{99AC9F04-4DD8-4E28-977B-29DAD07D5202}" presName="level2Shape" presStyleLbl="node2" presStyleIdx="1" presStyleCnt="2" custScaleY="53870" custLinFactX="-47995" custLinFactY="-25108" custLinFactNeighborX="-100000" custLinFactNeighborY="-100000"/>
      <dgm:spPr/>
      <dgm:t>
        <a:bodyPr/>
        <a:lstStyle/>
        <a:p>
          <a:endParaRPr lang="en-US"/>
        </a:p>
      </dgm:t>
    </dgm:pt>
    <dgm:pt modelId="{91260AB4-C2AB-44C7-BC32-D22AAF67E1CE}" type="pres">
      <dgm:prSet presAssocID="{99AC9F04-4DD8-4E28-977B-29DAD07D5202}" presName="hierChild3" presStyleCnt="0"/>
      <dgm:spPr/>
    </dgm:pt>
    <dgm:pt modelId="{2A39D1F7-957F-4137-8DEC-ED1175BE2C8D}" type="pres">
      <dgm:prSet presAssocID="{72F3B9B5-82C6-47E8-9740-1265E9EC177D}" presName="Name25" presStyleLbl="parChTrans1D3" presStyleIdx="2" presStyleCnt="3"/>
      <dgm:spPr/>
      <dgm:t>
        <a:bodyPr/>
        <a:lstStyle/>
        <a:p>
          <a:endParaRPr lang="en-US"/>
        </a:p>
      </dgm:t>
    </dgm:pt>
    <dgm:pt modelId="{C6670936-40B5-44BB-B3CA-87567733ED2D}" type="pres">
      <dgm:prSet presAssocID="{72F3B9B5-82C6-47E8-9740-1265E9EC177D}" presName="connTx" presStyleLbl="parChTrans1D3" presStyleIdx="2" presStyleCnt="3"/>
      <dgm:spPr/>
      <dgm:t>
        <a:bodyPr/>
        <a:lstStyle/>
        <a:p>
          <a:endParaRPr lang="en-US"/>
        </a:p>
      </dgm:t>
    </dgm:pt>
    <dgm:pt modelId="{B8FE3B1F-A3D1-411C-9BEB-9B5C5F5A3382}" type="pres">
      <dgm:prSet presAssocID="{D7F3299C-32EB-41A3-A119-46925958B869}" presName="Name30" presStyleCnt="0"/>
      <dgm:spPr/>
    </dgm:pt>
    <dgm:pt modelId="{807CC78E-C866-46B2-959F-B11AC75FA130}" type="pres">
      <dgm:prSet presAssocID="{D7F3299C-32EB-41A3-A119-46925958B869}" presName="level2Shape" presStyleLbl="node3" presStyleIdx="2" presStyleCnt="3" custScaleX="126597" custScaleY="52297" custLinFactX="-48706" custLinFactY="-81895" custLinFactNeighborX="-100000" custLinFactNeighborY="-100000"/>
      <dgm:spPr/>
      <dgm:t>
        <a:bodyPr/>
        <a:lstStyle/>
        <a:p>
          <a:endParaRPr lang="en-US"/>
        </a:p>
      </dgm:t>
    </dgm:pt>
    <dgm:pt modelId="{C55EEB8F-4F0D-4CDF-896B-71FEA48700D9}" type="pres">
      <dgm:prSet presAssocID="{D7F3299C-32EB-41A3-A119-46925958B869}" presName="hierChild3" presStyleCnt="0"/>
      <dgm:spPr/>
    </dgm:pt>
    <dgm:pt modelId="{D3B80649-1AEA-40F1-8FE8-EE212F88E5C4}" type="pres">
      <dgm:prSet presAssocID="{77768D20-A592-4ECC-A32C-DA6D466853BD}" presName="bgShapesFlow" presStyleCnt="0"/>
      <dgm:spPr/>
    </dgm:pt>
    <dgm:pt modelId="{7E46D703-DEA0-4B87-A168-27DAA6B1FDED}" type="pres">
      <dgm:prSet presAssocID="{AEAC4DBF-47BB-4E6D-94DD-7BA700D0C70F}" presName="rectComp" presStyleCnt="0"/>
      <dgm:spPr/>
    </dgm:pt>
    <dgm:pt modelId="{3C4029EE-01C1-4C6D-9754-BF0D44A46535}" type="pres">
      <dgm:prSet presAssocID="{AEAC4DBF-47BB-4E6D-94DD-7BA700D0C70F}" presName="bgRect" presStyleLbl="bgShp" presStyleIdx="0" presStyleCnt="3" custScaleX="128687" custLinFactNeighborX="-77557" custLinFactNeighborY="2381"/>
      <dgm:spPr/>
      <dgm:t>
        <a:bodyPr/>
        <a:lstStyle/>
        <a:p>
          <a:endParaRPr lang="en-US"/>
        </a:p>
      </dgm:t>
    </dgm:pt>
    <dgm:pt modelId="{3A94C96B-B96B-4368-8CAE-899E622728B0}" type="pres">
      <dgm:prSet presAssocID="{AEAC4DBF-47BB-4E6D-94DD-7BA700D0C70F}" presName="bgRectTx" presStyleLbl="bgShp" presStyleIdx="0" presStyleCnt="3">
        <dgm:presLayoutVars>
          <dgm:bulletEnabled val="1"/>
        </dgm:presLayoutVars>
      </dgm:prSet>
      <dgm:spPr/>
      <dgm:t>
        <a:bodyPr/>
        <a:lstStyle/>
        <a:p>
          <a:endParaRPr lang="en-US"/>
        </a:p>
      </dgm:t>
    </dgm:pt>
    <dgm:pt modelId="{9D513141-1C3F-4E86-9A94-C59384919CE0}" type="pres">
      <dgm:prSet presAssocID="{AEAC4DBF-47BB-4E6D-94DD-7BA700D0C70F}" presName="spComp" presStyleCnt="0"/>
      <dgm:spPr/>
    </dgm:pt>
    <dgm:pt modelId="{8A2C1DAB-C9AC-4EF1-831F-D031BF25AB4D}" type="pres">
      <dgm:prSet presAssocID="{AEAC4DBF-47BB-4E6D-94DD-7BA700D0C70F}" presName="hSp" presStyleCnt="0"/>
      <dgm:spPr/>
    </dgm:pt>
    <dgm:pt modelId="{DED3C148-BE76-4828-9D15-79C7D7E560DD}" type="pres">
      <dgm:prSet presAssocID="{4EFB0F9F-B4B1-4C1E-B958-E1DC42A8F666}" presName="rectComp" presStyleCnt="0"/>
      <dgm:spPr/>
    </dgm:pt>
    <dgm:pt modelId="{860EEC09-F251-4772-BE5F-5EFB47AD229D}" type="pres">
      <dgm:prSet presAssocID="{4EFB0F9F-B4B1-4C1E-B958-E1DC42A8F666}" presName="bgRect" presStyleLbl="bgShp" presStyleIdx="1" presStyleCnt="3" custScaleX="163426"/>
      <dgm:spPr/>
      <dgm:t>
        <a:bodyPr/>
        <a:lstStyle/>
        <a:p>
          <a:endParaRPr lang="en-US"/>
        </a:p>
      </dgm:t>
    </dgm:pt>
    <dgm:pt modelId="{B20B6A73-5F73-4627-9059-CF3F7FE5B2B4}" type="pres">
      <dgm:prSet presAssocID="{4EFB0F9F-B4B1-4C1E-B958-E1DC42A8F666}" presName="bgRectTx" presStyleLbl="bgShp" presStyleIdx="1" presStyleCnt="3">
        <dgm:presLayoutVars>
          <dgm:bulletEnabled val="1"/>
        </dgm:presLayoutVars>
      </dgm:prSet>
      <dgm:spPr/>
      <dgm:t>
        <a:bodyPr/>
        <a:lstStyle/>
        <a:p>
          <a:endParaRPr lang="en-US"/>
        </a:p>
      </dgm:t>
    </dgm:pt>
    <dgm:pt modelId="{354CA9AF-AE74-4E9C-BF23-89FC48D4CC12}" type="pres">
      <dgm:prSet presAssocID="{4EFB0F9F-B4B1-4C1E-B958-E1DC42A8F666}" presName="spComp" presStyleCnt="0"/>
      <dgm:spPr/>
    </dgm:pt>
    <dgm:pt modelId="{0D4D394A-6FDA-48A9-88F2-4591C5E699FB}" type="pres">
      <dgm:prSet presAssocID="{4EFB0F9F-B4B1-4C1E-B958-E1DC42A8F666}" presName="hSp" presStyleCnt="0"/>
      <dgm:spPr/>
    </dgm:pt>
    <dgm:pt modelId="{2FE6F49B-1F9E-4DA6-8431-C2BE98BAB471}" type="pres">
      <dgm:prSet presAssocID="{0BDEB0E8-16F4-48D2-A05D-F74E99F8BAB6}" presName="rectComp" presStyleCnt="0"/>
      <dgm:spPr/>
    </dgm:pt>
    <dgm:pt modelId="{AE9581E5-C0FA-4CFF-9035-0792F9490580}" type="pres">
      <dgm:prSet presAssocID="{0BDEB0E8-16F4-48D2-A05D-F74E99F8BAB6}" presName="bgRect" presStyleLbl="bgShp" presStyleIdx="2" presStyleCnt="3" custScaleX="164635" custLinFactNeighborX="14508" custLinFactNeighborY="1190"/>
      <dgm:spPr/>
      <dgm:t>
        <a:bodyPr/>
        <a:lstStyle/>
        <a:p>
          <a:endParaRPr lang="en-US"/>
        </a:p>
      </dgm:t>
    </dgm:pt>
    <dgm:pt modelId="{38FB77EE-CB39-428D-AE76-6B33D50AB6B0}" type="pres">
      <dgm:prSet presAssocID="{0BDEB0E8-16F4-48D2-A05D-F74E99F8BAB6}" presName="bgRectTx" presStyleLbl="bgShp" presStyleIdx="2" presStyleCnt="3">
        <dgm:presLayoutVars>
          <dgm:bulletEnabled val="1"/>
        </dgm:presLayoutVars>
      </dgm:prSet>
      <dgm:spPr/>
      <dgm:t>
        <a:bodyPr/>
        <a:lstStyle/>
        <a:p>
          <a:endParaRPr lang="en-US"/>
        </a:p>
      </dgm:t>
    </dgm:pt>
  </dgm:ptLst>
  <dgm:cxnLst>
    <dgm:cxn modelId="{50B172FE-1C93-4C3C-9197-303360D8FBE5}" type="presOf" srcId="{99AC9F04-4DD8-4E28-977B-29DAD07D5202}" destId="{D1C66B74-97C4-4E84-B971-D400B3261D5F}" srcOrd="0" destOrd="0" presId="urn:microsoft.com/office/officeart/2005/8/layout/hierarchy5"/>
    <dgm:cxn modelId="{6320E70C-F4DC-42EC-B0EC-6B82DE46CC51}" type="presOf" srcId="{F76FA53B-392E-4AE1-9E8E-CD891A9549B5}" destId="{0BFFA4E4-EE51-4503-8D52-1F21670A47DA}" srcOrd="1" destOrd="0" presId="urn:microsoft.com/office/officeart/2005/8/layout/hierarchy5"/>
    <dgm:cxn modelId="{0509E68F-F736-464E-B6CA-B14738DBB7AB}" type="presOf" srcId="{0BDEB0E8-16F4-48D2-A05D-F74E99F8BAB6}" destId="{AE9581E5-C0FA-4CFF-9035-0792F9490580}" srcOrd="0" destOrd="0" presId="urn:microsoft.com/office/officeart/2005/8/layout/hierarchy5"/>
    <dgm:cxn modelId="{29ECFD82-EC09-4B72-BAD3-A9A5968BB5D2}" srcId="{FB76B1FA-475C-49CF-A07E-23B046D6CD07}" destId="{D3F73C10-F5C9-4328-BF8C-27E4CF495090}" srcOrd="0" destOrd="0" parTransId="{950546F8-CBEC-4210-B96E-902D3E69490D}" sibTransId="{FAEB9427-F5B1-4D22-832A-6636B58F7A82}"/>
    <dgm:cxn modelId="{A67D35FB-32B9-4E8F-ABB5-8B3E76CB3F19}" srcId="{77768D20-A592-4ECC-A32C-DA6D466853BD}" destId="{6C9F03F8-31C2-48E1-AEB8-40C1E6A6688B}" srcOrd="0" destOrd="0" parTransId="{0123E899-49C8-4B6E-8632-B54D56E7A889}" sibTransId="{5E21FBC1-B331-4CE3-BB49-C54806D182BD}"/>
    <dgm:cxn modelId="{6D213CBC-D5EF-44B9-9FDE-8C7859EA4327}" srcId="{77768D20-A592-4ECC-A32C-DA6D466853BD}" destId="{AEAC4DBF-47BB-4E6D-94DD-7BA700D0C70F}" srcOrd="1" destOrd="0" parTransId="{181234C0-B51B-4084-9999-897E814AF55C}" sibTransId="{92441F91-FE65-4604-99A2-56B6EE9E3CA7}"/>
    <dgm:cxn modelId="{D525E911-558E-4BAE-BD92-EFE5B1565897}" srcId="{77768D20-A592-4ECC-A32C-DA6D466853BD}" destId="{4EFB0F9F-B4B1-4C1E-B958-E1DC42A8F666}" srcOrd="2" destOrd="0" parTransId="{20BB6EEF-A5F3-44DB-B6DA-F14B59D9FE58}" sibTransId="{B8326378-81BD-4F6C-BBE5-DE39CE233B00}"/>
    <dgm:cxn modelId="{57C1CA92-34A0-4264-BE68-39FF471A1974}" type="presOf" srcId="{4EFB0F9F-B4B1-4C1E-B958-E1DC42A8F666}" destId="{860EEC09-F251-4772-BE5F-5EFB47AD229D}" srcOrd="0" destOrd="0" presId="urn:microsoft.com/office/officeart/2005/8/layout/hierarchy5"/>
    <dgm:cxn modelId="{57129AF2-076A-4005-A70F-F9C7739B055A}" srcId="{77768D20-A592-4ECC-A32C-DA6D466853BD}" destId="{0BDEB0E8-16F4-48D2-A05D-F74E99F8BAB6}" srcOrd="3" destOrd="0" parTransId="{E4DD5B3E-8A2B-402C-8C0C-117CF96D91F8}" sibTransId="{AE57AB90-07D3-4FAB-B255-1AFE99A89770}"/>
    <dgm:cxn modelId="{30B0BDC2-0162-41D1-A50D-9A2CFA8EFEE2}" type="presOf" srcId="{79FDAC62-204A-4752-9B9C-624B78121145}" destId="{27444A40-EF8F-438D-8198-016B9E396395}" srcOrd="0" destOrd="0" presId="urn:microsoft.com/office/officeart/2005/8/layout/hierarchy5"/>
    <dgm:cxn modelId="{2F8CA3D1-9C65-49DB-99BA-C9D447CD2E8B}" type="presOf" srcId="{79FDAC62-204A-4752-9B9C-624B78121145}" destId="{0556A00B-5A3B-4038-B611-635866A26F01}" srcOrd="1" destOrd="0" presId="urn:microsoft.com/office/officeart/2005/8/layout/hierarchy5"/>
    <dgm:cxn modelId="{8671D186-583E-4B28-AD52-B95B141BD55E}" type="presOf" srcId="{05650166-37F3-4F6B-82FE-7F709D431430}" destId="{E15E8409-F6EB-4756-BF41-96164FF929A5}" srcOrd="1" destOrd="0" presId="urn:microsoft.com/office/officeart/2005/8/layout/hierarchy5"/>
    <dgm:cxn modelId="{E64AABB6-7C14-43CF-BFC1-E610C84AC789}" type="presOf" srcId="{72F3B9B5-82C6-47E8-9740-1265E9EC177D}" destId="{2A39D1F7-957F-4137-8DEC-ED1175BE2C8D}" srcOrd="0" destOrd="0" presId="urn:microsoft.com/office/officeart/2005/8/layout/hierarchy5"/>
    <dgm:cxn modelId="{16DBEBB1-AD7A-4054-ABBA-D2F2B35134C8}" srcId="{6C9F03F8-31C2-48E1-AEB8-40C1E6A6688B}" destId="{FB76B1FA-475C-49CF-A07E-23B046D6CD07}" srcOrd="0" destOrd="0" parTransId="{05650166-37F3-4F6B-82FE-7F709D431430}" sibTransId="{20FCB5AB-BF44-46D6-BA15-E7DFFCFDAB4A}"/>
    <dgm:cxn modelId="{8557A6FC-82A4-4FB5-AA31-C11304736B62}" type="presOf" srcId="{950546F8-CBEC-4210-B96E-902D3E69490D}" destId="{2959F135-63E2-48CF-BB9D-707D6E4D4CD3}" srcOrd="0" destOrd="0" presId="urn:microsoft.com/office/officeart/2005/8/layout/hierarchy5"/>
    <dgm:cxn modelId="{46B1B97B-AD16-4412-897D-6ECAE4A9F7E6}" type="presOf" srcId="{4EFB0F9F-B4B1-4C1E-B958-E1DC42A8F666}" destId="{B20B6A73-5F73-4627-9059-CF3F7FE5B2B4}" srcOrd="1" destOrd="0" presId="urn:microsoft.com/office/officeart/2005/8/layout/hierarchy5"/>
    <dgm:cxn modelId="{8C7D9EEF-7E08-4178-A0D1-6A03F6F7BBF2}" type="presOf" srcId="{77768D20-A592-4ECC-A32C-DA6D466853BD}" destId="{EF953307-0013-4280-A9E7-596EFAD02C71}" srcOrd="0" destOrd="0" presId="urn:microsoft.com/office/officeart/2005/8/layout/hierarchy5"/>
    <dgm:cxn modelId="{B39D49D9-6B73-44BD-B8A8-E3141D59B3D9}" type="presOf" srcId="{AEAC4DBF-47BB-4E6D-94DD-7BA700D0C70F}" destId="{3C4029EE-01C1-4C6D-9754-BF0D44A46535}" srcOrd="0" destOrd="0" presId="urn:microsoft.com/office/officeart/2005/8/layout/hierarchy5"/>
    <dgm:cxn modelId="{1B310C6B-E4D7-484F-964C-108B00E133B1}" type="presOf" srcId="{D3F73C10-F5C9-4328-BF8C-27E4CF495090}" destId="{74B57988-F40F-41A2-B6D0-F543C064247E}" srcOrd="0" destOrd="0" presId="urn:microsoft.com/office/officeart/2005/8/layout/hierarchy5"/>
    <dgm:cxn modelId="{857A4182-F38C-4297-9A3F-E622FAA6A632}" srcId="{FB76B1FA-475C-49CF-A07E-23B046D6CD07}" destId="{5EEA46E6-7170-41B7-B849-8C00E3A19D25}" srcOrd="1" destOrd="0" parTransId="{79FDAC62-204A-4752-9B9C-624B78121145}" sibTransId="{82B7056B-69C0-4FC4-8DBC-06269FD95AD7}"/>
    <dgm:cxn modelId="{E7743A3E-2F79-4C00-8946-F53DAAAAFC05}" type="presOf" srcId="{F76FA53B-392E-4AE1-9E8E-CD891A9549B5}" destId="{D126C40A-7D6F-4417-ADF9-D9AC0702BBCF}" srcOrd="0" destOrd="0" presId="urn:microsoft.com/office/officeart/2005/8/layout/hierarchy5"/>
    <dgm:cxn modelId="{13390B60-70CF-4FBB-A6D9-73AC6EDE0808}" srcId="{6C9F03F8-31C2-48E1-AEB8-40C1E6A6688B}" destId="{99AC9F04-4DD8-4E28-977B-29DAD07D5202}" srcOrd="1" destOrd="0" parTransId="{F76FA53B-392E-4AE1-9E8E-CD891A9549B5}" sibTransId="{AEF05027-6B44-49F4-BCE9-5AF47B276FE4}"/>
    <dgm:cxn modelId="{9A029351-32DB-410C-A0BE-5E50CE25AB7B}" type="presOf" srcId="{6C9F03F8-31C2-48E1-AEB8-40C1E6A6688B}" destId="{9E825995-7CAE-47A6-BB85-2DD3D10925C5}" srcOrd="0" destOrd="0" presId="urn:microsoft.com/office/officeart/2005/8/layout/hierarchy5"/>
    <dgm:cxn modelId="{14A23BB1-8FCE-4ED4-BEAD-DFD07DB593C5}" type="presOf" srcId="{950546F8-CBEC-4210-B96E-902D3E69490D}" destId="{3B20844D-429E-4DEF-9A35-3EEA5E8CE7E6}" srcOrd="1" destOrd="0" presId="urn:microsoft.com/office/officeart/2005/8/layout/hierarchy5"/>
    <dgm:cxn modelId="{2F2A28FA-D62A-4006-A2B4-B85A86F21E8C}" type="presOf" srcId="{05650166-37F3-4F6B-82FE-7F709D431430}" destId="{56A825A2-34D1-4AC6-BBAE-BB6584EBECF9}" srcOrd="0" destOrd="0" presId="urn:microsoft.com/office/officeart/2005/8/layout/hierarchy5"/>
    <dgm:cxn modelId="{AF2D8694-C934-4D71-89D7-3EFFE9A6B316}" type="presOf" srcId="{0BDEB0E8-16F4-48D2-A05D-F74E99F8BAB6}" destId="{38FB77EE-CB39-428D-AE76-6B33D50AB6B0}" srcOrd="1" destOrd="0" presId="urn:microsoft.com/office/officeart/2005/8/layout/hierarchy5"/>
    <dgm:cxn modelId="{155F50AE-CDF7-492C-8653-486C9C7F3ADA}" type="presOf" srcId="{72F3B9B5-82C6-47E8-9740-1265E9EC177D}" destId="{C6670936-40B5-44BB-B3CA-87567733ED2D}" srcOrd="1" destOrd="0" presId="urn:microsoft.com/office/officeart/2005/8/layout/hierarchy5"/>
    <dgm:cxn modelId="{9E0B6FD0-04B9-4C37-8F2A-CD42FB989079}" type="presOf" srcId="{D7F3299C-32EB-41A3-A119-46925958B869}" destId="{807CC78E-C866-46B2-959F-B11AC75FA130}" srcOrd="0" destOrd="0" presId="urn:microsoft.com/office/officeart/2005/8/layout/hierarchy5"/>
    <dgm:cxn modelId="{DDA850D2-69F5-424B-9ABD-DB2A0686F471}" type="presOf" srcId="{FB76B1FA-475C-49CF-A07E-23B046D6CD07}" destId="{DF386624-3CE2-4C98-A17B-BA59115CAF91}" srcOrd="0" destOrd="0" presId="urn:microsoft.com/office/officeart/2005/8/layout/hierarchy5"/>
    <dgm:cxn modelId="{A7BA1A4B-5353-49A8-AE09-ABD3AB17ABF7}" type="presOf" srcId="{5EEA46E6-7170-41B7-B849-8C00E3A19D25}" destId="{BC377561-9451-4205-B26F-BEA10A7FBBDC}" srcOrd="0" destOrd="0" presId="urn:microsoft.com/office/officeart/2005/8/layout/hierarchy5"/>
    <dgm:cxn modelId="{251A5AC0-CCF6-46E3-B917-08E710F5ABE1}" type="presOf" srcId="{AEAC4DBF-47BB-4E6D-94DD-7BA700D0C70F}" destId="{3A94C96B-B96B-4368-8CAE-899E622728B0}" srcOrd="1" destOrd="0" presId="urn:microsoft.com/office/officeart/2005/8/layout/hierarchy5"/>
    <dgm:cxn modelId="{C8B650CB-F02F-41E8-BE11-5255285F580B}" srcId="{99AC9F04-4DD8-4E28-977B-29DAD07D5202}" destId="{D7F3299C-32EB-41A3-A119-46925958B869}" srcOrd="0" destOrd="0" parTransId="{72F3B9B5-82C6-47E8-9740-1265E9EC177D}" sibTransId="{9402508F-D9DA-492C-9AE5-E7DDA3DA7C6E}"/>
    <dgm:cxn modelId="{0610C715-B5AE-4668-B290-B150AE942062}" type="presParOf" srcId="{EF953307-0013-4280-A9E7-596EFAD02C71}" destId="{FBEB3847-28F7-4DA9-9AFB-0A9A988A0F8E}" srcOrd="0" destOrd="0" presId="urn:microsoft.com/office/officeart/2005/8/layout/hierarchy5"/>
    <dgm:cxn modelId="{3DB0FF25-ED33-45D6-8D76-C369B42D0A6A}" type="presParOf" srcId="{FBEB3847-28F7-4DA9-9AFB-0A9A988A0F8E}" destId="{6F4B3DF0-57DE-42D2-A462-15BC3355BBB9}" srcOrd="0" destOrd="0" presId="urn:microsoft.com/office/officeart/2005/8/layout/hierarchy5"/>
    <dgm:cxn modelId="{B7EFC714-3E62-4C06-8B9F-6E4AC41ECA8F}" type="presParOf" srcId="{FBEB3847-28F7-4DA9-9AFB-0A9A988A0F8E}" destId="{A7D0EBD6-A9D1-4654-ACF5-9A76D1A925A5}" srcOrd="1" destOrd="0" presId="urn:microsoft.com/office/officeart/2005/8/layout/hierarchy5"/>
    <dgm:cxn modelId="{7AE79B15-BDB1-45C7-A004-AD91DCF57912}" type="presParOf" srcId="{A7D0EBD6-A9D1-4654-ACF5-9A76D1A925A5}" destId="{A1391A91-9502-4971-A400-06EF0095614D}" srcOrd="0" destOrd="0" presId="urn:microsoft.com/office/officeart/2005/8/layout/hierarchy5"/>
    <dgm:cxn modelId="{CDC1EA98-FEB2-4B7D-A4AB-D82E31039A87}" type="presParOf" srcId="{A1391A91-9502-4971-A400-06EF0095614D}" destId="{9E825995-7CAE-47A6-BB85-2DD3D10925C5}" srcOrd="0" destOrd="0" presId="urn:microsoft.com/office/officeart/2005/8/layout/hierarchy5"/>
    <dgm:cxn modelId="{6BD31E0D-96F1-4B88-BB77-931A59A42B7E}" type="presParOf" srcId="{A1391A91-9502-4971-A400-06EF0095614D}" destId="{B0C0FB6B-C798-4B92-BD36-1CFA367D25E2}" srcOrd="1" destOrd="0" presId="urn:microsoft.com/office/officeart/2005/8/layout/hierarchy5"/>
    <dgm:cxn modelId="{EDCFB4FC-16EF-4D27-8681-A600C1C54626}" type="presParOf" srcId="{B0C0FB6B-C798-4B92-BD36-1CFA367D25E2}" destId="{56A825A2-34D1-4AC6-BBAE-BB6584EBECF9}" srcOrd="0" destOrd="0" presId="urn:microsoft.com/office/officeart/2005/8/layout/hierarchy5"/>
    <dgm:cxn modelId="{8498F3E6-901D-4393-A2F1-EC8410855321}" type="presParOf" srcId="{56A825A2-34D1-4AC6-BBAE-BB6584EBECF9}" destId="{E15E8409-F6EB-4756-BF41-96164FF929A5}" srcOrd="0" destOrd="0" presId="urn:microsoft.com/office/officeart/2005/8/layout/hierarchy5"/>
    <dgm:cxn modelId="{0EBE4F15-3A93-4E28-89A5-86B1EC25131E}" type="presParOf" srcId="{B0C0FB6B-C798-4B92-BD36-1CFA367D25E2}" destId="{0ABB51C2-A394-4194-85B3-DA55EE584CD5}" srcOrd="1" destOrd="0" presId="urn:microsoft.com/office/officeart/2005/8/layout/hierarchy5"/>
    <dgm:cxn modelId="{6C4C9541-DBBD-4218-AD01-F96348D73E79}" type="presParOf" srcId="{0ABB51C2-A394-4194-85B3-DA55EE584CD5}" destId="{DF386624-3CE2-4C98-A17B-BA59115CAF91}" srcOrd="0" destOrd="0" presId="urn:microsoft.com/office/officeart/2005/8/layout/hierarchy5"/>
    <dgm:cxn modelId="{0C175227-49FD-451D-98DF-7B824DC23B18}" type="presParOf" srcId="{0ABB51C2-A394-4194-85B3-DA55EE584CD5}" destId="{BF17D738-E001-4014-B206-E2D43AF4FA04}" srcOrd="1" destOrd="0" presId="urn:microsoft.com/office/officeart/2005/8/layout/hierarchy5"/>
    <dgm:cxn modelId="{2E79952C-B8C4-4685-92D2-203B03170EE1}" type="presParOf" srcId="{BF17D738-E001-4014-B206-E2D43AF4FA04}" destId="{2959F135-63E2-48CF-BB9D-707D6E4D4CD3}" srcOrd="0" destOrd="0" presId="urn:microsoft.com/office/officeart/2005/8/layout/hierarchy5"/>
    <dgm:cxn modelId="{3B16275B-7B75-401B-84F9-E98B72EC8F3D}" type="presParOf" srcId="{2959F135-63E2-48CF-BB9D-707D6E4D4CD3}" destId="{3B20844D-429E-4DEF-9A35-3EEA5E8CE7E6}" srcOrd="0" destOrd="0" presId="urn:microsoft.com/office/officeart/2005/8/layout/hierarchy5"/>
    <dgm:cxn modelId="{F0E965F7-8B0F-4917-A68C-AE804BBC6D87}" type="presParOf" srcId="{BF17D738-E001-4014-B206-E2D43AF4FA04}" destId="{A0CC2361-99E9-46D1-B3D2-A40415E108E7}" srcOrd="1" destOrd="0" presId="urn:microsoft.com/office/officeart/2005/8/layout/hierarchy5"/>
    <dgm:cxn modelId="{0C9CEE90-D642-492D-9193-79DBC7EBB5DD}" type="presParOf" srcId="{A0CC2361-99E9-46D1-B3D2-A40415E108E7}" destId="{74B57988-F40F-41A2-B6D0-F543C064247E}" srcOrd="0" destOrd="0" presId="urn:microsoft.com/office/officeart/2005/8/layout/hierarchy5"/>
    <dgm:cxn modelId="{A92362A8-9518-4467-B4BF-81F9B82A033D}" type="presParOf" srcId="{A0CC2361-99E9-46D1-B3D2-A40415E108E7}" destId="{42851471-9AA8-4E8C-8994-27ACEF831D20}" srcOrd="1" destOrd="0" presId="urn:microsoft.com/office/officeart/2005/8/layout/hierarchy5"/>
    <dgm:cxn modelId="{CFAA15D6-A3A4-47E1-940D-424D2ECB9AD1}" type="presParOf" srcId="{BF17D738-E001-4014-B206-E2D43AF4FA04}" destId="{27444A40-EF8F-438D-8198-016B9E396395}" srcOrd="2" destOrd="0" presId="urn:microsoft.com/office/officeart/2005/8/layout/hierarchy5"/>
    <dgm:cxn modelId="{91CB30A8-D089-43FF-8EF5-27CE6395C664}" type="presParOf" srcId="{27444A40-EF8F-438D-8198-016B9E396395}" destId="{0556A00B-5A3B-4038-B611-635866A26F01}" srcOrd="0" destOrd="0" presId="urn:microsoft.com/office/officeart/2005/8/layout/hierarchy5"/>
    <dgm:cxn modelId="{FD68AC3E-EC2A-4F02-87CD-B429C9BD8ACE}" type="presParOf" srcId="{BF17D738-E001-4014-B206-E2D43AF4FA04}" destId="{7B452EA4-B4BC-4831-9FA5-D28A86E39D7F}" srcOrd="3" destOrd="0" presId="urn:microsoft.com/office/officeart/2005/8/layout/hierarchy5"/>
    <dgm:cxn modelId="{57C00BE0-DAA6-4E2C-BBFD-F3B26987399C}" type="presParOf" srcId="{7B452EA4-B4BC-4831-9FA5-D28A86E39D7F}" destId="{BC377561-9451-4205-B26F-BEA10A7FBBDC}" srcOrd="0" destOrd="0" presId="urn:microsoft.com/office/officeart/2005/8/layout/hierarchy5"/>
    <dgm:cxn modelId="{7A574C07-BCD0-4985-A4C7-8D6C6FB7D651}" type="presParOf" srcId="{7B452EA4-B4BC-4831-9FA5-D28A86E39D7F}" destId="{A8751C17-7AA9-4D49-A0D7-142893403CA0}" srcOrd="1" destOrd="0" presId="urn:microsoft.com/office/officeart/2005/8/layout/hierarchy5"/>
    <dgm:cxn modelId="{0E22A116-2A99-4DB2-A87A-42DA6E3E2D59}" type="presParOf" srcId="{B0C0FB6B-C798-4B92-BD36-1CFA367D25E2}" destId="{D126C40A-7D6F-4417-ADF9-D9AC0702BBCF}" srcOrd="2" destOrd="0" presId="urn:microsoft.com/office/officeart/2005/8/layout/hierarchy5"/>
    <dgm:cxn modelId="{564FDF1B-9116-43A7-B3FE-A94CB11A029B}" type="presParOf" srcId="{D126C40A-7D6F-4417-ADF9-D9AC0702BBCF}" destId="{0BFFA4E4-EE51-4503-8D52-1F21670A47DA}" srcOrd="0" destOrd="0" presId="urn:microsoft.com/office/officeart/2005/8/layout/hierarchy5"/>
    <dgm:cxn modelId="{42A425D3-F4C3-4791-B7CA-004FACA912BA}" type="presParOf" srcId="{B0C0FB6B-C798-4B92-BD36-1CFA367D25E2}" destId="{6F720C41-7AFA-4DD5-BC15-A88DB423CBC6}" srcOrd="3" destOrd="0" presId="urn:microsoft.com/office/officeart/2005/8/layout/hierarchy5"/>
    <dgm:cxn modelId="{2505CDF9-99BB-4EF0-A1A6-D02FD778361B}" type="presParOf" srcId="{6F720C41-7AFA-4DD5-BC15-A88DB423CBC6}" destId="{D1C66B74-97C4-4E84-B971-D400B3261D5F}" srcOrd="0" destOrd="0" presId="urn:microsoft.com/office/officeart/2005/8/layout/hierarchy5"/>
    <dgm:cxn modelId="{8F3321AE-A011-4AED-8BA0-716957789F8A}" type="presParOf" srcId="{6F720C41-7AFA-4DD5-BC15-A88DB423CBC6}" destId="{91260AB4-C2AB-44C7-BC32-D22AAF67E1CE}" srcOrd="1" destOrd="0" presId="urn:microsoft.com/office/officeart/2005/8/layout/hierarchy5"/>
    <dgm:cxn modelId="{BA48B137-A0A6-45BA-8239-AF2AAEB16B08}" type="presParOf" srcId="{91260AB4-C2AB-44C7-BC32-D22AAF67E1CE}" destId="{2A39D1F7-957F-4137-8DEC-ED1175BE2C8D}" srcOrd="0" destOrd="0" presId="urn:microsoft.com/office/officeart/2005/8/layout/hierarchy5"/>
    <dgm:cxn modelId="{B21FA438-7B24-4C93-A905-6AD76C977C5D}" type="presParOf" srcId="{2A39D1F7-957F-4137-8DEC-ED1175BE2C8D}" destId="{C6670936-40B5-44BB-B3CA-87567733ED2D}" srcOrd="0" destOrd="0" presId="urn:microsoft.com/office/officeart/2005/8/layout/hierarchy5"/>
    <dgm:cxn modelId="{2CB43744-77A2-4FD8-8559-2232FE5252FF}" type="presParOf" srcId="{91260AB4-C2AB-44C7-BC32-D22AAF67E1CE}" destId="{B8FE3B1F-A3D1-411C-9BEB-9B5C5F5A3382}" srcOrd="1" destOrd="0" presId="urn:microsoft.com/office/officeart/2005/8/layout/hierarchy5"/>
    <dgm:cxn modelId="{483392BA-4D4A-4423-9FB7-0FF45285EDB0}" type="presParOf" srcId="{B8FE3B1F-A3D1-411C-9BEB-9B5C5F5A3382}" destId="{807CC78E-C866-46B2-959F-B11AC75FA130}" srcOrd="0" destOrd="0" presId="urn:microsoft.com/office/officeart/2005/8/layout/hierarchy5"/>
    <dgm:cxn modelId="{59BFB04A-3FA2-4C20-8149-AC5AA4B2BD9E}" type="presParOf" srcId="{B8FE3B1F-A3D1-411C-9BEB-9B5C5F5A3382}" destId="{C55EEB8F-4F0D-4CDF-896B-71FEA48700D9}" srcOrd="1" destOrd="0" presId="urn:microsoft.com/office/officeart/2005/8/layout/hierarchy5"/>
    <dgm:cxn modelId="{521846F7-EC82-4517-AAAB-89A4BF4BA395}" type="presParOf" srcId="{EF953307-0013-4280-A9E7-596EFAD02C71}" destId="{D3B80649-1AEA-40F1-8FE8-EE212F88E5C4}" srcOrd="1" destOrd="0" presId="urn:microsoft.com/office/officeart/2005/8/layout/hierarchy5"/>
    <dgm:cxn modelId="{17C455E0-4CC6-4F82-9D62-6B35B7D8F6BD}" type="presParOf" srcId="{D3B80649-1AEA-40F1-8FE8-EE212F88E5C4}" destId="{7E46D703-DEA0-4B87-A168-27DAA6B1FDED}" srcOrd="0" destOrd="0" presId="urn:microsoft.com/office/officeart/2005/8/layout/hierarchy5"/>
    <dgm:cxn modelId="{00CB3205-80EA-45C5-B6E7-DCA745024FD4}" type="presParOf" srcId="{7E46D703-DEA0-4B87-A168-27DAA6B1FDED}" destId="{3C4029EE-01C1-4C6D-9754-BF0D44A46535}" srcOrd="0" destOrd="0" presId="urn:microsoft.com/office/officeart/2005/8/layout/hierarchy5"/>
    <dgm:cxn modelId="{4EEF1502-5E05-4DB1-9D52-B58F1DE497B4}" type="presParOf" srcId="{7E46D703-DEA0-4B87-A168-27DAA6B1FDED}" destId="{3A94C96B-B96B-4368-8CAE-899E622728B0}" srcOrd="1" destOrd="0" presId="urn:microsoft.com/office/officeart/2005/8/layout/hierarchy5"/>
    <dgm:cxn modelId="{45590762-125D-42A5-BEE6-1EB2CF3B8B1A}" type="presParOf" srcId="{D3B80649-1AEA-40F1-8FE8-EE212F88E5C4}" destId="{9D513141-1C3F-4E86-9A94-C59384919CE0}" srcOrd="1" destOrd="0" presId="urn:microsoft.com/office/officeart/2005/8/layout/hierarchy5"/>
    <dgm:cxn modelId="{0AD7C3D9-6466-4740-8B01-2DDB7B9DE709}" type="presParOf" srcId="{9D513141-1C3F-4E86-9A94-C59384919CE0}" destId="{8A2C1DAB-C9AC-4EF1-831F-D031BF25AB4D}" srcOrd="0" destOrd="0" presId="urn:microsoft.com/office/officeart/2005/8/layout/hierarchy5"/>
    <dgm:cxn modelId="{97170467-D38E-4CFD-90D4-3D6B78DD5DC8}" type="presParOf" srcId="{D3B80649-1AEA-40F1-8FE8-EE212F88E5C4}" destId="{DED3C148-BE76-4828-9D15-79C7D7E560DD}" srcOrd="2" destOrd="0" presId="urn:microsoft.com/office/officeart/2005/8/layout/hierarchy5"/>
    <dgm:cxn modelId="{4CB6DC94-5A18-4A7A-AFF0-191938BD1CEE}" type="presParOf" srcId="{DED3C148-BE76-4828-9D15-79C7D7E560DD}" destId="{860EEC09-F251-4772-BE5F-5EFB47AD229D}" srcOrd="0" destOrd="0" presId="urn:microsoft.com/office/officeart/2005/8/layout/hierarchy5"/>
    <dgm:cxn modelId="{CADCD183-096E-4AFC-809B-0D48035DDF0D}" type="presParOf" srcId="{DED3C148-BE76-4828-9D15-79C7D7E560DD}" destId="{B20B6A73-5F73-4627-9059-CF3F7FE5B2B4}" srcOrd="1" destOrd="0" presId="urn:microsoft.com/office/officeart/2005/8/layout/hierarchy5"/>
    <dgm:cxn modelId="{CD89DF04-404C-42BB-99AD-297C307CACB6}" type="presParOf" srcId="{D3B80649-1AEA-40F1-8FE8-EE212F88E5C4}" destId="{354CA9AF-AE74-4E9C-BF23-89FC48D4CC12}" srcOrd="3" destOrd="0" presId="urn:microsoft.com/office/officeart/2005/8/layout/hierarchy5"/>
    <dgm:cxn modelId="{A63F85D5-F177-4B1A-90DB-A82A1B7D7B54}" type="presParOf" srcId="{354CA9AF-AE74-4E9C-BF23-89FC48D4CC12}" destId="{0D4D394A-6FDA-48A9-88F2-4591C5E699FB}" srcOrd="0" destOrd="0" presId="urn:microsoft.com/office/officeart/2005/8/layout/hierarchy5"/>
    <dgm:cxn modelId="{75193B62-AF24-4F06-98BC-E03C006AAB74}" type="presParOf" srcId="{D3B80649-1AEA-40F1-8FE8-EE212F88E5C4}" destId="{2FE6F49B-1F9E-4DA6-8431-C2BE98BAB471}" srcOrd="4" destOrd="0" presId="urn:microsoft.com/office/officeart/2005/8/layout/hierarchy5"/>
    <dgm:cxn modelId="{C23713A1-F043-4C18-ADB6-E6C48672D95F}" type="presParOf" srcId="{2FE6F49B-1F9E-4DA6-8431-C2BE98BAB471}" destId="{AE9581E5-C0FA-4CFF-9035-0792F9490580}" srcOrd="0" destOrd="0" presId="urn:microsoft.com/office/officeart/2005/8/layout/hierarchy5"/>
    <dgm:cxn modelId="{6D5B809A-0A93-4FF3-AFBA-7EF96303DE4C}" type="presParOf" srcId="{2FE6F49B-1F9E-4DA6-8431-C2BE98BAB471}" destId="{38FB77EE-CB39-428D-AE76-6B33D50AB6B0}" srcOrd="1" destOrd="0" presId="urn:microsoft.com/office/officeart/2005/8/layout/hierarchy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47166AC-5C1E-445E-B0A7-3B063340ECC6}"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9CE57A0A-B5DC-4B93-B165-6424335E11AB}">
      <dgm:prSet phldrT="[Text]"/>
      <dgm:spPr/>
      <dgm:t>
        <a:bodyPr/>
        <a:lstStyle/>
        <a:p>
          <a:r>
            <a:rPr lang="en-US"/>
            <a:t>Board Members </a:t>
          </a:r>
        </a:p>
      </dgm:t>
    </dgm:pt>
    <dgm:pt modelId="{130CF087-0D64-4DAE-95EF-E5338B2A8CED}" type="parTrans" cxnId="{2018DDF1-7BCD-40BD-BF54-B4063D915273}">
      <dgm:prSet/>
      <dgm:spPr/>
      <dgm:t>
        <a:bodyPr/>
        <a:lstStyle/>
        <a:p>
          <a:endParaRPr lang="en-US"/>
        </a:p>
      </dgm:t>
    </dgm:pt>
    <dgm:pt modelId="{9336A452-51A8-4479-B895-3E48A3ED58DE}" type="sibTrans" cxnId="{2018DDF1-7BCD-40BD-BF54-B4063D915273}">
      <dgm:prSet/>
      <dgm:spPr/>
      <dgm:t>
        <a:bodyPr/>
        <a:lstStyle/>
        <a:p>
          <a:endParaRPr lang="en-US"/>
        </a:p>
      </dgm:t>
    </dgm:pt>
    <dgm:pt modelId="{C9519731-71D3-47EE-A6B3-34BED21107D1}">
      <dgm:prSet phldrT="[Text]"/>
      <dgm:spPr/>
      <dgm:t>
        <a:bodyPr/>
        <a:lstStyle/>
        <a:p>
          <a:r>
            <a:rPr lang="en-US"/>
            <a:t>HR</a:t>
          </a:r>
        </a:p>
      </dgm:t>
    </dgm:pt>
    <dgm:pt modelId="{5CA72F44-BAE6-438A-BEA5-F0078C9A5A2A}" type="parTrans" cxnId="{AA7122BE-C2F6-495C-A20E-D3970D6CDDF9}">
      <dgm:prSet/>
      <dgm:spPr/>
      <dgm:t>
        <a:bodyPr/>
        <a:lstStyle/>
        <a:p>
          <a:endParaRPr lang="en-US"/>
        </a:p>
      </dgm:t>
    </dgm:pt>
    <dgm:pt modelId="{DAE890A2-459D-4DFD-BB6D-77AFF020B0CA}" type="sibTrans" cxnId="{AA7122BE-C2F6-495C-A20E-D3970D6CDDF9}">
      <dgm:prSet/>
      <dgm:spPr/>
      <dgm:t>
        <a:bodyPr/>
        <a:lstStyle/>
        <a:p>
          <a:endParaRPr lang="en-US"/>
        </a:p>
      </dgm:t>
    </dgm:pt>
    <dgm:pt modelId="{D149CC3E-426B-4E8D-BCAD-CC0BC7D33B48}">
      <dgm:prSet phldrT="[Text]"/>
      <dgm:spPr/>
      <dgm:t>
        <a:bodyPr/>
        <a:lstStyle/>
        <a:p>
          <a:r>
            <a:rPr lang="en-US"/>
            <a:t>H.O.D Accounting</a:t>
          </a:r>
        </a:p>
      </dgm:t>
    </dgm:pt>
    <dgm:pt modelId="{A212D5F2-F3B7-4041-9A3F-BB5EFEC8FB89}" type="parTrans" cxnId="{92CBFA9D-6020-47F0-911B-833CCAA599F2}">
      <dgm:prSet/>
      <dgm:spPr/>
      <dgm:t>
        <a:bodyPr/>
        <a:lstStyle/>
        <a:p>
          <a:endParaRPr lang="en-US"/>
        </a:p>
      </dgm:t>
    </dgm:pt>
    <dgm:pt modelId="{0ED5026F-5C74-4A1E-A877-543169EBFEC0}" type="sibTrans" cxnId="{92CBFA9D-6020-47F0-911B-833CCAA599F2}">
      <dgm:prSet/>
      <dgm:spPr/>
      <dgm:t>
        <a:bodyPr/>
        <a:lstStyle/>
        <a:p>
          <a:endParaRPr lang="en-US"/>
        </a:p>
      </dgm:t>
    </dgm:pt>
    <dgm:pt modelId="{BB19CA7B-216F-408E-86E8-935FFA811DCB}">
      <dgm:prSet phldrT="[Text]"/>
      <dgm:spPr/>
      <dgm:t>
        <a:bodyPr/>
        <a:lstStyle/>
        <a:p>
          <a:r>
            <a:rPr lang="en-US"/>
            <a:t>H.O.D ICT</a:t>
          </a:r>
        </a:p>
      </dgm:t>
    </dgm:pt>
    <dgm:pt modelId="{93BF3336-527C-43EE-97D7-8079CB85A7FD}" type="parTrans" cxnId="{0287E4AA-AC8B-40AA-8517-98DAD0CAB9AD}">
      <dgm:prSet/>
      <dgm:spPr/>
      <dgm:t>
        <a:bodyPr/>
        <a:lstStyle/>
        <a:p>
          <a:endParaRPr lang="en-US"/>
        </a:p>
      </dgm:t>
    </dgm:pt>
    <dgm:pt modelId="{C705CDCA-CC35-42C6-A852-D1D5BF30CA15}" type="sibTrans" cxnId="{0287E4AA-AC8B-40AA-8517-98DAD0CAB9AD}">
      <dgm:prSet/>
      <dgm:spPr/>
      <dgm:t>
        <a:bodyPr/>
        <a:lstStyle/>
        <a:p>
          <a:endParaRPr lang="en-US"/>
        </a:p>
      </dgm:t>
    </dgm:pt>
    <dgm:pt modelId="{E62ABA20-AB6A-47CC-AD80-310AD96710A8}">
      <dgm:prSet phldrT="[Text]"/>
      <dgm:spPr/>
      <dgm:t>
        <a:bodyPr/>
        <a:lstStyle/>
        <a:p>
          <a:r>
            <a:rPr lang="en-US"/>
            <a:t>C.E.O</a:t>
          </a:r>
        </a:p>
      </dgm:t>
    </dgm:pt>
    <dgm:pt modelId="{F7F3A40F-9EE5-4C91-BB02-5F5B3AB88E4A}" type="parTrans" cxnId="{45B0F801-2D1B-4AB5-A82D-C5A40F5C863D}">
      <dgm:prSet/>
      <dgm:spPr/>
      <dgm:t>
        <a:bodyPr/>
        <a:lstStyle/>
        <a:p>
          <a:endParaRPr lang="en-US"/>
        </a:p>
      </dgm:t>
    </dgm:pt>
    <dgm:pt modelId="{EC824DA7-A5AD-412E-A12B-88743BB1E50F}" type="sibTrans" cxnId="{45B0F801-2D1B-4AB5-A82D-C5A40F5C863D}">
      <dgm:prSet/>
      <dgm:spPr/>
      <dgm:t>
        <a:bodyPr/>
        <a:lstStyle/>
        <a:p>
          <a:endParaRPr lang="en-US"/>
        </a:p>
      </dgm:t>
    </dgm:pt>
    <dgm:pt modelId="{067772CE-4F5D-40ED-94E1-F7EDCA9BDC22}">
      <dgm:prSet phldrT="[Text]"/>
      <dgm:spPr/>
      <dgm:t>
        <a:bodyPr/>
        <a:lstStyle/>
        <a:p>
          <a:r>
            <a:rPr lang="en-US"/>
            <a:t>Accountant</a:t>
          </a:r>
        </a:p>
      </dgm:t>
    </dgm:pt>
    <dgm:pt modelId="{423F2B7E-50BC-46DD-A41A-414AF7D9FBB7}" type="parTrans" cxnId="{8891FD74-F5A2-40EC-B98B-C45A31F79470}">
      <dgm:prSet/>
      <dgm:spPr/>
      <dgm:t>
        <a:bodyPr/>
        <a:lstStyle/>
        <a:p>
          <a:endParaRPr lang="en-US"/>
        </a:p>
      </dgm:t>
    </dgm:pt>
    <dgm:pt modelId="{832307FF-AAB3-40EC-91E2-F4C5ADD03C01}" type="sibTrans" cxnId="{8891FD74-F5A2-40EC-B98B-C45A31F79470}">
      <dgm:prSet/>
      <dgm:spPr/>
      <dgm:t>
        <a:bodyPr/>
        <a:lstStyle/>
        <a:p>
          <a:endParaRPr lang="en-US"/>
        </a:p>
      </dgm:t>
    </dgm:pt>
    <dgm:pt modelId="{8FCEB805-C184-4565-A596-87A8451DA854}">
      <dgm:prSet phldrT="[Text]"/>
      <dgm:spPr/>
      <dgm:t>
        <a:bodyPr/>
        <a:lstStyle/>
        <a:p>
          <a:r>
            <a:rPr lang="en-US"/>
            <a:t>Top Management</a:t>
          </a:r>
        </a:p>
      </dgm:t>
    </dgm:pt>
    <dgm:pt modelId="{6DF40C59-7580-4FD6-B617-3C44636AF0FC}" type="parTrans" cxnId="{C31A9CCD-BE50-4201-841F-A87817BF164B}">
      <dgm:prSet/>
      <dgm:spPr/>
      <dgm:t>
        <a:bodyPr/>
        <a:lstStyle/>
        <a:p>
          <a:endParaRPr lang="en-US"/>
        </a:p>
      </dgm:t>
    </dgm:pt>
    <dgm:pt modelId="{C420B284-FE44-4EB5-8F15-8192320D9C9C}" type="sibTrans" cxnId="{C31A9CCD-BE50-4201-841F-A87817BF164B}">
      <dgm:prSet/>
      <dgm:spPr/>
      <dgm:t>
        <a:bodyPr/>
        <a:lstStyle/>
        <a:p>
          <a:endParaRPr lang="en-US"/>
        </a:p>
      </dgm:t>
    </dgm:pt>
    <dgm:pt modelId="{C3316FBD-56A7-4556-9AAD-8D2FDC6D5225}">
      <dgm:prSet phldrT="[Text]"/>
      <dgm:spPr/>
      <dgm:t>
        <a:bodyPr/>
        <a:lstStyle/>
        <a:p>
          <a:r>
            <a:rPr lang="en-US"/>
            <a:t>Middle Level Management</a:t>
          </a:r>
        </a:p>
      </dgm:t>
    </dgm:pt>
    <dgm:pt modelId="{76ED1925-ADAF-45EF-8F7C-5C0BD6836FFE}" type="parTrans" cxnId="{251F7F9C-23D4-42F4-9A29-3B7852008255}">
      <dgm:prSet/>
      <dgm:spPr/>
      <dgm:t>
        <a:bodyPr/>
        <a:lstStyle/>
        <a:p>
          <a:endParaRPr lang="en-US"/>
        </a:p>
      </dgm:t>
    </dgm:pt>
    <dgm:pt modelId="{1BFD4506-F495-4E90-A4FA-794939F86263}" type="sibTrans" cxnId="{251F7F9C-23D4-42F4-9A29-3B7852008255}">
      <dgm:prSet/>
      <dgm:spPr/>
      <dgm:t>
        <a:bodyPr/>
        <a:lstStyle/>
        <a:p>
          <a:endParaRPr lang="en-US"/>
        </a:p>
      </dgm:t>
    </dgm:pt>
    <dgm:pt modelId="{D62FD85E-4459-4205-B24A-CBB2A81A03CF}">
      <dgm:prSet phldrT="[Text]"/>
      <dgm:spPr/>
      <dgm:t>
        <a:bodyPr/>
        <a:lstStyle/>
        <a:p>
          <a:r>
            <a:rPr lang="en-US"/>
            <a:t>Operational level</a:t>
          </a:r>
        </a:p>
      </dgm:t>
    </dgm:pt>
    <dgm:pt modelId="{6CF44D3A-70F2-4B82-BA58-C1A68074A1AD}" type="parTrans" cxnId="{1D1A2B05-FA89-47A7-9D9C-3D1178E89D24}">
      <dgm:prSet/>
      <dgm:spPr/>
      <dgm:t>
        <a:bodyPr/>
        <a:lstStyle/>
        <a:p>
          <a:endParaRPr lang="en-US"/>
        </a:p>
      </dgm:t>
    </dgm:pt>
    <dgm:pt modelId="{AEB3401E-BF65-44B7-83AA-E81B0EA73FB7}" type="sibTrans" cxnId="{1D1A2B05-FA89-47A7-9D9C-3D1178E89D24}">
      <dgm:prSet/>
      <dgm:spPr/>
      <dgm:t>
        <a:bodyPr/>
        <a:lstStyle/>
        <a:p>
          <a:endParaRPr lang="en-US"/>
        </a:p>
      </dgm:t>
    </dgm:pt>
    <dgm:pt modelId="{CA74AD12-00AB-4BF8-8142-CDE114B773C0}">
      <dgm:prSet phldrT="[Text]"/>
      <dgm:spPr/>
      <dgm:t>
        <a:bodyPr/>
        <a:lstStyle/>
        <a:p>
          <a:r>
            <a:rPr lang="en-US"/>
            <a:t>Accounting instructors</a:t>
          </a:r>
        </a:p>
      </dgm:t>
    </dgm:pt>
    <dgm:pt modelId="{12537119-E5C8-4874-8A1B-797225891A95}" type="parTrans" cxnId="{83B2BFEB-5F08-4723-9B50-0929DC7020B8}">
      <dgm:prSet/>
      <dgm:spPr/>
      <dgm:t>
        <a:bodyPr/>
        <a:lstStyle/>
        <a:p>
          <a:endParaRPr lang="en-US"/>
        </a:p>
      </dgm:t>
    </dgm:pt>
    <dgm:pt modelId="{BA7DAEF8-16F5-434B-8B79-65636A4FB6C0}" type="sibTrans" cxnId="{83B2BFEB-5F08-4723-9B50-0929DC7020B8}">
      <dgm:prSet/>
      <dgm:spPr/>
      <dgm:t>
        <a:bodyPr/>
        <a:lstStyle/>
        <a:p>
          <a:endParaRPr lang="en-US"/>
        </a:p>
      </dgm:t>
    </dgm:pt>
    <dgm:pt modelId="{D20463EB-73B0-4951-B65A-2EBCBB04AAD7}">
      <dgm:prSet phldrT="[Text]"/>
      <dgm:spPr/>
      <dgm:t>
        <a:bodyPr/>
        <a:lstStyle/>
        <a:p>
          <a:r>
            <a:rPr lang="en-US"/>
            <a:t>Accounting Students</a:t>
          </a:r>
        </a:p>
      </dgm:t>
    </dgm:pt>
    <dgm:pt modelId="{0D75ABE2-8DA5-48FB-8D56-B31BFC101713}" type="parTrans" cxnId="{BD30C30F-207B-4DB5-B29B-2999CE4F122B}">
      <dgm:prSet/>
      <dgm:spPr/>
      <dgm:t>
        <a:bodyPr/>
        <a:lstStyle/>
        <a:p>
          <a:endParaRPr lang="en-US"/>
        </a:p>
      </dgm:t>
    </dgm:pt>
    <dgm:pt modelId="{4E56AE5A-C8BC-4339-9946-794A9ABFA148}" type="sibTrans" cxnId="{BD30C30F-207B-4DB5-B29B-2999CE4F122B}">
      <dgm:prSet/>
      <dgm:spPr/>
      <dgm:t>
        <a:bodyPr/>
        <a:lstStyle/>
        <a:p>
          <a:endParaRPr lang="en-US"/>
        </a:p>
      </dgm:t>
    </dgm:pt>
    <dgm:pt modelId="{B1B5B717-F95E-4F95-8A9E-485EA117437D}">
      <dgm:prSet phldrT="[Text]"/>
      <dgm:spPr/>
      <dgm:t>
        <a:bodyPr/>
        <a:lstStyle/>
        <a:p>
          <a:r>
            <a:rPr lang="en-US"/>
            <a:t>ICT Instructor</a:t>
          </a:r>
        </a:p>
      </dgm:t>
    </dgm:pt>
    <dgm:pt modelId="{6FA2CF76-B29B-40DF-A1BC-730B521788B4}" type="parTrans" cxnId="{DA587E9D-7ADF-424C-BAC9-DDDA57E3B338}">
      <dgm:prSet/>
      <dgm:spPr/>
      <dgm:t>
        <a:bodyPr/>
        <a:lstStyle/>
        <a:p>
          <a:endParaRPr lang="en-US"/>
        </a:p>
      </dgm:t>
    </dgm:pt>
    <dgm:pt modelId="{7C6E455B-6767-4F0B-898D-752924CF98EB}" type="sibTrans" cxnId="{DA587E9D-7ADF-424C-BAC9-DDDA57E3B338}">
      <dgm:prSet/>
      <dgm:spPr/>
      <dgm:t>
        <a:bodyPr/>
        <a:lstStyle/>
        <a:p>
          <a:endParaRPr lang="en-US"/>
        </a:p>
      </dgm:t>
    </dgm:pt>
    <dgm:pt modelId="{AA22B23D-84A4-4F46-B998-55758092928A}">
      <dgm:prSet phldrT="[Text]"/>
      <dgm:spPr/>
      <dgm:t>
        <a:bodyPr/>
        <a:lstStyle/>
        <a:p>
          <a:r>
            <a:rPr lang="en-US"/>
            <a:t>ICT Students</a:t>
          </a:r>
        </a:p>
      </dgm:t>
    </dgm:pt>
    <dgm:pt modelId="{38E9D19E-28D9-478F-A30C-75D42A6180E9}" type="parTrans" cxnId="{A8802170-DE26-46CF-9047-9A29ED6828CA}">
      <dgm:prSet/>
      <dgm:spPr/>
      <dgm:t>
        <a:bodyPr/>
        <a:lstStyle/>
        <a:p>
          <a:endParaRPr lang="en-US"/>
        </a:p>
      </dgm:t>
    </dgm:pt>
    <dgm:pt modelId="{6C2AB260-9D7A-450A-8F31-44D75B2DBAF1}" type="sibTrans" cxnId="{A8802170-DE26-46CF-9047-9A29ED6828CA}">
      <dgm:prSet/>
      <dgm:spPr/>
      <dgm:t>
        <a:bodyPr/>
        <a:lstStyle/>
        <a:p>
          <a:endParaRPr lang="en-US"/>
        </a:p>
      </dgm:t>
    </dgm:pt>
    <dgm:pt modelId="{3508FCC6-081F-468B-8959-89ADAF754C6C}" type="pres">
      <dgm:prSet presAssocID="{747166AC-5C1E-445E-B0A7-3B063340ECC6}" presName="mainComposite" presStyleCnt="0">
        <dgm:presLayoutVars>
          <dgm:chPref val="1"/>
          <dgm:dir/>
          <dgm:animOne val="branch"/>
          <dgm:animLvl val="lvl"/>
          <dgm:resizeHandles val="exact"/>
        </dgm:presLayoutVars>
      </dgm:prSet>
      <dgm:spPr/>
      <dgm:t>
        <a:bodyPr/>
        <a:lstStyle/>
        <a:p>
          <a:endParaRPr lang="en-US"/>
        </a:p>
      </dgm:t>
    </dgm:pt>
    <dgm:pt modelId="{CA6B6F5A-6DFB-482C-9449-B9742CBB51D0}" type="pres">
      <dgm:prSet presAssocID="{747166AC-5C1E-445E-B0A7-3B063340ECC6}" presName="hierFlow" presStyleCnt="0"/>
      <dgm:spPr/>
    </dgm:pt>
    <dgm:pt modelId="{82F0A96E-224B-402A-A900-A58168EB455B}" type="pres">
      <dgm:prSet presAssocID="{747166AC-5C1E-445E-B0A7-3B063340ECC6}" presName="firstBuf" presStyleCnt="0"/>
      <dgm:spPr/>
    </dgm:pt>
    <dgm:pt modelId="{24528B32-2ABA-443D-BC84-3AD2890570AF}" type="pres">
      <dgm:prSet presAssocID="{747166AC-5C1E-445E-B0A7-3B063340ECC6}" presName="hierChild1" presStyleCnt="0">
        <dgm:presLayoutVars>
          <dgm:chPref val="1"/>
          <dgm:animOne val="branch"/>
          <dgm:animLvl val="lvl"/>
        </dgm:presLayoutVars>
      </dgm:prSet>
      <dgm:spPr/>
    </dgm:pt>
    <dgm:pt modelId="{759C8B53-8CD1-44FE-9F09-E65FD0ADF36F}" type="pres">
      <dgm:prSet presAssocID="{9CE57A0A-B5DC-4B93-B165-6424335E11AB}" presName="Name14" presStyleCnt="0"/>
      <dgm:spPr/>
    </dgm:pt>
    <dgm:pt modelId="{02B68AED-8638-4E1C-8E5F-75353A6D7D0E}" type="pres">
      <dgm:prSet presAssocID="{9CE57A0A-B5DC-4B93-B165-6424335E11AB}" presName="level1Shape" presStyleLbl="node0" presStyleIdx="0" presStyleCnt="1">
        <dgm:presLayoutVars>
          <dgm:chPref val="3"/>
        </dgm:presLayoutVars>
      </dgm:prSet>
      <dgm:spPr/>
      <dgm:t>
        <a:bodyPr/>
        <a:lstStyle/>
        <a:p>
          <a:endParaRPr lang="en-US"/>
        </a:p>
      </dgm:t>
    </dgm:pt>
    <dgm:pt modelId="{F2463B2E-2D9C-489F-8680-C7A4FA6C52B0}" type="pres">
      <dgm:prSet presAssocID="{9CE57A0A-B5DC-4B93-B165-6424335E11AB}" presName="hierChild2" presStyleCnt="0"/>
      <dgm:spPr/>
    </dgm:pt>
    <dgm:pt modelId="{63897EAD-F957-43EF-AFB1-9C5022907BAE}" type="pres">
      <dgm:prSet presAssocID="{5CA72F44-BAE6-438A-BEA5-F0078C9A5A2A}" presName="Name19" presStyleLbl="parChTrans1D2" presStyleIdx="0" presStyleCnt="2"/>
      <dgm:spPr/>
      <dgm:t>
        <a:bodyPr/>
        <a:lstStyle/>
        <a:p>
          <a:endParaRPr lang="en-US"/>
        </a:p>
      </dgm:t>
    </dgm:pt>
    <dgm:pt modelId="{3195747C-62CE-42C8-903A-BEB7610ECE20}" type="pres">
      <dgm:prSet presAssocID="{C9519731-71D3-47EE-A6B3-34BED21107D1}" presName="Name21" presStyleCnt="0"/>
      <dgm:spPr/>
    </dgm:pt>
    <dgm:pt modelId="{B760F2BC-12D0-42CE-9442-498C6CE59B4D}" type="pres">
      <dgm:prSet presAssocID="{C9519731-71D3-47EE-A6B3-34BED21107D1}" presName="level2Shape" presStyleLbl="node2" presStyleIdx="0" presStyleCnt="2"/>
      <dgm:spPr/>
      <dgm:t>
        <a:bodyPr/>
        <a:lstStyle/>
        <a:p>
          <a:endParaRPr lang="en-US"/>
        </a:p>
      </dgm:t>
    </dgm:pt>
    <dgm:pt modelId="{50676035-ACA3-4173-831A-266CB611245A}" type="pres">
      <dgm:prSet presAssocID="{C9519731-71D3-47EE-A6B3-34BED21107D1}" presName="hierChild3" presStyleCnt="0"/>
      <dgm:spPr/>
    </dgm:pt>
    <dgm:pt modelId="{8A8BF557-056A-4970-AEC2-1906221A1876}" type="pres">
      <dgm:prSet presAssocID="{A212D5F2-F3B7-4041-9A3F-BB5EFEC8FB89}" presName="Name19" presStyleLbl="parChTrans1D3" presStyleIdx="0" presStyleCnt="3"/>
      <dgm:spPr/>
      <dgm:t>
        <a:bodyPr/>
        <a:lstStyle/>
        <a:p>
          <a:endParaRPr lang="en-US"/>
        </a:p>
      </dgm:t>
    </dgm:pt>
    <dgm:pt modelId="{78F98500-F3AE-4D6C-9A47-4EC16750045A}" type="pres">
      <dgm:prSet presAssocID="{D149CC3E-426B-4E8D-BCAD-CC0BC7D33B48}" presName="Name21" presStyleCnt="0"/>
      <dgm:spPr/>
    </dgm:pt>
    <dgm:pt modelId="{D03FFA1F-5718-4EB0-9A7C-3F28877F2F74}" type="pres">
      <dgm:prSet presAssocID="{D149CC3E-426B-4E8D-BCAD-CC0BC7D33B48}" presName="level2Shape" presStyleLbl="node3" presStyleIdx="0" presStyleCnt="3"/>
      <dgm:spPr/>
      <dgm:t>
        <a:bodyPr/>
        <a:lstStyle/>
        <a:p>
          <a:endParaRPr lang="en-US"/>
        </a:p>
      </dgm:t>
    </dgm:pt>
    <dgm:pt modelId="{13C36027-FAA6-49CF-BDB3-12D235919B9A}" type="pres">
      <dgm:prSet presAssocID="{D149CC3E-426B-4E8D-BCAD-CC0BC7D33B48}" presName="hierChild3" presStyleCnt="0"/>
      <dgm:spPr/>
    </dgm:pt>
    <dgm:pt modelId="{DDF9BA21-2D50-4066-94DE-F19FC24400E9}" type="pres">
      <dgm:prSet presAssocID="{12537119-E5C8-4874-8A1B-797225891A95}" presName="Name19" presStyleLbl="parChTrans1D4" presStyleIdx="0" presStyleCnt="4"/>
      <dgm:spPr/>
      <dgm:t>
        <a:bodyPr/>
        <a:lstStyle/>
        <a:p>
          <a:endParaRPr lang="en-US"/>
        </a:p>
      </dgm:t>
    </dgm:pt>
    <dgm:pt modelId="{995DBFA1-BB1F-43C7-9DD6-C85F0CC9653B}" type="pres">
      <dgm:prSet presAssocID="{CA74AD12-00AB-4BF8-8142-CDE114B773C0}" presName="Name21" presStyleCnt="0"/>
      <dgm:spPr/>
    </dgm:pt>
    <dgm:pt modelId="{6C35F0C5-5752-4667-A3B2-DC1B46526649}" type="pres">
      <dgm:prSet presAssocID="{CA74AD12-00AB-4BF8-8142-CDE114B773C0}" presName="level2Shape" presStyleLbl="node4" presStyleIdx="0" presStyleCnt="4"/>
      <dgm:spPr/>
      <dgm:t>
        <a:bodyPr/>
        <a:lstStyle/>
        <a:p>
          <a:endParaRPr lang="en-US"/>
        </a:p>
      </dgm:t>
    </dgm:pt>
    <dgm:pt modelId="{48751701-B1FA-439C-9E8D-A3BC3377DECA}" type="pres">
      <dgm:prSet presAssocID="{CA74AD12-00AB-4BF8-8142-CDE114B773C0}" presName="hierChild3" presStyleCnt="0"/>
      <dgm:spPr/>
    </dgm:pt>
    <dgm:pt modelId="{AB573521-A7C6-4D52-8085-87B90025A69F}" type="pres">
      <dgm:prSet presAssocID="{0D75ABE2-8DA5-48FB-8D56-B31BFC101713}" presName="Name19" presStyleLbl="parChTrans1D4" presStyleIdx="1" presStyleCnt="4"/>
      <dgm:spPr/>
      <dgm:t>
        <a:bodyPr/>
        <a:lstStyle/>
        <a:p>
          <a:endParaRPr lang="en-US"/>
        </a:p>
      </dgm:t>
    </dgm:pt>
    <dgm:pt modelId="{3F8C3EE9-B632-42E2-8B75-87CDC1FA2C0C}" type="pres">
      <dgm:prSet presAssocID="{D20463EB-73B0-4951-B65A-2EBCBB04AAD7}" presName="Name21" presStyleCnt="0"/>
      <dgm:spPr/>
    </dgm:pt>
    <dgm:pt modelId="{3EC3CEA8-2A65-4095-B938-8BF1D4481F90}" type="pres">
      <dgm:prSet presAssocID="{D20463EB-73B0-4951-B65A-2EBCBB04AAD7}" presName="level2Shape" presStyleLbl="node4" presStyleIdx="1" presStyleCnt="4"/>
      <dgm:spPr/>
      <dgm:t>
        <a:bodyPr/>
        <a:lstStyle/>
        <a:p>
          <a:endParaRPr lang="en-US"/>
        </a:p>
      </dgm:t>
    </dgm:pt>
    <dgm:pt modelId="{149C064A-D7D5-42FC-BB5C-AE9CBB323515}" type="pres">
      <dgm:prSet presAssocID="{D20463EB-73B0-4951-B65A-2EBCBB04AAD7}" presName="hierChild3" presStyleCnt="0"/>
      <dgm:spPr/>
    </dgm:pt>
    <dgm:pt modelId="{EA249DA3-B2F4-480A-BDB2-B1957405D58D}" type="pres">
      <dgm:prSet presAssocID="{93BF3336-527C-43EE-97D7-8079CB85A7FD}" presName="Name19" presStyleLbl="parChTrans1D3" presStyleIdx="1" presStyleCnt="3"/>
      <dgm:spPr/>
      <dgm:t>
        <a:bodyPr/>
        <a:lstStyle/>
        <a:p>
          <a:endParaRPr lang="en-US"/>
        </a:p>
      </dgm:t>
    </dgm:pt>
    <dgm:pt modelId="{96E80E3C-FB2B-48F0-B12E-38CBFB15B726}" type="pres">
      <dgm:prSet presAssocID="{BB19CA7B-216F-408E-86E8-935FFA811DCB}" presName="Name21" presStyleCnt="0"/>
      <dgm:spPr/>
    </dgm:pt>
    <dgm:pt modelId="{644E7171-B4AD-4AF2-ADC8-18A8B98680F6}" type="pres">
      <dgm:prSet presAssocID="{BB19CA7B-216F-408E-86E8-935FFA811DCB}" presName="level2Shape" presStyleLbl="node3" presStyleIdx="1" presStyleCnt="3"/>
      <dgm:spPr/>
      <dgm:t>
        <a:bodyPr/>
        <a:lstStyle/>
        <a:p>
          <a:endParaRPr lang="en-US"/>
        </a:p>
      </dgm:t>
    </dgm:pt>
    <dgm:pt modelId="{04DF994C-9A72-4387-B65D-6D897D294C59}" type="pres">
      <dgm:prSet presAssocID="{BB19CA7B-216F-408E-86E8-935FFA811DCB}" presName="hierChild3" presStyleCnt="0"/>
      <dgm:spPr/>
    </dgm:pt>
    <dgm:pt modelId="{AB5D654E-C0DB-4FFD-B602-C852A77E03FB}" type="pres">
      <dgm:prSet presAssocID="{6FA2CF76-B29B-40DF-A1BC-730B521788B4}" presName="Name19" presStyleLbl="parChTrans1D4" presStyleIdx="2" presStyleCnt="4"/>
      <dgm:spPr/>
      <dgm:t>
        <a:bodyPr/>
        <a:lstStyle/>
        <a:p>
          <a:endParaRPr lang="en-US"/>
        </a:p>
      </dgm:t>
    </dgm:pt>
    <dgm:pt modelId="{E441B0DD-A953-4CF5-9E97-F5D33D32AB71}" type="pres">
      <dgm:prSet presAssocID="{B1B5B717-F95E-4F95-8A9E-485EA117437D}" presName="Name21" presStyleCnt="0"/>
      <dgm:spPr/>
    </dgm:pt>
    <dgm:pt modelId="{66F12C98-38D9-4334-BD73-6E688CCFF689}" type="pres">
      <dgm:prSet presAssocID="{B1B5B717-F95E-4F95-8A9E-485EA117437D}" presName="level2Shape" presStyleLbl="node4" presStyleIdx="2" presStyleCnt="4"/>
      <dgm:spPr/>
      <dgm:t>
        <a:bodyPr/>
        <a:lstStyle/>
        <a:p>
          <a:endParaRPr lang="en-US"/>
        </a:p>
      </dgm:t>
    </dgm:pt>
    <dgm:pt modelId="{437A18DD-2BD9-4CAD-9A59-0C1F2AE55FCA}" type="pres">
      <dgm:prSet presAssocID="{B1B5B717-F95E-4F95-8A9E-485EA117437D}" presName="hierChild3" presStyleCnt="0"/>
      <dgm:spPr/>
    </dgm:pt>
    <dgm:pt modelId="{19388AC8-C234-4F7A-99A1-43772E597C92}" type="pres">
      <dgm:prSet presAssocID="{38E9D19E-28D9-478F-A30C-75D42A6180E9}" presName="Name19" presStyleLbl="parChTrans1D4" presStyleIdx="3" presStyleCnt="4"/>
      <dgm:spPr/>
      <dgm:t>
        <a:bodyPr/>
        <a:lstStyle/>
        <a:p>
          <a:endParaRPr lang="en-US"/>
        </a:p>
      </dgm:t>
    </dgm:pt>
    <dgm:pt modelId="{71AB4004-BB53-4BF2-9960-1482577A2197}" type="pres">
      <dgm:prSet presAssocID="{AA22B23D-84A4-4F46-B998-55758092928A}" presName="Name21" presStyleCnt="0"/>
      <dgm:spPr/>
    </dgm:pt>
    <dgm:pt modelId="{47E25339-A821-4DF7-861D-BD422EC8A958}" type="pres">
      <dgm:prSet presAssocID="{AA22B23D-84A4-4F46-B998-55758092928A}" presName="level2Shape" presStyleLbl="node4" presStyleIdx="3" presStyleCnt="4"/>
      <dgm:spPr/>
      <dgm:t>
        <a:bodyPr/>
        <a:lstStyle/>
        <a:p>
          <a:endParaRPr lang="en-US"/>
        </a:p>
      </dgm:t>
    </dgm:pt>
    <dgm:pt modelId="{A8D771CA-012B-4B34-AAF1-BC07834C5948}" type="pres">
      <dgm:prSet presAssocID="{AA22B23D-84A4-4F46-B998-55758092928A}" presName="hierChild3" presStyleCnt="0"/>
      <dgm:spPr/>
    </dgm:pt>
    <dgm:pt modelId="{B1B6DA7A-24F8-44A6-8D33-B55C6ED07232}" type="pres">
      <dgm:prSet presAssocID="{F7F3A40F-9EE5-4C91-BB02-5F5B3AB88E4A}" presName="Name19" presStyleLbl="parChTrans1D2" presStyleIdx="1" presStyleCnt="2"/>
      <dgm:spPr/>
      <dgm:t>
        <a:bodyPr/>
        <a:lstStyle/>
        <a:p>
          <a:endParaRPr lang="en-US"/>
        </a:p>
      </dgm:t>
    </dgm:pt>
    <dgm:pt modelId="{0E236F49-490E-4C61-8DB6-E6A1AD66D96A}" type="pres">
      <dgm:prSet presAssocID="{E62ABA20-AB6A-47CC-AD80-310AD96710A8}" presName="Name21" presStyleCnt="0"/>
      <dgm:spPr/>
    </dgm:pt>
    <dgm:pt modelId="{D13FD304-6EA3-4BAF-A11E-82C150E178EF}" type="pres">
      <dgm:prSet presAssocID="{E62ABA20-AB6A-47CC-AD80-310AD96710A8}" presName="level2Shape" presStyleLbl="node2" presStyleIdx="1" presStyleCnt="2"/>
      <dgm:spPr/>
      <dgm:t>
        <a:bodyPr/>
        <a:lstStyle/>
        <a:p>
          <a:endParaRPr lang="en-US"/>
        </a:p>
      </dgm:t>
    </dgm:pt>
    <dgm:pt modelId="{364413CF-F9FD-4A35-9861-77F482830F62}" type="pres">
      <dgm:prSet presAssocID="{E62ABA20-AB6A-47CC-AD80-310AD96710A8}" presName="hierChild3" presStyleCnt="0"/>
      <dgm:spPr/>
    </dgm:pt>
    <dgm:pt modelId="{59732264-CCEA-497E-AF63-0C02B67903D9}" type="pres">
      <dgm:prSet presAssocID="{423F2B7E-50BC-46DD-A41A-414AF7D9FBB7}" presName="Name19" presStyleLbl="parChTrans1D3" presStyleIdx="2" presStyleCnt="3"/>
      <dgm:spPr/>
      <dgm:t>
        <a:bodyPr/>
        <a:lstStyle/>
        <a:p>
          <a:endParaRPr lang="en-US"/>
        </a:p>
      </dgm:t>
    </dgm:pt>
    <dgm:pt modelId="{02ED2BBF-E292-4232-B0B8-C9FF0EC74AD0}" type="pres">
      <dgm:prSet presAssocID="{067772CE-4F5D-40ED-94E1-F7EDCA9BDC22}" presName="Name21" presStyleCnt="0"/>
      <dgm:spPr/>
    </dgm:pt>
    <dgm:pt modelId="{B6FABD3F-A75F-4D62-BB44-17FFB3DF9809}" type="pres">
      <dgm:prSet presAssocID="{067772CE-4F5D-40ED-94E1-F7EDCA9BDC22}" presName="level2Shape" presStyleLbl="node3" presStyleIdx="2" presStyleCnt="3"/>
      <dgm:spPr/>
      <dgm:t>
        <a:bodyPr/>
        <a:lstStyle/>
        <a:p>
          <a:endParaRPr lang="en-US"/>
        </a:p>
      </dgm:t>
    </dgm:pt>
    <dgm:pt modelId="{1A3E9D8E-9B7C-41B9-88D7-7855C28BF2A4}" type="pres">
      <dgm:prSet presAssocID="{067772CE-4F5D-40ED-94E1-F7EDCA9BDC22}" presName="hierChild3" presStyleCnt="0"/>
      <dgm:spPr/>
    </dgm:pt>
    <dgm:pt modelId="{9A5A61CB-8A26-4AC0-9FE7-7534EF3E5CD7}" type="pres">
      <dgm:prSet presAssocID="{747166AC-5C1E-445E-B0A7-3B063340ECC6}" presName="bgShapesFlow" presStyleCnt="0"/>
      <dgm:spPr/>
    </dgm:pt>
    <dgm:pt modelId="{A397298F-BEA0-4AA6-9CFF-6AF43984E230}" type="pres">
      <dgm:prSet presAssocID="{8FCEB805-C184-4565-A596-87A8451DA854}" presName="rectComp" presStyleCnt="0"/>
      <dgm:spPr/>
    </dgm:pt>
    <dgm:pt modelId="{DDD0D693-30A3-4356-B616-97BE51AB299B}" type="pres">
      <dgm:prSet presAssocID="{8FCEB805-C184-4565-A596-87A8451DA854}" presName="bgRect" presStyleLbl="bgShp" presStyleIdx="0" presStyleCnt="3"/>
      <dgm:spPr/>
      <dgm:t>
        <a:bodyPr/>
        <a:lstStyle/>
        <a:p>
          <a:endParaRPr lang="en-US"/>
        </a:p>
      </dgm:t>
    </dgm:pt>
    <dgm:pt modelId="{E8D82274-6C67-463D-AFBA-EF7A6DE23CCC}" type="pres">
      <dgm:prSet presAssocID="{8FCEB805-C184-4565-A596-87A8451DA854}" presName="bgRectTx" presStyleLbl="bgShp" presStyleIdx="0" presStyleCnt="3">
        <dgm:presLayoutVars>
          <dgm:bulletEnabled val="1"/>
        </dgm:presLayoutVars>
      </dgm:prSet>
      <dgm:spPr/>
      <dgm:t>
        <a:bodyPr/>
        <a:lstStyle/>
        <a:p>
          <a:endParaRPr lang="en-US"/>
        </a:p>
      </dgm:t>
    </dgm:pt>
    <dgm:pt modelId="{2F30431E-40E7-4810-9784-CD7008029C01}" type="pres">
      <dgm:prSet presAssocID="{8FCEB805-C184-4565-A596-87A8451DA854}" presName="spComp" presStyleCnt="0"/>
      <dgm:spPr/>
    </dgm:pt>
    <dgm:pt modelId="{FB7454BB-2CB2-4190-AAE5-77853919CD18}" type="pres">
      <dgm:prSet presAssocID="{8FCEB805-C184-4565-A596-87A8451DA854}" presName="vSp" presStyleCnt="0"/>
      <dgm:spPr/>
    </dgm:pt>
    <dgm:pt modelId="{FF4092D3-0D34-4FB9-B1B8-89AC3EEE2C3C}" type="pres">
      <dgm:prSet presAssocID="{C3316FBD-56A7-4556-9AAD-8D2FDC6D5225}" presName="rectComp" presStyleCnt="0"/>
      <dgm:spPr/>
    </dgm:pt>
    <dgm:pt modelId="{5D6370E3-1150-415D-8F19-F26DD3D42B05}" type="pres">
      <dgm:prSet presAssocID="{C3316FBD-56A7-4556-9AAD-8D2FDC6D5225}" presName="bgRect" presStyleLbl="bgShp" presStyleIdx="1" presStyleCnt="3"/>
      <dgm:spPr/>
      <dgm:t>
        <a:bodyPr/>
        <a:lstStyle/>
        <a:p>
          <a:endParaRPr lang="en-US"/>
        </a:p>
      </dgm:t>
    </dgm:pt>
    <dgm:pt modelId="{2F629D1A-19EC-4063-9BB0-C1FE7DE7FF38}" type="pres">
      <dgm:prSet presAssocID="{C3316FBD-56A7-4556-9AAD-8D2FDC6D5225}" presName="bgRectTx" presStyleLbl="bgShp" presStyleIdx="1" presStyleCnt="3">
        <dgm:presLayoutVars>
          <dgm:bulletEnabled val="1"/>
        </dgm:presLayoutVars>
      </dgm:prSet>
      <dgm:spPr/>
      <dgm:t>
        <a:bodyPr/>
        <a:lstStyle/>
        <a:p>
          <a:endParaRPr lang="en-US"/>
        </a:p>
      </dgm:t>
    </dgm:pt>
    <dgm:pt modelId="{949733AB-ACB9-4D24-B9EC-0FC9DBF59583}" type="pres">
      <dgm:prSet presAssocID="{C3316FBD-56A7-4556-9AAD-8D2FDC6D5225}" presName="spComp" presStyleCnt="0"/>
      <dgm:spPr/>
    </dgm:pt>
    <dgm:pt modelId="{08DD00EF-3BDC-4C5F-8BD7-5BF7C403328A}" type="pres">
      <dgm:prSet presAssocID="{C3316FBD-56A7-4556-9AAD-8D2FDC6D5225}" presName="vSp" presStyleCnt="0"/>
      <dgm:spPr/>
    </dgm:pt>
    <dgm:pt modelId="{393C92F6-72C2-4E09-8267-315C2DB94F3B}" type="pres">
      <dgm:prSet presAssocID="{D62FD85E-4459-4205-B24A-CBB2A81A03CF}" presName="rectComp" presStyleCnt="0"/>
      <dgm:spPr/>
    </dgm:pt>
    <dgm:pt modelId="{0989CDB1-0B8F-4B1D-AF6D-5C346CB45C07}" type="pres">
      <dgm:prSet presAssocID="{D62FD85E-4459-4205-B24A-CBB2A81A03CF}" presName="bgRect" presStyleLbl="bgShp" presStyleIdx="2" presStyleCnt="3"/>
      <dgm:spPr/>
      <dgm:t>
        <a:bodyPr/>
        <a:lstStyle/>
        <a:p>
          <a:endParaRPr lang="en-US"/>
        </a:p>
      </dgm:t>
    </dgm:pt>
    <dgm:pt modelId="{32DE8CA9-2ED7-4D4B-BAA2-0C47DD56921F}" type="pres">
      <dgm:prSet presAssocID="{D62FD85E-4459-4205-B24A-CBB2A81A03CF}" presName="bgRectTx" presStyleLbl="bgShp" presStyleIdx="2" presStyleCnt="3">
        <dgm:presLayoutVars>
          <dgm:bulletEnabled val="1"/>
        </dgm:presLayoutVars>
      </dgm:prSet>
      <dgm:spPr/>
      <dgm:t>
        <a:bodyPr/>
        <a:lstStyle/>
        <a:p>
          <a:endParaRPr lang="en-US"/>
        </a:p>
      </dgm:t>
    </dgm:pt>
  </dgm:ptLst>
  <dgm:cxnLst>
    <dgm:cxn modelId="{0C04660A-64A0-427A-84E3-56A623C70029}" type="presOf" srcId="{A212D5F2-F3B7-4041-9A3F-BB5EFEC8FB89}" destId="{8A8BF557-056A-4970-AEC2-1906221A1876}" srcOrd="0" destOrd="0" presId="urn:microsoft.com/office/officeart/2005/8/layout/hierarchy6"/>
    <dgm:cxn modelId="{324BA6C9-EA5B-425D-819A-621FDAEB01C9}" type="presOf" srcId="{B1B5B717-F95E-4F95-8A9E-485EA117437D}" destId="{66F12C98-38D9-4334-BD73-6E688CCFF689}" srcOrd="0" destOrd="0" presId="urn:microsoft.com/office/officeart/2005/8/layout/hierarchy6"/>
    <dgm:cxn modelId="{15D50424-24CF-4984-92C7-0EC437F5FBB5}" type="presOf" srcId="{C3316FBD-56A7-4556-9AAD-8D2FDC6D5225}" destId="{2F629D1A-19EC-4063-9BB0-C1FE7DE7FF38}" srcOrd="1" destOrd="0" presId="urn:microsoft.com/office/officeart/2005/8/layout/hierarchy6"/>
    <dgm:cxn modelId="{CC089E1D-B763-4B0D-B53A-99E09475D646}" type="presOf" srcId="{C3316FBD-56A7-4556-9AAD-8D2FDC6D5225}" destId="{5D6370E3-1150-415D-8F19-F26DD3D42B05}" srcOrd="0" destOrd="0" presId="urn:microsoft.com/office/officeart/2005/8/layout/hierarchy6"/>
    <dgm:cxn modelId="{715049EC-A4E4-435D-AE8D-FFCD17F621C1}" type="presOf" srcId="{AA22B23D-84A4-4F46-B998-55758092928A}" destId="{47E25339-A821-4DF7-861D-BD422EC8A958}" srcOrd="0" destOrd="0" presId="urn:microsoft.com/office/officeart/2005/8/layout/hierarchy6"/>
    <dgm:cxn modelId="{A1018F95-26E8-4A70-9E63-F7590E6388C3}" type="presOf" srcId="{D62FD85E-4459-4205-B24A-CBB2A81A03CF}" destId="{0989CDB1-0B8F-4B1D-AF6D-5C346CB45C07}" srcOrd="0" destOrd="0" presId="urn:microsoft.com/office/officeart/2005/8/layout/hierarchy6"/>
    <dgm:cxn modelId="{A70310C1-E32C-45E8-BBA3-6A2562673B01}" type="presOf" srcId="{5CA72F44-BAE6-438A-BEA5-F0078C9A5A2A}" destId="{63897EAD-F957-43EF-AFB1-9C5022907BAE}" srcOrd="0" destOrd="0" presId="urn:microsoft.com/office/officeart/2005/8/layout/hierarchy6"/>
    <dgm:cxn modelId="{45B0F801-2D1B-4AB5-A82D-C5A40F5C863D}" srcId="{9CE57A0A-B5DC-4B93-B165-6424335E11AB}" destId="{E62ABA20-AB6A-47CC-AD80-310AD96710A8}" srcOrd="1" destOrd="0" parTransId="{F7F3A40F-9EE5-4C91-BB02-5F5B3AB88E4A}" sibTransId="{EC824DA7-A5AD-412E-A12B-88743BB1E50F}"/>
    <dgm:cxn modelId="{6C0B2F72-64C5-4FC2-BFA7-A1142549966F}" type="presOf" srcId="{E62ABA20-AB6A-47CC-AD80-310AD96710A8}" destId="{D13FD304-6EA3-4BAF-A11E-82C150E178EF}" srcOrd="0" destOrd="0" presId="urn:microsoft.com/office/officeart/2005/8/layout/hierarchy6"/>
    <dgm:cxn modelId="{92CBFA9D-6020-47F0-911B-833CCAA599F2}" srcId="{C9519731-71D3-47EE-A6B3-34BED21107D1}" destId="{D149CC3E-426B-4E8D-BCAD-CC0BC7D33B48}" srcOrd="0" destOrd="0" parTransId="{A212D5F2-F3B7-4041-9A3F-BB5EFEC8FB89}" sibTransId="{0ED5026F-5C74-4A1E-A877-543169EBFEC0}"/>
    <dgm:cxn modelId="{A8802170-DE26-46CF-9047-9A29ED6828CA}" srcId="{B1B5B717-F95E-4F95-8A9E-485EA117437D}" destId="{AA22B23D-84A4-4F46-B998-55758092928A}" srcOrd="0" destOrd="0" parTransId="{38E9D19E-28D9-478F-A30C-75D42A6180E9}" sibTransId="{6C2AB260-9D7A-450A-8F31-44D75B2DBAF1}"/>
    <dgm:cxn modelId="{C54E19A9-1884-47C4-8A66-FF2E1CC4274D}" type="presOf" srcId="{93BF3336-527C-43EE-97D7-8079CB85A7FD}" destId="{EA249DA3-B2F4-480A-BDB2-B1957405D58D}" srcOrd="0" destOrd="0" presId="urn:microsoft.com/office/officeart/2005/8/layout/hierarchy6"/>
    <dgm:cxn modelId="{DA587E9D-7ADF-424C-BAC9-DDDA57E3B338}" srcId="{BB19CA7B-216F-408E-86E8-935FFA811DCB}" destId="{B1B5B717-F95E-4F95-8A9E-485EA117437D}" srcOrd="0" destOrd="0" parTransId="{6FA2CF76-B29B-40DF-A1BC-730B521788B4}" sibTransId="{7C6E455B-6767-4F0B-898D-752924CF98EB}"/>
    <dgm:cxn modelId="{D8919A47-E0DF-4A88-80EC-3C3332092235}" type="presOf" srcId="{0D75ABE2-8DA5-48FB-8D56-B31BFC101713}" destId="{AB573521-A7C6-4D52-8085-87B90025A69F}" srcOrd="0" destOrd="0" presId="urn:microsoft.com/office/officeart/2005/8/layout/hierarchy6"/>
    <dgm:cxn modelId="{50D4CDDA-B44C-47C9-988A-56306969E0E1}" type="presOf" srcId="{D20463EB-73B0-4951-B65A-2EBCBB04AAD7}" destId="{3EC3CEA8-2A65-4095-B938-8BF1D4481F90}" srcOrd="0" destOrd="0" presId="urn:microsoft.com/office/officeart/2005/8/layout/hierarchy6"/>
    <dgm:cxn modelId="{4209B0C6-699E-48DC-9F92-C2858073071B}" type="presOf" srcId="{38E9D19E-28D9-478F-A30C-75D42A6180E9}" destId="{19388AC8-C234-4F7A-99A1-43772E597C92}" srcOrd="0" destOrd="0" presId="urn:microsoft.com/office/officeart/2005/8/layout/hierarchy6"/>
    <dgm:cxn modelId="{6D782CDB-0834-42BE-846D-927FBB2097F4}" type="presOf" srcId="{BB19CA7B-216F-408E-86E8-935FFA811DCB}" destId="{644E7171-B4AD-4AF2-ADC8-18A8B98680F6}" srcOrd="0" destOrd="0" presId="urn:microsoft.com/office/officeart/2005/8/layout/hierarchy6"/>
    <dgm:cxn modelId="{1D1A2B05-FA89-47A7-9D9C-3D1178E89D24}" srcId="{747166AC-5C1E-445E-B0A7-3B063340ECC6}" destId="{D62FD85E-4459-4205-B24A-CBB2A81A03CF}" srcOrd="3" destOrd="0" parTransId="{6CF44D3A-70F2-4B82-BA58-C1A68074A1AD}" sibTransId="{AEB3401E-BF65-44B7-83AA-E81B0EA73FB7}"/>
    <dgm:cxn modelId="{4C43FB11-1DCB-4AED-BFFA-465822FB0572}" type="presOf" srcId="{9CE57A0A-B5DC-4B93-B165-6424335E11AB}" destId="{02B68AED-8638-4E1C-8E5F-75353A6D7D0E}" srcOrd="0" destOrd="0" presId="urn:microsoft.com/office/officeart/2005/8/layout/hierarchy6"/>
    <dgm:cxn modelId="{15BDBB41-2251-44EC-B618-1AF58DF400D9}" type="presOf" srcId="{067772CE-4F5D-40ED-94E1-F7EDCA9BDC22}" destId="{B6FABD3F-A75F-4D62-BB44-17FFB3DF9809}" srcOrd="0" destOrd="0" presId="urn:microsoft.com/office/officeart/2005/8/layout/hierarchy6"/>
    <dgm:cxn modelId="{0287E4AA-AC8B-40AA-8517-98DAD0CAB9AD}" srcId="{C9519731-71D3-47EE-A6B3-34BED21107D1}" destId="{BB19CA7B-216F-408E-86E8-935FFA811DCB}" srcOrd="1" destOrd="0" parTransId="{93BF3336-527C-43EE-97D7-8079CB85A7FD}" sibTransId="{C705CDCA-CC35-42C6-A852-D1D5BF30CA15}"/>
    <dgm:cxn modelId="{B51BDE59-4FC0-4C66-8699-F25D08FDCF54}" type="presOf" srcId="{D149CC3E-426B-4E8D-BCAD-CC0BC7D33B48}" destId="{D03FFA1F-5718-4EB0-9A7C-3F28877F2F74}" srcOrd="0" destOrd="0" presId="urn:microsoft.com/office/officeart/2005/8/layout/hierarchy6"/>
    <dgm:cxn modelId="{83B2BFEB-5F08-4723-9B50-0929DC7020B8}" srcId="{D149CC3E-426B-4E8D-BCAD-CC0BC7D33B48}" destId="{CA74AD12-00AB-4BF8-8142-CDE114B773C0}" srcOrd="0" destOrd="0" parTransId="{12537119-E5C8-4874-8A1B-797225891A95}" sibTransId="{BA7DAEF8-16F5-434B-8B79-65636A4FB6C0}"/>
    <dgm:cxn modelId="{E9DE8181-C681-4F23-B763-E1454A2A6627}" type="presOf" srcId="{8FCEB805-C184-4565-A596-87A8451DA854}" destId="{DDD0D693-30A3-4356-B616-97BE51AB299B}" srcOrd="0" destOrd="0" presId="urn:microsoft.com/office/officeart/2005/8/layout/hierarchy6"/>
    <dgm:cxn modelId="{37343C0C-60C0-4A3B-AF07-EA95057E5B90}" type="presOf" srcId="{D62FD85E-4459-4205-B24A-CBB2A81A03CF}" destId="{32DE8CA9-2ED7-4D4B-BAA2-0C47DD56921F}" srcOrd="1" destOrd="0" presId="urn:microsoft.com/office/officeart/2005/8/layout/hierarchy6"/>
    <dgm:cxn modelId="{AF5EF9E9-BF91-46A7-97B2-71D4394DBA82}" type="presOf" srcId="{8FCEB805-C184-4565-A596-87A8451DA854}" destId="{E8D82274-6C67-463D-AFBA-EF7A6DE23CCC}" srcOrd="1" destOrd="0" presId="urn:microsoft.com/office/officeart/2005/8/layout/hierarchy6"/>
    <dgm:cxn modelId="{1E9B3F13-15D8-4244-849D-DEBE6059E933}" type="presOf" srcId="{F7F3A40F-9EE5-4C91-BB02-5F5B3AB88E4A}" destId="{B1B6DA7A-24F8-44A6-8D33-B55C6ED07232}" srcOrd="0" destOrd="0" presId="urn:microsoft.com/office/officeart/2005/8/layout/hierarchy6"/>
    <dgm:cxn modelId="{971B3AAB-2227-40E2-AB2A-5881EAAC3D6B}" type="presOf" srcId="{12537119-E5C8-4874-8A1B-797225891A95}" destId="{DDF9BA21-2D50-4066-94DE-F19FC24400E9}" srcOrd="0" destOrd="0" presId="urn:microsoft.com/office/officeart/2005/8/layout/hierarchy6"/>
    <dgm:cxn modelId="{251F7F9C-23D4-42F4-9A29-3B7852008255}" srcId="{747166AC-5C1E-445E-B0A7-3B063340ECC6}" destId="{C3316FBD-56A7-4556-9AAD-8D2FDC6D5225}" srcOrd="2" destOrd="0" parTransId="{76ED1925-ADAF-45EF-8F7C-5C0BD6836FFE}" sibTransId="{1BFD4506-F495-4E90-A4FA-794939F86263}"/>
    <dgm:cxn modelId="{8DC2912D-D340-4116-B3F3-A28C86CF662C}" type="presOf" srcId="{CA74AD12-00AB-4BF8-8142-CDE114B773C0}" destId="{6C35F0C5-5752-4667-A3B2-DC1B46526649}" srcOrd="0" destOrd="0" presId="urn:microsoft.com/office/officeart/2005/8/layout/hierarchy6"/>
    <dgm:cxn modelId="{C41A0A31-5A01-4C33-ABD5-958BDC143907}" type="presOf" srcId="{C9519731-71D3-47EE-A6B3-34BED21107D1}" destId="{B760F2BC-12D0-42CE-9442-498C6CE59B4D}" srcOrd="0" destOrd="0" presId="urn:microsoft.com/office/officeart/2005/8/layout/hierarchy6"/>
    <dgm:cxn modelId="{03FC3DDA-70C3-4BF5-B455-B03F6ADE3C12}" type="presOf" srcId="{6FA2CF76-B29B-40DF-A1BC-730B521788B4}" destId="{AB5D654E-C0DB-4FFD-B602-C852A77E03FB}" srcOrd="0" destOrd="0" presId="urn:microsoft.com/office/officeart/2005/8/layout/hierarchy6"/>
    <dgm:cxn modelId="{BD30C30F-207B-4DB5-B29B-2999CE4F122B}" srcId="{CA74AD12-00AB-4BF8-8142-CDE114B773C0}" destId="{D20463EB-73B0-4951-B65A-2EBCBB04AAD7}" srcOrd="0" destOrd="0" parTransId="{0D75ABE2-8DA5-48FB-8D56-B31BFC101713}" sibTransId="{4E56AE5A-C8BC-4339-9946-794A9ABFA148}"/>
    <dgm:cxn modelId="{8891FD74-F5A2-40EC-B98B-C45A31F79470}" srcId="{E62ABA20-AB6A-47CC-AD80-310AD96710A8}" destId="{067772CE-4F5D-40ED-94E1-F7EDCA9BDC22}" srcOrd="0" destOrd="0" parTransId="{423F2B7E-50BC-46DD-A41A-414AF7D9FBB7}" sibTransId="{832307FF-AAB3-40EC-91E2-F4C5ADD03C01}"/>
    <dgm:cxn modelId="{2018DDF1-7BCD-40BD-BF54-B4063D915273}" srcId="{747166AC-5C1E-445E-B0A7-3B063340ECC6}" destId="{9CE57A0A-B5DC-4B93-B165-6424335E11AB}" srcOrd="0" destOrd="0" parTransId="{130CF087-0D64-4DAE-95EF-E5338B2A8CED}" sibTransId="{9336A452-51A8-4479-B895-3E48A3ED58DE}"/>
    <dgm:cxn modelId="{0386B3F5-F219-4640-A859-9BBBD72A433D}" type="presOf" srcId="{747166AC-5C1E-445E-B0A7-3B063340ECC6}" destId="{3508FCC6-081F-468B-8959-89ADAF754C6C}" srcOrd="0" destOrd="0" presId="urn:microsoft.com/office/officeart/2005/8/layout/hierarchy6"/>
    <dgm:cxn modelId="{4377096E-E640-4E27-B32D-3F3FF3FE7878}" type="presOf" srcId="{423F2B7E-50BC-46DD-A41A-414AF7D9FBB7}" destId="{59732264-CCEA-497E-AF63-0C02B67903D9}" srcOrd="0" destOrd="0" presId="urn:microsoft.com/office/officeart/2005/8/layout/hierarchy6"/>
    <dgm:cxn modelId="{AA7122BE-C2F6-495C-A20E-D3970D6CDDF9}" srcId="{9CE57A0A-B5DC-4B93-B165-6424335E11AB}" destId="{C9519731-71D3-47EE-A6B3-34BED21107D1}" srcOrd="0" destOrd="0" parTransId="{5CA72F44-BAE6-438A-BEA5-F0078C9A5A2A}" sibTransId="{DAE890A2-459D-4DFD-BB6D-77AFF020B0CA}"/>
    <dgm:cxn modelId="{C31A9CCD-BE50-4201-841F-A87817BF164B}" srcId="{747166AC-5C1E-445E-B0A7-3B063340ECC6}" destId="{8FCEB805-C184-4565-A596-87A8451DA854}" srcOrd="1" destOrd="0" parTransId="{6DF40C59-7580-4FD6-B617-3C44636AF0FC}" sibTransId="{C420B284-FE44-4EB5-8F15-8192320D9C9C}"/>
    <dgm:cxn modelId="{E322396B-2712-4543-B9D8-99EDFC780895}" type="presParOf" srcId="{3508FCC6-081F-468B-8959-89ADAF754C6C}" destId="{CA6B6F5A-6DFB-482C-9449-B9742CBB51D0}" srcOrd="0" destOrd="0" presId="urn:microsoft.com/office/officeart/2005/8/layout/hierarchy6"/>
    <dgm:cxn modelId="{65677A65-FA6C-4C9F-976F-C86F0185EBCB}" type="presParOf" srcId="{CA6B6F5A-6DFB-482C-9449-B9742CBB51D0}" destId="{82F0A96E-224B-402A-A900-A58168EB455B}" srcOrd="0" destOrd="0" presId="urn:microsoft.com/office/officeart/2005/8/layout/hierarchy6"/>
    <dgm:cxn modelId="{0B9EF992-72A0-45E1-BAC5-171501578BD4}" type="presParOf" srcId="{CA6B6F5A-6DFB-482C-9449-B9742CBB51D0}" destId="{24528B32-2ABA-443D-BC84-3AD2890570AF}" srcOrd="1" destOrd="0" presId="urn:microsoft.com/office/officeart/2005/8/layout/hierarchy6"/>
    <dgm:cxn modelId="{25CBA6C7-83CC-4EE9-9FA4-9232FBFBE180}" type="presParOf" srcId="{24528B32-2ABA-443D-BC84-3AD2890570AF}" destId="{759C8B53-8CD1-44FE-9F09-E65FD0ADF36F}" srcOrd="0" destOrd="0" presId="urn:microsoft.com/office/officeart/2005/8/layout/hierarchy6"/>
    <dgm:cxn modelId="{32A198FA-4706-4CF9-8F54-6EBE161109E3}" type="presParOf" srcId="{759C8B53-8CD1-44FE-9F09-E65FD0ADF36F}" destId="{02B68AED-8638-4E1C-8E5F-75353A6D7D0E}" srcOrd="0" destOrd="0" presId="urn:microsoft.com/office/officeart/2005/8/layout/hierarchy6"/>
    <dgm:cxn modelId="{FDE88BB4-72A3-420D-BD37-8EF5CA3C41E7}" type="presParOf" srcId="{759C8B53-8CD1-44FE-9F09-E65FD0ADF36F}" destId="{F2463B2E-2D9C-489F-8680-C7A4FA6C52B0}" srcOrd="1" destOrd="0" presId="urn:microsoft.com/office/officeart/2005/8/layout/hierarchy6"/>
    <dgm:cxn modelId="{F110F2D0-16AD-4609-BA24-C031AB467323}" type="presParOf" srcId="{F2463B2E-2D9C-489F-8680-C7A4FA6C52B0}" destId="{63897EAD-F957-43EF-AFB1-9C5022907BAE}" srcOrd="0" destOrd="0" presId="urn:microsoft.com/office/officeart/2005/8/layout/hierarchy6"/>
    <dgm:cxn modelId="{94DB36D2-F428-4C51-A9AA-8989A3864C18}" type="presParOf" srcId="{F2463B2E-2D9C-489F-8680-C7A4FA6C52B0}" destId="{3195747C-62CE-42C8-903A-BEB7610ECE20}" srcOrd="1" destOrd="0" presId="urn:microsoft.com/office/officeart/2005/8/layout/hierarchy6"/>
    <dgm:cxn modelId="{FCD40F7D-1969-4E6A-9732-ABA4403381CA}" type="presParOf" srcId="{3195747C-62CE-42C8-903A-BEB7610ECE20}" destId="{B760F2BC-12D0-42CE-9442-498C6CE59B4D}" srcOrd="0" destOrd="0" presId="urn:microsoft.com/office/officeart/2005/8/layout/hierarchy6"/>
    <dgm:cxn modelId="{ACCDAEB3-A46C-4E7D-B1CA-1BD484EFC6EE}" type="presParOf" srcId="{3195747C-62CE-42C8-903A-BEB7610ECE20}" destId="{50676035-ACA3-4173-831A-266CB611245A}" srcOrd="1" destOrd="0" presId="urn:microsoft.com/office/officeart/2005/8/layout/hierarchy6"/>
    <dgm:cxn modelId="{93B51265-3C45-4706-A713-7D23A645F35D}" type="presParOf" srcId="{50676035-ACA3-4173-831A-266CB611245A}" destId="{8A8BF557-056A-4970-AEC2-1906221A1876}" srcOrd="0" destOrd="0" presId="urn:microsoft.com/office/officeart/2005/8/layout/hierarchy6"/>
    <dgm:cxn modelId="{8569ED9D-3B9E-4762-81B9-73294CA9D929}" type="presParOf" srcId="{50676035-ACA3-4173-831A-266CB611245A}" destId="{78F98500-F3AE-4D6C-9A47-4EC16750045A}" srcOrd="1" destOrd="0" presId="urn:microsoft.com/office/officeart/2005/8/layout/hierarchy6"/>
    <dgm:cxn modelId="{AB853E2F-38EC-4250-B890-2572F429CB30}" type="presParOf" srcId="{78F98500-F3AE-4D6C-9A47-4EC16750045A}" destId="{D03FFA1F-5718-4EB0-9A7C-3F28877F2F74}" srcOrd="0" destOrd="0" presId="urn:microsoft.com/office/officeart/2005/8/layout/hierarchy6"/>
    <dgm:cxn modelId="{999346C4-A253-4FCB-85BB-C50F4D567A60}" type="presParOf" srcId="{78F98500-F3AE-4D6C-9A47-4EC16750045A}" destId="{13C36027-FAA6-49CF-BDB3-12D235919B9A}" srcOrd="1" destOrd="0" presId="urn:microsoft.com/office/officeart/2005/8/layout/hierarchy6"/>
    <dgm:cxn modelId="{885B8AE0-5E58-423E-9BFA-E5941C1F1C6B}" type="presParOf" srcId="{13C36027-FAA6-49CF-BDB3-12D235919B9A}" destId="{DDF9BA21-2D50-4066-94DE-F19FC24400E9}" srcOrd="0" destOrd="0" presId="urn:microsoft.com/office/officeart/2005/8/layout/hierarchy6"/>
    <dgm:cxn modelId="{8DD2109A-F5C9-47A6-80E7-9D4035B336DC}" type="presParOf" srcId="{13C36027-FAA6-49CF-BDB3-12D235919B9A}" destId="{995DBFA1-BB1F-43C7-9DD6-C85F0CC9653B}" srcOrd="1" destOrd="0" presId="urn:microsoft.com/office/officeart/2005/8/layout/hierarchy6"/>
    <dgm:cxn modelId="{29AF8442-C852-461B-863B-E0589F073110}" type="presParOf" srcId="{995DBFA1-BB1F-43C7-9DD6-C85F0CC9653B}" destId="{6C35F0C5-5752-4667-A3B2-DC1B46526649}" srcOrd="0" destOrd="0" presId="urn:microsoft.com/office/officeart/2005/8/layout/hierarchy6"/>
    <dgm:cxn modelId="{E2FD05D3-C76B-4500-A816-CCDE6931905D}" type="presParOf" srcId="{995DBFA1-BB1F-43C7-9DD6-C85F0CC9653B}" destId="{48751701-B1FA-439C-9E8D-A3BC3377DECA}" srcOrd="1" destOrd="0" presId="urn:microsoft.com/office/officeart/2005/8/layout/hierarchy6"/>
    <dgm:cxn modelId="{FB493AA9-0706-446B-8A2F-C490647DBD13}" type="presParOf" srcId="{48751701-B1FA-439C-9E8D-A3BC3377DECA}" destId="{AB573521-A7C6-4D52-8085-87B90025A69F}" srcOrd="0" destOrd="0" presId="urn:microsoft.com/office/officeart/2005/8/layout/hierarchy6"/>
    <dgm:cxn modelId="{8149ACE9-3D59-4450-B3D6-DE7044420BAC}" type="presParOf" srcId="{48751701-B1FA-439C-9E8D-A3BC3377DECA}" destId="{3F8C3EE9-B632-42E2-8B75-87CDC1FA2C0C}" srcOrd="1" destOrd="0" presId="urn:microsoft.com/office/officeart/2005/8/layout/hierarchy6"/>
    <dgm:cxn modelId="{D88D6152-57FE-44B0-8DFB-8A975E610BE9}" type="presParOf" srcId="{3F8C3EE9-B632-42E2-8B75-87CDC1FA2C0C}" destId="{3EC3CEA8-2A65-4095-B938-8BF1D4481F90}" srcOrd="0" destOrd="0" presId="urn:microsoft.com/office/officeart/2005/8/layout/hierarchy6"/>
    <dgm:cxn modelId="{D491A29A-64B5-4068-A458-2484320B2FDB}" type="presParOf" srcId="{3F8C3EE9-B632-42E2-8B75-87CDC1FA2C0C}" destId="{149C064A-D7D5-42FC-BB5C-AE9CBB323515}" srcOrd="1" destOrd="0" presId="urn:microsoft.com/office/officeart/2005/8/layout/hierarchy6"/>
    <dgm:cxn modelId="{4FC3DE7C-31B4-43CB-8EC0-1D9560E6F4E8}" type="presParOf" srcId="{50676035-ACA3-4173-831A-266CB611245A}" destId="{EA249DA3-B2F4-480A-BDB2-B1957405D58D}" srcOrd="2" destOrd="0" presId="urn:microsoft.com/office/officeart/2005/8/layout/hierarchy6"/>
    <dgm:cxn modelId="{D210B732-D187-4712-919C-91E3B81E496E}" type="presParOf" srcId="{50676035-ACA3-4173-831A-266CB611245A}" destId="{96E80E3C-FB2B-48F0-B12E-38CBFB15B726}" srcOrd="3" destOrd="0" presId="urn:microsoft.com/office/officeart/2005/8/layout/hierarchy6"/>
    <dgm:cxn modelId="{658D5940-1A26-44DF-974D-1AF56F71F236}" type="presParOf" srcId="{96E80E3C-FB2B-48F0-B12E-38CBFB15B726}" destId="{644E7171-B4AD-4AF2-ADC8-18A8B98680F6}" srcOrd="0" destOrd="0" presId="urn:microsoft.com/office/officeart/2005/8/layout/hierarchy6"/>
    <dgm:cxn modelId="{8E219B2A-4E15-43A9-A339-92ADCE9F508B}" type="presParOf" srcId="{96E80E3C-FB2B-48F0-B12E-38CBFB15B726}" destId="{04DF994C-9A72-4387-B65D-6D897D294C59}" srcOrd="1" destOrd="0" presId="urn:microsoft.com/office/officeart/2005/8/layout/hierarchy6"/>
    <dgm:cxn modelId="{AFD70E8C-2882-4B05-93AD-511E66754F1E}" type="presParOf" srcId="{04DF994C-9A72-4387-B65D-6D897D294C59}" destId="{AB5D654E-C0DB-4FFD-B602-C852A77E03FB}" srcOrd="0" destOrd="0" presId="urn:microsoft.com/office/officeart/2005/8/layout/hierarchy6"/>
    <dgm:cxn modelId="{4692A914-8F54-4496-AEB3-30D12647BBBE}" type="presParOf" srcId="{04DF994C-9A72-4387-B65D-6D897D294C59}" destId="{E441B0DD-A953-4CF5-9E97-F5D33D32AB71}" srcOrd="1" destOrd="0" presId="urn:microsoft.com/office/officeart/2005/8/layout/hierarchy6"/>
    <dgm:cxn modelId="{DE97EA1F-D135-490C-AF26-391AE0BA98DD}" type="presParOf" srcId="{E441B0DD-A953-4CF5-9E97-F5D33D32AB71}" destId="{66F12C98-38D9-4334-BD73-6E688CCFF689}" srcOrd="0" destOrd="0" presId="urn:microsoft.com/office/officeart/2005/8/layout/hierarchy6"/>
    <dgm:cxn modelId="{10FBA026-4BA0-4DCC-979F-1A0084B738FC}" type="presParOf" srcId="{E441B0DD-A953-4CF5-9E97-F5D33D32AB71}" destId="{437A18DD-2BD9-4CAD-9A59-0C1F2AE55FCA}" srcOrd="1" destOrd="0" presId="urn:microsoft.com/office/officeart/2005/8/layout/hierarchy6"/>
    <dgm:cxn modelId="{7A25D63C-EA06-4297-94C8-44DF94944C36}" type="presParOf" srcId="{437A18DD-2BD9-4CAD-9A59-0C1F2AE55FCA}" destId="{19388AC8-C234-4F7A-99A1-43772E597C92}" srcOrd="0" destOrd="0" presId="urn:microsoft.com/office/officeart/2005/8/layout/hierarchy6"/>
    <dgm:cxn modelId="{A854F0CC-D4A9-431C-9E68-CA0043025AEF}" type="presParOf" srcId="{437A18DD-2BD9-4CAD-9A59-0C1F2AE55FCA}" destId="{71AB4004-BB53-4BF2-9960-1482577A2197}" srcOrd="1" destOrd="0" presId="urn:microsoft.com/office/officeart/2005/8/layout/hierarchy6"/>
    <dgm:cxn modelId="{6CC56E98-5ED5-409B-B1D1-3A37A8514702}" type="presParOf" srcId="{71AB4004-BB53-4BF2-9960-1482577A2197}" destId="{47E25339-A821-4DF7-861D-BD422EC8A958}" srcOrd="0" destOrd="0" presId="urn:microsoft.com/office/officeart/2005/8/layout/hierarchy6"/>
    <dgm:cxn modelId="{EF87B845-851F-4B9F-A3BD-5908294EF221}" type="presParOf" srcId="{71AB4004-BB53-4BF2-9960-1482577A2197}" destId="{A8D771CA-012B-4B34-AAF1-BC07834C5948}" srcOrd="1" destOrd="0" presId="urn:microsoft.com/office/officeart/2005/8/layout/hierarchy6"/>
    <dgm:cxn modelId="{82A5E7DD-61F1-4EE8-84DD-10C77ED0C82F}" type="presParOf" srcId="{F2463B2E-2D9C-489F-8680-C7A4FA6C52B0}" destId="{B1B6DA7A-24F8-44A6-8D33-B55C6ED07232}" srcOrd="2" destOrd="0" presId="urn:microsoft.com/office/officeart/2005/8/layout/hierarchy6"/>
    <dgm:cxn modelId="{7C312A23-9626-4AE8-B0B2-46D092CCE351}" type="presParOf" srcId="{F2463B2E-2D9C-489F-8680-C7A4FA6C52B0}" destId="{0E236F49-490E-4C61-8DB6-E6A1AD66D96A}" srcOrd="3" destOrd="0" presId="urn:microsoft.com/office/officeart/2005/8/layout/hierarchy6"/>
    <dgm:cxn modelId="{51F970D8-5B8E-4D2C-8F8E-40EDFDC36545}" type="presParOf" srcId="{0E236F49-490E-4C61-8DB6-E6A1AD66D96A}" destId="{D13FD304-6EA3-4BAF-A11E-82C150E178EF}" srcOrd="0" destOrd="0" presId="urn:microsoft.com/office/officeart/2005/8/layout/hierarchy6"/>
    <dgm:cxn modelId="{955F8CD5-0965-4672-AC17-02AA80EAB4A8}" type="presParOf" srcId="{0E236F49-490E-4C61-8DB6-E6A1AD66D96A}" destId="{364413CF-F9FD-4A35-9861-77F482830F62}" srcOrd="1" destOrd="0" presId="urn:microsoft.com/office/officeart/2005/8/layout/hierarchy6"/>
    <dgm:cxn modelId="{6D532100-5907-4313-BDE7-BF6800FAF4C2}" type="presParOf" srcId="{364413CF-F9FD-4A35-9861-77F482830F62}" destId="{59732264-CCEA-497E-AF63-0C02B67903D9}" srcOrd="0" destOrd="0" presId="urn:microsoft.com/office/officeart/2005/8/layout/hierarchy6"/>
    <dgm:cxn modelId="{DAD35999-FE85-4274-9435-A5963CA3668C}" type="presParOf" srcId="{364413CF-F9FD-4A35-9861-77F482830F62}" destId="{02ED2BBF-E292-4232-B0B8-C9FF0EC74AD0}" srcOrd="1" destOrd="0" presId="urn:microsoft.com/office/officeart/2005/8/layout/hierarchy6"/>
    <dgm:cxn modelId="{C29B875C-0BE4-4B6A-BF79-88AEDCB318D1}" type="presParOf" srcId="{02ED2BBF-E292-4232-B0B8-C9FF0EC74AD0}" destId="{B6FABD3F-A75F-4D62-BB44-17FFB3DF9809}" srcOrd="0" destOrd="0" presId="urn:microsoft.com/office/officeart/2005/8/layout/hierarchy6"/>
    <dgm:cxn modelId="{CB5BD9CE-4627-4679-887D-DFDB403A31B0}" type="presParOf" srcId="{02ED2BBF-E292-4232-B0B8-C9FF0EC74AD0}" destId="{1A3E9D8E-9B7C-41B9-88D7-7855C28BF2A4}" srcOrd="1" destOrd="0" presId="urn:microsoft.com/office/officeart/2005/8/layout/hierarchy6"/>
    <dgm:cxn modelId="{04935C98-629D-4F10-A76D-E2BF06AC0000}" type="presParOf" srcId="{3508FCC6-081F-468B-8959-89ADAF754C6C}" destId="{9A5A61CB-8A26-4AC0-9FE7-7534EF3E5CD7}" srcOrd="1" destOrd="0" presId="urn:microsoft.com/office/officeart/2005/8/layout/hierarchy6"/>
    <dgm:cxn modelId="{A79E0E48-9819-4DD8-931E-1735F6B5DA35}" type="presParOf" srcId="{9A5A61CB-8A26-4AC0-9FE7-7534EF3E5CD7}" destId="{A397298F-BEA0-4AA6-9CFF-6AF43984E230}" srcOrd="0" destOrd="0" presId="urn:microsoft.com/office/officeart/2005/8/layout/hierarchy6"/>
    <dgm:cxn modelId="{020F1B45-8F16-4123-83D5-39A53720A999}" type="presParOf" srcId="{A397298F-BEA0-4AA6-9CFF-6AF43984E230}" destId="{DDD0D693-30A3-4356-B616-97BE51AB299B}" srcOrd="0" destOrd="0" presId="urn:microsoft.com/office/officeart/2005/8/layout/hierarchy6"/>
    <dgm:cxn modelId="{B206089D-707E-4645-8811-813EE4F86B7E}" type="presParOf" srcId="{A397298F-BEA0-4AA6-9CFF-6AF43984E230}" destId="{E8D82274-6C67-463D-AFBA-EF7A6DE23CCC}" srcOrd="1" destOrd="0" presId="urn:microsoft.com/office/officeart/2005/8/layout/hierarchy6"/>
    <dgm:cxn modelId="{309AC442-5D52-4747-B2EC-E994936D6431}" type="presParOf" srcId="{9A5A61CB-8A26-4AC0-9FE7-7534EF3E5CD7}" destId="{2F30431E-40E7-4810-9784-CD7008029C01}" srcOrd="1" destOrd="0" presId="urn:microsoft.com/office/officeart/2005/8/layout/hierarchy6"/>
    <dgm:cxn modelId="{D5ECC193-8C35-4E15-A26B-E4CB0D177610}" type="presParOf" srcId="{2F30431E-40E7-4810-9784-CD7008029C01}" destId="{FB7454BB-2CB2-4190-AAE5-77853919CD18}" srcOrd="0" destOrd="0" presId="urn:microsoft.com/office/officeart/2005/8/layout/hierarchy6"/>
    <dgm:cxn modelId="{267B8F4D-1530-4838-8FB2-D409B81E8C84}" type="presParOf" srcId="{9A5A61CB-8A26-4AC0-9FE7-7534EF3E5CD7}" destId="{FF4092D3-0D34-4FB9-B1B8-89AC3EEE2C3C}" srcOrd="2" destOrd="0" presId="urn:microsoft.com/office/officeart/2005/8/layout/hierarchy6"/>
    <dgm:cxn modelId="{EE75922B-5B2D-4A46-8D24-1B9BD3EE0E35}" type="presParOf" srcId="{FF4092D3-0D34-4FB9-B1B8-89AC3EEE2C3C}" destId="{5D6370E3-1150-415D-8F19-F26DD3D42B05}" srcOrd="0" destOrd="0" presId="urn:microsoft.com/office/officeart/2005/8/layout/hierarchy6"/>
    <dgm:cxn modelId="{0DA4F08C-9071-42CA-8713-7F0D96449C5F}" type="presParOf" srcId="{FF4092D3-0D34-4FB9-B1B8-89AC3EEE2C3C}" destId="{2F629D1A-19EC-4063-9BB0-C1FE7DE7FF38}" srcOrd="1" destOrd="0" presId="urn:microsoft.com/office/officeart/2005/8/layout/hierarchy6"/>
    <dgm:cxn modelId="{4BF9E8F5-6B63-4713-AF50-E1FCEBA9BFA2}" type="presParOf" srcId="{9A5A61CB-8A26-4AC0-9FE7-7534EF3E5CD7}" destId="{949733AB-ACB9-4D24-B9EC-0FC9DBF59583}" srcOrd="3" destOrd="0" presId="urn:microsoft.com/office/officeart/2005/8/layout/hierarchy6"/>
    <dgm:cxn modelId="{CA363B03-E55B-4E7D-BD98-99691857985E}" type="presParOf" srcId="{949733AB-ACB9-4D24-B9EC-0FC9DBF59583}" destId="{08DD00EF-3BDC-4C5F-8BD7-5BF7C403328A}" srcOrd="0" destOrd="0" presId="urn:microsoft.com/office/officeart/2005/8/layout/hierarchy6"/>
    <dgm:cxn modelId="{95A480DE-7F8F-4111-B728-4D0CAC26A695}" type="presParOf" srcId="{9A5A61CB-8A26-4AC0-9FE7-7534EF3E5CD7}" destId="{393C92F6-72C2-4E09-8267-315C2DB94F3B}" srcOrd="4" destOrd="0" presId="urn:microsoft.com/office/officeart/2005/8/layout/hierarchy6"/>
    <dgm:cxn modelId="{D098BC49-AA1E-4027-8B57-68E66064E60A}" type="presParOf" srcId="{393C92F6-72C2-4E09-8267-315C2DB94F3B}" destId="{0989CDB1-0B8F-4B1D-AF6D-5C346CB45C07}" srcOrd="0" destOrd="0" presId="urn:microsoft.com/office/officeart/2005/8/layout/hierarchy6"/>
    <dgm:cxn modelId="{3FB89ED9-4209-42FE-B8D5-D737A966054E}" type="presParOf" srcId="{393C92F6-72C2-4E09-8267-315C2DB94F3B}" destId="{32DE8CA9-2ED7-4D4B-BAA2-0C47DD56921F}"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9581E5-C0FA-4CFF-9035-0792F9490580}">
      <dsp:nvSpPr>
        <dsp:cNvPr id="0" name=""/>
        <dsp:cNvSpPr/>
      </dsp:nvSpPr>
      <dsp:spPr>
        <a:xfrm>
          <a:off x="4018990" y="0"/>
          <a:ext cx="1965804" cy="3695700"/>
        </a:xfrm>
        <a:prstGeom prst="roundRect">
          <a:avLst>
            <a:gd name="adj" fmla="val 10000"/>
          </a:avLst>
        </a:prstGeom>
        <a:gradFill rotWithShape="0">
          <a:gsLst>
            <a:gs pos="0">
              <a:schemeClr val="accent6">
                <a:tint val="55000"/>
                <a:hueOff val="0"/>
                <a:satOff val="0"/>
                <a:lumOff val="0"/>
                <a:alphaOff val="0"/>
                <a:satMod val="103000"/>
                <a:lumMod val="102000"/>
                <a:tint val="94000"/>
              </a:schemeClr>
            </a:gs>
            <a:gs pos="50000">
              <a:schemeClr val="accent6">
                <a:tint val="55000"/>
                <a:hueOff val="0"/>
                <a:satOff val="0"/>
                <a:lumOff val="0"/>
                <a:alphaOff val="0"/>
                <a:satMod val="110000"/>
                <a:lumMod val="100000"/>
                <a:shade val="100000"/>
              </a:schemeClr>
            </a:gs>
            <a:gs pos="100000">
              <a:schemeClr val="accent6">
                <a:tint val="55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t>Operational level</a:t>
          </a:r>
        </a:p>
      </dsp:txBody>
      <dsp:txXfrm>
        <a:off x="4018990" y="0"/>
        <a:ext cx="1965804" cy="1108710"/>
      </dsp:txXfrm>
    </dsp:sp>
    <dsp:sp modelId="{860EEC09-F251-4772-BE5F-5EFB47AD229D}">
      <dsp:nvSpPr>
        <dsp:cNvPr id="0" name=""/>
        <dsp:cNvSpPr/>
      </dsp:nvSpPr>
      <dsp:spPr>
        <a:xfrm>
          <a:off x="1800549" y="0"/>
          <a:ext cx="1951368" cy="3695700"/>
        </a:xfrm>
        <a:prstGeom prst="roundRect">
          <a:avLst>
            <a:gd name="adj" fmla="val 10000"/>
          </a:avLst>
        </a:prstGeom>
        <a:gradFill rotWithShape="0">
          <a:gsLst>
            <a:gs pos="0">
              <a:schemeClr val="accent6">
                <a:tint val="55000"/>
                <a:hueOff val="0"/>
                <a:satOff val="0"/>
                <a:lumOff val="0"/>
                <a:alphaOff val="0"/>
                <a:satMod val="103000"/>
                <a:lumMod val="102000"/>
                <a:tint val="94000"/>
              </a:schemeClr>
            </a:gs>
            <a:gs pos="50000">
              <a:schemeClr val="accent6">
                <a:tint val="55000"/>
                <a:hueOff val="0"/>
                <a:satOff val="0"/>
                <a:lumOff val="0"/>
                <a:alphaOff val="0"/>
                <a:satMod val="110000"/>
                <a:lumMod val="100000"/>
                <a:shade val="100000"/>
              </a:schemeClr>
            </a:gs>
            <a:gs pos="100000">
              <a:schemeClr val="accent6">
                <a:tint val="55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t>Middle Level Management</a:t>
          </a:r>
        </a:p>
      </dsp:txBody>
      <dsp:txXfrm>
        <a:off x="1800549" y="0"/>
        <a:ext cx="1951368" cy="1108710"/>
      </dsp:txXfrm>
    </dsp:sp>
    <dsp:sp modelId="{3C4029EE-01C1-4C6D-9754-BF0D44A46535}">
      <dsp:nvSpPr>
        <dsp:cNvPr id="0" name=""/>
        <dsp:cNvSpPr/>
      </dsp:nvSpPr>
      <dsp:spPr>
        <a:xfrm>
          <a:off x="-3094" y="0"/>
          <a:ext cx="1536571" cy="3695700"/>
        </a:xfrm>
        <a:prstGeom prst="roundRect">
          <a:avLst>
            <a:gd name="adj" fmla="val 10000"/>
          </a:avLst>
        </a:prstGeom>
        <a:gradFill rotWithShape="0">
          <a:gsLst>
            <a:gs pos="0">
              <a:schemeClr val="accent6">
                <a:tint val="55000"/>
                <a:hueOff val="0"/>
                <a:satOff val="0"/>
                <a:lumOff val="0"/>
                <a:alphaOff val="0"/>
                <a:satMod val="103000"/>
                <a:lumMod val="102000"/>
                <a:tint val="94000"/>
              </a:schemeClr>
            </a:gs>
            <a:gs pos="50000">
              <a:schemeClr val="accent6">
                <a:tint val="55000"/>
                <a:hueOff val="0"/>
                <a:satOff val="0"/>
                <a:lumOff val="0"/>
                <a:alphaOff val="0"/>
                <a:satMod val="110000"/>
                <a:lumMod val="100000"/>
                <a:shade val="100000"/>
              </a:schemeClr>
            </a:gs>
            <a:gs pos="100000">
              <a:schemeClr val="accent6">
                <a:tint val="55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t>Top management</a:t>
          </a:r>
        </a:p>
      </dsp:txBody>
      <dsp:txXfrm>
        <a:off x="-3094" y="0"/>
        <a:ext cx="1536571" cy="1108710"/>
      </dsp:txXfrm>
    </dsp:sp>
    <dsp:sp modelId="{9E825995-7CAE-47A6-BB85-2DD3D10925C5}">
      <dsp:nvSpPr>
        <dsp:cNvPr id="0" name=""/>
        <dsp:cNvSpPr/>
      </dsp:nvSpPr>
      <dsp:spPr>
        <a:xfrm>
          <a:off x="89699" y="1079779"/>
          <a:ext cx="1449320" cy="481764"/>
        </a:xfrm>
        <a:prstGeom prst="roundRect">
          <a:avLst>
            <a:gd name="adj" fmla="val 10000"/>
          </a:avLst>
        </a:prstGeom>
        <a:gradFill rotWithShape="0">
          <a:gsLst>
            <a:gs pos="0">
              <a:schemeClr val="accent6">
                <a:shade val="60000"/>
                <a:hueOff val="0"/>
                <a:satOff val="0"/>
                <a:lumOff val="0"/>
                <a:alphaOff val="0"/>
                <a:satMod val="103000"/>
                <a:lumMod val="102000"/>
                <a:tint val="94000"/>
              </a:schemeClr>
            </a:gs>
            <a:gs pos="50000">
              <a:schemeClr val="accent6">
                <a:shade val="60000"/>
                <a:hueOff val="0"/>
                <a:satOff val="0"/>
                <a:lumOff val="0"/>
                <a:alphaOff val="0"/>
                <a:satMod val="110000"/>
                <a:lumMod val="100000"/>
                <a:shade val="100000"/>
              </a:schemeClr>
            </a:gs>
            <a:gs pos="100000">
              <a:schemeClr val="accent6">
                <a:shade val="6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Board members</a:t>
          </a:r>
        </a:p>
      </dsp:txBody>
      <dsp:txXfrm>
        <a:off x="103809" y="1093889"/>
        <a:ext cx="1421100" cy="453544"/>
      </dsp:txXfrm>
    </dsp:sp>
    <dsp:sp modelId="{56A825A2-34D1-4AC6-BBAE-BB6584EBECF9}">
      <dsp:nvSpPr>
        <dsp:cNvPr id="0" name=""/>
        <dsp:cNvSpPr/>
      </dsp:nvSpPr>
      <dsp:spPr>
        <a:xfrm rot="8282237">
          <a:off x="-115920" y="1939055"/>
          <a:ext cx="1898324" cy="32519"/>
        </a:xfrm>
        <a:custGeom>
          <a:avLst/>
          <a:gdLst/>
          <a:ahLst/>
          <a:cxnLst/>
          <a:rect l="0" t="0" r="0" b="0"/>
          <a:pathLst>
            <a:path>
              <a:moveTo>
                <a:pt x="0" y="16259"/>
              </a:moveTo>
              <a:lnTo>
                <a:pt x="1898324" y="16259"/>
              </a:lnTo>
            </a:path>
          </a:pathLst>
        </a:custGeom>
        <a:noFill/>
        <a:ln w="12700" cap="flat" cmpd="sng" algn="ctr">
          <a:no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n-US" sz="600" kern="1200"/>
        </a:p>
      </dsp:txBody>
      <dsp:txXfrm rot="10800000">
        <a:off x="785783" y="1907857"/>
        <a:ext cx="94916" cy="94916"/>
      </dsp:txXfrm>
    </dsp:sp>
    <dsp:sp modelId="{DF386624-3CE2-4C98-A17B-BA59115CAF91}">
      <dsp:nvSpPr>
        <dsp:cNvPr id="0" name=""/>
        <dsp:cNvSpPr/>
      </dsp:nvSpPr>
      <dsp:spPr>
        <a:xfrm>
          <a:off x="127463" y="2397033"/>
          <a:ext cx="1335360" cy="385872"/>
        </a:xfrm>
        <a:prstGeom prst="roundRect">
          <a:avLst>
            <a:gd name="adj" fmla="val 10000"/>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Manager/CEO</a:t>
          </a:r>
        </a:p>
      </dsp:txBody>
      <dsp:txXfrm>
        <a:off x="138765" y="2408335"/>
        <a:ext cx="1312756" cy="363268"/>
      </dsp:txXfrm>
    </dsp:sp>
    <dsp:sp modelId="{2959F135-63E2-48CF-BB9D-707D6E4D4CD3}">
      <dsp:nvSpPr>
        <dsp:cNvPr id="0" name=""/>
        <dsp:cNvSpPr/>
      </dsp:nvSpPr>
      <dsp:spPr>
        <a:xfrm rot="3096205">
          <a:off x="1321522" y="2865983"/>
          <a:ext cx="745852" cy="32519"/>
        </a:xfrm>
        <a:custGeom>
          <a:avLst/>
          <a:gdLst/>
          <a:ahLst/>
          <a:cxnLst/>
          <a:rect l="0" t="0" r="0" b="0"/>
          <a:pathLst>
            <a:path>
              <a:moveTo>
                <a:pt x="0" y="16259"/>
              </a:moveTo>
              <a:lnTo>
                <a:pt x="745852" y="16259"/>
              </a:lnTo>
            </a:path>
          </a:pathLst>
        </a:custGeom>
        <a:noFill/>
        <a:ln w="12700" cap="flat" cmpd="sng" algn="ctr">
          <a:solidFill>
            <a:schemeClr val="accent6">
              <a:tint val="7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675802" y="2863597"/>
        <a:ext cx="37292" cy="37292"/>
      </dsp:txXfrm>
    </dsp:sp>
    <dsp:sp modelId="{74B57988-F40F-41A2-B6D0-F543C064247E}">
      <dsp:nvSpPr>
        <dsp:cNvPr id="0" name=""/>
        <dsp:cNvSpPr/>
      </dsp:nvSpPr>
      <dsp:spPr>
        <a:xfrm>
          <a:off x="1926073" y="2984184"/>
          <a:ext cx="1868249" cy="380664"/>
        </a:xfrm>
        <a:prstGeom prst="roundRect">
          <a:avLst>
            <a:gd name="adj" fmla="val 10000"/>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H.O.D ICT</a:t>
          </a:r>
        </a:p>
      </dsp:txBody>
      <dsp:txXfrm>
        <a:off x="1937222" y="2995333"/>
        <a:ext cx="1845951" cy="358366"/>
      </dsp:txXfrm>
    </dsp:sp>
    <dsp:sp modelId="{27444A40-EF8F-438D-8198-016B9E396395}">
      <dsp:nvSpPr>
        <dsp:cNvPr id="0" name=""/>
        <dsp:cNvSpPr/>
      </dsp:nvSpPr>
      <dsp:spPr>
        <a:xfrm rot="21507727">
          <a:off x="1462317" y="2536004"/>
          <a:ext cx="2809889" cy="32519"/>
        </a:xfrm>
        <a:custGeom>
          <a:avLst/>
          <a:gdLst/>
          <a:ahLst/>
          <a:cxnLst/>
          <a:rect l="0" t="0" r="0" b="0"/>
          <a:pathLst>
            <a:path>
              <a:moveTo>
                <a:pt x="0" y="16259"/>
              </a:moveTo>
              <a:lnTo>
                <a:pt x="2809889" y="16259"/>
              </a:lnTo>
            </a:path>
          </a:pathLst>
        </a:custGeom>
        <a:noFill/>
        <a:ln w="12700" cap="flat" cmpd="sng" algn="ctr">
          <a:solidFill>
            <a:schemeClr val="accent6">
              <a:tint val="7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44500">
            <a:lnSpc>
              <a:spcPct val="90000"/>
            </a:lnSpc>
            <a:spcBef>
              <a:spcPct val="0"/>
            </a:spcBef>
            <a:spcAft>
              <a:spcPct val="35000"/>
            </a:spcAft>
          </a:pPr>
          <a:endParaRPr lang="en-US" sz="1000" kern="1200"/>
        </a:p>
      </dsp:txBody>
      <dsp:txXfrm>
        <a:off x="2797015" y="2482017"/>
        <a:ext cx="140494" cy="140494"/>
      </dsp:txXfrm>
    </dsp:sp>
    <dsp:sp modelId="{BC377561-9451-4205-B26F-BEA10A7FBBDC}">
      <dsp:nvSpPr>
        <dsp:cNvPr id="0" name=""/>
        <dsp:cNvSpPr/>
      </dsp:nvSpPr>
      <dsp:spPr>
        <a:xfrm>
          <a:off x="4271700" y="2336167"/>
          <a:ext cx="1614477" cy="356781"/>
        </a:xfrm>
        <a:prstGeom prst="roundRect">
          <a:avLst>
            <a:gd name="adj" fmla="val 10000"/>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Accounting Trainer</a:t>
          </a:r>
        </a:p>
      </dsp:txBody>
      <dsp:txXfrm>
        <a:off x="4282150" y="2346617"/>
        <a:ext cx="1593577" cy="335881"/>
      </dsp:txXfrm>
    </dsp:sp>
    <dsp:sp modelId="{D126C40A-7D6F-4417-ADF9-D9AC0702BBCF}">
      <dsp:nvSpPr>
        <dsp:cNvPr id="0" name=""/>
        <dsp:cNvSpPr/>
      </dsp:nvSpPr>
      <dsp:spPr>
        <a:xfrm rot="9330179">
          <a:off x="68325" y="1623680"/>
          <a:ext cx="1540007" cy="32519"/>
        </a:xfrm>
        <a:custGeom>
          <a:avLst/>
          <a:gdLst/>
          <a:ahLst/>
          <a:cxnLst/>
          <a:rect l="0" t="0" r="0" b="0"/>
          <a:pathLst>
            <a:path>
              <a:moveTo>
                <a:pt x="0" y="16259"/>
              </a:moveTo>
              <a:lnTo>
                <a:pt x="1540007" y="16259"/>
              </a:lnTo>
            </a:path>
          </a:pathLst>
        </a:custGeom>
        <a:noFill/>
        <a:ln w="12700" cap="flat" cmpd="sng" algn="ctr">
          <a:solidFill>
            <a:schemeClr val="accent6">
              <a:tint val="9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799828" y="1601440"/>
        <a:ext cx="77000" cy="77000"/>
      </dsp:txXfrm>
    </dsp:sp>
    <dsp:sp modelId="{D1C66B74-97C4-4E84-B971-D400B3261D5F}">
      <dsp:nvSpPr>
        <dsp:cNvPr id="0" name=""/>
        <dsp:cNvSpPr/>
      </dsp:nvSpPr>
      <dsp:spPr>
        <a:xfrm>
          <a:off x="137638" y="1779379"/>
          <a:ext cx="1335360" cy="359679"/>
        </a:xfrm>
        <a:prstGeom prst="roundRect">
          <a:avLst>
            <a:gd name="adj" fmla="val 10000"/>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Director</a:t>
          </a:r>
        </a:p>
      </dsp:txBody>
      <dsp:txXfrm>
        <a:off x="148173" y="1789914"/>
        <a:ext cx="1314290" cy="338609"/>
      </dsp:txXfrm>
    </dsp:sp>
    <dsp:sp modelId="{2A39D1F7-957F-4137-8DEC-ED1175BE2C8D}">
      <dsp:nvSpPr>
        <dsp:cNvPr id="0" name=""/>
        <dsp:cNvSpPr/>
      </dsp:nvSpPr>
      <dsp:spPr>
        <a:xfrm rot="19448700">
          <a:off x="1411666" y="1753381"/>
          <a:ext cx="647314" cy="32519"/>
        </a:xfrm>
        <a:custGeom>
          <a:avLst/>
          <a:gdLst/>
          <a:ahLst/>
          <a:cxnLst/>
          <a:rect l="0" t="0" r="0" b="0"/>
          <a:pathLst>
            <a:path>
              <a:moveTo>
                <a:pt x="0" y="16259"/>
              </a:moveTo>
              <a:lnTo>
                <a:pt x="647314" y="16259"/>
              </a:lnTo>
            </a:path>
          </a:pathLst>
        </a:custGeom>
        <a:noFill/>
        <a:ln w="12700" cap="flat" cmpd="sng" algn="ctr">
          <a:no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9141" y="1753458"/>
        <a:ext cx="32365" cy="32365"/>
      </dsp:txXfrm>
    </dsp:sp>
    <dsp:sp modelId="{807CC78E-C866-46B2-959F-B11AC75FA130}">
      <dsp:nvSpPr>
        <dsp:cNvPr id="0" name=""/>
        <dsp:cNvSpPr/>
      </dsp:nvSpPr>
      <dsp:spPr>
        <a:xfrm>
          <a:off x="1997648" y="1405475"/>
          <a:ext cx="1690526" cy="349176"/>
        </a:xfrm>
        <a:prstGeom prst="roundRect">
          <a:avLst>
            <a:gd name="adj" fmla="val 10000"/>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HR/Administrator</a:t>
          </a:r>
        </a:p>
      </dsp:txBody>
      <dsp:txXfrm>
        <a:off x="2007875" y="1415702"/>
        <a:ext cx="1670072" cy="32872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CDB1-0B8F-4B1D-AF6D-5C346CB45C07}">
      <dsp:nvSpPr>
        <dsp:cNvPr id="0" name=""/>
        <dsp:cNvSpPr/>
      </dsp:nvSpPr>
      <dsp:spPr>
        <a:xfrm>
          <a:off x="0" y="1342846"/>
          <a:ext cx="5486400" cy="56149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kern="1200"/>
            <a:t>Operational level</a:t>
          </a:r>
        </a:p>
      </dsp:txBody>
      <dsp:txXfrm>
        <a:off x="0" y="1342846"/>
        <a:ext cx="1645920" cy="561498"/>
      </dsp:txXfrm>
    </dsp:sp>
    <dsp:sp modelId="{5D6370E3-1150-415D-8F19-F26DD3D42B05}">
      <dsp:nvSpPr>
        <dsp:cNvPr id="0" name=""/>
        <dsp:cNvSpPr/>
      </dsp:nvSpPr>
      <dsp:spPr>
        <a:xfrm>
          <a:off x="0" y="687764"/>
          <a:ext cx="5486400" cy="56149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kern="1200"/>
            <a:t>Middle Level Management</a:t>
          </a:r>
        </a:p>
      </dsp:txBody>
      <dsp:txXfrm>
        <a:off x="0" y="687764"/>
        <a:ext cx="1645920" cy="561498"/>
      </dsp:txXfrm>
    </dsp:sp>
    <dsp:sp modelId="{DDD0D693-30A3-4356-B616-97BE51AB299B}">
      <dsp:nvSpPr>
        <dsp:cNvPr id="0" name=""/>
        <dsp:cNvSpPr/>
      </dsp:nvSpPr>
      <dsp:spPr>
        <a:xfrm>
          <a:off x="0" y="32682"/>
          <a:ext cx="5486400" cy="56149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kern="1200"/>
            <a:t>Top Management</a:t>
          </a:r>
        </a:p>
      </dsp:txBody>
      <dsp:txXfrm>
        <a:off x="0" y="32682"/>
        <a:ext cx="1645920" cy="561498"/>
      </dsp:txXfrm>
    </dsp:sp>
    <dsp:sp modelId="{02B68AED-8638-4E1C-8E5F-75353A6D7D0E}">
      <dsp:nvSpPr>
        <dsp:cNvPr id="0" name=""/>
        <dsp:cNvSpPr/>
      </dsp:nvSpPr>
      <dsp:spPr>
        <a:xfrm>
          <a:off x="3388468" y="79474"/>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Board Members </a:t>
          </a:r>
        </a:p>
      </dsp:txBody>
      <dsp:txXfrm>
        <a:off x="3402173" y="93179"/>
        <a:ext cx="674463" cy="440505"/>
      </dsp:txXfrm>
    </dsp:sp>
    <dsp:sp modelId="{63897EAD-F957-43EF-AFB1-9C5022907BAE}">
      <dsp:nvSpPr>
        <dsp:cNvPr id="0" name=""/>
        <dsp:cNvSpPr/>
      </dsp:nvSpPr>
      <dsp:spPr>
        <a:xfrm>
          <a:off x="3055078" y="547389"/>
          <a:ext cx="684326" cy="187166"/>
        </a:xfrm>
        <a:custGeom>
          <a:avLst/>
          <a:gdLst/>
          <a:ahLst/>
          <a:cxnLst/>
          <a:rect l="0" t="0" r="0" b="0"/>
          <a:pathLst>
            <a:path>
              <a:moveTo>
                <a:pt x="684326" y="0"/>
              </a:moveTo>
              <a:lnTo>
                <a:pt x="684326" y="93583"/>
              </a:lnTo>
              <a:lnTo>
                <a:pt x="0" y="93583"/>
              </a:lnTo>
              <a:lnTo>
                <a:pt x="0" y="18716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60F2BC-12D0-42CE-9442-498C6CE59B4D}">
      <dsp:nvSpPr>
        <dsp:cNvPr id="0" name=""/>
        <dsp:cNvSpPr/>
      </dsp:nvSpPr>
      <dsp:spPr>
        <a:xfrm>
          <a:off x="2704141" y="734556"/>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HR</a:t>
          </a:r>
        </a:p>
      </dsp:txBody>
      <dsp:txXfrm>
        <a:off x="2717846" y="748261"/>
        <a:ext cx="674463" cy="440505"/>
      </dsp:txXfrm>
    </dsp:sp>
    <dsp:sp modelId="{8A8BF557-056A-4970-AEC2-1906221A1876}">
      <dsp:nvSpPr>
        <dsp:cNvPr id="0" name=""/>
        <dsp:cNvSpPr/>
      </dsp:nvSpPr>
      <dsp:spPr>
        <a:xfrm>
          <a:off x="2598860" y="1202471"/>
          <a:ext cx="456217" cy="187166"/>
        </a:xfrm>
        <a:custGeom>
          <a:avLst/>
          <a:gdLst/>
          <a:ahLst/>
          <a:cxnLst/>
          <a:rect l="0" t="0" r="0" b="0"/>
          <a:pathLst>
            <a:path>
              <a:moveTo>
                <a:pt x="456217" y="0"/>
              </a:moveTo>
              <a:lnTo>
                <a:pt x="456217" y="93583"/>
              </a:lnTo>
              <a:lnTo>
                <a:pt x="0" y="93583"/>
              </a:lnTo>
              <a:lnTo>
                <a:pt x="0"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3FFA1F-5718-4EB0-9A7C-3F28877F2F74}">
      <dsp:nvSpPr>
        <dsp:cNvPr id="0" name=""/>
        <dsp:cNvSpPr/>
      </dsp:nvSpPr>
      <dsp:spPr>
        <a:xfrm>
          <a:off x="2247923" y="1389637"/>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H.O.D Accounting</a:t>
          </a:r>
        </a:p>
      </dsp:txBody>
      <dsp:txXfrm>
        <a:off x="2261628" y="1403342"/>
        <a:ext cx="674463" cy="440505"/>
      </dsp:txXfrm>
    </dsp:sp>
    <dsp:sp modelId="{DDF9BA21-2D50-4066-94DE-F19FC24400E9}">
      <dsp:nvSpPr>
        <dsp:cNvPr id="0" name=""/>
        <dsp:cNvSpPr/>
      </dsp:nvSpPr>
      <dsp:spPr>
        <a:xfrm>
          <a:off x="2553140" y="1857553"/>
          <a:ext cx="91440" cy="187166"/>
        </a:xfrm>
        <a:custGeom>
          <a:avLst/>
          <a:gdLst/>
          <a:ahLst/>
          <a:cxnLst/>
          <a:rect l="0" t="0" r="0" b="0"/>
          <a:pathLst>
            <a:path>
              <a:moveTo>
                <a:pt x="45720" y="0"/>
              </a:moveTo>
              <a:lnTo>
                <a:pt x="45720"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35F0C5-5752-4667-A3B2-DC1B46526649}">
      <dsp:nvSpPr>
        <dsp:cNvPr id="0" name=""/>
        <dsp:cNvSpPr/>
      </dsp:nvSpPr>
      <dsp:spPr>
        <a:xfrm>
          <a:off x="2247923" y="2044719"/>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Accounting instructors</a:t>
          </a:r>
        </a:p>
      </dsp:txBody>
      <dsp:txXfrm>
        <a:off x="2261628" y="2058424"/>
        <a:ext cx="674463" cy="440505"/>
      </dsp:txXfrm>
    </dsp:sp>
    <dsp:sp modelId="{AB573521-A7C6-4D52-8085-87B90025A69F}">
      <dsp:nvSpPr>
        <dsp:cNvPr id="0" name=""/>
        <dsp:cNvSpPr/>
      </dsp:nvSpPr>
      <dsp:spPr>
        <a:xfrm>
          <a:off x="2553140" y="2512635"/>
          <a:ext cx="91440" cy="187166"/>
        </a:xfrm>
        <a:custGeom>
          <a:avLst/>
          <a:gdLst/>
          <a:ahLst/>
          <a:cxnLst/>
          <a:rect l="0" t="0" r="0" b="0"/>
          <a:pathLst>
            <a:path>
              <a:moveTo>
                <a:pt x="45720" y="0"/>
              </a:moveTo>
              <a:lnTo>
                <a:pt x="45720"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C3CEA8-2A65-4095-B938-8BF1D4481F90}">
      <dsp:nvSpPr>
        <dsp:cNvPr id="0" name=""/>
        <dsp:cNvSpPr/>
      </dsp:nvSpPr>
      <dsp:spPr>
        <a:xfrm>
          <a:off x="2247923" y="2699801"/>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Accounting Students</a:t>
          </a:r>
        </a:p>
      </dsp:txBody>
      <dsp:txXfrm>
        <a:off x="2261628" y="2713506"/>
        <a:ext cx="674463" cy="440505"/>
      </dsp:txXfrm>
    </dsp:sp>
    <dsp:sp modelId="{EA249DA3-B2F4-480A-BDB2-B1957405D58D}">
      <dsp:nvSpPr>
        <dsp:cNvPr id="0" name=""/>
        <dsp:cNvSpPr/>
      </dsp:nvSpPr>
      <dsp:spPr>
        <a:xfrm>
          <a:off x="3055078" y="1202471"/>
          <a:ext cx="456217" cy="187166"/>
        </a:xfrm>
        <a:custGeom>
          <a:avLst/>
          <a:gdLst/>
          <a:ahLst/>
          <a:cxnLst/>
          <a:rect l="0" t="0" r="0" b="0"/>
          <a:pathLst>
            <a:path>
              <a:moveTo>
                <a:pt x="0" y="0"/>
              </a:moveTo>
              <a:lnTo>
                <a:pt x="0" y="93583"/>
              </a:lnTo>
              <a:lnTo>
                <a:pt x="456217" y="93583"/>
              </a:lnTo>
              <a:lnTo>
                <a:pt x="456217"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E7171-B4AD-4AF2-ADC8-18A8B98680F6}">
      <dsp:nvSpPr>
        <dsp:cNvPr id="0" name=""/>
        <dsp:cNvSpPr/>
      </dsp:nvSpPr>
      <dsp:spPr>
        <a:xfrm>
          <a:off x="3160359" y="1389637"/>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H.O.D ICT</a:t>
          </a:r>
        </a:p>
      </dsp:txBody>
      <dsp:txXfrm>
        <a:off x="3174064" y="1403342"/>
        <a:ext cx="674463" cy="440505"/>
      </dsp:txXfrm>
    </dsp:sp>
    <dsp:sp modelId="{AB5D654E-C0DB-4FFD-B602-C852A77E03FB}">
      <dsp:nvSpPr>
        <dsp:cNvPr id="0" name=""/>
        <dsp:cNvSpPr/>
      </dsp:nvSpPr>
      <dsp:spPr>
        <a:xfrm>
          <a:off x="3465576" y="1857553"/>
          <a:ext cx="91440" cy="187166"/>
        </a:xfrm>
        <a:custGeom>
          <a:avLst/>
          <a:gdLst/>
          <a:ahLst/>
          <a:cxnLst/>
          <a:rect l="0" t="0" r="0" b="0"/>
          <a:pathLst>
            <a:path>
              <a:moveTo>
                <a:pt x="45720" y="0"/>
              </a:moveTo>
              <a:lnTo>
                <a:pt x="45720"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F12C98-38D9-4334-BD73-6E688CCFF689}">
      <dsp:nvSpPr>
        <dsp:cNvPr id="0" name=""/>
        <dsp:cNvSpPr/>
      </dsp:nvSpPr>
      <dsp:spPr>
        <a:xfrm>
          <a:off x="3160359" y="2044719"/>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ICT Instructor</a:t>
          </a:r>
        </a:p>
      </dsp:txBody>
      <dsp:txXfrm>
        <a:off x="3174064" y="2058424"/>
        <a:ext cx="674463" cy="440505"/>
      </dsp:txXfrm>
    </dsp:sp>
    <dsp:sp modelId="{19388AC8-C234-4F7A-99A1-43772E597C92}">
      <dsp:nvSpPr>
        <dsp:cNvPr id="0" name=""/>
        <dsp:cNvSpPr/>
      </dsp:nvSpPr>
      <dsp:spPr>
        <a:xfrm>
          <a:off x="3465576" y="2512635"/>
          <a:ext cx="91440" cy="187166"/>
        </a:xfrm>
        <a:custGeom>
          <a:avLst/>
          <a:gdLst/>
          <a:ahLst/>
          <a:cxnLst/>
          <a:rect l="0" t="0" r="0" b="0"/>
          <a:pathLst>
            <a:path>
              <a:moveTo>
                <a:pt x="45720" y="0"/>
              </a:moveTo>
              <a:lnTo>
                <a:pt x="45720"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E25339-A821-4DF7-861D-BD422EC8A958}">
      <dsp:nvSpPr>
        <dsp:cNvPr id="0" name=""/>
        <dsp:cNvSpPr/>
      </dsp:nvSpPr>
      <dsp:spPr>
        <a:xfrm>
          <a:off x="3160359" y="2699801"/>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ICT Students</a:t>
          </a:r>
        </a:p>
      </dsp:txBody>
      <dsp:txXfrm>
        <a:off x="3174064" y="2713506"/>
        <a:ext cx="674463" cy="440505"/>
      </dsp:txXfrm>
    </dsp:sp>
    <dsp:sp modelId="{B1B6DA7A-24F8-44A6-8D33-B55C6ED07232}">
      <dsp:nvSpPr>
        <dsp:cNvPr id="0" name=""/>
        <dsp:cNvSpPr/>
      </dsp:nvSpPr>
      <dsp:spPr>
        <a:xfrm>
          <a:off x="3739404" y="547389"/>
          <a:ext cx="684326" cy="187166"/>
        </a:xfrm>
        <a:custGeom>
          <a:avLst/>
          <a:gdLst/>
          <a:ahLst/>
          <a:cxnLst/>
          <a:rect l="0" t="0" r="0" b="0"/>
          <a:pathLst>
            <a:path>
              <a:moveTo>
                <a:pt x="0" y="0"/>
              </a:moveTo>
              <a:lnTo>
                <a:pt x="0" y="93583"/>
              </a:lnTo>
              <a:lnTo>
                <a:pt x="684326" y="93583"/>
              </a:lnTo>
              <a:lnTo>
                <a:pt x="684326" y="18716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3FD304-6EA3-4BAF-A11E-82C150E178EF}">
      <dsp:nvSpPr>
        <dsp:cNvPr id="0" name=""/>
        <dsp:cNvSpPr/>
      </dsp:nvSpPr>
      <dsp:spPr>
        <a:xfrm>
          <a:off x="4072794" y="734556"/>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C.E.O</a:t>
          </a:r>
        </a:p>
      </dsp:txBody>
      <dsp:txXfrm>
        <a:off x="4086499" y="748261"/>
        <a:ext cx="674463" cy="440505"/>
      </dsp:txXfrm>
    </dsp:sp>
    <dsp:sp modelId="{59732264-CCEA-497E-AF63-0C02B67903D9}">
      <dsp:nvSpPr>
        <dsp:cNvPr id="0" name=""/>
        <dsp:cNvSpPr/>
      </dsp:nvSpPr>
      <dsp:spPr>
        <a:xfrm>
          <a:off x="4378011" y="1202471"/>
          <a:ext cx="91440" cy="187166"/>
        </a:xfrm>
        <a:custGeom>
          <a:avLst/>
          <a:gdLst/>
          <a:ahLst/>
          <a:cxnLst/>
          <a:rect l="0" t="0" r="0" b="0"/>
          <a:pathLst>
            <a:path>
              <a:moveTo>
                <a:pt x="45720" y="0"/>
              </a:moveTo>
              <a:lnTo>
                <a:pt x="45720" y="18716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FABD3F-A75F-4D62-BB44-17FFB3DF9809}">
      <dsp:nvSpPr>
        <dsp:cNvPr id="0" name=""/>
        <dsp:cNvSpPr/>
      </dsp:nvSpPr>
      <dsp:spPr>
        <a:xfrm>
          <a:off x="4072794" y="1389637"/>
          <a:ext cx="701873" cy="46791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Accountant</a:t>
          </a:r>
        </a:p>
      </dsp:txBody>
      <dsp:txXfrm>
        <a:off x="4086499" y="1403342"/>
        <a:ext cx="674463" cy="44050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91287-F106-4C23-B8D3-2E3FB7ADD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2199</TotalTime>
  <Pages>90</Pages>
  <Words>20840</Words>
  <Characters>118788</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RURALNET 2025</cp:lastModifiedBy>
  <cp:revision>18</cp:revision>
  <dcterms:created xsi:type="dcterms:W3CDTF">2025-10-10T08:04:00Z</dcterms:created>
  <dcterms:modified xsi:type="dcterms:W3CDTF">2026-10-21T12:06:00Z</dcterms:modified>
</cp:coreProperties>
</file>