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421E0E" w14:textId="77777777" w:rsidR="007C4679" w:rsidRDefault="00974316">
      <w:r>
        <w:rPr>
          <w:noProof/>
          <w:sz w:val="24"/>
          <w:szCs w:val="24"/>
        </w:rPr>
        <w:drawing>
          <wp:anchor distT="36576" distB="36576" distL="36576" distR="36576" simplePos="0" relativeHeight="251761664" behindDoc="0" locked="0" layoutInCell="1" allowOverlap="1" wp14:anchorId="126603B5" wp14:editId="6EA903A1">
            <wp:simplePos x="0" y="0"/>
            <wp:positionH relativeFrom="column">
              <wp:posOffset>1353185</wp:posOffset>
            </wp:positionH>
            <wp:positionV relativeFrom="paragraph">
              <wp:posOffset>131445</wp:posOffset>
            </wp:positionV>
            <wp:extent cx="2384425" cy="1261110"/>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4425" cy="126111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0287C034" w14:textId="77777777" w:rsidR="007C4679" w:rsidRDefault="007C4679"/>
    <w:p w14:paraId="2CE53873" w14:textId="77777777" w:rsidR="00974316" w:rsidRDefault="00974316"/>
    <w:p w14:paraId="70B35809" w14:textId="77777777" w:rsidR="00974316" w:rsidRDefault="00974316"/>
    <w:p w14:paraId="2B455452" w14:textId="77777777" w:rsidR="00974316" w:rsidRDefault="00974316"/>
    <w:p w14:paraId="1DC09BCB" w14:textId="77777777" w:rsidR="00974316" w:rsidRDefault="00974316"/>
    <w:p w14:paraId="01257199" w14:textId="77777777" w:rsidR="00974316" w:rsidRDefault="00974316"/>
    <w:p w14:paraId="1483AC90" w14:textId="77777777" w:rsidR="00974316" w:rsidRDefault="00974316"/>
    <w:p w14:paraId="1A7FC9B6" w14:textId="77777777" w:rsidR="00974316" w:rsidRDefault="00974316"/>
    <w:p w14:paraId="336A0F57" w14:textId="77777777" w:rsidR="00974316" w:rsidRDefault="00974316"/>
    <w:p w14:paraId="06DB51FD" w14:textId="77777777" w:rsidR="00974316" w:rsidRDefault="00974316"/>
    <w:p w14:paraId="26E51CC8" w14:textId="77777777" w:rsidR="00974316" w:rsidRDefault="00974316"/>
    <w:p w14:paraId="3E8DF9E3" w14:textId="77777777" w:rsidR="00974316" w:rsidRDefault="00974316"/>
    <w:p w14:paraId="67B857C3" w14:textId="77777777" w:rsidR="007C4679" w:rsidRPr="00E14B75" w:rsidRDefault="009C514A" w:rsidP="00E14B75">
      <w:pPr>
        <w:spacing w:line="720" w:lineRule="auto"/>
        <w:jc w:val="center"/>
        <w:rPr>
          <w:b/>
          <w:sz w:val="40"/>
          <w:szCs w:val="28"/>
        </w:rPr>
      </w:pPr>
      <w:r w:rsidRPr="00E14B75">
        <w:rPr>
          <w:b/>
          <w:sz w:val="40"/>
          <w:szCs w:val="28"/>
        </w:rPr>
        <w:t>RURALNET ICT ACADEMY</w:t>
      </w:r>
    </w:p>
    <w:p w14:paraId="260BB15A" w14:textId="77777777" w:rsidR="00333429" w:rsidRPr="00E14B75" w:rsidRDefault="00333429" w:rsidP="00E14B75">
      <w:pPr>
        <w:widowControl/>
        <w:autoSpaceDE/>
        <w:autoSpaceDN/>
        <w:spacing w:after="160" w:line="720" w:lineRule="auto"/>
        <w:jc w:val="center"/>
        <w:rPr>
          <w:b/>
          <w:sz w:val="32"/>
          <w:szCs w:val="28"/>
        </w:rPr>
      </w:pPr>
      <w:r w:rsidRPr="00E14B75">
        <w:rPr>
          <w:b/>
          <w:sz w:val="32"/>
          <w:szCs w:val="28"/>
        </w:rPr>
        <w:t>BUSINESS PLAN</w:t>
      </w:r>
    </w:p>
    <w:p w14:paraId="299F978C" w14:textId="77777777" w:rsidR="00CA7446" w:rsidRDefault="00333429" w:rsidP="00E14B75">
      <w:pPr>
        <w:widowControl/>
        <w:autoSpaceDE/>
        <w:autoSpaceDN/>
        <w:spacing w:after="160" w:line="720" w:lineRule="auto"/>
        <w:jc w:val="center"/>
        <w:rPr>
          <w:b/>
          <w:sz w:val="36"/>
          <w:szCs w:val="28"/>
        </w:rPr>
      </w:pPr>
      <w:r w:rsidRPr="00E14B75">
        <w:rPr>
          <w:b/>
          <w:sz w:val="36"/>
          <w:szCs w:val="28"/>
        </w:rPr>
        <w:t>2024</w:t>
      </w:r>
    </w:p>
    <w:p w14:paraId="6A85A522" w14:textId="77777777" w:rsidR="00974316" w:rsidRDefault="00974316" w:rsidP="00E14B75">
      <w:pPr>
        <w:widowControl/>
        <w:autoSpaceDE/>
        <w:autoSpaceDN/>
        <w:spacing w:after="160" w:line="259" w:lineRule="auto"/>
        <w:jc w:val="center"/>
        <w:rPr>
          <w:b/>
          <w:sz w:val="36"/>
          <w:szCs w:val="28"/>
        </w:rPr>
      </w:pPr>
    </w:p>
    <w:p w14:paraId="241CE9F0" w14:textId="77777777" w:rsidR="00974316" w:rsidRDefault="00974316" w:rsidP="00E14B75">
      <w:pPr>
        <w:widowControl/>
        <w:autoSpaceDE/>
        <w:autoSpaceDN/>
        <w:spacing w:after="160" w:line="259" w:lineRule="auto"/>
        <w:jc w:val="center"/>
        <w:rPr>
          <w:b/>
          <w:sz w:val="36"/>
          <w:szCs w:val="28"/>
        </w:rPr>
      </w:pPr>
    </w:p>
    <w:p w14:paraId="044754D6" w14:textId="77777777" w:rsidR="00A444DF" w:rsidRDefault="00A444DF" w:rsidP="00E14B75">
      <w:pPr>
        <w:widowControl/>
        <w:autoSpaceDE/>
        <w:autoSpaceDN/>
        <w:spacing w:after="160" w:line="259" w:lineRule="auto"/>
        <w:jc w:val="center"/>
        <w:rPr>
          <w:b/>
          <w:sz w:val="36"/>
          <w:szCs w:val="28"/>
        </w:rPr>
      </w:pPr>
    </w:p>
    <w:p w14:paraId="3F8E5582" w14:textId="77777777" w:rsidR="00A444DF" w:rsidRDefault="00A444DF" w:rsidP="00E14B75">
      <w:pPr>
        <w:widowControl/>
        <w:autoSpaceDE/>
        <w:autoSpaceDN/>
        <w:spacing w:after="160" w:line="259" w:lineRule="auto"/>
        <w:jc w:val="center"/>
        <w:rPr>
          <w:b/>
          <w:sz w:val="36"/>
          <w:szCs w:val="28"/>
        </w:rPr>
      </w:pPr>
    </w:p>
    <w:p w14:paraId="527325CE" w14:textId="77777777" w:rsidR="00974316" w:rsidRDefault="00974316" w:rsidP="00E14B75">
      <w:pPr>
        <w:widowControl/>
        <w:autoSpaceDE/>
        <w:autoSpaceDN/>
        <w:spacing w:after="160" w:line="259" w:lineRule="auto"/>
        <w:jc w:val="center"/>
        <w:rPr>
          <w:b/>
          <w:sz w:val="36"/>
          <w:szCs w:val="28"/>
        </w:rPr>
      </w:pPr>
    </w:p>
    <w:p w14:paraId="267E37EA" w14:textId="77777777" w:rsidR="00974316" w:rsidRDefault="00974316" w:rsidP="00E14B75">
      <w:pPr>
        <w:widowControl/>
        <w:autoSpaceDE/>
        <w:autoSpaceDN/>
        <w:spacing w:after="160" w:line="259" w:lineRule="auto"/>
        <w:jc w:val="center"/>
        <w:rPr>
          <w:b/>
          <w:sz w:val="36"/>
          <w:szCs w:val="28"/>
        </w:rPr>
      </w:pPr>
    </w:p>
    <w:p w14:paraId="5333CAF2" w14:textId="77777777" w:rsidR="00974316" w:rsidRDefault="00974316" w:rsidP="00E14B75">
      <w:pPr>
        <w:widowControl/>
        <w:autoSpaceDE/>
        <w:autoSpaceDN/>
        <w:spacing w:after="160" w:line="259" w:lineRule="auto"/>
        <w:jc w:val="center"/>
        <w:rPr>
          <w:b/>
          <w:sz w:val="36"/>
          <w:szCs w:val="28"/>
        </w:rPr>
      </w:pPr>
    </w:p>
    <w:p w14:paraId="04FD95F0" w14:textId="77777777" w:rsidR="00974316" w:rsidRDefault="00974316" w:rsidP="00E14B75">
      <w:pPr>
        <w:widowControl/>
        <w:autoSpaceDE/>
        <w:autoSpaceDN/>
        <w:spacing w:after="160" w:line="259" w:lineRule="auto"/>
        <w:jc w:val="center"/>
        <w:rPr>
          <w:b/>
          <w:sz w:val="36"/>
          <w:szCs w:val="28"/>
        </w:rPr>
      </w:pPr>
    </w:p>
    <w:p w14:paraId="0F6DBA82" w14:textId="77777777" w:rsidR="00974316" w:rsidRPr="00E14B75" w:rsidRDefault="00974316" w:rsidP="00E14B75">
      <w:pPr>
        <w:widowControl/>
        <w:autoSpaceDE/>
        <w:autoSpaceDN/>
        <w:spacing w:after="160" w:line="259" w:lineRule="auto"/>
        <w:rPr>
          <w:b/>
          <w:sz w:val="36"/>
          <w:szCs w:val="28"/>
        </w:rPr>
      </w:pPr>
    </w:p>
    <w:p w14:paraId="7F98C80B" w14:textId="77777777" w:rsidR="0012529E" w:rsidRDefault="00CA7446" w:rsidP="00E14B75">
      <w:pPr>
        <w:widowControl/>
        <w:autoSpaceDE/>
        <w:autoSpaceDN/>
        <w:spacing w:after="160" w:line="259" w:lineRule="auto"/>
        <w:jc w:val="center"/>
      </w:pPr>
      <w:r w:rsidRPr="00E14B75">
        <w:rPr>
          <w:b/>
          <w:sz w:val="24"/>
        </w:rPr>
        <w:t>PROJECT</w:t>
      </w:r>
      <w:r w:rsidRPr="00E14B75">
        <w:rPr>
          <w:b/>
          <w:spacing w:val="-1"/>
          <w:sz w:val="24"/>
        </w:rPr>
        <w:t xml:space="preserve"> </w:t>
      </w:r>
      <w:r w:rsidRPr="00E14B75">
        <w:rPr>
          <w:b/>
          <w:sz w:val="24"/>
        </w:rPr>
        <w:t>AIMED</w:t>
      </w:r>
      <w:r w:rsidRPr="00E14B75">
        <w:rPr>
          <w:b/>
          <w:spacing w:val="-4"/>
          <w:sz w:val="24"/>
        </w:rPr>
        <w:t xml:space="preserve"> </w:t>
      </w:r>
      <w:r w:rsidRPr="00E14B75">
        <w:rPr>
          <w:b/>
          <w:sz w:val="24"/>
        </w:rPr>
        <w:t>AT</w:t>
      </w:r>
      <w:r w:rsidRPr="00E14B75">
        <w:rPr>
          <w:b/>
          <w:spacing w:val="-1"/>
          <w:sz w:val="24"/>
        </w:rPr>
        <w:t xml:space="preserve"> </w:t>
      </w:r>
      <w:r w:rsidRPr="00E14B75">
        <w:rPr>
          <w:b/>
          <w:sz w:val="24"/>
        </w:rPr>
        <w:t>PROVIDING</w:t>
      </w:r>
      <w:r w:rsidRPr="00E14B75">
        <w:rPr>
          <w:b/>
          <w:spacing w:val="-4"/>
          <w:sz w:val="24"/>
        </w:rPr>
        <w:t xml:space="preserve"> </w:t>
      </w:r>
      <w:r w:rsidRPr="00E14B75">
        <w:rPr>
          <w:b/>
          <w:sz w:val="24"/>
        </w:rPr>
        <w:t>ICT</w:t>
      </w:r>
      <w:r w:rsidRPr="00E14B75">
        <w:rPr>
          <w:b/>
          <w:spacing w:val="-5"/>
          <w:sz w:val="24"/>
        </w:rPr>
        <w:t xml:space="preserve"> </w:t>
      </w:r>
      <w:r w:rsidRPr="00E14B75">
        <w:rPr>
          <w:b/>
          <w:sz w:val="24"/>
        </w:rPr>
        <w:t>EDUCATION</w:t>
      </w:r>
      <w:r w:rsidRPr="00E14B75">
        <w:rPr>
          <w:b/>
          <w:spacing w:val="-4"/>
          <w:sz w:val="24"/>
        </w:rPr>
        <w:t xml:space="preserve"> </w:t>
      </w:r>
      <w:r w:rsidRPr="00E14B75">
        <w:rPr>
          <w:b/>
          <w:sz w:val="24"/>
        </w:rPr>
        <w:t>TO</w:t>
      </w:r>
      <w:r w:rsidRPr="00E14B75">
        <w:rPr>
          <w:b/>
          <w:spacing w:val="-4"/>
          <w:sz w:val="24"/>
        </w:rPr>
        <w:t xml:space="preserve"> </w:t>
      </w:r>
      <w:r w:rsidRPr="00E14B75">
        <w:rPr>
          <w:b/>
          <w:sz w:val="24"/>
        </w:rPr>
        <w:t>THE</w:t>
      </w:r>
      <w:r w:rsidRPr="00E14B75">
        <w:rPr>
          <w:b/>
          <w:spacing w:val="-1"/>
          <w:sz w:val="24"/>
        </w:rPr>
        <w:t xml:space="preserve"> </w:t>
      </w:r>
      <w:r w:rsidRPr="00E14B75">
        <w:rPr>
          <w:b/>
          <w:sz w:val="24"/>
        </w:rPr>
        <w:t>RURAL</w:t>
      </w:r>
      <w:r w:rsidRPr="00E14B75">
        <w:rPr>
          <w:b/>
          <w:spacing w:val="-5"/>
          <w:sz w:val="24"/>
        </w:rPr>
        <w:t xml:space="preserve"> </w:t>
      </w:r>
      <w:r w:rsidRPr="00E14B75">
        <w:rPr>
          <w:b/>
          <w:spacing w:val="-2"/>
          <w:sz w:val="24"/>
        </w:rPr>
        <w:t>POPULATION</w:t>
      </w:r>
      <w:r w:rsidRPr="00E14B75">
        <w:rPr>
          <w:b/>
        </w:rPr>
        <w:t xml:space="preserve"> </w:t>
      </w:r>
      <w:r w:rsidR="007C4679" w:rsidRPr="00E14B75">
        <w:rPr>
          <w:b/>
          <w:sz w:val="20"/>
        </w:rPr>
        <w:br w:type="page"/>
      </w:r>
    </w:p>
    <w:p w14:paraId="233F3E64" w14:textId="77777777" w:rsidR="0012529E" w:rsidRDefault="0012529E" w:rsidP="0062071D">
      <w:pPr>
        <w:pStyle w:val="BodyText"/>
        <w:spacing w:line="276" w:lineRule="auto"/>
        <w:jc w:val="both"/>
      </w:pPr>
    </w:p>
    <w:p w14:paraId="4C49477D" w14:textId="77777777" w:rsidR="0012529E" w:rsidRDefault="0012529E" w:rsidP="0062071D">
      <w:pPr>
        <w:pStyle w:val="BodyText"/>
        <w:spacing w:line="276" w:lineRule="auto"/>
        <w:jc w:val="both"/>
      </w:pPr>
    </w:p>
    <w:p w14:paraId="324852FD" w14:textId="77777777" w:rsidR="00E7388B" w:rsidRPr="00B16853" w:rsidRDefault="00E7388B" w:rsidP="00856B02">
      <w:pPr>
        <w:pStyle w:val="Heading2"/>
        <w:ind w:left="0" w:firstLine="0"/>
        <w:jc w:val="center"/>
        <w:rPr>
          <w:sz w:val="28"/>
          <w:rPrChange w:id="0" w:author="Windows User" w:date="2024-11-27T17:09:00Z">
            <w:rPr/>
          </w:rPrChange>
        </w:rPr>
      </w:pPr>
      <w:bookmarkStart w:id="1" w:name="_Toc178837795"/>
      <w:r w:rsidRPr="00B16853">
        <w:rPr>
          <w:sz w:val="28"/>
          <w:rPrChange w:id="2" w:author="Windows User" w:date="2024-11-27T17:09:00Z">
            <w:rPr/>
          </w:rPrChange>
        </w:rPr>
        <w:t>EXECUTIVE SUMMARY</w:t>
      </w:r>
      <w:bookmarkEnd w:id="1"/>
    </w:p>
    <w:p w14:paraId="1BA47FD1" w14:textId="77777777" w:rsidR="00E7388B" w:rsidRDefault="00E7388B" w:rsidP="00465834">
      <w:pPr>
        <w:pStyle w:val="BodyText"/>
        <w:spacing w:line="276" w:lineRule="auto"/>
        <w:jc w:val="both"/>
        <w:rPr>
          <w:b/>
        </w:rPr>
      </w:pPr>
    </w:p>
    <w:p w14:paraId="10C8287B" w14:textId="77777777" w:rsidR="00E7388B" w:rsidRDefault="00E7388B" w:rsidP="00465834">
      <w:pPr>
        <w:pStyle w:val="BodyText"/>
        <w:spacing w:line="276" w:lineRule="auto"/>
        <w:jc w:val="both"/>
      </w:pPr>
      <w:r w:rsidRPr="00B57803">
        <w:t xml:space="preserve">This business plan describes the opportunities for growth of the </w:t>
      </w:r>
      <w:r w:rsidR="004F21A8" w:rsidRPr="00B57803">
        <w:t>Ruralnet</w:t>
      </w:r>
      <w:r w:rsidR="004F21A8">
        <w:t xml:space="preserve"> ICT </w:t>
      </w:r>
      <w:r>
        <w:t xml:space="preserve">Academy as per outlined mission, vision, objectives, business </w:t>
      </w:r>
      <w:r w:rsidR="005B2C51">
        <w:t>description</w:t>
      </w:r>
      <w:r>
        <w:t>, marketing and finance. The respective areas are complemented with tables, figures and posters as appropriate. It concludes that the opportunities for bridging the digital gap between rural and urban environment is a viable undertaking.</w:t>
      </w:r>
      <w:r w:rsidR="0008246F">
        <w:t xml:space="preserve"> </w:t>
      </w:r>
    </w:p>
    <w:p w14:paraId="69C5A8F5" w14:textId="77777777" w:rsidR="00B71044" w:rsidRDefault="00B71044" w:rsidP="0062071D">
      <w:pPr>
        <w:pStyle w:val="BodyText"/>
        <w:spacing w:line="276" w:lineRule="auto"/>
        <w:ind w:left="342"/>
        <w:jc w:val="both"/>
      </w:pPr>
    </w:p>
    <w:p w14:paraId="5EEFBAA2" w14:textId="77777777" w:rsidR="00B71044" w:rsidRDefault="00B71044" w:rsidP="0062071D">
      <w:pPr>
        <w:pStyle w:val="BodyText"/>
        <w:spacing w:line="276" w:lineRule="auto"/>
        <w:ind w:left="342"/>
        <w:jc w:val="both"/>
      </w:pPr>
    </w:p>
    <w:p w14:paraId="2DD7CDD1" w14:textId="77777777" w:rsidR="00B71044" w:rsidRDefault="00B71044" w:rsidP="0062071D">
      <w:pPr>
        <w:pStyle w:val="BodyText"/>
        <w:spacing w:line="276" w:lineRule="auto"/>
        <w:ind w:left="342"/>
        <w:jc w:val="both"/>
      </w:pPr>
    </w:p>
    <w:p w14:paraId="4AFF9328" w14:textId="77777777" w:rsidR="00B71044" w:rsidRDefault="00B71044" w:rsidP="0062071D">
      <w:pPr>
        <w:pStyle w:val="BodyText"/>
        <w:spacing w:line="276" w:lineRule="auto"/>
        <w:ind w:left="342"/>
        <w:jc w:val="both"/>
      </w:pPr>
    </w:p>
    <w:p w14:paraId="49BD4344" w14:textId="77777777" w:rsidR="00B71044" w:rsidRDefault="00B71044" w:rsidP="0062071D">
      <w:pPr>
        <w:pStyle w:val="BodyText"/>
        <w:spacing w:line="276" w:lineRule="auto"/>
        <w:ind w:left="342"/>
        <w:jc w:val="both"/>
      </w:pPr>
    </w:p>
    <w:p w14:paraId="7CCA6A75" w14:textId="77777777" w:rsidR="00B71044" w:rsidRDefault="00B71044" w:rsidP="0062071D">
      <w:pPr>
        <w:pStyle w:val="BodyText"/>
        <w:spacing w:line="276" w:lineRule="auto"/>
        <w:ind w:left="342"/>
        <w:jc w:val="both"/>
      </w:pPr>
    </w:p>
    <w:p w14:paraId="7C62F3C6" w14:textId="77777777" w:rsidR="00B71044" w:rsidRDefault="00B71044" w:rsidP="0062071D">
      <w:pPr>
        <w:pStyle w:val="BodyText"/>
        <w:spacing w:line="276" w:lineRule="auto"/>
        <w:ind w:left="342"/>
        <w:jc w:val="both"/>
      </w:pPr>
    </w:p>
    <w:p w14:paraId="7B2EFB12" w14:textId="77777777" w:rsidR="00B71044" w:rsidRDefault="00B71044" w:rsidP="0062071D">
      <w:pPr>
        <w:pStyle w:val="BodyText"/>
        <w:spacing w:line="276" w:lineRule="auto"/>
        <w:ind w:left="342"/>
        <w:jc w:val="both"/>
      </w:pPr>
    </w:p>
    <w:p w14:paraId="5462E364" w14:textId="77777777" w:rsidR="00B71044" w:rsidRDefault="00B71044" w:rsidP="0062071D">
      <w:pPr>
        <w:pStyle w:val="BodyText"/>
        <w:spacing w:line="276" w:lineRule="auto"/>
        <w:ind w:left="342"/>
        <w:jc w:val="both"/>
      </w:pPr>
    </w:p>
    <w:p w14:paraId="70BA44EC" w14:textId="77777777" w:rsidR="00B71044" w:rsidRDefault="00B71044" w:rsidP="0062071D">
      <w:pPr>
        <w:pStyle w:val="BodyText"/>
        <w:spacing w:line="276" w:lineRule="auto"/>
        <w:ind w:left="342"/>
        <w:jc w:val="both"/>
      </w:pPr>
    </w:p>
    <w:p w14:paraId="34F30A85" w14:textId="77777777" w:rsidR="00B71044" w:rsidRDefault="00B71044" w:rsidP="0062071D">
      <w:pPr>
        <w:pStyle w:val="BodyText"/>
        <w:spacing w:line="276" w:lineRule="auto"/>
        <w:ind w:left="342"/>
        <w:jc w:val="both"/>
      </w:pPr>
    </w:p>
    <w:p w14:paraId="6AE762A9" w14:textId="77777777" w:rsidR="00B71044" w:rsidRDefault="00B71044" w:rsidP="0062071D">
      <w:pPr>
        <w:pStyle w:val="BodyText"/>
        <w:spacing w:line="276" w:lineRule="auto"/>
        <w:ind w:left="342"/>
        <w:jc w:val="both"/>
      </w:pPr>
    </w:p>
    <w:p w14:paraId="49C0DF23" w14:textId="77777777" w:rsidR="00B71044" w:rsidRDefault="00B71044" w:rsidP="0062071D">
      <w:pPr>
        <w:pStyle w:val="BodyText"/>
        <w:spacing w:line="276" w:lineRule="auto"/>
        <w:ind w:left="342"/>
        <w:jc w:val="both"/>
      </w:pPr>
    </w:p>
    <w:p w14:paraId="073D115E" w14:textId="77777777" w:rsidR="00B71044" w:rsidRDefault="00B71044" w:rsidP="0062071D">
      <w:pPr>
        <w:pStyle w:val="BodyText"/>
        <w:spacing w:line="276" w:lineRule="auto"/>
        <w:ind w:left="342"/>
        <w:jc w:val="both"/>
      </w:pPr>
    </w:p>
    <w:p w14:paraId="4CCFF9D8" w14:textId="77777777" w:rsidR="00B71044" w:rsidRDefault="00B71044" w:rsidP="0062071D">
      <w:pPr>
        <w:pStyle w:val="BodyText"/>
        <w:spacing w:line="276" w:lineRule="auto"/>
        <w:ind w:left="342"/>
        <w:jc w:val="both"/>
      </w:pPr>
    </w:p>
    <w:p w14:paraId="61B0C43C" w14:textId="77777777" w:rsidR="00B71044" w:rsidRDefault="00B71044" w:rsidP="0062071D">
      <w:pPr>
        <w:pStyle w:val="BodyText"/>
        <w:spacing w:line="276" w:lineRule="auto"/>
        <w:ind w:left="342"/>
        <w:jc w:val="both"/>
      </w:pPr>
    </w:p>
    <w:p w14:paraId="556519CC" w14:textId="77777777" w:rsidR="00B71044" w:rsidRDefault="00B71044" w:rsidP="0062071D">
      <w:pPr>
        <w:pStyle w:val="BodyText"/>
        <w:spacing w:line="276" w:lineRule="auto"/>
        <w:ind w:left="342"/>
        <w:jc w:val="both"/>
      </w:pPr>
    </w:p>
    <w:p w14:paraId="229B8572" w14:textId="77777777" w:rsidR="00B71044" w:rsidRDefault="00B71044" w:rsidP="0062071D">
      <w:pPr>
        <w:pStyle w:val="BodyText"/>
        <w:spacing w:line="276" w:lineRule="auto"/>
        <w:ind w:left="342"/>
        <w:jc w:val="both"/>
      </w:pPr>
    </w:p>
    <w:p w14:paraId="435B3431" w14:textId="77777777" w:rsidR="00B71044" w:rsidRDefault="00B71044" w:rsidP="0062071D">
      <w:pPr>
        <w:pStyle w:val="BodyText"/>
        <w:spacing w:line="276" w:lineRule="auto"/>
        <w:ind w:left="342"/>
        <w:jc w:val="both"/>
      </w:pPr>
    </w:p>
    <w:p w14:paraId="1CEE041C" w14:textId="77777777" w:rsidR="00B71044" w:rsidRDefault="00B71044" w:rsidP="0062071D">
      <w:pPr>
        <w:pStyle w:val="BodyText"/>
        <w:spacing w:line="276" w:lineRule="auto"/>
        <w:ind w:left="342"/>
        <w:jc w:val="both"/>
      </w:pPr>
    </w:p>
    <w:p w14:paraId="72206482" w14:textId="77777777" w:rsidR="00B71044" w:rsidRDefault="00B71044" w:rsidP="0062071D">
      <w:pPr>
        <w:pStyle w:val="BodyText"/>
        <w:spacing w:line="276" w:lineRule="auto"/>
        <w:ind w:left="342"/>
        <w:jc w:val="both"/>
      </w:pPr>
    </w:p>
    <w:p w14:paraId="5FBCD439" w14:textId="77777777" w:rsidR="00B71044" w:rsidRDefault="00B71044" w:rsidP="0062071D">
      <w:pPr>
        <w:pStyle w:val="BodyText"/>
        <w:spacing w:line="276" w:lineRule="auto"/>
        <w:ind w:left="342"/>
        <w:jc w:val="both"/>
      </w:pPr>
    </w:p>
    <w:p w14:paraId="6A26786E" w14:textId="77777777" w:rsidR="00B71044" w:rsidRDefault="00B71044" w:rsidP="0062071D">
      <w:pPr>
        <w:pStyle w:val="BodyText"/>
        <w:spacing w:line="276" w:lineRule="auto"/>
        <w:ind w:left="342"/>
        <w:jc w:val="both"/>
      </w:pPr>
    </w:p>
    <w:p w14:paraId="60E6F91D" w14:textId="77777777" w:rsidR="00B71044" w:rsidRDefault="00B71044" w:rsidP="0062071D">
      <w:pPr>
        <w:pStyle w:val="BodyText"/>
        <w:spacing w:line="276" w:lineRule="auto"/>
        <w:ind w:left="342"/>
        <w:jc w:val="both"/>
      </w:pPr>
    </w:p>
    <w:p w14:paraId="17EFAF9E" w14:textId="77777777" w:rsidR="00B71044" w:rsidRDefault="00B71044" w:rsidP="0062071D">
      <w:pPr>
        <w:pStyle w:val="BodyText"/>
        <w:spacing w:line="276" w:lineRule="auto"/>
        <w:ind w:left="342"/>
        <w:jc w:val="both"/>
      </w:pPr>
    </w:p>
    <w:p w14:paraId="61311152" w14:textId="77777777" w:rsidR="00B71044" w:rsidRDefault="00B71044" w:rsidP="0062071D">
      <w:pPr>
        <w:pStyle w:val="BodyText"/>
        <w:spacing w:line="276" w:lineRule="auto"/>
        <w:ind w:left="342"/>
        <w:jc w:val="both"/>
      </w:pPr>
    </w:p>
    <w:p w14:paraId="32725739" w14:textId="77777777" w:rsidR="00B71044" w:rsidRDefault="00B71044" w:rsidP="0062071D">
      <w:pPr>
        <w:pStyle w:val="BodyText"/>
        <w:spacing w:line="276" w:lineRule="auto"/>
        <w:ind w:left="342"/>
        <w:jc w:val="both"/>
      </w:pPr>
    </w:p>
    <w:p w14:paraId="6788F6C7" w14:textId="77777777" w:rsidR="00B71044" w:rsidRDefault="00B71044" w:rsidP="0062071D">
      <w:pPr>
        <w:pStyle w:val="BodyText"/>
        <w:spacing w:line="276" w:lineRule="auto"/>
        <w:ind w:left="342"/>
        <w:jc w:val="both"/>
      </w:pPr>
    </w:p>
    <w:p w14:paraId="0C701EAA" w14:textId="77777777" w:rsidR="00B71044" w:rsidRDefault="00B71044" w:rsidP="0062071D">
      <w:pPr>
        <w:pStyle w:val="BodyText"/>
        <w:spacing w:line="276" w:lineRule="auto"/>
        <w:ind w:left="342"/>
        <w:jc w:val="both"/>
      </w:pPr>
    </w:p>
    <w:p w14:paraId="44552897" w14:textId="77777777" w:rsidR="00B71044" w:rsidRDefault="00B71044" w:rsidP="0062071D">
      <w:pPr>
        <w:pStyle w:val="BodyText"/>
        <w:spacing w:line="276" w:lineRule="auto"/>
        <w:ind w:left="342"/>
        <w:jc w:val="both"/>
      </w:pPr>
    </w:p>
    <w:p w14:paraId="1202F19D" w14:textId="77777777" w:rsidR="00B71044" w:rsidRDefault="00B71044" w:rsidP="0062071D">
      <w:pPr>
        <w:pStyle w:val="BodyText"/>
        <w:spacing w:line="276" w:lineRule="auto"/>
        <w:ind w:left="342"/>
        <w:jc w:val="both"/>
      </w:pPr>
    </w:p>
    <w:p w14:paraId="15FBD5D3" w14:textId="77777777" w:rsidR="00B71044" w:rsidRDefault="00B71044" w:rsidP="0062071D">
      <w:pPr>
        <w:pStyle w:val="BodyText"/>
        <w:spacing w:line="276" w:lineRule="auto"/>
        <w:ind w:left="342"/>
        <w:jc w:val="both"/>
      </w:pPr>
    </w:p>
    <w:p w14:paraId="7946C58F" w14:textId="77777777" w:rsidR="00B71044" w:rsidRDefault="00B71044" w:rsidP="0062071D">
      <w:pPr>
        <w:pStyle w:val="BodyText"/>
        <w:spacing w:line="276" w:lineRule="auto"/>
        <w:ind w:left="342"/>
        <w:jc w:val="both"/>
      </w:pPr>
    </w:p>
    <w:p w14:paraId="2B15EAD9" w14:textId="77777777" w:rsidR="00B71044" w:rsidRDefault="00B71044" w:rsidP="0062071D">
      <w:pPr>
        <w:pStyle w:val="BodyText"/>
        <w:spacing w:line="276" w:lineRule="auto"/>
        <w:ind w:left="342"/>
        <w:jc w:val="both"/>
      </w:pPr>
    </w:p>
    <w:p w14:paraId="02DF4FE4" w14:textId="77777777" w:rsidR="00B71044" w:rsidRDefault="00B71044" w:rsidP="0062071D">
      <w:pPr>
        <w:pStyle w:val="BodyText"/>
        <w:spacing w:line="276" w:lineRule="auto"/>
        <w:ind w:left="342"/>
        <w:jc w:val="both"/>
      </w:pPr>
    </w:p>
    <w:p w14:paraId="4C089520" w14:textId="77777777" w:rsidR="00B71044" w:rsidRDefault="00B71044" w:rsidP="0062071D">
      <w:pPr>
        <w:pStyle w:val="BodyText"/>
        <w:spacing w:line="276" w:lineRule="auto"/>
        <w:ind w:left="342"/>
        <w:jc w:val="both"/>
      </w:pPr>
    </w:p>
    <w:p w14:paraId="004DC86B" w14:textId="77777777" w:rsidR="00CF2503" w:rsidRDefault="00CF2503" w:rsidP="00D21047">
      <w:pPr>
        <w:pStyle w:val="NormalWeb"/>
      </w:pPr>
    </w:p>
    <w:p w14:paraId="430E688B" w14:textId="77777777" w:rsidR="00DB2E1C" w:rsidRDefault="00A32A19" w:rsidP="00E14B75">
      <w:pPr>
        <w:pStyle w:val="Heading2"/>
      </w:pPr>
      <w:bookmarkStart w:id="3" w:name="_Toc178837796"/>
      <w:commentRangeStart w:id="4"/>
      <w:r>
        <w:t>Table of contents</w:t>
      </w:r>
      <w:bookmarkEnd w:id="3"/>
      <w:r>
        <w:t xml:space="preserve"> </w:t>
      </w:r>
      <w:commentRangeEnd w:id="4"/>
      <w:r w:rsidR="0077173E">
        <w:rPr>
          <w:rStyle w:val="CommentReference"/>
          <w:b w:val="0"/>
          <w:bCs w:val="0"/>
        </w:rPr>
        <w:commentReference w:id="4"/>
      </w:r>
    </w:p>
    <w:p w14:paraId="1ACD74C4" w14:textId="77777777" w:rsidR="00A32A19" w:rsidRDefault="00A32A19">
      <w:pPr>
        <w:widowControl/>
        <w:autoSpaceDE/>
        <w:autoSpaceDN/>
        <w:spacing w:after="160" w:line="259" w:lineRule="auto"/>
      </w:pPr>
    </w:p>
    <w:commentRangeStart w:id="5"/>
    <w:commentRangeStart w:id="6"/>
    <w:commentRangeStart w:id="7"/>
    <w:p w14:paraId="57054404" w14:textId="77777777" w:rsidR="005730CB" w:rsidRDefault="005730CB" w:rsidP="00065F5A">
      <w:pPr>
        <w:pStyle w:val="TOC2"/>
        <w:tabs>
          <w:tab w:val="right" w:leader="dot" w:pos="9350"/>
        </w:tabs>
        <w:spacing w:before="0"/>
        <w:ind w:hanging="197"/>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78837795" w:history="1">
        <w:r w:rsidRPr="00F036DB">
          <w:rPr>
            <w:rStyle w:val="Hyperlink"/>
            <w:noProof/>
          </w:rPr>
          <w:t>EXECUTIVE SUMMARY</w:t>
        </w:r>
        <w:r>
          <w:rPr>
            <w:noProof/>
            <w:webHidden/>
          </w:rPr>
          <w:tab/>
        </w:r>
        <w:r>
          <w:rPr>
            <w:noProof/>
            <w:webHidden/>
          </w:rPr>
          <w:fldChar w:fldCharType="begin"/>
        </w:r>
        <w:r>
          <w:rPr>
            <w:noProof/>
            <w:webHidden/>
          </w:rPr>
          <w:instrText xml:space="preserve"> PAGEREF _Toc178837795 \h </w:instrText>
        </w:r>
        <w:r>
          <w:rPr>
            <w:noProof/>
            <w:webHidden/>
          </w:rPr>
        </w:r>
        <w:r>
          <w:rPr>
            <w:noProof/>
            <w:webHidden/>
          </w:rPr>
          <w:fldChar w:fldCharType="separate"/>
        </w:r>
        <w:r>
          <w:rPr>
            <w:noProof/>
            <w:webHidden/>
          </w:rPr>
          <w:t>i</w:t>
        </w:r>
        <w:r>
          <w:rPr>
            <w:noProof/>
            <w:webHidden/>
          </w:rPr>
          <w:fldChar w:fldCharType="end"/>
        </w:r>
      </w:hyperlink>
    </w:p>
    <w:p w14:paraId="000F2BDE"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796" w:history="1">
        <w:r w:rsidR="005730CB" w:rsidRPr="00F036DB">
          <w:rPr>
            <w:rStyle w:val="Hyperlink"/>
            <w:noProof/>
          </w:rPr>
          <w:t>Table of contents</w:t>
        </w:r>
        <w:r w:rsidR="005730CB">
          <w:rPr>
            <w:noProof/>
            <w:webHidden/>
          </w:rPr>
          <w:tab/>
        </w:r>
        <w:r w:rsidR="005730CB">
          <w:rPr>
            <w:noProof/>
            <w:webHidden/>
          </w:rPr>
          <w:fldChar w:fldCharType="begin"/>
        </w:r>
        <w:r w:rsidR="005730CB">
          <w:rPr>
            <w:noProof/>
            <w:webHidden/>
          </w:rPr>
          <w:instrText xml:space="preserve"> PAGEREF _Toc178837796 \h </w:instrText>
        </w:r>
        <w:r w:rsidR="005730CB">
          <w:rPr>
            <w:noProof/>
            <w:webHidden/>
          </w:rPr>
        </w:r>
        <w:r w:rsidR="005730CB">
          <w:rPr>
            <w:noProof/>
            <w:webHidden/>
          </w:rPr>
          <w:fldChar w:fldCharType="separate"/>
        </w:r>
        <w:r w:rsidR="005730CB">
          <w:rPr>
            <w:noProof/>
            <w:webHidden/>
          </w:rPr>
          <w:t>ii</w:t>
        </w:r>
        <w:r w:rsidR="005730CB">
          <w:rPr>
            <w:noProof/>
            <w:webHidden/>
          </w:rPr>
          <w:fldChar w:fldCharType="end"/>
        </w:r>
      </w:hyperlink>
    </w:p>
    <w:p w14:paraId="61129207"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797" w:history="1">
        <w:r w:rsidR="005730CB" w:rsidRPr="00F036DB">
          <w:rPr>
            <w:rStyle w:val="Hyperlink"/>
            <w:noProof/>
          </w:rPr>
          <w:t>1.0 CHAPTER ONE</w:t>
        </w:r>
        <w:r w:rsidR="005730CB">
          <w:rPr>
            <w:noProof/>
            <w:webHidden/>
          </w:rPr>
          <w:tab/>
        </w:r>
        <w:r w:rsidR="005730CB">
          <w:rPr>
            <w:noProof/>
            <w:webHidden/>
          </w:rPr>
          <w:fldChar w:fldCharType="begin"/>
        </w:r>
        <w:r w:rsidR="005730CB">
          <w:rPr>
            <w:noProof/>
            <w:webHidden/>
          </w:rPr>
          <w:instrText xml:space="preserve"> PAGEREF _Toc178837797 \h </w:instrText>
        </w:r>
        <w:r w:rsidR="005730CB">
          <w:rPr>
            <w:noProof/>
            <w:webHidden/>
          </w:rPr>
        </w:r>
        <w:r w:rsidR="005730CB">
          <w:rPr>
            <w:noProof/>
            <w:webHidden/>
          </w:rPr>
          <w:fldChar w:fldCharType="separate"/>
        </w:r>
        <w:r w:rsidR="005730CB">
          <w:rPr>
            <w:noProof/>
            <w:webHidden/>
          </w:rPr>
          <w:t>1</w:t>
        </w:r>
        <w:r w:rsidR="005730CB">
          <w:rPr>
            <w:noProof/>
            <w:webHidden/>
          </w:rPr>
          <w:fldChar w:fldCharType="end"/>
        </w:r>
      </w:hyperlink>
    </w:p>
    <w:p w14:paraId="20790118"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798" w:history="1">
        <w:r w:rsidR="005730CB" w:rsidRPr="00F036DB">
          <w:rPr>
            <w:rStyle w:val="Hyperlink"/>
            <w:noProof/>
          </w:rPr>
          <w:t>1.1 INTRODUCTION</w:t>
        </w:r>
        <w:r w:rsidR="005730CB">
          <w:rPr>
            <w:noProof/>
            <w:webHidden/>
          </w:rPr>
          <w:tab/>
        </w:r>
        <w:r w:rsidR="005730CB">
          <w:rPr>
            <w:noProof/>
            <w:webHidden/>
          </w:rPr>
          <w:fldChar w:fldCharType="begin"/>
        </w:r>
        <w:r w:rsidR="005730CB">
          <w:rPr>
            <w:noProof/>
            <w:webHidden/>
          </w:rPr>
          <w:instrText xml:space="preserve"> PAGEREF _Toc178837798 \h </w:instrText>
        </w:r>
        <w:r w:rsidR="005730CB">
          <w:rPr>
            <w:noProof/>
            <w:webHidden/>
          </w:rPr>
        </w:r>
        <w:r w:rsidR="005730CB">
          <w:rPr>
            <w:noProof/>
            <w:webHidden/>
          </w:rPr>
          <w:fldChar w:fldCharType="separate"/>
        </w:r>
        <w:r w:rsidR="005730CB">
          <w:rPr>
            <w:noProof/>
            <w:webHidden/>
          </w:rPr>
          <w:t>1</w:t>
        </w:r>
        <w:r w:rsidR="005730CB">
          <w:rPr>
            <w:noProof/>
            <w:webHidden/>
          </w:rPr>
          <w:fldChar w:fldCharType="end"/>
        </w:r>
      </w:hyperlink>
    </w:p>
    <w:p w14:paraId="5D2BC212"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799" w:history="1">
        <w:r w:rsidR="005730CB" w:rsidRPr="00F036DB">
          <w:rPr>
            <w:rStyle w:val="Hyperlink"/>
            <w:noProof/>
          </w:rPr>
          <w:t>1.1.1 Vision Mission Statement</w:t>
        </w:r>
        <w:r w:rsidR="005730CB">
          <w:rPr>
            <w:noProof/>
            <w:webHidden/>
          </w:rPr>
          <w:tab/>
        </w:r>
        <w:r w:rsidR="005730CB">
          <w:rPr>
            <w:noProof/>
            <w:webHidden/>
          </w:rPr>
          <w:fldChar w:fldCharType="begin"/>
        </w:r>
        <w:r w:rsidR="005730CB">
          <w:rPr>
            <w:noProof/>
            <w:webHidden/>
          </w:rPr>
          <w:instrText xml:space="preserve"> PAGEREF _Toc178837799 \h </w:instrText>
        </w:r>
        <w:r w:rsidR="005730CB">
          <w:rPr>
            <w:noProof/>
            <w:webHidden/>
          </w:rPr>
        </w:r>
        <w:r w:rsidR="005730CB">
          <w:rPr>
            <w:noProof/>
            <w:webHidden/>
          </w:rPr>
          <w:fldChar w:fldCharType="separate"/>
        </w:r>
        <w:r w:rsidR="005730CB">
          <w:rPr>
            <w:noProof/>
            <w:webHidden/>
          </w:rPr>
          <w:t>1</w:t>
        </w:r>
        <w:r w:rsidR="005730CB">
          <w:rPr>
            <w:noProof/>
            <w:webHidden/>
          </w:rPr>
          <w:fldChar w:fldCharType="end"/>
        </w:r>
      </w:hyperlink>
    </w:p>
    <w:p w14:paraId="72C109E6"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00" w:history="1">
        <w:r w:rsidR="005730CB" w:rsidRPr="00F036DB">
          <w:rPr>
            <w:rStyle w:val="Hyperlink"/>
            <w:noProof/>
          </w:rPr>
          <w:t>1.1. 2 Mission statement</w:t>
        </w:r>
        <w:r w:rsidR="005730CB">
          <w:rPr>
            <w:noProof/>
            <w:webHidden/>
          </w:rPr>
          <w:tab/>
        </w:r>
        <w:r w:rsidR="005730CB">
          <w:rPr>
            <w:noProof/>
            <w:webHidden/>
          </w:rPr>
          <w:fldChar w:fldCharType="begin"/>
        </w:r>
        <w:r w:rsidR="005730CB">
          <w:rPr>
            <w:noProof/>
            <w:webHidden/>
          </w:rPr>
          <w:instrText xml:space="preserve"> PAGEREF _Toc178837800 \h </w:instrText>
        </w:r>
        <w:r w:rsidR="005730CB">
          <w:rPr>
            <w:noProof/>
            <w:webHidden/>
          </w:rPr>
        </w:r>
        <w:r w:rsidR="005730CB">
          <w:rPr>
            <w:noProof/>
            <w:webHidden/>
          </w:rPr>
          <w:fldChar w:fldCharType="separate"/>
        </w:r>
        <w:r w:rsidR="005730CB">
          <w:rPr>
            <w:noProof/>
            <w:webHidden/>
          </w:rPr>
          <w:t>1</w:t>
        </w:r>
        <w:r w:rsidR="005730CB">
          <w:rPr>
            <w:noProof/>
            <w:webHidden/>
          </w:rPr>
          <w:fldChar w:fldCharType="end"/>
        </w:r>
      </w:hyperlink>
    </w:p>
    <w:p w14:paraId="72A5A2D4"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01" w:history="1">
        <w:r w:rsidR="005730CB" w:rsidRPr="00F036DB">
          <w:rPr>
            <w:rStyle w:val="Hyperlink"/>
            <w:noProof/>
          </w:rPr>
          <w:t>1.2 Objectives</w:t>
        </w:r>
        <w:r w:rsidR="005730CB">
          <w:rPr>
            <w:noProof/>
            <w:webHidden/>
          </w:rPr>
          <w:tab/>
        </w:r>
        <w:r w:rsidR="005730CB">
          <w:rPr>
            <w:noProof/>
            <w:webHidden/>
          </w:rPr>
          <w:fldChar w:fldCharType="begin"/>
        </w:r>
        <w:r w:rsidR="005730CB">
          <w:rPr>
            <w:noProof/>
            <w:webHidden/>
          </w:rPr>
          <w:instrText xml:space="preserve"> PAGEREF _Toc178837801 \h </w:instrText>
        </w:r>
        <w:r w:rsidR="005730CB">
          <w:rPr>
            <w:noProof/>
            <w:webHidden/>
          </w:rPr>
        </w:r>
        <w:r w:rsidR="005730CB">
          <w:rPr>
            <w:noProof/>
            <w:webHidden/>
          </w:rPr>
          <w:fldChar w:fldCharType="separate"/>
        </w:r>
        <w:r w:rsidR="005730CB">
          <w:rPr>
            <w:noProof/>
            <w:webHidden/>
          </w:rPr>
          <w:t>1</w:t>
        </w:r>
        <w:r w:rsidR="005730CB">
          <w:rPr>
            <w:noProof/>
            <w:webHidden/>
          </w:rPr>
          <w:fldChar w:fldCharType="end"/>
        </w:r>
      </w:hyperlink>
    </w:p>
    <w:p w14:paraId="57649CF8"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02" w:history="1">
        <w:r w:rsidR="005730CB" w:rsidRPr="00F036DB">
          <w:rPr>
            <w:rStyle w:val="Hyperlink"/>
            <w:noProof/>
          </w:rPr>
          <w:t xml:space="preserve">1.2.1 </w:t>
        </w:r>
        <w:r w:rsidR="005730CB">
          <w:rPr>
            <w:rFonts w:asciiTheme="minorHAnsi" w:eastAsiaTheme="minorEastAsia" w:hAnsiTheme="minorHAnsi" w:cstheme="minorBidi"/>
            <w:noProof/>
            <w:sz w:val="22"/>
            <w:szCs w:val="22"/>
          </w:rPr>
          <w:tab/>
        </w:r>
        <w:r w:rsidR="005730CB" w:rsidRPr="00F036DB">
          <w:rPr>
            <w:rStyle w:val="Hyperlink"/>
            <w:noProof/>
          </w:rPr>
          <w:t>Short-term objectives</w:t>
        </w:r>
        <w:r w:rsidR="005730CB">
          <w:rPr>
            <w:noProof/>
            <w:webHidden/>
          </w:rPr>
          <w:tab/>
        </w:r>
        <w:r w:rsidR="005730CB">
          <w:rPr>
            <w:noProof/>
            <w:webHidden/>
          </w:rPr>
          <w:fldChar w:fldCharType="begin"/>
        </w:r>
        <w:r w:rsidR="005730CB">
          <w:rPr>
            <w:noProof/>
            <w:webHidden/>
          </w:rPr>
          <w:instrText xml:space="preserve"> PAGEREF _Toc178837802 \h </w:instrText>
        </w:r>
        <w:r w:rsidR="005730CB">
          <w:rPr>
            <w:noProof/>
            <w:webHidden/>
          </w:rPr>
        </w:r>
        <w:r w:rsidR="005730CB">
          <w:rPr>
            <w:noProof/>
            <w:webHidden/>
          </w:rPr>
          <w:fldChar w:fldCharType="separate"/>
        </w:r>
        <w:r w:rsidR="005730CB">
          <w:rPr>
            <w:noProof/>
            <w:webHidden/>
          </w:rPr>
          <w:t>2</w:t>
        </w:r>
        <w:r w:rsidR="005730CB">
          <w:rPr>
            <w:noProof/>
            <w:webHidden/>
          </w:rPr>
          <w:fldChar w:fldCharType="end"/>
        </w:r>
      </w:hyperlink>
    </w:p>
    <w:p w14:paraId="49E6BCF8"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03" w:history="1">
        <w:r w:rsidR="005730CB" w:rsidRPr="00F036DB">
          <w:rPr>
            <w:rStyle w:val="Hyperlink"/>
            <w:noProof/>
          </w:rPr>
          <w:t>1.2.2 Long</w:t>
        </w:r>
        <w:r w:rsidR="005730CB" w:rsidRPr="00F036DB">
          <w:rPr>
            <w:rStyle w:val="Hyperlink"/>
            <w:noProof/>
            <w:spacing w:val="-7"/>
          </w:rPr>
          <w:t>-</w:t>
        </w:r>
        <w:r w:rsidR="005730CB" w:rsidRPr="00F036DB">
          <w:rPr>
            <w:rStyle w:val="Hyperlink"/>
            <w:noProof/>
          </w:rPr>
          <w:t>term</w:t>
        </w:r>
        <w:r w:rsidR="005730CB" w:rsidRPr="00F036DB">
          <w:rPr>
            <w:rStyle w:val="Hyperlink"/>
            <w:noProof/>
            <w:spacing w:val="-5"/>
          </w:rPr>
          <w:t xml:space="preserve"> </w:t>
        </w:r>
        <w:r w:rsidR="005730CB" w:rsidRPr="00F036DB">
          <w:rPr>
            <w:rStyle w:val="Hyperlink"/>
            <w:noProof/>
          </w:rPr>
          <w:t>objectives</w:t>
        </w:r>
        <w:r w:rsidR="005730CB">
          <w:rPr>
            <w:noProof/>
            <w:webHidden/>
          </w:rPr>
          <w:tab/>
        </w:r>
        <w:r w:rsidR="005730CB">
          <w:rPr>
            <w:noProof/>
            <w:webHidden/>
          </w:rPr>
          <w:fldChar w:fldCharType="begin"/>
        </w:r>
        <w:r w:rsidR="005730CB">
          <w:rPr>
            <w:noProof/>
            <w:webHidden/>
          </w:rPr>
          <w:instrText xml:space="preserve"> PAGEREF _Toc178837803 \h </w:instrText>
        </w:r>
        <w:r w:rsidR="005730CB">
          <w:rPr>
            <w:noProof/>
            <w:webHidden/>
          </w:rPr>
        </w:r>
        <w:r w:rsidR="005730CB">
          <w:rPr>
            <w:noProof/>
            <w:webHidden/>
          </w:rPr>
          <w:fldChar w:fldCharType="separate"/>
        </w:r>
        <w:r w:rsidR="005730CB">
          <w:rPr>
            <w:noProof/>
            <w:webHidden/>
          </w:rPr>
          <w:t>3</w:t>
        </w:r>
        <w:r w:rsidR="005730CB">
          <w:rPr>
            <w:noProof/>
            <w:webHidden/>
          </w:rPr>
          <w:fldChar w:fldCharType="end"/>
        </w:r>
      </w:hyperlink>
    </w:p>
    <w:p w14:paraId="33EC5EFF"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04" w:history="1">
        <w:r w:rsidR="005730CB" w:rsidRPr="00F036DB">
          <w:rPr>
            <w:rStyle w:val="Hyperlink"/>
            <w:noProof/>
          </w:rPr>
          <w:t>1.2.3 Other</w:t>
        </w:r>
        <w:r w:rsidR="005730CB" w:rsidRPr="00F036DB">
          <w:rPr>
            <w:rStyle w:val="Hyperlink"/>
            <w:noProof/>
            <w:spacing w:val="-8"/>
          </w:rPr>
          <w:t xml:space="preserve"> </w:t>
        </w:r>
        <w:r w:rsidR="005730CB" w:rsidRPr="00F036DB">
          <w:rPr>
            <w:rStyle w:val="Hyperlink"/>
            <w:noProof/>
          </w:rPr>
          <w:t>objectives</w:t>
        </w:r>
        <w:r w:rsidR="005730CB">
          <w:rPr>
            <w:noProof/>
            <w:webHidden/>
          </w:rPr>
          <w:tab/>
        </w:r>
        <w:r w:rsidR="005730CB">
          <w:rPr>
            <w:noProof/>
            <w:webHidden/>
          </w:rPr>
          <w:fldChar w:fldCharType="begin"/>
        </w:r>
        <w:r w:rsidR="005730CB">
          <w:rPr>
            <w:noProof/>
            <w:webHidden/>
          </w:rPr>
          <w:instrText xml:space="preserve"> PAGEREF _Toc178837804 \h </w:instrText>
        </w:r>
        <w:r w:rsidR="005730CB">
          <w:rPr>
            <w:noProof/>
            <w:webHidden/>
          </w:rPr>
        </w:r>
        <w:r w:rsidR="005730CB">
          <w:rPr>
            <w:noProof/>
            <w:webHidden/>
          </w:rPr>
          <w:fldChar w:fldCharType="separate"/>
        </w:r>
        <w:r w:rsidR="005730CB">
          <w:rPr>
            <w:noProof/>
            <w:webHidden/>
          </w:rPr>
          <w:t>4</w:t>
        </w:r>
        <w:r w:rsidR="005730CB">
          <w:rPr>
            <w:noProof/>
            <w:webHidden/>
          </w:rPr>
          <w:fldChar w:fldCharType="end"/>
        </w:r>
      </w:hyperlink>
    </w:p>
    <w:p w14:paraId="0E051B81"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05" w:history="1">
        <w:r w:rsidR="005730CB" w:rsidRPr="00F036DB">
          <w:rPr>
            <w:rStyle w:val="Hyperlink"/>
            <w:noProof/>
          </w:rPr>
          <w:t>1.3 Keys</w:t>
        </w:r>
        <w:r w:rsidR="005730CB" w:rsidRPr="00F036DB">
          <w:rPr>
            <w:rStyle w:val="Hyperlink"/>
            <w:noProof/>
            <w:spacing w:val="2"/>
          </w:rPr>
          <w:t xml:space="preserve"> </w:t>
        </w:r>
        <w:r w:rsidR="005730CB" w:rsidRPr="00F036DB">
          <w:rPr>
            <w:rStyle w:val="Hyperlink"/>
            <w:noProof/>
          </w:rPr>
          <w:t xml:space="preserve">to </w:t>
        </w:r>
        <w:r w:rsidR="005730CB" w:rsidRPr="00F036DB">
          <w:rPr>
            <w:rStyle w:val="Hyperlink"/>
            <w:noProof/>
            <w:spacing w:val="-2"/>
          </w:rPr>
          <w:t>Success</w:t>
        </w:r>
        <w:r w:rsidR="005730CB">
          <w:rPr>
            <w:noProof/>
            <w:webHidden/>
          </w:rPr>
          <w:tab/>
        </w:r>
        <w:r w:rsidR="005730CB">
          <w:rPr>
            <w:noProof/>
            <w:webHidden/>
          </w:rPr>
          <w:fldChar w:fldCharType="begin"/>
        </w:r>
        <w:r w:rsidR="005730CB">
          <w:rPr>
            <w:noProof/>
            <w:webHidden/>
          </w:rPr>
          <w:instrText xml:space="preserve"> PAGEREF _Toc178837805 \h </w:instrText>
        </w:r>
        <w:r w:rsidR="005730CB">
          <w:rPr>
            <w:noProof/>
            <w:webHidden/>
          </w:rPr>
        </w:r>
        <w:r w:rsidR="005730CB">
          <w:rPr>
            <w:noProof/>
            <w:webHidden/>
          </w:rPr>
          <w:fldChar w:fldCharType="separate"/>
        </w:r>
        <w:r w:rsidR="005730CB">
          <w:rPr>
            <w:noProof/>
            <w:webHidden/>
          </w:rPr>
          <w:t>4</w:t>
        </w:r>
        <w:r w:rsidR="005730CB">
          <w:rPr>
            <w:noProof/>
            <w:webHidden/>
          </w:rPr>
          <w:fldChar w:fldCharType="end"/>
        </w:r>
      </w:hyperlink>
    </w:p>
    <w:p w14:paraId="74FCE68C"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06" w:history="1">
        <w:r w:rsidR="005730CB" w:rsidRPr="00F036DB">
          <w:rPr>
            <w:rStyle w:val="Hyperlink"/>
            <w:noProof/>
          </w:rPr>
          <w:t>2.0 CHAPTER TWO</w:t>
        </w:r>
        <w:r w:rsidR="005730CB">
          <w:rPr>
            <w:noProof/>
            <w:webHidden/>
          </w:rPr>
          <w:tab/>
        </w:r>
        <w:r w:rsidR="005730CB">
          <w:rPr>
            <w:noProof/>
            <w:webHidden/>
          </w:rPr>
          <w:fldChar w:fldCharType="begin"/>
        </w:r>
        <w:r w:rsidR="005730CB">
          <w:rPr>
            <w:noProof/>
            <w:webHidden/>
          </w:rPr>
          <w:instrText xml:space="preserve"> PAGEREF _Toc178837806 \h </w:instrText>
        </w:r>
        <w:r w:rsidR="005730CB">
          <w:rPr>
            <w:noProof/>
            <w:webHidden/>
          </w:rPr>
        </w:r>
        <w:r w:rsidR="005730CB">
          <w:rPr>
            <w:noProof/>
            <w:webHidden/>
          </w:rPr>
          <w:fldChar w:fldCharType="separate"/>
        </w:r>
        <w:r w:rsidR="005730CB">
          <w:rPr>
            <w:noProof/>
            <w:webHidden/>
          </w:rPr>
          <w:t>7</w:t>
        </w:r>
        <w:r w:rsidR="005730CB">
          <w:rPr>
            <w:noProof/>
            <w:webHidden/>
          </w:rPr>
          <w:fldChar w:fldCharType="end"/>
        </w:r>
      </w:hyperlink>
    </w:p>
    <w:p w14:paraId="25257C07"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07" w:history="1">
        <w:r w:rsidR="005730CB" w:rsidRPr="00F036DB">
          <w:rPr>
            <w:rStyle w:val="Hyperlink"/>
            <w:noProof/>
          </w:rPr>
          <w:t>2.1 DESCRIPTION</w:t>
        </w:r>
        <w:r w:rsidR="005730CB" w:rsidRPr="00F036DB">
          <w:rPr>
            <w:rStyle w:val="Hyperlink"/>
            <w:noProof/>
            <w:spacing w:val="-1"/>
          </w:rPr>
          <w:t xml:space="preserve"> </w:t>
        </w:r>
        <w:r w:rsidR="005730CB" w:rsidRPr="00F036DB">
          <w:rPr>
            <w:rStyle w:val="Hyperlink"/>
            <w:noProof/>
          </w:rPr>
          <w:t>OF</w:t>
        </w:r>
        <w:r w:rsidR="005730CB" w:rsidRPr="00F036DB">
          <w:rPr>
            <w:rStyle w:val="Hyperlink"/>
            <w:noProof/>
            <w:spacing w:val="-3"/>
          </w:rPr>
          <w:t xml:space="preserve"> </w:t>
        </w:r>
        <w:r w:rsidR="005730CB" w:rsidRPr="00F036DB">
          <w:rPr>
            <w:rStyle w:val="Hyperlink"/>
            <w:noProof/>
            <w:spacing w:val="-2"/>
          </w:rPr>
          <w:t>BUSINESS</w:t>
        </w:r>
        <w:r w:rsidR="005730CB">
          <w:rPr>
            <w:noProof/>
            <w:webHidden/>
          </w:rPr>
          <w:tab/>
        </w:r>
        <w:r w:rsidR="005730CB">
          <w:rPr>
            <w:noProof/>
            <w:webHidden/>
          </w:rPr>
          <w:fldChar w:fldCharType="begin"/>
        </w:r>
        <w:r w:rsidR="005730CB">
          <w:rPr>
            <w:noProof/>
            <w:webHidden/>
          </w:rPr>
          <w:instrText xml:space="preserve"> PAGEREF _Toc178837807 \h </w:instrText>
        </w:r>
        <w:r w:rsidR="005730CB">
          <w:rPr>
            <w:noProof/>
            <w:webHidden/>
          </w:rPr>
        </w:r>
        <w:r w:rsidR="005730CB">
          <w:rPr>
            <w:noProof/>
            <w:webHidden/>
          </w:rPr>
          <w:fldChar w:fldCharType="separate"/>
        </w:r>
        <w:r w:rsidR="005730CB">
          <w:rPr>
            <w:noProof/>
            <w:webHidden/>
          </w:rPr>
          <w:t>7</w:t>
        </w:r>
        <w:r w:rsidR="005730CB">
          <w:rPr>
            <w:noProof/>
            <w:webHidden/>
          </w:rPr>
          <w:fldChar w:fldCharType="end"/>
        </w:r>
      </w:hyperlink>
    </w:p>
    <w:p w14:paraId="2A13D310"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08" w:history="1">
        <w:r w:rsidR="005730CB" w:rsidRPr="00F036DB">
          <w:rPr>
            <w:rStyle w:val="Hyperlink"/>
            <w:noProof/>
            <w:spacing w:val="-2"/>
          </w:rPr>
          <w:t>2.1.1 History and Evolution</w:t>
        </w:r>
        <w:r w:rsidR="005730CB">
          <w:rPr>
            <w:noProof/>
            <w:webHidden/>
          </w:rPr>
          <w:tab/>
        </w:r>
        <w:r w:rsidR="005730CB">
          <w:rPr>
            <w:noProof/>
            <w:webHidden/>
          </w:rPr>
          <w:fldChar w:fldCharType="begin"/>
        </w:r>
        <w:r w:rsidR="005730CB">
          <w:rPr>
            <w:noProof/>
            <w:webHidden/>
          </w:rPr>
          <w:instrText xml:space="preserve"> PAGEREF _Toc178837808 \h </w:instrText>
        </w:r>
        <w:r w:rsidR="005730CB">
          <w:rPr>
            <w:noProof/>
            <w:webHidden/>
          </w:rPr>
        </w:r>
        <w:r w:rsidR="005730CB">
          <w:rPr>
            <w:noProof/>
            <w:webHidden/>
          </w:rPr>
          <w:fldChar w:fldCharType="separate"/>
        </w:r>
        <w:r w:rsidR="005730CB">
          <w:rPr>
            <w:noProof/>
            <w:webHidden/>
          </w:rPr>
          <w:t>7</w:t>
        </w:r>
        <w:r w:rsidR="005730CB">
          <w:rPr>
            <w:noProof/>
            <w:webHidden/>
          </w:rPr>
          <w:fldChar w:fldCharType="end"/>
        </w:r>
      </w:hyperlink>
    </w:p>
    <w:p w14:paraId="5594E155"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09" w:history="1">
        <w:r w:rsidR="005730CB" w:rsidRPr="00F036DB">
          <w:rPr>
            <w:rStyle w:val="Hyperlink"/>
            <w:noProof/>
          </w:rPr>
          <w:t>2.2.</w:t>
        </w:r>
        <w:r w:rsidR="005730CB">
          <w:rPr>
            <w:rFonts w:asciiTheme="minorHAnsi" w:eastAsiaTheme="minorEastAsia" w:hAnsiTheme="minorHAnsi" w:cstheme="minorBidi"/>
            <w:noProof/>
            <w:sz w:val="22"/>
            <w:szCs w:val="22"/>
          </w:rPr>
          <w:tab/>
        </w:r>
        <w:r w:rsidR="005730CB" w:rsidRPr="00F036DB">
          <w:rPr>
            <w:rStyle w:val="Hyperlink"/>
            <w:noProof/>
            <w:spacing w:val="-2"/>
          </w:rPr>
          <w:t>Location</w:t>
        </w:r>
        <w:r w:rsidR="005730CB">
          <w:rPr>
            <w:noProof/>
            <w:webHidden/>
          </w:rPr>
          <w:tab/>
        </w:r>
        <w:r w:rsidR="005730CB">
          <w:rPr>
            <w:noProof/>
            <w:webHidden/>
          </w:rPr>
          <w:fldChar w:fldCharType="begin"/>
        </w:r>
        <w:r w:rsidR="005730CB">
          <w:rPr>
            <w:noProof/>
            <w:webHidden/>
          </w:rPr>
          <w:instrText xml:space="preserve"> PAGEREF _Toc178837809 \h </w:instrText>
        </w:r>
        <w:r w:rsidR="005730CB">
          <w:rPr>
            <w:noProof/>
            <w:webHidden/>
          </w:rPr>
        </w:r>
        <w:r w:rsidR="005730CB">
          <w:rPr>
            <w:noProof/>
            <w:webHidden/>
          </w:rPr>
          <w:fldChar w:fldCharType="separate"/>
        </w:r>
        <w:r w:rsidR="005730CB">
          <w:rPr>
            <w:noProof/>
            <w:webHidden/>
          </w:rPr>
          <w:t>8</w:t>
        </w:r>
        <w:r w:rsidR="005730CB">
          <w:rPr>
            <w:noProof/>
            <w:webHidden/>
          </w:rPr>
          <w:fldChar w:fldCharType="end"/>
        </w:r>
      </w:hyperlink>
    </w:p>
    <w:p w14:paraId="4B954F86"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10" w:history="1">
        <w:r w:rsidR="005730CB" w:rsidRPr="00F036DB">
          <w:rPr>
            <w:rStyle w:val="Hyperlink"/>
            <w:noProof/>
          </w:rPr>
          <w:t>2.3</w:t>
        </w:r>
        <w:r w:rsidR="005730CB">
          <w:rPr>
            <w:rFonts w:asciiTheme="minorHAnsi" w:eastAsiaTheme="minorEastAsia" w:hAnsiTheme="minorHAnsi" w:cstheme="minorBidi"/>
            <w:noProof/>
            <w:sz w:val="22"/>
            <w:szCs w:val="22"/>
          </w:rPr>
          <w:tab/>
        </w:r>
        <w:r w:rsidR="005730CB" w:rsidRPr="00F036DB">
          <w:rPr>
            <w:rStyle w:val="Hyperlink"/>
            <w:noProof/>
          </w:rPr>
          <w:t>Organizational</w:t>
        </w:r>
        <w:r w:rsidR="005730CB" w:rsidRPr="00F036DB">
          <w:rPr>
            <w:rStyle w:val="Hyperlink"/>
            <w:noProof/>
            <w:spacing w:val="-13"/>
          </w:rPr>
          <w:t xml:space="preserve"> </w:t>
        </w:r>
        <w:r w:rsidR="005730CB" w:rsidRPr="00F036DB">
          <w:rPr>
            <w:rStyle w:val="Hyperlink"/>
            <w:noProof/>
            <w:spacing w:val="-2"/>
          </w:rPr>
          <w:t>Structure</w:t>
        </w:r>
        <w:r w:rsidR="005730CB">
          <w:rPr>
            <w:noProof/>
            <w:webHidden/>
          </w:rPr>
          <w:tab/>
        </w:r>
        <w:r w:rsidR="005730CB">
          <w:rPr>
            <w:noProof/>
            <w:webHidden/>
          </w:rPr>
          <w:fldChar w:fldCharType="begin"/>
        </w:r>
        <w:r w:rsidR="005730CB">
          <w:rPr>
            <w:noProof/>
            <w:webHidden/>
          </w:rPr>
          <w:instrText xml:space="preserve"> PAGEREF _Toc178837810 \h </w:instrText>
        </w:r>
        <w:r w:rsidR="005730CB">
          <w:rPr>
            <w:noProof/>
            <w:webHidden/>
          </w:rPr>
        </w:r>
        <w:r w:rsidR="005730CB">
          <w:rPr>
            <w:noProof/>
            <w:webHidden/>
          </w:rPr>
          <w:fldChar w:fldCharType="separate"/>
        </w:r>
        <w:r w:rsidR="005730CB">
          <w:rPr>
            <w:noProof/>
            <w:webHidden/>
          </w:rPr>
          <w:t>8</w:t>
        </w:r>
        <w:r w:rsidR="005730CB">
          <w:rPr>
            <w:noProof/>
            <w:webHidden/>
          </w:rPr>
          <w:fldChar w:fldCharType="end"/>
        </w:r>
      </w:hyperlink>
    </w:p>
    <w:p w14:paraId="3A1892C2"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11" w:history="1">
        <w:r w:rsidR="005730CB" w:rsidRPr="00F036DB">
          <w:rPr>
            <w:rStyle w:val="Hyperlink"/>
            <w:noProof/>
          </w:rPr>
          <w:t>2.3.1 Top</w:t>
        </w:r>
        <w:r w:rsidR="005730CB" w:rsidRPr="00F036DB">
          <w:rPr>
            <w:rStyle w:val="Hyperlink"/>
            <w:noProof/>
            <w:spacing w:val="-4"/>
          </w:rPr>
          <w:t xml:space="preserve"> </w:t>
        </w:r>
        <w:r w:rsidR="005730CB" w:rsidRPr="00F036DB">
          <w:rPr>
            <w:rStyle w:val="Hyperlink"/>
            <w:noProof/>
            <w:spacing w:val="-2"/>
          </w:rPr>
          <w:t>Management</w:t>
        </w:r>
        <w:r w:rsidR="005730CB">
          <w:rPr>
            <w:noProof/>
            <w:webHidden/>
          </w:rPr>
          <w:tab/>
        </w:r>
        <w:r w:rsidR="005730CB">
          <w:rPr>
            <w:noProof/>
            <w:webHidden/>
          </w:rPr>
          <w:fldChar w:fldCharType="begin"/>
        </w:r>
        <w:r w:rsidR="005730CB">
          <w:rPr>
            <w:noProof/>
            <w:webHidden/>
          </w:rPr>
          <w:instrText xml:space="preserve"> PAGEREF _Toc178837811 \h </w:instrText>
        </w:r>
        <w:r w:rsidR="005730CB">
          <w:rPr>
            <w:noProof/>
            <w:webHidden/>
          </w:rPr>
        </w:r>
        <w:r w:rsidR="005730CB">
          <w:rPr>
            <w:noProof/>
            <w:webHidden/>
          </w:rPr>
          <w:fldChar w:fldCharType="separate"/>
        </w:r>
        <w:r w:rsidR="005730CB">
          <w:rPr>
            <w:noProof/>
            <w:webHidden/>
          </w:rPr>
          <w:t>8</w:t>
        </w:r>
        <w:r w:rsidR="005730CB">
          <w:rPr>
            <w:noProof/>
            <w:webHidden/>
          </w:rPr>
          <w:fldChar w:fldCharType="end"/>
        </w:r>
      </w:hyperlink>
    </w:p>
    <w:p w14:paraId="5BC2F677"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12" w:history="1">
        <w:r w:rsidR="005730CB" w:rsidRPr="00F036DB">
          <w:rPr>
            <w:rStyle w:val="Hyperlink"/>
            <w:noProof/>
          </w:rPr>
          <w:t>2.3.2 Middle</w:t>
        </w:r>
        <w:r w:rsidR="005730CB" w:rsidRPr="00F036DB">
          <w:rPr>
            <w:rStyle w:val="Hyperlink"/>
            <w:noProof/>
            <w:spacing w:val="-1"/>
          </w:rPr>
          <w:t xml:space="preserve"> </w:t>
        </w:r>
        <w:r w:rsidR="005730CB" w:rsidRPr="00F036DB">
          <w:rPr>
            <w:rStyle w:val="Hyperlink"/>
            <w:noProof/>
          </w:rPr>
          <w:t>Level</w:t>
        </w:r>
        <w:r w:rsidR="005730CB" w:rsidRPr="00F036DB">
          <w:rPr>
            <w:rStyle w:val="Hyperlink"/>
            <w:noProof/>
            <w:spacing w:val="-5"/>
          </w:rPr>
          <w:t xml:space="preserve"> </w:t>
        </w:r>
        <w:r w:rsidR="005730CB" w:rsidRPr="00F036DB">
          <w:rPr>
            <w:rStyle w:val="Hyperlink"/>
            <w:noProof/>
          </w:rPr>
          <w:t>of</w:t>
        </w:r>
        <w:r w:rsidR="005730CB" w:rsidRPr="00F036DB">
          <w:rPr>
            <w:rStyle w:val="Hyperlink"/>
            <w:noProof/>
            <w:spacing w:val="-2"/>
          </w:rPr>
          <w:t xml:space="preserve"> Management</w:t>
        </w:r>
        <w:r w:rsidR="005730CB">
          <w:rPr>
            <w:noProof/>
            <w:webHidden/>
          </w:rPr>
          <w:tab/>
        </w:r>
        <w:r w:rsidR="005730CB">
          <w:rPr>
            <w:noProof/>
            <w:webHidden/>
          </w:rPr>
          <w:fldChar w:fldCharType="begin"/>
        </w:r>
        <w:r w:rsidR="005730CB">
          <w:rPr>
            <w:noProof/>
            <w:webHidden/>
          </w:rPr>
          <w:instrText xml:space="preserve"> PAGEREF _Toc178837812 \h </w:instrText>
        </w:r>
        <w:r w:rsidR="005730CB">
          <w:rPr>
            <w:noProof/>
            <w:webHidden/>
          </w:rPr>
        </w:r>
        <w:r w:rsidR="005730CB">
          <w:rPr>
            <w:noProof/>
            <w:webHidden/>
          </w:rPr>
          <w:fldChar w:fldCharType="separate"/>
        </w:r>
        <w:r w:rsidR="005730CB">
          <w:rPr>
            <w:noProof/>
            <w:webHidden/>
          </w:rPr>
          <w:t>8</w:t>
        </w:r>
        <w:r w:rsidR="005730CB">
          <w:rPr>
            <w:noProof/>
            <w:webHidden/>
          </w:rPr>
          <w:fldChar w:fldCharType="end"/>
        </w:r>
      </w:hyperlink>
    </w:p>
    <w:p w14:paraId="617612D6"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13" w:history="1">
        <w:r w:rsidR="005730CB" w:rsidRPr="00F036DB">
          <w:rPr>
            <w:rStyle w:val="Hyperlink"/>
            <w:noProof/>
          </w:rPr>
          <w:t>2.3.3 Operational</w:t>
        </w:r>
        <w:r w:rsidR="005730CB" w:rsidRPr="00F036DB">
          <w:rPr>
            <w:rStyle w:val="Hyperlink"/>
            <w:noProof/>
            <w:spacing w:val="-5"/>
          </w:rPr>
          <w:t xml:space="preserve"> </w:t>
        </w:r>
        <w:r w:rsidR="005730CB" w:rsidRPr="00F036DB">
          <w:rPr>
            <w:rStyle w:val="Hyperlink"/>
            <w:noProof/>
          </w:rPr>
          <w:t>Level</w:t>
        </w:r>
        <w:r w:rsidR="005730CB" w:rsidRPr="00F036DB">
          <w:rPr>
            <w:rStyle w:val="Hyperlink"/>
            <w:noProof/>
            <w:spacing w:val="-4"/>
          </w:rPr>
          <w:t xml:space="preserve"> </w:t>
        </w:r>
        <w:r w:rsidR="005730CB" w:rsidRPr="00F036DB">
          <w:rPr>
            <w:rStyle w:val="Hyperlink"/>
            <w:noProof/>
          </w:rPr>
          <w:t>of</w:t>
        </w:r>
        <w:r w:rsidR="005730CB" w:rsidRPr="00F036DB">
          <w:rPr>
            <w:rStyle w:val="Hyperlink"/>
            <w:noProof/>
            <w:spacing w:val="-2"/>
          </w:rPr>
          <w:t xml:space="preserve"> Management</w:t>
        </w:r>
        <w:r w:rsidR="005730CB">
          <w:rPr>
            <w:noProof/>
            <w:webHidden/>
          </w:rPr>
          <w:tab/>
        </w:r>
        <w:r w:rsidR="005730CB">
          <w:rPr>
            <w:noProof/>
            <w:webHidden/>
          </w:rPr>
          <w:fldChar w:fldCharType="begin"/>
        </w:r>
        <w:r w:rsidR="005730CB">
          <w:rPr>
            <w:noProof/>
            <w:webHidden/>
          </w:rPr>
          <w:instrText xml:space="preserve"> PAGEREF _Toc178837813 \h </w:instrText>
        </w:r>
        <w:r w:rsidR="005730CB">
          <w:rPr>
            <w:noProof/>
            <w:webHidden/>
          </w:rPr>
        </w:r>
        <w:r w:rsidR="005730CB">
          <w:rPr>
            <w:noProof/>
            <w:webHidden/>
          </w:rPr>
          <w:fldChar w:fldCharType="separate"/>
        </w:r>
        <w:r w:rsidR="005730CB">
          <w:rPr>
            <w:noProof/>
            <w:webHidden/>
          </w:rPr>
          <w:t>9</w:t>
        </w:r>
        <w:r w:rsidR="005730CB">
          <w:rPr>
            <w:noProof/>
            <w:webHidden/>
          </w:rPr>
          <w:fldChar w:fldCharType="end"/>
        </w:r>
      </w:hyperlink>
    </w:p>
    <w:p w14:paraId="09BD9342"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14" w:history="1">
        <w:r w:rsidR="005730CB" w:rsidRPr="00F036DB">
          <w:rPr>
            <w:rStyle w:val="Hyperlink"/>
            <w:noProof/>
          </w:rPr>
          <w:t>2.3.3.1 Core</w:t>
        </w:r>
        <w:r w:rsidR="005730CB" w:rsidRPr="00F036DB">
          <w:rPr>
            <w:rStyle w:val="Hyperlink"/>
            <w:noProof/>
            <w:spacing w:val="-6"/>
          </w:rPr>
          <w:t xml:space="preserve"> </w:t>
        </w:r>
        <w:r w:rsidR="005730CB" w:rsidRPr="00F036DB">
          <w:rPr>
            <w:rStyle w:val="Hyperlink"/>
            <w:noProof/>
            <w:spacing w:val="-2"/>
          </w:rPr>
          <w:t>Activities</w:t>
        </w:r>
        <w:r w:rsidR="005730CB">
          <w:rPr>
            <w:noProof/>
            <w:webHidden/>
          </w:rPr>
          <w:tab/>
        </w:r>
        <w:r w:rsidR="005730CB">
          <w:rPr>
            <w:noProof/>
            <w:webHidden/>
          </w:rPr>
          <w:fldChar w:fldCharType="begin"/>
        </w:r>
        <w:r w:rsidR="005730CB">
          <w:rPr>
            <w:noProof/>
            <w:webHidden/>
          </w:rPr>
          <w:instrText xml:space="preserve"> PAGEREF _Toc178837814 \h </w:instrText>
        </w:r>
        <w:r w:rsidR="005730CB">
          <w:rPr>
            <w:noProof/>
            <w:webHidden/>
          </w:rPr>
        </w:r>
        <w:r w:rsidR="005730CB">
          <w:rPr>
            <w:noProof/>
            <w:webHidden/>
          </w:rPr>
          <w:fldChar w:fldCharType="separate"/>
        </w:r>
        <w:r w:rsidR="005730CB">
          <w:rPr>
            <w:noProof/>
            <w:webHidden/>
          </w:rPr>
          <w:t>9</w:t>
        </w:r>
        <w:r w:rsidR="005730CB">
          <w:rPr>
            <w:noProof/>
            <w:webHidden/>
          </w:rPr>
          <w:fldChar w:fldCharType="end"/>
        </w:r>
      </w:hyperlink>
    </w:p>
    <w:p w14:paraId="48C6F396"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15" w:history="1">
        <w:r w:rsidR="005730CB" w:rsidRPr="00F036DB">
          <w:rPr>
            <w:rStyle w:val="Hyperlink"/>
            <w:noProof/>
            <w:spacing w:val="-2"/>
          </w:rPr>
          <w:t>2.4 The Problems to Address</w:t>
        </w:r>
        <w:r w:rsidR="005730CB">
          <w:rPr>
            <w:noProof/>
            <w:webHidden/>
          </w:rPr>
          <w:tab/>
        </w:r>
        <w:r w:rsidR="005730CB">
          <w:rPr>
            <w:noProof/>
            <w:webHidden/>
          </w:rPr>
          <w:fldChar w:fldCharType="begin"/>
        </w:r>
        <w:r w:rsidR="005730CB">
          <w:rPr>
            <w:noProof/>
            <w:webHidden/>
          </w:rPr>
          <w:instrText xml:space="preserve"> PAGEREF _Toc178837815 \h </w:instrText>
        </w:r>
        <w:r w:rsidR="005730CB">
          <w:rPr>
            <w:noProof/>
            <w:webHidden/>
          </w:rPr>
        </w:r>
        <w:r w:rsidR="005730CB">
          <w:rPr>
            <w:noProof/>
            <w:webHidden/>
          </w:rPr>
          <w:fldChar w:fldCharType="separate"/>
        </w:r>
        <w:r w:rsidR="005730CB">
          <w:rPr>
            <w:noProof/>
            <w:webHidden/>
          </w:rPr>
          <w:t>9</w:t>
        </w:r>
        <w:r w:rsidR="005730CB">
          <w:rPr>
            <w:noProof/>
            <w:webHidden/>
          </w:rPr>
          <w:fldChar w:fldCharType="end"/>
        </w:r>
      </w:hyperlink>
    </w:p>
    <w:p w14:paraId="137BAC91"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16" w:history="1">
        <w:r w:rsidR="005730CB" w:rsidRPr="00F036DB">
          <w:rPr>
            <w:rStyle w:val="Hyperlink"/>
            <w:noProof/>
          </w:rPr>
          <w:t>2.4.1 Our</w:t>
        </w:r>
        <w:r w:rsidR="005730CB" w:rsidRPr="00F036DB">
          <w:rPr>
            <w:rStyle w:val="Hyperlink"/>
            <w:noProof/>
            <w:spacing w:val="-2"/>
          </w:rPr>
          <w:t xml:space="preserve"> Solution</w:t>
        </w:r>
        <w:r w:rsidR="005730CB">
          <w:rPr>
            <w:noProof/>
            <w:webHidden/>
          </w:rPr>
          <w:tab/>
        </w:r>
        <w:r w:rsidR="005730CB">
          <w:rPr>
            <w:noProof/>
            <w:webHidden/>
          </w:rPr>
          <w:fldChar w:fldCharType="begin"/>
        </w:r>
        <w:r w:rsidR="005730CB">
          <w:rPr>
            <w:noProof/>
            <w:webHidden/>
          </w:rPr>
          <w:instrText xml:space="preserve"> PAGEREF _Toc178837816 \h </w:instrText>
        </w:r>
        <w:r w:rsidR="005730CB">
          <w:rPr>
            <w:noProof/>
            <w:webHidden/>
          </w:rPr>
        </w:r>
        <w:r w:rsidR="005730CB">
          <w:rPr>
            <w:noProof/>
            <w:webHidden/>
          </w:rPr>
          <w:fldChar w:fldCharType="separate"/>
        </w:r>
        <w:r w:rsidR="005730CB">
          <w:rPr>
            <w:noProof/>
            <w:webHidden/>
          </w:rPr>
          <w:t>10</w:t>
        </w:r>
        <w:r w:rsidR="005730CB">
          <w:rPr>
            <w:noProof/>
            <w:webHidden/>
          </w:rPr>
          <w:fldChar w:fldCharType="end"/>
        </w:r>
      </w:hyperlink>
    </w:p>
    <w:p w14:paraId="0A97FFCF"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17" w:history="1">
        <w:r w:rsidR="005730CB" w:rsidRPr="00F036DB">
          <w:rPr>
            <w:rStyle w:val="Hyperlink"/>
            <w:noProof/>
          </w:rPr>
          <w:t>2.5Strategy</w:t>
        </w:r>
        <w:r w:rsidR="005730CB" w:rsidRPr="00F036DB">
          <w:rPr>
            <w:rStyle w:val="Hyperlink"/>
            <w:noProof/>
            <w:spacing w:val="-4"/>
          </w:rPr>
          <w:t xml:space="preserve"> </w:t>
        </w:r>
        <w:r w:rsidR="005730CB" w:rsidRPr="00F036DB">
          <w:rPr>
            <w:rStyle w:val="Hyperlink"/>
            <w:noProof/>
          </w:rPr>
          <w:t>and Operational</w:t>
        </w:r>
        <w:r w:rsidR="005730CB" w:rsidRPr="00F036DB">
          <w:rPr>
            <w:rStyle w:val="Hyperlink"/>
            <w:noProof/>
            <w:spacing w:val="-7"/>
          </w:rPr>
          <w:t xml:space="preserve"> </w:t>
        </w:r>
        <w:r w:rsidR="005730CB" w:rsidRPr="00F036DB">
          <w:rPr>
            <w:rStyle w:val="Hyperlink"/>
            <w:noProof/>
            <w:spacing w:val="-2"/>
          </w:rPr>
          <w:t>Goals</w:t>
        </w:r>
        <w:r w:rsidR="005730CB">
          <w:rPr>
            <w:noProof/>
            <w:webHidden/>
          </w:rPr>
          <w:tab/>
        </w:r>
        <w:r w:rsidR="005730CB">
          <w:rPr>
            <w:noProof/>
            <w:webHidden/>
          </w:rPr>
          <w:fldChar w:fldCharType="begin"/>
        </w:r>
        <w:r w:rsidR="005730CB">
          <w:rPr>
            <w:noProof/>
            <w:webHidden/>
          </w:rPr>
          <w:instrText xml:space="preserve"> PAGEREF _Toc178837817 \h </w:instrText>
        </w:r>
        <w:r w:rsidR="005730CB">
          <w:rPr>
            <w:noProof/>
            <w:webHidden/>
          </w:rPr>
        </w:r>
        <w:r w:rsidR="005730CB">
          <w:rPr>
            <w:noProof/>
            <w:webHidden/>
          </w:rPr>
          <w:fldChar w:fldCharType="separate"/>
        </w:r>
        <w:r w:rsidR="005730CB">
          <w:rPr>
            <w:noProof/>
            <w:webHidden/>
          </w:rPr>
          <w:t>11</w:t>
        </w:r>
        <w:r w:rsidR="005730CB">
          <w:rPr>
            <w:noProof/>
            <w:webHidden/>
          </w:rPr>
          <w:fldChar w:fldCharType="end"/>
        </w:r>
      </w:hyperlink>
    </w:p>
    <w:p w14:paraId="043D6678"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18" w:history="1">
        <w:r w:rsidR="005730CB" w:rsidRPr="00F036DB">
          <w:rPr>
            <w:rStyle w:val="Hyperlink"/>
            <w:noProof/>
          </w:rPr>
          <w:t>2.5.1 Target</w:t>
        </w:r>
        <w:r w:rsidR="005730CB" w:rsidRPr="00F036DB">
          <w:rPr>
            <w:rStyle w:val="Hyperlink"/>
            <w:noProof/>
            <w:spacing w:val="-3"/>
          </w:rPr>
          <w:t xml:space="preserve"> </w:t>
        </w:r>
        <w:r w:rsidR="005730CB" w:rsidRPr="00F036DB">
          <w:rPr>
            <w:rStyle w:val="Hyperlink"/>
            <w:noProof/>
          </w:rPr>
          <w:t>Market</w:t>
        </w:r>
        <w:r w:rsidR="005730CB" w:rsidRPr="00F036DB">
          <w:rPr>
            <w:rStyle w:val="Hyperlink"/>
            <w:noProof/>
            <w:spacing w:val="-3"/>
          </w:rPr>
          <w:t xml:space="preserve"> </w:t>
        </w:r>
        <w:r w:rsidR="005730CB" w:rsidRPr="00F036DB">
          <w:rPr>
            <w:rStyle w:val="Hyperlink"/>
            <w:noProof/>
            <w:spacing w:val="-2"/>
          </w:rPr>
          <w:t>Strategy</w:t>
        </w:r>
        <w:r w:rsidR="005730CB">
          <w:rPr>
            <w:noProof/>
            <w:webHidden/>
          </w:rPr>
          <w:tab/>
        </w:r>
        <w:r w:rsidR="005730CB">
          <w:rPr>
            <w:noProof/>
            <w:webHidden/>
          </w:rPr>
          <w:fldChar w:fldCharType="begin"/>
        </w:r>
        <w:r w:rsidR="005730CB">
          <w:rPr>
            <w:noProof/>
            <w:webHidden/>
          </w:rPr>
          <w:instrText xml:space="preserve"> PAGEREF _Toc178837818 \h </w:instrText>
        </w:r>
        <w:r w:rsidR="005730CB">
          <w:rPr>
            <w:noProof/>
            <w:webHidden/>
          </w:rPr>
        </w:r>
        <w:r w:rsidR="005730CB">
          <w:rPr>
            <w:noProof/>
            <w:webHidden/>
          </w:rPr>
          <w:fldChar w:fldCharType="separate"/>
        </w:r>
        <w:r w:rsidR="005730CB">
          <w:rPr>
            <w:noProof/>
            <w:webHidden/>
          </w:rPr>
          <w:t>11</w:t>
        </w:r>
        <w:r w:rsidR="005730CB">
          <w:rPr>
            <w:noProof/>
            <w:webHidden/>
          </w:rPr>
          <w:fldChar w:fldCharType="end"/>
        </w:r>
      </w:hyperlink>
    </w:p>
    <w:p w14:paraId="4290BAE6"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19" w:history="1">
        <w:r w:rsidR="005730CB" w:rsidRPr="00F036DB">
          <w:rPr>
            <w:rStyle w:val="Hyperlink"/>
            <w:noProof/>
          </w:rPr>
          <w:t>The</w:t>
        </w:r>
        <w:r w:rsidR="005730CB" w:rsidRPr="00F036DB">
          <w:rPr>
            <w:rStyle w:val="Hyperlink"/>
            <w:noProof/>
            <w:spacing w:val="-2"/>
          </w:rPr>
          <w:t xml:space="preserve"> </w:t>
        </w:r>
        <w:r w:rsidR="005730CB" w:rsidRPr="00F036DB">
          <w:rPr>
            <w:rStyle w:val="Hyperlink"/>
            <w:noProof/>
          </w:rPr>
          <w:t>following</w:t>
        </w:r>
        <w:r w:rsidR="005730CB" w:rsidRPr="00F036DB">
          <w:rPr>
            <w:rStyle w:val="Hyperlink"/>
            <w:noProof/>
            <w:spacing w:val="-1"/>
          </w:rPr>
          <w:t xml:space="preserve"> </w:t>
        </w:r>
        <w:r w:rsidR="005730CB" w:rsidRPr="00F036DB">
          <w:rPr>
            <w:rStyle w:val="Hyperlink"/>
            <w:noProof/>
          </w:rPr>
          <w:t>are</w:t>
        </w:r>
        <w:r w:rsidR="005730CB" w:rsidRPr="00F036DB">
          <w:rPr>
            <w:rStyle w:val="Hyperlink"/>
            <w:noProof/>
            <w:spacing w:val="-2"/>
          </w:rPr>
          <w:t xml:space="preserve"> </w:t>
        </w:r>
        <w:r w:rsidR="005730CB" w:rsidRPr="00F036DB">
          <w:rPr>
            <w:rStyle w:val="Hyperlink"/>
            <w:noProof/>
          </w:rPr>
          <w:t>for</w:t>
        </w:r>
        <w:r w:rsidR="005730CB" w:rsidRPr="00F036DB">
          <w:rPr>
            <w:rStyle w:val="Hyperlink"/>
            <w:noProof/>
            <w:spacing w:val="-6"/>
          </w:rPr>
          <w:t xml:space="preserve"> </w:t>
        </w:r>
        <w:r w:rsidR="005730CB" w:rsidRPr="00F036DB">
          <w:rPr>
            <w:rStyle w:val="Hyperlink"/>
            <w:noProof/>
          </w:rPr>
          <w:t>fee</w:t>
        </w:r>
        <w:r w:rsidR="005730CB" w:rsidRPr="00F036DB">
          <w:rPr>
            <w:rStyle w:val="Hyperlink"/>
            <w:noProof/>
            <w:spacing w:val="-2"/>
          </w:rPr>
          <w:t xml:space="preserve"> </w:t>
        </w:r>
        <w:r w:rsidR="005730CB" w:rsidRPr="00F036DB">
          <w:rPr>
            <w:rStyle w:val="Hyperlink"/>
            <w:noProof/>
          </w:rPr>
          <w:t xml:space="preserve">marketing </w:t>
        </w:r>
        <w:r w:rsidR="005730CB" w:rsidRPr="00F036DB">
          <w:rPr>
            <w:rStyle w:val="Hyperlink"/>
            <w:noProof/>
            <w:spacing w:val="-2"/>
          </w:rPr>
          <w:t>methods:</w:t>
        </w:r>
        <w:r w:rsidR="005730CB">
          <w:rPr>
            <w:noProof/>
            <w:webHidden/>
          </w:rPr>
          <w:tab/>
        </w:r>
        <w:r w:rsidR="005730CB">
          <w:rPr>
            <w:noProof/>
            <w:webHidden/>
          </w:rPr>
          <w:fldChar w:fldCharType="begin"/>
        </w:r>
        <w:r w:rsidR="005730CB">
          <w:rPr>
            <w:noProof/>
            <w:webHidden/>
          </w:rPr>
          <w:instrText xml:space="preserve"> PAGEREF _Toc178837819 \h </w:instrText>
        </w:r>
        <w:r w:rsidR="005730CB">
          <w:rPr>
            <w:noProof/>
            <w:webHidden/>
          </w:rPr>
        </w:r>
        <w:r w:rsidR="005730CB">
          <w:rPr>
            <w:noProof/>
            <w:webHidden/>
          </w:rPr>
          <w:fldChar w:fldCharType="separate"/>
        </w:r>
        <w:r w:rsidR="005730CB">
          <w:rPr>
            <w:noProof/>
            <w:webHidden/>
          </w:rPr>
          <w:t>12</w:t>
        </w:r>
        <w:r w:rsidR="005730CB">
          <w:rPr>
            <w:noProof/>
            <w:webHidden/>
          </w:rPr>
          <w:fldChar w:fldCharType="end"/>
        </w:r>
      </w:hyperlink>
    </w:p>
    <w:p w14:paraId="455ED0F6"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20" w:history="1">
        <w:r w:rsidR="005730CB" w:rsidRPr="00F036DB">
          <w:rPr>
            <w:rStyle w:val="Hyperlink"/>
            <w:noProof/>
          </w:rPr>
          <w:t>2.5.3 Sustainable</w:t>
        </w:r>
        <w:r w:rsidR="005730CB" w:rsidRPr="00F036DB">
          <w:rPr>
            <w:rStyle w:val="Hyperlink"/>
            <w:noProof/>
            <w:spacing w:val="-5"/>
          </w:rPr>
          <w:t xml:space="preserve"> </w:t>
        </w:r>
        <w:r w:rsidR="005730CB" w:rsidRPr="00F036DB">
          <w:rPr>
            <w:rStyle w:val="Hyperlink"/>
            <w:noProof/>
          </w:rPr>
          <w:t>power</w:t>
        </w:r>
        <w:r w:rsidR="005730CB" w:rsidRPr="00F036DB">
          <w:rPr>
            <w:rStyle w:val="Hyperlink"/>
            <w:noProof/>
            <w:spacing w:val="-9"/>
          </w:rPr>
          <w:t xml:space="preserve"> </w:t>
        </w:r>
        <w:r w:rsidR="005730CB" w:rsidRPr="00F036DB">
          <w:rPr>
            <w:rStyle w:val="Hyperlink"/>
            <w:noProof/>
            <w:spacing w:val="-2"/>
          </w:rPr>
          <w:t>strategy</w:t>
        </w:r>
        <w:r w:rsidR="005730CB">
          <w:rPr>
            <w:noProof/>
            <w:webHidden/>
          </w:rPr>
          <w:tab/>
        </w:r>
        <w:r w:rsidR="005730CB">
          <w:rPr>
            <w:noProof/>
            <w:webHidden/>
          </w:rPr>
          <w:fldChar w:fldCharType="begin"/>
        </w:r>
        <w:r w:rsidR="005730CB">
          <w:rPr>
            <w:noProof/>
            <w:webHidden/>
          </w:rPr>
          <w:instrText xml:space="preserve"> PAGEREF _Toc178837820 \h </w:instrText>
        </w:r>
        <w:r w:rsidR="005730CB">
          <w:rPr>
            <w:noProof/>
            <w:webHidden/>
          </w:rPr>
        </w:r>
        <w:r w:rsidR="005730CB">
          <w:rPr>
            <w:noProof/>
            <w:webHidden/>
          </w:rPr>
          <w:fldChar w:fldCharType="separate"/>
        </w:r>
        <w:r w:rsidR="005730CB">
          <w:rPr>
            <w:noProof/>
            <w:webHidden/>
          </w:rPr>
          <w:t>13</w:t>
        </w:r>
        <w:r w:rsidR="005730CB">
          <w:rPr>
            <w:noProof/>
            <w:webHidden/>
          </w:rPr>
          <w:fldChar w:fldCharType="end"/>
        </w:r>
      </w:hyperlink>
    </w:p>
    <w:p w14:paraId="61834B2D"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21" w:history="1">
        <w:r w:rsidR="005730CB" w:rsidRPr="00F036DB">
          <w:rPr>
            <w:rStyle w:val="Hyperlink"/>
            <w:noProof/>
          </w:rPr>
          <w:t>2.5.5 Sustainable</w:t>
        </w:r>
        <w:r w:rsidR="005730CB" w:rsidRPr="00F036DB">
          <w:rPr>
            <w:rStyle w:val="Hyperlink"/>
            <w:noProof/>
            <w:spacing w:val="-5"/>
          </w:rPr>
          <w:t xml:space="preserve"> </w:t>
        </w:r>
        <w:r w:rsidR="005730CB" w:rsidRPr="00F036DB">
          <w:rPr>
            <w:rStyle w:val="Hyperlink"/>
            <w:noProof/>
          </w:rPr>
          <w:t>Broadband</w:t>
        </w:r>
        <w:r w:rsidR="005730CB" w:rsidRPr="00F036DB">
          <w:rPr>
            <w:rStyle w:val="Hyperlink"/>
            <w:noProof/>
            <w:spacing w:val="-6"/>
          </w:rPr>
          <w:t xml:space="preserve"> </w:t>
        </w:r>
        <w:r w:rsidR="005730CB" w:rsidRPr="00F036DB">
          <w:rPr>
            <w:rStyle w:val="Hyperlink"/>
            <w:noProof/>
            <w:spacing w:val="-2"/>
          </w:rPr>
          <w:t>strategy</w:t>
        </w:r>
        <w:r w:rsidR="005730CB">
          <w:rPr>
            <w:noProof/>
            <w:webHidden/>
          </w:rPr>
          <w:tab/>
        </w:r>
        <w:r w:rsidR="005730CB">
          <w:rPr>
            <w:noProof/>
            <w:webHidden/>
          </w:rPr>
          <w:fldChar w:fldCharType="begin"/>
        </w:r>
        <w:r w:rsidR="005730CB">
          <w:rPr>
            <w:noProof/>
            <w:webHidden/>
          </w:rPr>
          <w:instrText xml:space="preserve"> PAGEREF _Toc178837821 \h </w:instrText>
        </w:r>
        <w:r w:rsidR="005730CB">
          <w:rPr>
            <w:noProof/>
            <w:webHidden/>
          </w:rPr>
        </w:r>
        <w:r w:rsidR="005730CB">
          <w:rPr>
            <w:noProof/>
            <w:webHidden/>
          </w:rPr>
          <w:fldChar w:fldCharType="separate"/>
        </w:r>
        <w:r w:rsidR="005730CB">
          <w:rPr>
            <w:noProof/>
            <w:webHidden/>
          </w:rPr>
          <w:t>13</w:t>
        </w:r>
        <w:r w:rsidR="005730CB">
          <w:rPr>
            <w:noProof/>
            <w:webHidden/>
          </w:rPr>
          <w:fldChar w:fldCharType="end"/>
        </w:r>
      </w:hyperlink>
    </w:p>
    <w:p w14:paraId="04E7E713"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22" w:history="1">
        <w:r w:rsidR="005730CB" w:rsidRPr="00F036DB">
          <w:rPr>
            <w:rStyle w:val="Hyperlink"/>
            <w:noProof/>
          </w:rPr>
          <w:t>2.5.6Sustainable</w:t>
        </w:r>
        <w:r w:rsidR="005730CB" w:rsidRPr="00F036DB">
          <w:rPr>
            <w:rStyle w:val="Hyperlink"/>
            <w:noProof/>
            <w:spacing w:val="-5"/>
          </w:rPr>
          <w:t xml:space="preserve"> </w:t>
        </w:r>
        <w:r w:rsidR="005730CB" w:rsidRPr="00F036DB">
          <w:rPr>
            <w:rStyle w:val="Hyperlink"/>
            <w:noProof/>
            <w:spacing w:val="-2"/>
          </w:rPr>
          <w:t>Building</w:t>
        </w:r>
        <w:r w:rsidR="005730CB">
          <w:rPr>
            <w:noProof/>
            <w:webHidden/>
          </w:rPr>
          <w:tab/>
        </w:r>
        <w:r w:rsidR="005730CB">
          <w:rPr>
            <w:noProof/>
            <w:webHidden/>
          </w:rPr>
          <w:fldChar w:fldCharType="begin"/>
        </w:r>
        <w:r w:rsidR="005730CB">
          <w:rPr>
            <w:noProof/>
            <w:webHidden/>
          </w:rPr>
          <w:instrText xml:space="preserve"> PAGEREF _Toc178837822 \h </w:instrText>
        </w:r>
        <w:r w:rsidR="005730CB">
          <w:rPr>
            <w:noProof/>
            <w:webHidden/>
          </w:rPr>
        </w:r>
        <w:r w:rsidR="005730CB">
          <w:rPr>
            <w:noProof/>
            <w:webHidden/>
          </w:rPr>
          <w:fldChar w:fldCharType="separate"/>
        </w:r>
        <w:r w:rsidR="005730CB">
          <w:rPr>
            <w:noProof/>
            <w:webHidden/>
          </w:rPr>
          <w:t>14</w:t>
        </w:r>
        <w:r w:rsidR="005730CB">
          <w:rPr>
            <w:noProof/>
            <w:webHidden/>
          </w:rPr>
          <w:fldChar w:fldCharType="end"/>
        </w:r>
      </w:hyperlink>
    </w:p>
    <w:p w14:paraId="4F9882B1"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23" w:history="1">
        <w:r w:rsidR="005730CB" w:rsidRPr="00F036DB">
          <w:rPr>
            <w:rStyle w:val="Hyperlink"/>
            <w:noProof/>
            <w:spacing w:val="-2"/>
          </w:rPr>
          <w:t>2.6 Management</w:t>
        </w:r>
        <w:r w:rsidR="005730CB">
          <w:rPr>
            <w:noProof/>
            <w:webHidden/>
          </w:rPr>
          <w:tab/>
        </w:r>
        <w:r w:rsidR="005730CB">
          <w:rPr>
            <w:noProof/>
            <w:webHidden/>
          </w:rPr>
          <w:fldChar w:fldCharType="begin"/>
        </w:r>
        <w:r w:rsidR="005730CB">
          <w:rPr>
            <w:noProof/>
            <w:webHidden/>
          </w:rPr>
          <w:instrText xml:space="preserve"> PAGEREF _Toc178837823 \h </w:instrText>
        </w:r>
        <w:r w:rsidR="005730CB">
          <w:rPr>
            <w:noProof/>
            <w:webHidden/>
          </w:rPr>
        </w:r>
        <w:r w:rsidR="005730CB">
          <w:rPr>
            <w:noProof/>
            <w:webHidden/>
          </w:rPr>
          <w:fldChar w:fldCharType="separate"/>
        </w:r>
        <w:r w:rsidR="005730CB">
          <w:rPr>
            <w:noProof/>
            <w:webHidden/>
          </w:rPr>
          <w:t>14</w:t>
        </w:r>
        <w:r w:rsidR="005730CB">
          <w:rPr>
            <w:noProof/>
            <w:webHidden/>
          </w:rPr>
          <w:fldChar w:fldCharType="end"/>
        </w:r>
      </w:hyperlink>
    </w:p>
    <w:p w14:paraId="28DAA262"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24" w:history="1">
        <w:r w:rsidR="005730CB" w:rsidRPr="00F036DB">
          <w:rPr>
            <w:rStyle w:val="Hyperlink"/>
            <w:noProof/>
          </w:rPr>
          <w:t>Duties/Responsibilities:</w:t>
        </w:r>
        <w:r w:rsidR="005730CB">
          <w:rPr>
            <w:noProof/>
            <w:webHidden/>
          </w:rPr>
          <w:tab/>
        </w:r>
        <w:r w:rsidR="005730CB">
          <w:rPr>
            <w:noProof/>
            <w:webHidden/>
          </w:rPr>
          <w:fldChar w:fldCharType="begin"/>
        </w:r>
        <w:r w:rsidR="005730CB">
          <w:rPr>
            <w:noProof/>
            <w:webHidden/>
          </w:rPr>
          <w:instrText xml:space="preserve"> PAGEREF _Toc178837824 \h </w:instrText>
        </w:r>
        <w:r w:rsidR="005730CB">
          <w:rPr>
            <w:noProof/>
            <w:webHidden/>
          </w:rPr>
        </w:r>
        <w:r w:rsidR="005730CB">
          <w:rPr>
            <w:noProof/>
            <w:webHidden/>
          </w:rPr>
          <w:fldChar w:fldCharType="separate"/>
        </w:r>
        <w:r w:rsidR="005730CB">
          <w:rPr>
            <w:noProof/>
            <w:webHidden/>
          </w:rPr>
          <w:t>14</w:t>
        </w:r>
        <w:r w:rsidR="005730CB">
          <w:rPr>
            <w:noProof/>
            <w:webHidden/>
          </w:rPr>
          <w:fldChar w:fldCharType="end"/>
        </w:r>
      </w:hyperlink>
    </w:p>
    <w:p w14:paraId="66945A86" w14:textId="77777777" w:rsidR="005730CB" w:rsidRDefault="00EC3812" w:rsidP="00065F5A">
      <w:pPr>
        <w:pStyle w:val="TOC2"/>
        <w:tabs>
          <w:tab w:val="left" w:pos="913"/>
          <w:tab w:val="right" w:leader="dot" w:pos="9350"/>
        </w:tabs>
        <w:spacing w:before="0"/>
        <w:ind w:hanging="197"/>
        <w:rPr>
          <w:rFonts w:asciiTheme="minorHAnsi" w:eastAsiaTheme="minorEastAsia" w:hAnsiTheme="minorHAnsi" w:cstheme="minorBidi"/>
          <w:noProof/>
          <w:sz w:val="22"/>
          <w:szCs w:val="22"/>
        </w:rPr>
      </w:pPr>
      <w:hyperlink w:anchor="_Toc178837825" w:history="1">
        <w:r w:rsidR="005730CB" w:rsidRPr="00F036DB">
          <w:rPr>
            <w:rStyle w:val="Hyperlink"/>
            <w:noProof/>
          </w:rPr>
          <w:t>2.</w:t>
        </w:r>
        <w:r w:rsidR="005730CB">
          <w:rPr>
            <w:rFonts w:asciiTheme="minorHAnsi" w:eastAsiaTheme="minorEastAsia" w:hAnsiTheme="minorHAnsi" w:cstheme="minorBidi"/>
            <w:noProof/>
            <w:sz w:val="22"/>
            <w:szCs w:val="22"/>
          </w:rPr>
          <w:tab/>
        </w:r>
        <w:r w:rsidR="005730CB" w:rsidRPr="00F036DB">
          <w:rPr>
            <w:rStyle w:val="Hyperlink"/>
            <w:noProof/>
            <w:spacing w:val="-2"/>
          </w:rPr>
          <w:t>Director</w:t>
        </w:r>
        <w:r w:rsidR="005730CB">
          <w:rPr>
            <w:noProof/>
            <w:webHidden/>
          </w:rPr>
          <w:tab/>
        </w:r>
        <w:r w:rsidR="005730CB">
          <w:rPr>
            <w:noProof/>
            <w:webHidden/>
          </w:rPr>
          <w:fldChar w:fldCharType="begin"/>
        </w:r>
        <w:r w:rsidR="005730CB">
          <w:rPr>
            <w:noProof/>
            <w:webHidden/>
          </w:rPr>
          <w:instrText xml:space="preserve"> PAGEREF _Toc178837825 \h </w:instrText>
        </w:r>
        <w:r w:rsidR="005730CB">
          <w:rPr>
            <w:noProof/>
            <w:webHidden/>
          </w:rPr>
        </w:r>
        <w:r w:rsidR="005730CB">
          <w:rPr>
            <w:noProof/>
            <w:webHidden/>
          </w:rPr>
          <w:fldChar w:fldCharType="separate"/>
        </w:r>
        <w:r w:rsidR="005730CB">
          <w:rPr>
            <w:noProof/>
            <w:webHidden/>
          </w:rPr>
          <w:t>14</w:t>
        </w:r>
        <w:r w:rsidR="005730CB">
          <w:rPr>
            <w:noProof/>
            <w:webHidden/>
          </w:rPr>
          <w:fldChar w:fldCharType="end"/>
        </w:r>
      </w:hyperlink>
    </w:p>
    <w:p w14:paraId="6461A71C" w14:textId="77777777" w:rsidR="005730CB" w:rsidRDefault="00EC3812" w:rsidP="00065F5A">
      <w:pPr>
        <w:pStyle w:val="TOC2"/>
        <w:tabs>
          <w:tab w:val="left" w:pos="913"/>
          <w:tab w:val="right" w:leader="dot" w:pos="9350"/>
        </w:tabs>
        <w:spacing w:before="0"/>
        <w:ind w:hanging="197"/>
        <w:rPr>
          <w:rFonts w:asciiTheme="minorHAnsi" w:eastAsiaTheme="minorEastAsia" w:hAnsiTheme="minorHAnsi" w:cstheme="minorBidi"/>
          <w:noProof/>
          <w:sz w:val="22"/>
          <w:szCs w:val="22"/>
        </w:rPr>
      </w:pPr>
      <w:hyperlink w:anchor="_Toc178837826" w:history="1">
        <w:r w:rsidR="005730CB" w:rsidRPr="00F036DB">
          <w:rPr>
            <w:rStyle w:val="Hyperlink"/>
            <w:noProof/>
          </w:rPr>
          <w:t>3.</w:t>
        </w:r>
        <w:r w:rsidR="005730CB">
          <w:rPr>
            <w:rFonts w:asciiTheme="minorHAnsi" w:eastAsiaTheme="minorEastAsia" w:hAnsiTheme="minorHAnsi" w:cstheme="minorBidi"/>
            <w:noProof/>
            <w:sz w:val="22"/>
            <w:szCs w:val="22"/>
          </w:rPr>
          <w:tab/>
        </w:r>
        <w:r w:rsidR="005730CB" w:rsidRPr="00F036DB">
          <w:rPr>
            <w:rStyle w:val="Hyperlink"/>
            <w:noProof/>
          </w:rPr>
          <w:t>Academy Manager</w:t>
        </w:r>
        <w:r w:rsidR="005730CB">
          <w:rPr>
            <w:noProof/>
            <w:webHidden/>
          </w:rPr>
          <w:tab/>
        </w:r>
        <w:r w:rsidR="005730CB">
          <w:rPr>
            <w:noProof/>
            <w:webHidden/>
          </w:rPr>
          <w:fldChar w:fldCharType="begin"/>
        </w:r>
        <w:r w:rsidR="005730CB">
          <w:rPr>
            <w:noProof/>
            <w:webHidden/>
          </w:rPr>
          <w:instrText xml:space="preserve"> PAGEREF _Toc178837826 \h </w:instrText>
        </w:r>
        <w:r w:rsidR="005730CB">
          <w:rPr>
            <w:noProof/>
            <w:webHidden/>
          </w:rPr>
        </w:r>
        <w:r w:rsidR="005730CB">
          <w:rPr>
            <w:noProof/>
            <w:webHidden/>
          </w:rPr>
          <w:fldChar w:fldCharType="separate"/>
        </w:r>
        <w:r w:rsidR="005730CB">
          <w:rPr>
            <w:noProof/>
            <w:webHidden/>
          </w:rPr>
          <w:t>14</w:t>
        </w:r>
        <w:r w:rsidR="005730CB">
          <w:rPr>
            <w:noProof/>
            <w:webHidden/>
          </w:rPr>
          <w:fldChar w:fldCharType="end"/>
        </w:r>
      </w:hyperlink>
    </w:p>
    <w:p w14:paraId="1154D49C" w14:textId="77777777" w:rsidR="005730CB" w:rsidRDefault="00EC3812" w:rsidP="00065F5A">
      <w:pPr>
        <w:pStyle w:val="TOC2"/>
        <w:tabs>
          <w:tab w:val="left" w:pos="913"/>
          <w:tab w:val="right" w:leader="dot" w:pos="9350"/>
        </w:tabs>
        <w:spacing w:before="0"/>
        <w:ind w:hanging="197"/>
        <w:rPr>
          <w:rFonts w:asciiTheme="minorHAnsi" w:eastAsiaTheme="minorEastAsia" w:hAnsiTheme="minorHAnsi" w:cstheme="minorBidi"/>
          <w:noProof/>
          <w:sz w:val="22"/>
          <w:szCs w:val="22"/>
        </w:rPr>
      </w:pPr>
      <w:hyperlink w:anchor="_Toc178837827" w:history="1">
        <w:r w:rsidR="005730CB" w:rsidRPr="00F036DB">
          <w:rPr>
            <w:rStyle w:val="Hyperlink"/>
            <w:noProof/>
          </w:rPr>
          <w:t>4.</w:t>
        </w:r>
        <w:r w:rsidR="005730CB">
          <w:rPr>
            <w:rFonts w:asciiTheme="minorHAnsi" w:eastAsiaTheme="minorEastAsia" w:hAnsiTheme="minorHAnsi" w:cstheme="minorBidi"/>
            <w:noProof/>
            <w:sz w:val="22"/>
            <w:szCs w:val="22"/>
          </w:rPr>
          <w:tab/>
        </w:r>
        <w:r w:rsidR="005730CB" w:rsidRPr="00F036DB">
          <w:rPr>
            <w:rStyle w:val="Hyperlink"/>
            <w:noProof/>
          </w:rPr>
          <w:t>ICT</w:t>
        </w:r>
        <w:r w:rsidR="005730CB" w:rsidRPr="00F036DB">
          <w:rPr>
            <w:rStyle w:val="Hyperlink"/>
            <w:noProof/>
            <w:spacing w:val="-3"/>
          </w:rPr>
          <w:t xml:space="preserve"> </w:t>
        </w:r>
        <w:r w:rsidR="005730CB" w:rsidRPr="00F036DB">
          <w:rPr>
            <w:rStyle w:val="Hyperlink"/>
            <w:noProof/>
            <w:spacing w:val="-2"/>
          </w:rPr>
          <w:t>instructors</w:t>
        </w:r>
        <w:r w:rsidR="005730CB">
          <w:rPr>
            <w:noProof/>
            <w:webHidden/>
          </w:rPr>
          <w:tab/>
        </w:r>
        <w:r w:rsidR="005730CB">
          <w:rPr>
            <w:noProof/>
            <w:webHidden/>
          </w:rPr>
          <w:fldChar w:fldCharType="begin"/>
        </w:r>
        <w:r w:rsidR="005730CB">
          <w:rPr>
            <w:noProof/>
            <w:webHidden/>
          </w:rPr>
          <w:instrText xml:space="preserve"> PAGEREF _Toc178837827 \h </w:instrText>
        </w:r>
        <w:r w:rsidR="005730CB">
          <w:rPr>
            <w:noProof/>
            <w:webHidden/>
          </w:rPr>
        </w:r>
        <w:r w:rsidR="005730CB">
          <w:rPr>
            <w:noProof/>
            <w:webHidden/>
          </w:rPr>
          <w:fldChar w:fldCharType="separate"/>
        </w:r>
        <w:r w:rsidR="005730CB">
          <w:rPr>
            <w:noProof/>
            <w:webHidden/>
          </w:rPr>
          <w:t>15</w:t>
        </w:r>
        <w:r w:rsidR="005730CB">
          <w:rPr>
            <w:noProof/>
            <w:webHidden/>
          </w:rPr>
          <w:fldChar w:fldCharType="end"/>
        </w:r>
      </w:hyperlink>
    </w:p>
    <w:p w14:paraId="7E6D2CAD" w14:textId="77777777" w:rsidR="005730CB" w:rsidRDefault="00EC3812" w:rsidP="00065F5A">
      <w:pPr>
        <w:pStyle w:val="TOC2"/>
        <w:tabs>
          <w:tab w:val="left" w:pos="913"/>
          <w:tab w:val="right" w:leader="dot" w:pos="9350"/>
        </w:tabs>
        <w:spacing w:before="0"/>
        <w:ind w:hanging="197"/>
        <w:rPr>
          <w:rFonts w:asciiTheme="minorHAnsi" w:eastAsiaTheme="minorEastAsia" w:hAnsiTheme="minorHAnsi" w:cstheme="minorBidi"/>
          <w:noProof/>
          <w:sz w:val="22"/>
          <w:szCs w:val="22"/>
        </w:rPr>
      </w:pPr>
      <w:hyperlink w:anchor="_Toc178837828" w:history="1">
        <w:r w:rsidR="005730CB" w:rsidRPr="00F036DB">
          <w:rPr>
            <w:rStyle w:val="Hyperlink"/>
            <w:noProof/>
          </w:rPr>
          <w:t>5.</w:t>
        </w:r>
        <w:r w:rsidR="005730CB">
          <w:rPr>
            <w:rFonts w:asciiTheme="minorHAnsi" w:eastAsiaTheme="minorEastAsia" w:hAnsiTheme="minorHAnsi" w:cstheme="minorBidi"/>
            <w:noProof/>
            <w:sz w:val="22"/>
            <w:szCs w:val="22"/>
          </w:rPr>
          <w:tab/>
        </w:r>
        <w:r w:rsidR="005730CB" w:rsidRPr="00F036DB">
          <w:rPr>
            <w:rStyle w:val="Hyperlink"/>
            <w:noProof/>
            <w:spacing w:val="-2"/>
          </w:rPr>
          <w:t>Administrator</w:t>
        </w:r>
        <w:r w:rsidR="005730CB">
          <w:rPr>
            <w:noProof/>
            <w:webHidden/>
          </w:rPr>
          <w:tab/>
        </w:r>
        <w:r w:rsidR="005730CB">
          <w:rPr>
            <w:noProof/>
            <w:webHidden/>
          </w:rPr>
          <w:fldChar w:fldCharType="begin"/>
        </w:r>
        <w:r w:rsidR="005730CB">
          <w:rPr>
            <w:noProof/>
            <w:webHidden/>
          </w:rPr>
          <w:instrText xml:space="preserve"> PAGEREF _Toc178837828 \h </w:instrText>
        </w:r>
        <w:r w:rsidR="005730CB">
          <w:rPr>
            <w:noProof/>
            <w:webHidden/>
          </w:rPr>
        </w:r>
        <w:r w:rsidR="005730CB">
          <w:rPr>
            <w:noProof/>
            <w:webHidden/>
          </w:rPr>
          <w:fldChar w:fldCharType="separate"/>
        </w:r>
        <w:r w:rsidR="005730CB">
          <w:rPr>
            <w:noProof/>
            <w:webHidden/>
          </w:rPr>
          <w:t>15</w:t>
        </w:r>
        <w:r w:rsidR="005730CB">
          <w:rPr>
            <w:noProof/>
            <w:webHidden/>
          </w:rPr>
          <w:fldChar w:fldCharType="end"/>
        </w:r>
      </w:hyperlink>
    </w:p>
    <w:p w14:paraId="3D57D80B"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29" w:history="1">
        <w:r w:rsidR="005730CB" w:rsidRPr="00F036DB">
          <w:rPr>
            <w:rStyle w:val="Hyperlink"/>
            <w:noProof/>
          </w:rPr>
          <w:t>Financial</w:t>
        </w:r>
        <w:r w:rsidR="005730CB" w:rsidRPr="00F036DB">
          <w:rPr>
            <w:rStyle w:val="Hyperlink"/>
            <w:noProof/>
            <w:spacing w:val="-5"/>
          </w:rPr>
          <w:t xml:space="preserve"> </w:t>
        </w:r>
        <w:r w:rsidR="005730CB" w:rsidRPr="00F036DB">
          <w:rPr>
            <w:rStyle w:val="Hyperlink"/>
            <w:noProof/>
            <w:spacing w:val="-2"/>
          </w:rPr>
          <w:t>Management</w:t>
        </w:r>
        <w:r w:rsidR="005730CB">
          <w:rPr>
            <w:noProof/>
            <w:webHidden/>
          </w:rPr>
          <w:tab/>
        </w:r>
        <w:r w:rsidR="005730CB">
          <w:rPr>
            <w:noProof/>
            <w:webHidden/>
          </w:rPr>
          <w:fldChar w:fldCharType="begin"/>
        </w:r>
        <w:r w:rsidR="005730CB">
          <w:rPr>
            <w:noProof/>
            <w:webHidden/>
          </w:rPr>
          <w:instrText xml:space="preserve"> PAGEREF _Toc178837829 \h </w:instrText>
        </w:r>
        <w:r w:rsidR="005730CB">
          <w:rPr>
            <w:noProof/>
            <w:webHidden/>
          </w:rPr>
        </w:r>
        <w:r w:rsidR="005730CB">
          <w:rPr>
            <w:noProof/>
            <w:webHidden/>
          </w:rPr>
          <w:fldChar w:fldCharType="separate"/>
        </w:r>
        <w:r w:rsidR="005730CB">
          <w:rPr>
            <w:noProof/>
            <w:webHidden/>
          </w:rPr>
          <w:t>16</w:t>
        </w:r>
        <w:r w:rsidR="005730CB">
          <w:rPr>
            <w:noProof/>
            <w:webHidden/>
          </w:rPr>
          <w:fldChar w:fldCharType="end"/>
        </w:r>
      </w:hyperlink>
    </w:p>
    <w:p w14:paraId="6E07E6C0"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30" w:history="1">
        <w:r w:rsidR="005730CB" w:rsidRPr="00F036DB">
          <w:rPr>
            <w:rStyle w:val="Hyperlink"/>
            <w:noProof/>
          </w:rPr>
          <w:t>2.3.1</w:t>
        </w:r>
        <w:r w:rsidR="005730CB">
          <w:rPr>
            <w:rFonts w:asciiTheme="minorHAnsi" w:eastAsiaTheme="minorEastAsia" w:hAnsiTheme="minorHAnsi" w:cstheme="minorBidi"/>
            <w:noProof/>
            <w:sz w:val="22"/>
            <w:szCs w:val="22"/>
          </w:rPr>
          <w:tab/>
        </w:r>
        <w:r w:rsidR="005730CB" w:rsidRPr="00F036DB">
          <w:rPr>
            <w:rStyle w:val="Hyperlink"/>
            <w:noProof/>
          </w:rPr>
          <w:t>RICT</w:t>
        </w:r>
        <w:r w:rsidR="005730CB" w:rsidRPr="00F036DB">
          <w:rPr>
            <w:rStyle w:val="Hyperlink"/>
            <w:noProof/>
            <w:spacing w:val="-5"/>
          </w:rPr>
          <w:t xml:space="preserve"> </w:t>
        </w:r>
        <w:r w:rsidR="005730CB" w:rsidRPr="00F036DB">
          <w:rPr>
            <w:rStyle w:val="Hyperlink"/>
            <w:noProof/>
          </w:rPr>
          <w:t>Academy</w:t>
        </w:r>
        <w:r w:rsidR="005730CB" w:rsidRPr="00F036DB">
          <w:rPr>
            <w:rStyle w:val="Hyperlink"/>
            <w:noProof/>
            <w:spacing w:val="-3"/>
          </w:rPr>
          <w:t xml:space="preserve"> </w:t>
        </w:r>
        <w:r w:rsidR="005730CB" w:rsidRPr="00F036DB">
          <w:rPr>
            <w:rStyle w:val="Hyperlink"/>
            <w:noProof/>
          </w:rPr>
          <w:t>course</w:t>
        </w:r>
        <w:r w:rsidR="005730CB" w:rsidRPr="00F036DB">
          <w:rPr>
            <w:rStyle w:val="Hyperlink"/>
            <w:noProof/>
            <w:spacing w:val="1"/>
          </w:rPr>
          <w:t xml:space="preserve"> </w:t>
        </w:r>
        <w:r w:rsidR="005730CB" w:rsidRPr="00F036DB">
          <w:rPr>
            <w:rStyle w:val="Hyperlink"/>
            <w:noProof/>
            <w:spacing w:val="-2"/>
          </w:rPr>
          <w:t>roadmap</w:t>
        </w:r>
        <w:r w:rsidR="005730CB">
          <w:rPr>
            <w:noProof/>
            <w:webHidden/>
          </w:rPr>
          <w:tab/>
        </w:r>
        <w:r w:rsidR="005730CB">
          <w:rPr>
            <w:noProof/>
            <w:webHidden/>
          </w:rPr>
          <w:fldChar w:fldCharType="begin"/>
        </w:r>
        <w:r w:rsidR="005730CB">
          <w:rPr>
            <w:noProof/>
            <w:webHidden/>
          </w:rPr>
          <w:instrText xml:space="preserve"> PAGEREF _Toc178837830 \h </w:instrText>
        </w:r>
        <w:r w:rsidR="005730CB">
          <w:rPr>
            <w:noProof/>
            <w:webHidden/>
          </w:rPr>
        </w:r>
        <w:r w:rsidR="005730CB">
          <w:rPr>
            <w:noProof/>
            <w:webHidden/>
          </w:rPr>
          <w:fldChar w:fldCharType="separate"/>
        </w:r>
        <w:r w:rsidR="005730CB">
          <w:rPr>
            <w:noProof/>
            <w:webHidden/>
          </w:rPr>
          <w:t>16</w:t>
        </w:r>
        <w:r w:rsidR="005730CB">
          <w:rPr>
            <w:noProof/>
            <w:webHidden/>
          </w:rPr>
          <w:fldChar w:fldCharType="end"/>
        </w:r>
      </w:hyperlink>
    </w:p>
    <w:p w14:paraId="402C3BE7"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31" w:history="1">
        <w:r w:rsidR="005730CB" w:rsidRPr="00F036DB">
          <w:rPr>
            <w:rStyle w:val="Hyperlink"/>
            <w:noProof/>
          </w:rPr>
          <w:t>CHAPTER THREE</w:t>
        </w:r>
        <w:r w:rsidR="005730CB">
          <w:rPr>
            <w:noProof/>
            <w:webHidden/>
          </w:rPr>
          <w:tab/>
        </w:r>
        <w:r w:rsidR="005730CB">
          <w:rPr>
            <w:noProof/>
            <w:webHidden/>
          </w:rPr>
          <w:fldChar w:fldCharType="begin"/>
        </w:r>
        <w:r w:rsidR="005730CB">
          <w:rPr>
            <w:noProof/>
            <w:webHidden/>
          </w:rPr>
          <w:instrText xml:space="preserve"> PAGEREF _Toc178837831 \h </w:instrText>
        </w:r>
        <w:r w:rsidR="005730CB">
          <w:rPr>
            <w:noProof/>
            <w:webHidden/>
          </w:rPr>
        </w:r>
        <w:r w:rsidR="005730CB">
          <w:rPr>
            <w:noProof/>
            <w:webHidden/>
          </w:rPr>
          <w:fldChar w:fldCharType="separate"/>
        </w:r>
        <w:r w:rsidR="005730CB">
          <w:rPr>
            <w:noProof/>
            <w:webHidden/>
          </w:rPr>
          <w:t>16</w:t>
        </w:r>
        <w:r w:rsidR="005730CB">
          <w:rPr>
            <w:noProof/>
            <w:webHidden/>
          </w:rPr>
          <w:fldChar w:fldCharType="end"/>
        </w:r>
      </w:hyperlink>
    </w:p>
    <w:p w14:paraId="7C02D2F9"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32" w:history="1">
        <w:r w:rsidR="005730CB" w:rsidRPr="00F036DB">
          <w:rPr>
            <w:rStyle w:val="Hyperlink"/>
            <w:noProof/>
          </w:rPr>
          <w:t>3.0</w:t>
        </w:r>
        <w:r w:rsidR="005730CB">
          <w:rPr>
            <w:rFonts w:asciiTheme="minorHAnsi" w:eastAsiaTheme="minorEastAsia" w:hAnsiTheme="minorHAnsi" w:cstheme="minorBidi"/>
            <w:noProof/>
            <w:sz w:val="22"/>
            <w:szCs w:val="22"/>
          </w:rPr>
          <w:tab/>
        </w:r>
        <w:r w:rsidR="005730CB" w:rsidRPr="00F036DB">
          <w:rPr>
            <w:rStyle w:val="Hyperlink"/>
            <w:noProof/>
            <w:spacing w:val="-2"/>
          </w:rPr>
          <w:t>MARKETING</w:t>
        </w:r>
        <w:r w:rsidR="005730CB">
          <w:rPr>
            <w:noProof/>
            <w:webHidden/>
          </w:rPr>
          <w:tab/>
        </w:r>
        <w:r w:rsidR="005730CB">
          <w:rPr>
            <w:noProof/>
            <w:webHidden/>
          </w:rPr>
          <w:fldChar w:fldCharType="begin"/>
        </w:r>
        <w:r w:rsidR="005730CB">
          <w:rPr>
            <w:noProof/>
            <w:webHidden/>
          </w:rPr>
          <w:instrText xml:space="preserve"> PAGEREF _Toc178837832 \h </w:instrText>
        </w:r>
        <w:r w:rsidR="005730CB">
          <w:rPr>
            <w:noProof/>
            <w:webHidden/>
          </w:rPr>
        </w:r>
        <w:r w:rsidR="005730CB">
          <w:rPr>
            <w:noProof/>
            <w:webHidden/>
          </w:rPr>
          <w:fldChar w:fldCharType="separate"/>
        </w:r>
        <w:r w:rsidR="005730CB">
          <w:rPr>
            <w:noProof/>
            <w:webHidden/>
          </w:rPr>
          <w:t>17</w:t>
        </w:r>
        <w:r w:rsidR="005730CB">
          <w:rPr>
            <w:noProof/>
            <w:webHidden/>
          </w:rPr>
          <w:fldChar w:fldCharType="end"/>
        </w:r>
      </w:hyperlink>
    </w:p>
    <w:p w14:paraId="1364944B"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33" w:history="1">
        <w:r w:rsidR="005730CB" w:rsidRPr="00F036DB">
          <w:rPr>
            <w:rStyle w:val="Hyperlink"/>
            <w:noProof/>
          </w:rPr>
          <w:t>3.1</w:t>
        </w:r>
        <w:r w:rsidR="005730CB">
          <w:rPr>
            <w:rFonts w:asciiTheme="minorHAnsi" w:eastAsiaTheme="minorEastAsia" w:hAnsiTheme="minorHAnsi" w:cstheme="minorBidi"/>
            <w:noProof/>
            <w:sz w:val="22"/>
            <w:szCs w:val="22"/>
          </w:rPr>
          <w:tab/>
        </w:r>
        <w:r w:rsidR="005730CB" w:rsidRPr="00F036DB">
          <w:rPr>
            <w:rStyle w:val="Hyperlink"/>
            <w:noProof/>
            <w:spacing w:val="-2"/>
          </w:rPr>
          <w:t>Introduction</w:t>
        </w:r>
        <w:r w:rsidR="005730CB">
          <w:rPr>
            <w:noProof/>
            <w:webHidden/>
          </w:rPr>
          <w:tab/>
        </w:r>
        <w:r w:rsidR="005730CB">
          <w:rPr>
            <w:noProof/>
            <w:webHidden/>
          </w:rPr>
          <w:fldChar w:fldCharType="begin"/>
        </w:r>
        <w:r w:rsidR="005730CB">
          <w:rPr>
            <w:noProof/>
            <w:webHidden/>
          </w:rPr>
          <w:instrText xml:space="preserve"> PAGEREF _Toc178837833 \h </w:instrText>
        </w:r>
        <w:r w:rsidR="005730CB">
          <w:rPr>
            <w:noProof/>
            <w:webHidden/>
          </w:rPr>
        </w:r>
        <w:r w:rsidR="005730CB">
          <w:rPr>
            <w:noProof/>
            <w:webHidden/>
          </w:rPr>
          <w:fldChar w:fldCharType="separate"/>
        </w:r>
        <w:r w:rsidR="005730CB">
          <w:rPr>
            <w:noProof/>
            <w:webHidden/>
          </w:rPr>
          <w:t>17</w:t>
        </w:r>
        <w:r w:rsidR="005730CB">
          <w:rPr>
            <w:noProof/>
            <w:webHidden/>
          </w:rPr>
          <w:fldChar w:fldCharType="end"/>
        </w:r>
      </w:hyperlink>
    </w:p>
    <w:p w14:paraId="1499C236"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34" w:history="1">
        <w:r w:rsidR="005730CB" w:rsidRPr="00F036DB">
          <w:rPr>
            <w:rStyle w:val="Hyperlink"/>
            <w:noProof/>
          </w:rPr>
          <w:t>Market Analysis Customers</w:t>
        </w:r>
        <w:r w:rsidR="005730CB">
          <w:rPr>
            <w:noProof/>
            <w:webHidden/>
          </w:rPr>
          <w:tab/>
        </w:r>
        <w:r w:rsidR="005730CB">
          <w:rPr>
            <w:noProof/>
            <w:webHidden/>
          </w:rPr>
          <w:fldChar w:fldCharType="begin"/>
        </w:r>
        <w:r w:rsidR="005730CB">
          <w:rPr>
            <w:noProof/>
            <w:webHidden/>
          </w:rPr>
          <w:instrText xml:space="preserve"> PAGEREF _Toc178837834 \h </w:instrText>
        </w:r>
        <w:r w:rsidR="005730CB">
          <w:rPr>
            <w:noProof/>
            <w:webHidden/>
          </w:rPr>
        </w:r>
        <w:r w:rsidR="005730CB">
          <w:rPr>
            <w:noProof/>
            <w:webHidden/>
          </w:rPr>
          <w:fldChar w:fldCharType="separate"/>
        </w:r>
        <w:r w:rsidR="005730CB">
          <w:rPr>
            <w:noProof/>
            <w:webHidden/>
          </w:rPr>
          <w:t>18</w:t>
        </w:r>
        <w:r w:rsidR="005730CB">
          <w:rPr>
            <w:noProof/>
            <w:webHidden/>
          </w:rPr>
          <w:fldChar w:fldCharType="end"/>
        </w:r>
      </w:hyperlink>
    </w:p>
    <w:p w14:paraId="69BC5799"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35" w:history="1">
        <w:r w:rsidR="005730CB" w:rsidRPr="00F036DB">
          <w:rPr>
            <w:rStyle w:val="Hyperlink"/>
            <w:noProof/>
          </w:rPr>
          <w:t>3.2. Market</w:t>
        </w:r>
        <w:r w:rsidR="005730CB" w:rsidRPr="00F036DB">
          <w:rPr>
            <w:rStyle w:val="Hyperlink"/>
            <w:noProof/>
            <w:spacing w:val="-1"/>
          </w:rPr>
          <w:t xml:space="preserve"> </w:t>
        </w:r>
        <w:r w:rsidR="005730CB" w:rsidRPr="00F036DB">
          <w:rPr>
            <w:rStyle w:val="Hyperlink"/>
            <w:noProof/>
          </w:rPr>
          <w:t>Share and</w:t>
        </w:r>
        <w:r w:rsidR="005730CB" w:rsidRPr="00F036DB">
          <w:rPr>
            <w:rStyle w:val="Hyperlink"/>
            <w:noProof/>
            <w:spacing w:val="1"/>
          </w:rPr>
          <w:t xml:space="preserve"> </w:t>
        </w:r>
        <w:r w:rsidR="005730CB" w:rsidRPr="00F036DB">
          <w:rPr>
            <w:rStyle w:val="Hyperlink"/>
            <w:noProof/>
            <w:spacing w:val="-2"/>
          </w:rPr>
          <w:t>Segment</w:t>
        </w:r>
        <w:r w:rsidR="005730CB">
          <w:rPr>
            <w:noProof/>
            <w:webHidden/>
          </w:rPr>
          <w:tab/>
        </w:r>
        <w:r w:rsidR="005730CB">
          <w:rPr>
            <w:noProof/>
            <w:webHidden/>
          </w:rPr>
          <w:fldChar w:fldCharType="begin"/>
        </w:r>
        <w:r w:rsidR="005730CB">
          <w:rPr>
            <w:noProof/>
            <w:webHidden/>
          </w:rPr>
          <w:instrText xml:space="preserve"> PAGEREF _Toc178837835 \h </w:instrText>
        </w:r>
        <w:r w:rsidR="005730CB">
          <w:rPr>
            <w:noProof/>
            <w:webHidden/>
          </w:rPr>
        </w:r>
        <w:r w:rsidR="005730CB">
          <w:rPr>
            <w:noProof/>
            <w:webHidden/>
          </w:rPr>
          <w:fldChar w:fldCharType="separate"/>
        </w:r>
        <w:r w:rsidR="005730CB">
          <w:rPr>
            <w:noProof/>
            <w:webHidden/>
          </w:rPr>
          <w:t>18</w:t>
        </w:r>
        <w:r w:rsidR="005730CB">
          <w:rPr>
            <w:noProof/>
            <w:webHidden/>
          </w:rPr>
          <w:fldChar w:fldCharType="end"/>
        </w:r>
      </w:hyperlink>
    </w:p>
    <w:p w14:paraId="79797B72"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36" w:history="1">
        <w:r w:rsidR="005730CB" w:rsidRPr="00F036DB">
          <w:rPr>
            <w:rStyle w:val="Hyperlink"/>
            <w:noProof/>
          </w:rPr>
          <w:t>3.3.</w:t>
        </w:r>
        <w:r w:rsidR="005730CB">
          <w:rPr>
            <w:rFonts w:asciiTheme="minorHAnsi" w:eastAsiaTheme="minorEastAsia" w:hAnsiTheme="minorHAnsi" w:cstheme="minorBidi"/>
            <w:noProof/>
            <w:sz w:val="22"/>
            <w:szCs w:val="22"/>
          </w:rPr>
          <w:tab/>
        </w:r>
        <w:r w:rsidR="005730CB" w:rsidRPr="00F036DB">
          <w:rPr>
            <w:rStyle w:val="Hyperlink"/>
            <w:noProof/>
          </w:rPr>
          <w:t>Pricing</w:t>
        </w:r>
        <w:r w:rsidR="005730CB" w:rsidRPr="00F036DB">
          <w:rPr>
            <w:rStyle w:val="Hyperlink"/>
            <w:noProof/>
            <w:spacing w:val="-3"/>
          </w:rPr>
          <w:t xml:space="preserve"> </w:t>
        </w:r>
        <w:r w:rsidR="005730CB" w:rsidRPr="00F036DB">
          <w:rPr>
            <w:rStyle w:val="Hyperlink"/>
            <w:noProof/>
            <w:spacing w:val="-2"/>
          </w:rPr>
          <w:t>Strategy</w:t>
        </w:r>
        <w:r w:rsidR="005730CB">
          <w:rPr>
            <w:noProof/>
            <w:webHidden/>
          </w:rPr>
          <w:tab/>
        </w:r>
        <w:r w:rsidR="005730CB">
          <w:rPr>
            <w:noProof/>
            <w:webHidden/>
          </w:rPr>
          <w:fldChar w:fldCharType="begin"/>
        </w:r>
        <w:r w:rsidR="005730CB">
          <w:rPr>
            <w:noProof/>
            <w:webHidden/>
          </w:rPr>
          <w:instrText xml:space="preserve"> PAGEREF _Toc178837836 \h </w:instrText>
        </w:r>
        <w:r w:rsidR="005730CB">
          <w:rPr>
            <w:noProof/>
            <w:webHidden/>
          </w:rPr>
        </w:r>
        <w:r w:rsidR="005730CB">
          <w:rPr>
            <w:noProof/>
            <w:webHidden/>
          </w:rPr>
          <w:fldChar w:fldCharType="separate"/>
        </w:r>
        <w:r w:rsidR="005730CB">
          <w:rPr>
            <w:noProof/>
            <w:webHidden/>
          </w:rPr>
          <w:t>18</w:t>
        </w:r>
        <w:r w:rsidR="005730CB">
          <w:rPr>
            <w:noProof/>
            <w:webHidden/>
          </w:rPr>
          <w:fldChar w:fldCharType="end"/>
        </w:r>
      </w:hyperlink>
    </w:p>
    <w:p w14:paraId="4481AFB6"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37" w:history="1">
        <w:r w:rsidR="005730CB" w:rsidRPr="00F036DB">
          <w:rPr>
            <w:rStyle w:val="Hyperlink"/>
            <w:noProof/>
          </w:rPr>
          <w:t>3.4.</w:t>
        </w:r>
        <w:r w:rsidR="005730CB">
          <w:rPr>
            <w:rFonts w:asciiTheme="minorHAnsi" w:eastAsiaTheme="minorEastAsia" w:hAnsiTheme="minorHAnsi" w:cstheme="minorBidi"/>
            <w:noProof/>
            <w:sz w:val="22"/>
            <w:szCs w:val="22"/>
          </w:rPr>
          <w:tab/>
        </w:r>
        <w:r w:rsidR="005730CB" w:rsidRPr="00F036DB">
          <w:rPr>
            <w:rStyle w:val="Hyperlink"/>
            <w:noProof/>
          </w:rPr>
          <w:t>Promotion</w:t>
        </w:r>
        <w:r w:rsidR="005730CB" w:rsidRPr="00F036DB">
          <w:rPr>
            <w:rStyle w:val="Hyperlink"/>
            <w:noProof/>
            <w:spacing w:val="-3"/>
          </w:rPr>
          <w:t xml:space="preserve"> </w:t>
        </w:r>
        <w:r w:rsidR="005730CB" w:rsidRPr="00F036DB">
          <w:rPr>
            <w:rStyle w:val="Hyperlink"/>
            <w:noProof/>
            <w:spacing w:val="-2"/>
          </w:rPr>
          <w:t>Strategy</w:t>
        </w:r>
        <w:r w:rsidR="005730CB">
          <w:rPr>
            <w:noProof/>
            <w:webHidden/>
          </w:rPr>
          <w:tab/>
        </w:r>
        <w:r w:rsidR="005730CB">
          <w:rPr>
            <w:noProof/>
            <w:webHidden/>
          </w:rPr>
          <w:fldChar w:fldCharType="begin"/>
        </w:r>
        <w:r w:rsidR="005730CB">
          <w:rPr>
            <w:noProof/>
            <w:webHidden/>
          </w:rPr>
          <w:instrText xml:space="preserve"> PAGEREF _Toc178837837 \h </w:instrText>
        </w:r>
        <w:r w:rsidR="005730CB">
          <w:rPr>
            <w:noProof/>
            <w:webHidden/>
          </w:rPr>
        </w:r>
        <w:r w:rsidR="005730CB">
          <w:rPr>
            <w:noProof/>
            <w:webHidden/>
          </w:rPr>
          <w:fldChar w:fldCharType="separate"/>
        </w:r>
        <w:r w:rsidR="005730CB">
          <w:rPr>
            <w:noProof/>
            <w:webHidden/>
          </w:rPr>
          <w:t>19</w:t>
        </w:r>
        <w:r w:rsidR="005730CB">
          <w:rPr>
            <w:noProof/>
            <w:webHidden/>
          </w:rPr>
          <w:fldChar w:fldCharType="end"/>
        </w:r>
      </w:hyperlink>
    </w:p>
    <w:p w14:paraId="3E3EB727"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38" w:history="1">
        <w:r w:rsidR="005730CB" w:rsidRPr="00F036DB">
          <w:rPr>
            <w:rStyle w:val="Hyperlink"/>
            <w:noProof/>
          </w:rPr>
          <w:t>3.5.</w:t>
        </w:r>
        <w:r w:rsidR="005730CB">
          <w:rPr>
            <w:rFonts w:asciiTheme="minorHAnsi" w:eastAsiaTheme="minorEastAsia" w:hAnsiTheme="minorHAnsi" w:cstheme="minorBidi"/>
            <w:noProof/>
            <w:sz w:val="22"/>
            <w:szCs w:val="22"/>
          </w:rPr>
          <w:tab/>
        </w:r>
        <w:r w:rsidR="005730CB" w:rsidRPr="00F036DB">
          <w:rPr>
            <w:rStyle w:val="Hyperlink"/>
            <w:noProof/>
          </w:rPr>
          <w:t>Advertisement</w:t>
        </w:r>
        <w:r w:rsidR="005730CB">
          <w:rPr>
            <w:noProof/>
            <w:webHidden/>
          </w:rPr>
          <w:tab/>
        </w:r>
        <w:r w:rsidR="005730CB">
          <w:rPr>
            <w:noProof/>
            <w:webHidden/>
          </w:rPr>
          <w:fldChar w:fldCharType="begin"/>
        </w:r>
        <w:r w:rsidR="005730CB">
          <w:rPr>
            <w:noProof/>
            <w:webHidden/>
          </w:rPr>
          <w:instrText xml:space="preserve"> PAGEREF _Toc178837838 \h </w:instrText>
        </w:r>
        <w:r w:rsidR="005730CB">
          <w:rPr>
            <w:noProof/>
            <w:webHidden/>
          </w:rPr>
        </w:r>
        <w:r w:rsidR="005730CB">
          <w:rPr>
            <w:noProof/>
            <w:webHidden/>
          </w:rPr>
          <w:fldChar w:fldCharType="separate"/>
        </w:r>
        <w:r w:rsidR="005730CB">
          <w:rPr>
            <w:noProof/>
            <w:webHidden/>
          </w:rPr>
          <w:t>19</w:t>
        </w:r>
        <w:r w:rsidR="005730CB">
          <w:rPr>
            <w:noProof/>
            <w:webHidden/>
          </w:rPr>
          <w:fldChar w:fldCharType="end"/>
        </w:r>
      </w:hyperlink>
    </w:p>
    <w:p w14:paraId="07052B70"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39" w:history="1">
        <w:r w:rsidR="005730CB" w:rsidRPr="00F036DB">
          <w:rPr>
            <w:rStyle w:val="Hyperlink"/>
            <w:noProof/>
          </w:rPr>
          <w:t>3.6.</w:t>
        </w:r>
        <w:r w:rsidR="005730CB">
          <w:rPr>
            <w:rFonts w:asciiTheme="minorHAnsi" w:eastAsiaTheme="minorEastAsia" w:hAnsiTheme="minorHAnsi" w:cstheme="minorBidi"/>
            <w:noProof/>
            <w:sz w:val="22"/>
            <w:szCs w:val="22"/>
          </w:rPr>
          <w:tab/>
        </w:r>
        <w:r w:rsidR="005730CB" w:rsidRPr="00F036DB">
          <w:rPr>
            <w:rStyle w:val="Hyperlink"/>
            <w:noProof/>
          </w:rPr>
          <w:t>Efficiency</w:t>
        </w:r>
        <w:r w:rsidR="005730CB" w:rsidRPr="00F036DB">
          <w:rPr>
            <w:rStyle w:val="Hyperlink"/>
            <w:noProof/>
            <w:spacing w:val="-5"/>
          </w:rPr>
          <w:t xml:space="preserve"> </w:t>
        </w:r>
        <w:r w:rsidR="005730CB" w:rsidRPr="00F036DB">
          <w:rPr>
            <w:rStyle w:val="Hyperlink"/>
            <w:noProof/>
          </w:rPr>
          <w:t>in</w:t>
        </w:r>
        <w:r w:rsidR="005730CB" w:rsidRPr="00F036DB">
          <w:rPr>
            <w:rStyle w:val="Hyperlink"/>
            <w:noProof/>
            <w:spacing w:val="-5"/>
          </w:rPr>
          <w:t xml:space="preserve"> </w:t>
        </w:r>
        <w:r w:rsidR="005730CB" w:rsidRPr="00F036DB">
          <w:rPr>
            <w:rStyle w:val="Hyperlink"/>
            <w:noProof/>
            <w:spacing w:val="-4"/>
          </w:rPr>
          <w:t>Work</w:t>
        </w:r>
        <w:r w:rsidR="005730CB">
          <w:rPr>
            <w:noProof/>
            <w:webHidden/>
          </w:rPr>
          <w:tab/>
        </w:r>
        <w:r w:rsidR="005730CB">
          <w:rPr>
            <w:noProof/>
            <w:webHidden/>
          </w:rPr>
          <w:fldChar w:fldCharType="begin"/>
        </w:r>
        <w:r w:rsidR="005730CB">
          <w:rPr>
            <w:noProof/>
            <w:webHidden/>
          </w:rPr>
          <w:instrText xml:space="preserve"> PAGEREF _Toc178837839 \h </w:instrText>
        </w:r>
        <w:r w:rsidR="005730CB">
          <w:rPr>
            <w:noProof/>
            <w:webHidden/>
          </w:rPr>
        </w:r>
        <w:r w:rsidR="005730CB">
          <w:rPr>
            <w:noProof/>
            <w:webHidden/>
          </w:rPr>
          <w:fldChar w:fldCharType="separate"/>
        </w:r>
        <w:r w:rsidR="005730CB">
          <w:rPr>
            <w:noProof/>
            <w:webHidden/>
          </w:rPr>
          <w:t>19</w:t>
        </w:r>
        <w:r w:rsidR="005730CB">
          <w:rPr>
            <w:noProof/>
            <w:webHidden/>
          </w:rPr>
          <w:fldChar w:fldCharType="end"/>
        </w:r>
      </w:hyperlink>
    </w:p>
    <w:p w14:paraId="6C601A1D"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40" w:history="1">
        <w:r w:rsidR="005730CB" w:rsidRPr="00F036DB">
          <w:rPr>
            <w:rStyle w:val="Hyperlink"/>
            <w:noProof/>
          </w:rPr>
          <w:t>3.7.</w:t>
        </w:r>
        <w:r w:rsidR="005730CB">
          <w:rPr>
            <w:rFonts w:asciiTheme="minorHAnsi" w:eastAsiaTheme="minorEastAsia" w:hAnsiTheme="minorHAnsi" w:cstheme="minorBidi"/>
            <w:noProof/>
            <w:sz w:val="22"/>
            <w:szCs w:val="22"/>
          </w:rPr>
          <w:tab/>
        </w:r>
        <w:r w:rsidR="005730CB" w:rsidRPr="00F036DB">
          <w:rPr>
            <w:rStyle w:val="Hyperlink"/>
            <w:noProof/>
          </w:rPr>
          <w:t>Good</w:t>
        </w:r>
        <w:r w:rsidR="005730CB" w:rsidRPr="00F036DB">
          <w:rPr>
            <w:rStyle w:val="Hyperlink"/>
            <w:noProof/>
            <w:spacing w:val="-2"/>
          </w:rPr>
          <w:t xml:space="preserve"> </w:t>
        </w:r>
        <w:r w:rsidR="005730CB" w:rsidRPr="00F036DB">
          <w:rPr>
            <w:rStyle w:val="Hyperlink"/>
            <w:noProof/>
          </w:rPr>
          <w:t>Public</w:t>
        </w:r>
        <w:r w:rsidR="005730CB" w:rsidRPr="00F036DB">
          <w:rPr>
            <w:rStyle w:val="Hyperlink"/>
            <w:noProof/>
            <w:spacing w:val="-1"/>
          </w:rPr>
          <w:t xml:space="preserve"> </w:t>
        </w:r>
        <w:r w:rsidR="005730CB" w:rsidRPr="00F036DB">
          <w:rPr>
            <w:rStyle w:val="Hyperlink"/>
            <w:noProof/>
            <w:spacing w:val="-2"/>
          </w:rPr>
          <w:t>Relation</w:t>
        </w:r>
        <w:r w:rsidR="005730CB">
          <w:rPr>
            <w:noProof/>
            <w:webHidden/>
          </w:rPr>
          <w:tab/>
        </w:r>
        <w:r w:rsidR="005730CB">
          <w:rPr>
            <w:noProof/>
            <w:webHidden/>
          </w:rPr>
          <w:fldChar w:fldCharType="begin"/>
        </w:r>
        <w:r w:rsidR="005730CB">
          <w:rPr>
            <w:noProof/>
            <w:webHidden/>
          </w:rPr>
          <w:instrText xml:space="preserve"> PAGEREF _Toc178837840 \h </w:instrText>
        </w:r>
        <w:r w:rsidR="005730CB">
          <w:rPr>
            <w:noProof/>
            <w:webHidden/>
          </w:rPr>
        </w:r>
        <w:r w:rsidR="005730CB">
          <w:rPr>
            <w:noProof/>
            <w:webHidden/>
          </w:rPr>
          <w:fldChar w:fldCharType="separate"/>
        </w:r>
        <w:r w:rsidR="005730CB">
          <w:rPr>
            <w:noProof/>
            <w:webHidden/>
          </w:rPr>
          <w:t>19</w:t>
        </w:r>
        <w:r w:rsidR="005730CB">
          <w:rPr>
            <w:noProof/>
            <w:webHidden/>
          </w:rPr>
          <w:fldChar w:fldCharType="end"/>
        </w:r>
      </w:hyperlink>
    </w:p>
    <w:p w14:paraId="3DD6ADBE"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41" w:history="1">
        <w:r w:rsidR="005730CB" w:rsidRPr="00F036DB">
          <w:rPr>
            <w:rStyle w:val="Hyperlink"/>
            <w:noProof/>
          </w:rPr>
          <w:t>3.8.</w:t>
        </w:r>
        <w:r w:rsidR="005730CB">
          <w:rPr>
            <w:rFonts w:asciiTheme="minorHAnsi" w:eastAsiaTheme="minorEastAsia" w:hAnsiTheme="minorHAnsi" w:cstheme="minorBidi"/>
            <w:noProof/>
            <w:sz w:val="22"/>
            <w:szCs w:val="22"/>
          </w:rPr>
          <w:tab/>
        </w:r>
        <w:r w:rsidR="005730CB" w:rsidRPr="00F036DB">
          <w:rPr>
            <w:rStyle w:val="Hyperlink"/>
            <w:noProof/>
          </w:rPr>
          <w:t>Distribution</w:t>
        </w:r>
        <w:r w:rsidR="005730CB" w:rsidRPr="00F036DB">
          <w:rPr>
            <w:rStyle w:val="Hyperlink"/>
            <w:noProof/>
            <w:spacing w:val="-5"/>
          </w:rPr>
          <w:t xml:space="preserve"> </w:t>
        </w:r>
        <w:r w:rsidR="005730CB" w:rsidRPr="00F036DB">
          <w:rPr>
            <w:rStyle w:val="Hyperlink"/>
            <w:noProof/>
            <w:spacing w:val="-2"/>
          </w:rPr>
          <w:t>Strategy</w:t>
        </w:r>
        <w:r w:rsidR="005730CB">
          <w:rPr>
            <w:noProof/>
            <w:webHidden/>
          </w:rPr>
          <w:tab/>
        </w:r>
        <w:r w:rsidR="005730CB">
          <w:rPr>
            <w:noProof/>
            <w:webHidden/>
          </w:rPr>
          <w:fldChar w:fldCharType="begin"/>
        </w:r>
        <w:r w:rsidR="005730CB">
          <w:rPr>
            <w:noProof/>
            <w:webHidden/>
          </w:rPr>
          <w:instrText xml:space="preserve"> PAGEREF _Toc178837841 \h </w:instrText>
        </w:r>
        <w:r w:rsidR="005730CB">
          <w:rPr>
            <w:noProof/>
            <w:webHidden/>
          </w:rPr>
        </w:r>
        <w:r w:rsidR="005730CB">
          <w:rPr>
            <w:noProof/>
            <w:webHidden/>
          </w:rPr>
          <w:fldChar w:fldCharType="separate"/>
        </w:r>
        <w:r w:rsidR="005730CB">
          <w:rPr>
            <w:noProof/>
            <w:webHidden/>
          </w:rPr>
          <w:t>19</w:t>
        </w:r>
        <w:r w:rsidR="005730CB">
          <w:rPr>
            <w:noProof/>
            <w:webHidden/>
          </w:rPr>
          <w:fldChar w:fldCharType="end"/>
        </w:r>
      </w:hyperlink>
    </w:p>
    <w:p w14:paraId="6FD41861"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42" w:history="1">
        <w:r w:rsidR="005730CB" w:rsidRPr="00F036DB">
          <w:rPr>
            <w:rStyle w:val="Hyperlink"/>
            <w:noProof/>
          </w:rPr>
          <w:t>3.9.</w:t>
        </w:r>
        <w:r w:rsidR="005730CB">
          <w:rPr>
            <w:rFonts w:asciiTheme="minorHAnsi" w:eastAsiaTheme="minorEastAsia" w:hAnsiTheme="minorHAnsi" w:cstheme="minorBidi"/>
            <w:noProof/>
            <w:sz w:val="22"/>
            <w:szCs w:val="22"/>
          </w:rPr>
          <w:tab/>
        </w:r>
        <w:r w:rsidR="005730CB" w:rsidRPr="00F036DB">
          <w:rPr>
            <w:rStyle w:val="Hyperlink"/>
            <w:noProof/>
          </w:rPr>
          <w:t>Sales</w:t>
        </w:r>
        <w:r w:rsidR="005730CB" w:rsidRPr="00F036DB">
          <w:rPr>
            <w:rStyle w:val="Hyperlink"/>
            <w:noProof/>
            <w:spacing w:val="-3"/>
          </w:rPr>
          <w:t xml:space="preserve"> </w:t>
        </w:r>
        <w:r w:rsidR="005730CB" w:rsidRPr="00F036DB">
          <w:rPr>
            <w:rStyle w:val="Hyperlink"/>
            <w:noProof/>
          </w:rPr>
          <w:t>Tactics</w:t>
        </w:r>
        <w:r w:rsidR="005730CB">
          <w:rPr>
            <w:noProof/>
            <w:webHidden/>
          </w:rPr>
          <w:tab/>
        </w:r>
        <w:r w:rsidR="005730CB">
          <w:rPr>
            <w:noProof/>
            <w:webHidden/>
          </w:rPr>
          <w:fldChar w:fldCharType="begin"/>
        </w:r>
        <w:r w:rsidR="005730CB">
          <w:rPr>
            <w:noProof/>
            <w:webHidden/>
          </w:rPr>
          <w:instrText xml:space="preserve"> PAGEREF _Toc178837842 \h </w:instrText>
        </w:r>
        <w:r w:rsidR="005730CB">
          <w:rPr>
            <w:noProof/>
            <w:webHidden/>
          </w:rPr>
        </w:r>
        <w:r w:rsidR="005730CB">
          <w:rPr>
            <w:noProof/>
            <w:webHidden/>
          </w:rPr>
          <w:fldChar w:fldCharType="separate"/>
        </w:r>
        <w:r w:rsidR="005730CB">
          <w:rPr>
            <w:noProof/>
            <w:webHidden/>
          </w:rPr>
          <w:t>19</w:t>
        </w:r>
        <w:r w:rsidR="005730CB">
          <w:rPr>
            <w:noProof/>
            <w:webHidden/>
          </w:rPr>
          <w:fldChar w:fldCharType="end"/>
        </w:r>
      </w:hyperlink>
    </w:p>
    <w:p w14:paraId="36B83095"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43" w:history="1">
        <w:r w:rsidR="005730CB" w:rsidRPr="00F036DB">
          <w:rPr>
            <w:rStyle w:val="Hyperlink"/>
            <w:noProof/>
          </w:rPr>
          <w:t>CHAPTER FOUR</w:t>
        </w:r>
        <w:r w:rsidR="005730CB">
          <w:rPr>
            <w:noProof/>
            <w:webHidden/>
          </w:rPr>
          <w:tab/>
        </w:r>
        <w:r w:rsidR="005730CB">
          <w:rPr>
            <w:noProof/>
            <w:webHidden/>
          </w:rPr>
          <w:fldChar w:fldCharType="begin"/>
        </w:r>
        <w:r w:rsidR="005730CB">
          <w:rPr>
            <w:noProof/>
            <w:webHidden/>
          </w:rPr>
          <w:instrText xml:space="preserve"> PAGEREF _Toc178837843 \h </w:instrText>
        </w:r>
        <w:r w:rsidR="005730CB">
          <w:rPr>
            <w:noProof/>
            <w:webHidden/>
          </w:rPr>
        </w:r>
        <w:r w:rsidR="005730CB">
          <w:rPr>
            <w:noProof/>
            <w:webHidden/>
          </w:rPr>
          <w:fldChar w:fldCharType="separate"/>
        </w:r>
        <w:r w:rsidR="005730CB">
          <w:rPr>
            <w:noProof/>
            <w:webHidden/>
          </w:rPr>
          <w:t>20</w:t>
        </w:r>
        <w:r w:rsidR="005730CB">
          <w:rPr>
            <w:noProof/>
            <w:webHidden/>
          </w:rPr>
          <w:fldChar w:fldCharType="end"/>
        </w:r>
      </w:hyperlink>
    </w:p>
    <w:p w14:paraId="532C9AF8"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44" w:history="1">
        <w:r w:rsidR="005730CB" w:rsidRPr="00F036DB">
          <w:rPr>
            <w:rStyle w:val="Hyperlink"/>
            <w:noProof/>
          </w:rPr>
          <w:t>4.0. FINANCES</w:t>
        </w:r>
        <w:r w:rsidR="005730CB">
          <w:rPr>
            <w:noProof/>
            <w:webHidden/>
          </w:rPr>
          <w:tab/>
        </w:r>
        <w:r w:rsidR="005730CB">
          <w:rPr>
            <w:noProof/>
            <w:webHidden/>
          </w:rPr>
          <w:fldChar w:fldCharType="begin"/>
        </w:r>
        <w:r w:rsidR="005730CB">
          <w:rPr>
            <w:noProof/>
            <w:webHidden/>
          </w:rPr>
          <w:instrText xml:space="preserve"> PAGEREF _Toc178837844 \h </w:instrText>
        </w:r>
        <w:r w:rsidR="005730CB">
          <w:rPr>
            <w:noProof/>
            <w:webHidden/>
          </w:rPr>
        </w:r>
        <w:r w:rsidR="005730CB">
          <w:rPr>
            <w:noProof/>
            <w:webHidden/>
          </w:rPr>
          <w:fldChar w:fldCharType="separate"/>
        </w:r>
        <w:r w:rsidR="005730CB">
          <w:rPr>
            <w:noProof/>
            <w:webHidden/>
          </w:rPr>
          <w:t>20</w:t>
        </w:r>
        <w:r w:rsidR="005730CB">
          <w:rPr>
            <w:noProof/>
            <w:webHidden/>
          </w:rPr>
          <w:fldChar w:fldCharType="end"/>
        </w:r>
      </w:hyperlink>
    </w:p>
    <w:p w14:paraId="714209F0"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45" w:history="1">
        <w:r w:rsidR="005730CB" w:rsidRPr="00F036DB">
          <w:rPr>
            <w:rStyle w:val="Hyperlink"/>
            <w:noProof/>
          </w:rPr>
          <w:t>4.1. Introduction</w:t>
        </w:r>
        <w:r w:rsidR="005730CB">
          <w:rPr>
            <w:noProof/>
            <w:webHidden/>
          </w:rPr>
          <w:tab/>
        </w:r>
        <w:r w:rsidR="005730CB">
          <w:rPr>
            <w:noProof/>
            <w:webHidden/>
          </w:rPr>
          <w:fldChar w:fldCharType="begin"/>
        </w:r>
        <w:r w:rsidR="005730CB">
          <w:rPr>
            <w:noProof/>
            <w:webHidden/>
          </w:rPr>
          <w:instrText xml:space="preserve"> PAGEREF _Toc178837845 \h </w:instrText>
        </w:r>
        <w:r w:rsidR="005730CB">
          <w:rPr>
            <w:noProof/>
            <w:webHidden/>
          </w:rPr>
        </w:r>
        <w:r w:rsidR="005730CB">
          <w:rPr>
            <w:noProof/>
            <w:webHidden/>
          </w:rPr>
          <w:fldChar w:fldCharType="separate"/>
        </w:r>
        <w:r w:rsidR="005730CB">
          <w:rPr>
            <w:noProof/>
            <w:webHidden/>
          </w:rPr>
          <w:t>20</w:t>
        </w:r>
        <w:r w:rsidR="005730CB">
          <w:rPr>
            <w:noProof/>
            <w:webHidden/>
          </w:rPr>
          <w:fldChar w:fldCharType="end"/>
        </w:r>
      </w:hyperlink>
    </w:p>
    <w:p w14:paraId="0D8420F8"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46" w:history="1">
        <w:r w:rsidR="005730CB" w:rsidRPr="00F036DB">
          <w:rPr>
            <w:rStyle w:val="Hyperlink"/>
            <w:noProof/>
          </w:rPr>
          <w:t>4.2. Start-Up Expenses</w:t>
        </w:r>
        <w:r w:rsidR="005730CB">
          <w:rPr>
            <w:noProof/>
            <w:webHidden/>
          </w:rPr>
          <w:tab/>
        </w:r>
        <w:r w:rsidR="005730CB">
          <w:rPr>
            <w:noProof/>
            <w:webHidden/>
          </w:rPr>
          <w:fldChar w:fldCharType="begin"/>
        </w:r>
        <w:r w:rsidR="005730CB">
          <w:rPr>
            <w:noProof/>
            <w:webHidden/>
          </w:rPr>
          <w:instrText xml:space="preserve"> PAGEREF _Toc178837846 \h </w:instrText>
        </w:r>
        <w:r w:rsidR="005730CB">
          <w:rPr>
            <w:noProof/>
            <w:webHidden/>
          </w:rPr>
        </w:r>
        <w:r w:rsidR="005730CB">
          <w:rPr>
            <w:noProof/>
            <w:webHidden/>
          </w:rPr>
          <w:fldChar w:fldCharType="separate"/>
        </w:r>
        <w:r w:rsidR="005730CB">
          <w:rPr>
            <w:noProof/>
            <w:webHidden/>
          </w:rPr>
          <w:t>20</w:t>
        </w:r>
        <w:r w:rsidR="005730CB">
          <w:rPr>
            <w:noProof/>
            <w:webHidden/>
          </w:rPr>
          <w:fldChar w:fldCharType="end"/>
        </w:r>
      </w:hyperlink>
    </w:p>
    <w:p w14:paraId="20F18969"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47" w:history="1">
        <w:r w:rsidR="005730CB" w:rsidRPr="00F036DB">
          <w:rPr>
            <w:rStyle w:val="Hyperlink"/>
            <w:noProof/>
          </w:rPr>
          <w:t>4.3 Start-up Capital</w:t>
        </w:r>
        <w:r w:rsidR="005730CB">
          <w:rPr>
            <w:noProof/>
            <w:webHidden/>
          </w:rPr>
          <w:tab/>
        </w:r>
        <w:r w:rsidR="005730CB">
          <w:rPr>
            <w:noProof/>
            <w:webHidden/>
          </w:rPr>
          <w:fldChar w:fldCharType="begin"/>
        </w:r>
        <w:r w:rsidR="005730CB">
          <w:rPr>
            <w:noProof/>
            <w:webHidden/>
          </w:rPr>
          <w:instrText xml:space="preserve"> PAGEREF _Toc178837847 \h </w:instrText>
        </w:r>
        <w:r w:rsidR="005730CB">
          <w:rPr>
            <w:noProof/>
            <w:webHidden/>
          </w:rPr>
        </w:r>
        <w:r w:rsidR="005730CB">
          <w:rPr>
            <w:noProof/>
            <w:webHidden/>
          </w:rPr>
          <w:fldChar w:fldCharType="separate"/>
        </w:r>
        <w:r w:rsidR="005730CB">
          <w:rPr>
            <w:noProof/>
            <w:webHidden/>
          </w:rPr>
          <w:t>22</w:t>
        </w:r>
        <w:r w:rsidR="005730CB">
          <w:rPr>
            <w:noProof/>
            <w:webHidden/>
          </w:rPr>
          <w:fldChar w:fldCharType="end"/>
        </w:r>
      </w:hyperlink>
    </w:p>
    <w:p w14:paraId="6D314746"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48" w:history="1">
        <w:r w:rsidR="005730CB" w:rsidRPr="00F036DB">
          <w:rPr>
            <w:rStyle w:val="Hyperlink"/>
            <w:noProof/>
          </w:rPr>
          <w:t>4.4 Determining</w:t>
        </w:r>
        <w:r w:rsidR="005730CB" w:rsidRPr="00F036DB">
          <w:rPr>
            <w:rStyle w:val="Hyperlink"/>
            <w:noProof/>
            <w:spacing w:val="-3"/>
          </w:rPr>
          <w:t xml:space="preserve"> </w:t>
        </w:r>
        <w:r w:rsidR="005730CB" w:rsidRPr="00F036DB">
          <w:rPr>
            <w:rStyle w:val="Hyperlink"/>
            <w:noProof/>
          </w:rPr>
          <w:t>Start-Up</w:t>
        </w:r>
        <w:r w:rsidR="005730CB" w:rsidRPr="00F036DB">
          <w:rPr>
            <w:rStyle w:val="Hyperlink"/>
            <w:noProof/>
            <w:spacing w:val="-3"/>
          </w:rPr>
          <w:t xml:space="preserve"> </w:t>
        </w:r>
        <w:r w:rsidR="005730CB" w:rsidRPr="00F036DB">
          <w:rPr>
            <w:rStyle w:val="Hyperlink"/>
            <w:noProof/>
            <w:spacing w:val="-2"/>
          </w:rPr>
          <w:t>Capital</w:t>
        </w:r>
        <w:r w:rsidR="005730CB">
          <w:rPr>
            <w:noProof/>
            <w:webHidden/>
          </w:rPr>
          <w:tab/>
        </w:r>
        <w:r w:rsidR="005730CB">
          <w:rPr>
            <w:noProof/>
            <w:webHidden/>
          </w:rPr>
          <w:fldChar w:fldCharType="begin"/>
        </w:r>
        <w:r w:rsidR="005730CB">
          <w:rPr>
            <w:noProof/>
            <w:webHidden/>
          </w:rPr>
          <w:instrText xml:space="preserve"> PAGEREF _Toc178837848 \h </w:instrText>
        </w:r>
        <w:r w:rsidR="005730CB">
          <w:rPr>
            <w:noProof/>
            <w:webHidden/>
          </w:rPr>
        </w:r>
        <w:r w:rsidR="005730CB">
          <w:rPr>
            <w:noProof/>
            <w:webHidden/>
          </w:rPr>
          <w:fldChar w:fldCharType="separate"/>
        </w:r>
        <w:r w:rsidR="005730CB">
          <w:rPr>
            <w:noProof/>
            <w:webHidden/>
          </w:rPr>
          <w:t>23</w:t>
        </w:r>
        <w:r w:rsidR="005730CB">
          <w:rPr>
            <w:noProof/>
            <w:webHidden/>
          </w:rPr>
          <w:fldChar w:fldCharType="end"/>
        </w:r>
      </w:hyperlink>
    </w:p>
    <w:p w14:paraId="1688493C" w14:textId="77777777" w:rsidR="005730CB" w:rsidRDefault="00EC3812"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hyperlink w:anchor="_Toc178837849" w:history="1">
        <w:r w:rsidR="005730CB" w:rsidRPr="00F036DB">
          <w:rPr>
            <w:rStyle w:val="Hyperlink"/>
            <w:noProof/>
          </w:rPr>
          <w:t>4.5</w:t>
        </w:r>
        <w:r w:rsidR="005730CB">
          <w:rPr>
            <w:rFonts w:asciiTheme="minorHAnsi" w:eastAsiaTheme="minorEastAsia" w:hAnsiTheme="minorHAnsi" w:cstheme="minorBidi"/>
            <w:noProof/>
            <w:sz w:val="22"/>
            <w:szCs w:val="22"/>
          </w:rPr>
          <w:tab/>
        </w:r>
        <w:r w:rsidR="005730CB" w:rsidRPr="00F036DB">
          <w:rPr>
            <w:rStyle w:val="Hyperlink"/>
            <w:noProof/>
          </w:rPr>
          <w:t>Cash</w:t>
        </w:r>
        <w:r w:rsidR="005730CB" w:rsidRPr="00F036DB">
          <w:rPr>
            <w:rStyle w:val="Hyperlink"/>
            <w:noProof/>
            <w:spacing w:val="-3"/>
          </w:rPr>
          <w:t xml:space="preserve"> </w:t>
        </w:r>
        <w:r w:rsidR="005730CB" w:rsidRPr="00F036DB">
          <w:rPr>
            <w:rStyle w:val="Hyperlink"/>
            <w:noProof/>
            <w:spacing w:val="-4"/>
          </w:rPr>
          <w:t>F</w:t>
        </w:r>
        <w:r w:rsidR="005730CB" w:rsidRPr="00F036DB">
          <w:rPr>
            <w:rStyle w:val="Hyperlink"/>
            <w:noProof/>
          </w:rPr>
          <w:t>l</w:t>
        </w:r>
        <w:r w:rsidR="005730CB" w:rsidRPr="00F036DB">
          <w:rPr>
            <w:rStyle w:val="Hyperlink"/>
            <w:noProof/>
            <w:spacing w:val="-4"/>
          </w:rPr>
          <w:t>ow</w:t>
        </w:r>
        <w:r w:rsidR="005730CB">
          <w:rPr>
            <w:noProof/>
            <w:webHidden/>
          </w:rPr>
          <w:tab/>
        </w:r>
        <w:r w:rsidR="005730CB">
          <w:rPr>
            <w:noProof/>
            <w:webHidden/>
          </w:rPr>
          <w:fldChar w:fldCharType="begin"/>
        </w:r>
        <w:r w:rsidR="005730CB">
          <w:rPr>
            <w:noProof/>
            <w:webHidden/>
          </w:rPr>
          <w:instrText xml:space="preserve"> PAGEREF _Toc178837849 \h </w:instrText>
        </w:r>
        <w:r w:rsidR="005730CB">
          <w:rPr>
            <w:noProof/>
            <w:webHidden/>
          </w:rPr>
        </w:r>
        <w:r w:rsidR="005730CB">
          <w:rPr>
            <w:noProof/>
            <w:webHidden/>
          </w:rPr>
          <w:fldChar w:fldCharType="separate"/>
        </w:r>
        <w:r w:rsidR="005730CB">
          <w:rPr>
            <w:noProof/>
            <w:webHidden/>
          </w:rPr>
          <w:t>24</w:t>
        </w:r>
        <w:r w:rsidR="005730CB">
          <w:rPr>
            <w:noProof/>
            <w:webHidden/>
          </w:rPr>
          <w:fldChar w:fldCharType="end"/>
        </w:r>
      </w:hyperlink>
    </w:p>
    <w:p w14:paraId="056E3F91" w14:textId="273014C0" w:rsidR="005730CB" w:rsidRDefault="00911CCB" w:rsidP="00065F5A">
      <w:pPr>
        <w:pStyle w:val="TOC2"/>
        <w:tabs>
          <w:tab w:val="left" w:pos="1729"/>
          <w:tab w:val="right" w:leader="dot" w:pos="9350"/>
        </w:tabs>
        <w:spacing w:before="0"/>
        <w:ind w:hanging="197"/>
        <w:rPr>
          <w:rFonts w:asciiTheme="minorHAnsi" w:eastAsiaTheme="minorEastAsia" w:hAnsiTheme="minorHAnsi" w:cstheme="minorBidi"/>
          <w:noProof/>
          <w:sz w:val="22"/>
          <w:szCs w:val="22"/>
        </w:rPr>
      </w:pPr>
      <w:r>
        <w:fldChar w:fldCharType="begin"/>
      </w:r>
      <w:r>
        <w:instrText xml:space="preserve"> HYPERLINK \l "_Toc178837850" </w:instrText>
      </w:r>
      <w:r>
        <w:fldChar w:fldCharType="separate"/>
      </w:r>
      <w:r w:rsidR="005730CB" w:rsidRPr="00F036DB">
        <w:rPr>
          <w:rStyle w:val="Hyperlink"/>
          <w:noProof/>
        </w:rPr>
        <w:t>4.5</w:t>
      </w:r>
      <w:r w:rsidR="005730CB">
        <w:rPr>
          <w:rFonts w:asciiTheme="minorHAnsi" w:eastAsiaTheme="minorEastAsia" w:hAnsiTheme="minorHAnsi" w:cstheme="minorBidi"/>
          <w:noProof/>
          <w:sz w:val="22"/>
          <w:szCs w:val="22"/>
        </w:rPr>
        <w:tab/>
      </w:r>
      <w:r w:rsidR="005730CB" w:rsidRPr="00F036DB">
        <w:rPr>
          <w:rStyle w:val="Hyperlink"/>
          <w:noProof/>
        </w:rPr>
        <w:t>Profit</w:t>
      </w:r>
      <w:r w:rsidR="005730CB" w:rsidRPr="00F036DB">
        <w:rPr>
          <w:rStyle w:val="Hyperlink"/>
          <w:noProof/>
          <w:spacing w:val="-1"/>
        </w:rPr>
        <w:t xml:space="preserve"> </w:t>
      </w:r>
      <w:r w:rsidR="005730CB" w:rsidRPr="00F036DB">
        <w:rPr>
          <w:rStyle w:val="Hyperlink"/>
          <w:noProof/>
        </w:rPr>
        <w:t>and</w:t>
      </w:r>
      <w:r w:rsidR="005730CB" w:rsidRPr="00F036DB">
        <w:rPr>
          <w:rStyle w:val="Hyperlink"/>
          <w:noProof/>
          <w:spacing w:val="-2"/>
        </w:rPr>
        <w:t xml:space="preserve"> </w:t>
      </w:r>
      <w:r w:rsidR="005730CB" w:rsidRPr="00F036DB">
        <w:rPr>
          <w:rStyle w:val="Hyperlink"/>
          <w:noProof/>
        </w:rPr>
        <w:t>Loss</w:t>
      </w:r>
      <w:r w:rsidR="005730CB" w:rsidRPr="00F036DB">
        <w:rPr>
          <w:rStyle w:val="Hyperlink"/>
          <w:noProof/>
          <w:spacing w:val="-4"/>
        </w:rPr>
        <w:t xml:space="preserve"> </w:t>
      </w:r>
      <w:r w:rsidR="005730CB" w:rsidRPr="00F036DB">
        <w:rPr>
          <w:rStyle w:val="Hyperlink"/>
          <w:noProof/>
        </w:rPr>
        <w:t>statement</w:t>
      </w:r>
      <w:r w:rsidR="005730CB" w:rsidRPr="00F036DB">
        <w:rPr>
          <w:rStyle w:val="Hyperlink"/>
          <w:noProof/>
          <w:spacing w:val="-2"/>
        </w:rPr>
        <w:t xml:space="preserve"> </w:t>
      </w:r>
      <w:del w:id="8" w:author="Windows User" w:date="2024-11-28T13:45:00Z">
        <w:r w:rsidR="005730CB" w:rsidRPr="002829F8" w:rsidDel="00EC3812">
          <w:rPr>
            <w:rStyle w:val="Hyperlink"/>
            <w:noProof/>
            <w:color w:val="FF0000"/>
            <w:rPrChange w:id="9" w:author="MUKOLWE" w:date="2024-11-26T04:13:00Z">
              <w:rPr>
                <w:rStyle w:val="Hyperlink"/>
                <w:noProof/>
              </w:rPr>
            </w:rPrChange>
          </w:rPr>
          <w:delText>(Ksh.):</w:delText>
        </w:r>
        <w:r w:rsidR="005730CB" w:rsidRPr="00F036DB" w:rsidDel="00EC3812">
          <w:rPr>
            <w:rStyle w:val="Hyperlink"/>
            <w:noProof/>
            <w:spacing w:val="-5"/>
          </w:rPr>
          <w:delText xml:space="preserve"> </w:delText>
        </w:r>
        <w:r w:rsidR="005730CB" w:rsidRPr="00911CCB" w:rsidDel="00EC3812">
          <w:rPr>
            <w:rStyle w:val="Hyperlink"/>
            <w:noProof/>
            <w:color w:val="FF0000"/>
            <w:rPrChange w:id="10" w:author="MUKOLWE" w:date="2024-11-26T04:12:00Z">
              <w:rPr>
                <w:rStyle w:val="Hyperlink"/>
                <w:noProof/>
              </w:rPr>
            </w:rPrChange>
          </w:rPr>
          <w:delText>(January</w:delText>
        </w:r>
        <w:r w:rsidR="005730CB" w:rsidRPr="00911CCB" w:rsidDel="00EC3812">
          <w:rPr>
            <w:rStyle w:val="Hyperlink"/>
            <w:noProof/>
            <w:color w:val="FF0000"/>
            <w:spacing w:val="-2"/>
            <w:rPrChange w:id="11" w:author="MUKOLWE" w:date="2024-11-26T04:12:00Z">
              <w:rPr>
                <w:rStyle w:val="Hyperlink"/>
                <w:noProof/>
                <w:spacing w:val="-2"/>
              </w:rPr>
            </w:rPrChange>
          </w:rPr>
          <w:delText xml:space="preserve"> </w:delText>
        </w:r>
        <w:r w:rsidR="005730CB" w:rsidRPr="00911CCB" w:rsidDel="00EC3812">
          <w:rPr>
            <w:rStyle w:val="Hyperlink"/>
            <w:noProof/>
            <w:color w:val="FF0000"/>
            <w:rPrChange w:id="12" w:author="MUKOLWE" w:date="2024-11-26T04:12:00Z">
              <w:rPr>
                <w:rStyle w:val="Hyperlink"/>
                <w:noProof/>
              </w:rPr>
            </w:rPrChange>
          </w:rPr>
          <w:delText>2023 –</w:delText>
        </w:r>
        <w:r w:rsidR="005730CB" w:rsidRPr="00911CCB" w:rsidDel="00EC3812">
          <w:rPr>
            <w:rStyle w:val="Hyperlink"/>
            <w:noProof/>
            <w:color w:val="FF0000"/>
            <w:spacing w:val="-3"/>
            <w:rPrChange w:id="13" w:author="MUKOLWE" w:date="2024-11-26T04:12:00Z">
              <w:rPr>
                <w:rStyle w:val="Hyperlink"/>
                <w:noProof/>
                <w:spacing w:val="-3"/>
              </w:rPr>
            </w:rPrChange>
          </w:rPr>
          <w:delText xml:space="preserve"> </w:delText>
        </w:r>
        <w:r w:rsidR="005730CB" w:rsidRPr="00911CCB" w:rsidDel="00EC3812">
          <w:rPr>
            <w:rStyle w:val="Hyperlink"/>
            <w:noProof/>
            <w:color w:val="FF0000"/>
            <w:rPrChange w:id="14" w:author="MUKOLWE" w:date="2024-11-26T04:12:00Z">
              <w:rPr>
                <w:rStyle w:val="Hyperlink"/>
                <w:noProof/>
              </w:rPr>
            </w:rPrChange>
          </w:rPr>
          <w:delText>December</w:delText>
        </w:r>
        <w:r w:rsidR="005730CB" w:rsidRPr="00911CCB" w:rsidDel="00EC3812">
          <w:rPr>
            <w:rStyle w:val="Hyperlink"/>
            <w:noProof/>
            <w:color w:val="FF0000"/>
            <w:spacing w:val="-7"/>
            <w:rPrChange w:id="15" w:author="MUKOLWE" w:date="2024-11-26T04:12:00Z">
              <w:rPr>
                <w:rStyle w:val="Hyperlink"/>
                <w:noProof/>
                <w:spacing w:val="-7"/>
              </w:rPr>
            </w:rPrChange>
          </w:rPr>
          <w:delText xml:space="preserve"> </w:delText>
        </w:r>
        <w:r w:rsidR="005730CB" w:rsidRPr="00911CCB" w:rsidDel="00EC3812">
          <w:rPr>
            <w:rStyle w:val="Hyperlink"/>
            <w:noProof/>
            <w:color w:val="FF0000"/>
            <w:spacing w:val="-2"/>
            <w:rPrChange w:id="16" w:author="MUKOLWE" w:date="2024-11-26T04:12:00Z">
              <w:rPr>
                <w:rStyle w:val="Hyperlink"/>
                <w:noProof/>
                <w:spacing w:val="-2"/>
              </w:rPr>
            </w:rPrChange>
          </w:rPr>
          <w:delText>2023</w:delText>
        </w:r>
      </w:del>
      <w:ins w:id="17" w:author="MUKOLWE" w:date="2024-11-26T04:13:00Z">
        <w:del w:id="18" w:author="Windows User" w:date="2024-11-28T13:45:00Z">
          <w:r w:rsidR="002829F8" w:rsidDel="00EC3812">
            <w:rPr>
              <w:rStyle w:val="Hyperlink"/>
              <w:noProof/>
              <w:color w:val="FF0000"/>
              <w:spacing w:val="-2"/>
            </w:rPr>
            <w:delText xml:space="preserve"> – </w:delText>
          </w:r>
          <w:r w:rsidR="002829F8" w:rsidRPr="002829F8" w:rsidDel="00EC3812">
            <w:rPr>
              <w:rStyle w:val="Hyperlink"/>
              <w:noProof/>
              <w:color w:val="00B050"/>
              <w:spacing w:val="-2"/>
              <w:rPrChange w:id="19" w:author="MUKOLWE" w:date="2024-11-26T04:14:00Z">
                <w:rPr>
                  <w:rStyle w:val="Hyperlink"/>
                  <w:noProof/>
                  <w:color w:val="FF0000"/>
                  <w:spacing w:val="-2"/>
                </w:rPr>
              </w:rPrChange>
            </w:rPr>
            <w:delText>DELETE</w:delText>
          </w:r>
          <w:r w:rsidR="002829F8" w:rsidDel="00EC3812">
            <w:rPr>
              <w:rStyle w:val="Hyperlink"/>
              <w:noProof/>
              <w:color w:val="FF0000"/>
              <w:spacing w:val="-2"/>
            </w:rPr>
            <w:delText xml:space="preserve"> </w:delText>
          </w:r>
          <w:r w:rsidR="002829F8" w:rsidRPr="002829F8" w:rsidDel="00EC3812">
            <w:rPr>
              <w:rStyle w:val="Hyperlink"/>
              <w:noProof/>
              <w:color w:val="00B050"/>
              <w:spacing w:val="-2"/>
              <w:rPrChange w:id="20" w:author="MUKOLWE" w:date="2024-11-26T04:14:00Z">
                <w:rPr>
                  <w:rStyle w:val="Hyperlink"/>
                  <w:noProof/>
                  <w:color w:val="FF0000"/>
                  <w:spacing w:val="-2"/>
                </w:rPr>
              </w:rPrChange>
            </w:rPr>
            <w:delText>part</w:delText>
          </w:r>
          <w:r w:rsidR="002829F8" w:rsidDel="00EC3812">
            <w:rPr>
              <w:rStyle w:val="Hyperlink"/>
              <w:noProof/>
              <w:color w:val="FF0000"/>
              <w:spacing w:val="-2"/>
            </w:rPr>
            <w:delText xml:space="preserve"> in red</w:delText>
          </w:r>
        </w:del>
      </w:ins>
      <w:del w:id="21" w:author="Windows User" w:date="2024-11-28T13:45:00Z">
        <w:r w:rsidR="005730CB" w:rsidRPr="00911CCB" w:rsidDel="00EC3812">
          <w:rPr>
            <w:rStyle w:val="Hyperlink"/>
            <w:noProof/>
            <w:color w:val="FF0000"/>
            <w:spacing w:val="-2"/>
            <w:rPrChange w:id="22" w:author="MUKOLWE" w:date="2024-11-26T04:12:00Z">
              <w:rPr>
                <w:rStyle w:val="Hyperlink"/>
                <w:noProof/>
                <w:spacing w:val="-2"/>
              </w:rPr>
            </w:rPrChange>
          </w:rPr>
          <w:delText>)</w:delText>
        </w:r>
      </w:del>
      <w:r w:rsidR="005730CB">
        <w:rPr>
          <w:noProof/>
          <w:webHidden/>
        </w:rPr>
        <w:tab/>
      </w:r>
      <w:r w:rsidR="005730CB">
        <w:rPr>
          <w:noProof/>
          <w:webHidden/>
        </w:rPr>
        <w:fldChar w:fldCharType="begin"/>
      </w:r>
      <w:r w:rsidR="005730CB">
        <w:rPr>
          <w:noProof/>
          <w:webHidden/>
        </w:rPr>
        <w:instrText xml:space="preserve"> PAGEREF _Toc178837850 \h </w:instrText>
      </w:r>
      <w:r w:rsidR="005730CB">
        <w:rPr>
          <w:noProof/>
          <w:webHidden/>
        </w:rPr>
      </w:r>
      <w:r w:rsidR="005730CB">
        <w:rPr>
          <w:noProof/>
          <w:webHidden/>
        </w:rPr>
        <w:fldChar w:fldCharType="separate"/>
      </w:r>
      <w:r w:rsidR="005730CB">
        <w:rPr>
          <w:noProof/>
          <w:webHidden/>
        </w:rPr>
        <w:t>27</w:t>
      </w:r>
      <w:r w:rsidR="005730CB">
        <w:rPr>
          <w:noProof/>
          <w:webHidden/>
        </w:rPr>
        <w:fldChar w:fldCharType="end"/>
      </w:r>
      <w:r>
        <w:rPr>
          <w:noProof/>
        </w:rPr>
        <w:fldChar w:fldCharType="end"/>
      </w:r>
      <w:ins w:id="23" w:author="MUKOLWE" w:date="2024-11-26T04:13:00Z">
        <w:r w:rsidR="002829F8">
          <w:rPr>
            <w:noProof/>
          </w:rPr>
          <w:t xml:space="preserve"> </w:t>
        </w:r>
      </w:ins>
    </w:p>
    <w:p w14:paraId="71895D10" w14:textId="77777777" w:rsidR="005730CB" w:rsidRDefault="00EC3812" w:rsidP="00065F5A">
      <w:pPr>
        <w:pStyle w:val="TOC2"/>
        <w:tabs>
          <w:tab w:val="right" w:leader="dot" w:pos="9350"/>
        </w:tabs>
        <w:spacing w:before="0"/>
        <w:ind w:hanging="197"/>
        <w:rPr>
          <w:rFonts w:asciiTheme="minorHAnsi" w:eastAsiaTheme="minorEastAsia" w:hAnsiTheme="minorHAnsi" w:cstheme="minorBidi"/>
          <w:noProof/>
          <w:sz w:val="22"/>
          <w:szCs w:val="22"/>
        </w:rPr>
      </w:pPr>
      <w:hyperlink w:anchor="_Toc178837851" w:history="1">
        <w:r w:rsidR="005730CB" w:rsidRPr="00F036DB">
          <w:rPr>
            <w:rStyle w:val="Hyperlink"/>
            <w:noProof/>
          </w:rPr>
          <w:t>Valuable</w:t>
        </w:r>
        <w:r w:rsidR="005730CB" w:rsidRPr="00F036DB">
          <w:rPr>
            <w:rStyle w:val="Hyperlink"/>
            <w:noProof/>
            <w:spacing w:val="-4"/>
          </w:rPr>
          <w:t xml:space="preserve"> Costs</w:t>
        </w:r>
        <w:r w:rsidR="005730CB">
          <w:rPr>
            <w:noProof/>
            <w:webHidden/>
          </w:rPr>
          <w:tab/>
        </w:r>
        <w:r w:rsidR="005730CB">
          <w:rPr>
            <w:noProof/>
            <w:webHidden/>
          </w:rPr>
          <w:fldChar w:fldCharType="begin"/>
        </w:r>
        <w:r w:rsidR="005730CB">
          <w:rPr>
            <w:noProof/>
            <w:webHidden/>
          </w:rPr>
          <w:instrText xml:space="preserve"> PAGEREF _Toc178837851 \h </w:instrText>
        </w:r>
        <w:r w:rsidR="005730CB">
          <w:rPr>
            <w:noProof/>
            <w:webHidden/>
          </w:rPr>
        </w:r>
        <w:r w:rsidR="005730CB">
          <w:rPr>
            <w:noProof/>
            <w:webHidden/>
          </w:rPr>
          <w:fldChar w:fldCharType="separate"/>
        </w:r>
        <w:r w:rsidR="005730CB">
          <w:rPr>
            <w:noProof/>
            <w:webHidden/>
          </w:rPr>
          <w:t>29</w:t>
        </w:r>
        <w:r w:rsidR="005730CB">
          <w:rPr>
            <w:noProof/>
            <w:webHidden/>
          </w:rPr>
          <w:fldChar w:fldCharType="end"/>
        </w:r>
      </w:hyperlink>
    </w:p>
    <w:p w14:paraId="3DC42247" w14:textId="77777777" w:rsidR="005730CB" w:rsidRPr="005730CB" w:rsidRDefault="00EC3812" w:rsidP="00065F5A">
      <w:pPr>
        <w:pStyle w:val="TOC1"/>
        <w:tabs>
          <w:tab w:val="right" w:leader="dot" w:pos="9350"/>
        </w:tabs>
        <w:spacing w:before="0"/>
        <w:ind w:firstLine="26"/>
        <w:rPr>
          <w:rFonts w:asciiTheme="minorHAnsi" w:eastAsiaTheme="minorEastAsia" w:hAnsiTheme="minorHAnsi" w:cstheme="minorBidi"/>
          <w:b w:val="0"/>
          <w:bCs w:val="0"/>
          <w:noProof/>
          <w:sz w:val="22"/>
          <w:szCs w:val="22"/>
        </w:rPr>
      </w:pPr>
      <w:hyperlink w:anchor="_Toc178837852" w:history="1">
        <w:r w:rsidR="005730CB" w:rsidRPr="005730CB">
          <w:rPr>
            <w:rStyle w:val="Hyperlink"/>
            <w:b w:val="0"/>
            <w:noProof/>
          </w:rPr>
          <w:t>BREAK</w:t>
        </w:r>
        <w:r w:rsidR="005730CB" w:rsidRPr="005730CB">
          <w:rPr>
            <w:rStyle w:val="Hyperlink"/>
            <w:b w:val="0"/>
            <w:noProof/>
            <w:spacing w:val="-1"/>
          </w:rPr>
          <w:t xml:space="preserve"> </w:t>
        </w:r>
        <w:r w:rsidR="005730CB" w:rsidRPr="005730CB">
          <w:rPr>
            <w:rStyle w:val="Hyperlink"/>
            <w:b w:val="0"/>
            <w:noProof/>
          </w:rPr>
          <w:t>EVEN</w:t>
        </w:r>
        <w:r w:rsidR="005730CB" w:rsidRPr="005730CB">
          <w:rPr>
            <w:rStyle w:val="Hyperlink"/>
            <w:b w:val="0"/>
            <w:noProof/>
            <w:spacing w:val="-2"/>
          </w:rPr>
          <w:t xml:space="preserve"> </w:t>
        </w:r>
        <w:r w:rsidR="005730CB" w:rsidRPr="005730CB">
          <w:rPr>
            <w:rStyle w:val="Hyperlink"/>
            <w:b w:val="0"/>
            <w:noProof/>
          </w:rPr>
          <w:t>POINT</w:t>
        </w:r>
        <w:r w:rsidR="005730CB" w:rsidRPr="005730CB">
          <w:rPr>
            <w:rStyle w:val="Hyperlink"/>
            <w:b w:val="0"/>
            <w:noProof/>
            <w:spacing w:val="-3"/>
          </w:rPr>
          <w:t xml:space="preserve"> </w:t>
        </w:r>
        <w:r w:rsidR="005730CB" w:rsidRPr="005730CB">
          <w:rPr>
            <w:rStyle w:val="Hyperlink"/>
            <w:b w:val="0"/>
            <w:noProof/>
          </w:rPr>
          <w:t>OF</w:t>
        </w:r>
        <w:r w:rsidR="005730CB" w:rsidRPr="005730CB">
          <w:rPr>
            <w:rStyle w:val="Hyperlink"/>
            <w:b w:val="0"/>
            <w:noProof/>
            <w:spacing w:val="-2"/>
          </w:rPr>
          <w:t xml:space="preserve"> </w:t>
        </w:r>
        <w:r w:rsidR="005730CB" w:rsidRPr="005730CB">
          <w:rPr>
            <w:rStyle w:val="Hyperlink"/>
            <w:b w:val="0"/>
            <w:noProof/>
            <w:spacing w:val="-4"/>
          </w:rPr>
          <w:t>2026</w:t>
        </w:r>
        <w:r w:rsidR="005730CB" w:rsidRPr="005730CB">
          <w:rPr>
            <w:b w:val="0"/>
            <w:noProof/>
            <w:webHidden/>
          </w:rPr>
          <w:tab/>
        </w:r>
        <w:r w:rsidR="005730CB" w:rsidRPr="005730CB">
          <w:rPr>
            <w:b w:val="0"/>
            <w:noProof/>
            <w:webHidden/>
          </w:rPr>
          <w:fldChar w:fldCharType="begin"/>
        </w:r>
        <w:r w:rsidR="005730CB" w:rsidRPr="005730CB">
          <w:rPr>
            <w:b w:val="0"/>
            <w:noProof/>
            <w:webHidden/>
          </w:rPr>
          <w:instrText xml:space="preserve"> PAGEREF _Toc178837852 \h </w:instrText>
        </w:r>
        <w:r w:rsidR="005730CB" w:rsidRPr="005730CB">
          <w:rPr>
            <w:b w:val="0"/>
            <w:noProof/>
            <w:webHidden/>
          </w:rPr>
        </w:r>
        <w:r w:rsidR="005730CB" w:rsidRPr="005730CB">
          <w:rPr>
            <w:b w:val="0"/>
            <w:noProof/>
            <w:webHidden/>
          </w:rPr>
          <w:fldChar w:fldCharType="separate"/>
        </w:r>
        <w:r w:rsidR="005730CB" w:rsidRPr="005730CB">
          <w:rPr>
            <w:b w:val="0"/>
            <w:noProof/>
            <w:webHidden/>
          </w:rPr>
          <w:t>29</w:t>
        </w:r>
        <w:r w:rsidR="005730CB" w:rsidRPr="005730CB">
          <w:rPr>
            <w:b w:val="0"/>
            <w:noProof/>
            <w:webHidden/>
          </w:rPr>
          <w:fldChar w:fldCharType="end"/>
        </w:r>
      </w:hyperlink>
    </w:p>
    <w:p w14:paraId="2863D430" w14:textId="77777777" w:rsidR="005730CB" w:rsidRPr="005730CB" w:rsidRDefault="00EC3812" w:rsidP="00065F5A">
      <w:pPr>
        <w:pStyle w:val="TOC1"/>
        <w:tabs>
          <w:tab w:val="right" w:leader="dot" w:pos="9350"/>
        </w:tabs>
        <w:spacing w:before="0"/>
        <w:ind w:firstLine="26"/>
        <w:rPr>
          <w:rFonts w:asciiTheme="minorHAnsi" w:eastAsiaTheme="minorEastAsia" w:hAnsiTheme="minorHAnsi" w:cstheme="minorBidi"/>
          <w:b w:val="0"/>
          <w:bCs w:val="0"/>
          <w:noProof/>
          <w:sz w:val="22"/>
          <w:szCs w:val="22"/>
        </w:rPr>
      </w:pPr>
      <w:hyperlink w:anchor="_Toc178837853" w:history="1">
        <w:r w:rsidR="005730CB" w:rsidRPr="005730CB">
          <w:rPr>
            <w:rStyle w:val="Hyperlink"/>
            <w:b w:val="0"/>
            <w:noProof/>
          </w:rPr>
          <w:t>BREAK</w:t>
        </w:r>
        <w:r w:rsidR="005730CB" w:rsidRPr="005730CB">
          <w:rPr>
            <w:rStyle w:val="Hyperlink"/>
            <w:b w:val="0"/>
            <w:noProof/>
            <w:spacing w:val="-1"/>
          </w:rPr>
          <w:t xml:space="preserve"> </w:t>
        </w:r>
        <w:r w:rsidR="005730CB" w:rsidRPr="005730CB">
          <w:rPr>
            <w:rStyle w:val="Hyperlink"/>
            <w:b w:val="0"/>
            <w:noProof/>
          </w:rPr>
          <w:t>EVEN</w:t>
        </w:r>
        <w:r w:rsidR="005730CB" w:rsidRPr="005730CB">
          <w:rPr>
            <w:rStyle w:val="Hyperlink"/>
            <w:b w:val="0"/>
            <w:noProof/>
            <w:spacing w:val="-2"/>
          </w:rPr>
          <w:t xml:space="preserve"> </w:t>
        </w:r>
        <w:r w:rsidR="005730CB" w:rsidRPr="005730CB">
          <w:rPr>
            <w:rStyle w:val="Hyperlink"/>
            <w:b w:val="0"/>
            <w:noProof/>
          </w:rPr>
          <w:t>POINT</w:t>
        </w:r>
        <w:r w:rsidR="005730CB" w:rsidRPr="005730CB">
          <w:rPr>
            <w:rStyle w:val="Hyperlink"/>
            <w:b w:val="0"/>
            <w:noProof/>
            <w:spacing w:val="-3"/>
          </w:rPr>
          <w:t xml:space="preserve"> </w:t>
        </w:r>
        <w:r w:rsidR="005730CB" w:rsidRPr="005730CB">
          <w:rPr>
            <w:rStyle w:val="Hyperlink"/>
            <w:b w:val="0"/>
            <w:noProof/>
          </w:rPr>
          <w:t>OF</w:t>
        </w:r>
        <w:r w:rsidR="005730CB" w:rsidRPr="005730CB">
          <w:rPr>
            <w:rStyle w:val="Hyperlink"/>
            <w:b w:val="0"/>
            <w:noProof/>
            <w:spacing w:val="-2"/>
          </w:rPr>
          <w:t xml:space="preserve"> </w:t>
        </w:r>
        <w:r w:rsidR="005730CB" w:rsidRPr="005730CB">
          <w:rPr>
            <w:rStyle w:val="Hyperlink"/>
            <w:b w:val="0"/>
            <w:noProof/>
            <w:spacing w:val="-4"/>
          </w:rPr>
          <w:t>2025</w:t>
        </w:r>
        <w:r w:rsidR="005730CB" w:rsidRPr="005730CB">
          <w:rPr>
            <w:b w:val="0"/>
            <w:noProof/>
            <w:webHidden/>
          </w:rPr>
          <w:tab/>
        </w:r>
        <w:r w:rsidR="005730CB" w:rsidRPr="005730CB">
          <w:rPr>
            <w:b w:val="0"/>
            <w:noProof/>
            <w:webHidden/>
          </w:rPr>
          <w:fldChar w:fldCharType="begin"/>
        </w:r>
        <w:r w:rsidR="005730CB" w:rsidRPr="005730CB">
          <w:rPr>
            <w:b w:val="0"/>
            <w:noProof/>
            <w:webHidden/>
          </w:rPr>
          <w:instrText xml:space="preserve"> PAGEREF _Toc178837853 \h </w:instrText>
        </w:r>
        <w:r w:rsidR="005730CB" w:rsidRPr="005730CB">
          <w:rPr>
            <w:b w:val="0"/>
            <w:noProof/>
            <w:webHidden/>
          </w:rPr>
        </w:r>
        <w:r w:rsidR="005730CB" w:rsidRPr="005730CB">
          <w:rPr>
            <w:b w:val="0"/>
            <w:noProof/>
            <w:webHidden/>
          </w:rPr>
          <w:fldChar w:fldCharType="separate"/>
        </w:r>
        <w:r w:rsidR="005730CB" w:rsidRPr="005730CB">
          <w:rPr>
            <w:b w:val="0"/>
            <w:noProof/>
            <w:webHidden/>
          </w:rPr>
          <w:t>29</w:t>
        </w:r>
        <w:r w:rsidR="005730CB" w:rsidRPr="005730CB">
          <w:rPr>
            <w:b w:val="0"/>
            <w:noProof/>
            <w:webHidden/>
          </w:rPr>
          <w:fldChar w:fldCharType="end"/>
        </w:r>
      </w:hyperlink>
    </w:p>
    <w:p w14:paraId="18CFF97A" w14:textId="77777777" w:rsidR="005730CB" w:rsidRPr="005730CB" w:rsidRDefault="00EC3812" w:rsidP="00065F5A">
      <w:pPr>
        <w:pStyle w:val="TOC1"/>
        <w:tabs>
          <w:tab w:val="right" w:leader="dot" w:pos="9350"/>
        </w:tabs>
        <w:spacing w:before="0"/>
        <w:ind w:left="567" w:hanging="141"/>
        <w:rPr>
          <w:rFonts w:asciiTheme="minorHAnsi" w:eastAsiaTheme="minorEastAsia" w:hAnsiTheme="minorHAnsi" w:cstheme="minorBidi"/>
          <w:b w:val="0"/>
          <w:bCs w:val="0"/>
          <w:noProof/>
          <w:sz w:val="22"/>
          <w:szCs w:val="22"/>
        </w:rPr>
      </w:pPr>
      <w:hyperlink w:anchor="_Toc178837854" w:history="1">
        <w:r w:rsidR="005730CB" w:rsidRPr="005730CB">
          <w:rPr>
            <w:rStyle w:val="Hyperlink"/>
            <w:b w:val="0"/>
            <w:noProof/>
          </w:rPr>
          <w:t>FINANCIAL</w:t>
        </w:r>
        <w:r w:rsidR="005730CB" w:rsidRPr="005730CB">
          <w:rPr>
            <w:rStyle w:val="Hyperlink"/>
            <w:b w:val="0"/>
            <w:noProof/>
            <w:spacing w:val="-4"/>
          </w:rPr>
          <w:t xml:space="preserve"> </w:t>
        </w:r>
        <w:r w:rsidR="005730CB" w:rsidRPr="005730CB">
          <w:rPr>
            <w:rStyle w:val="Hyperlink"/>
            <w:b w:val="0"/>
            <w:noProof/>
          </w:rPr>
          <w:t>RATIO</w:t>
        </w:r>
        <w:r w:rsidR="005730CB" w:rsidRPr="005730CB">
          <w:rPr>
            <w:rStyle w:val="Hyperlink"/>
            <w:b w:val="0"/>
            <w:noProof/>
            <w:spacing w:val="-3"/>
          </w:rPr>
          <w:t xml:space="preserve"> </w:t>
        </w:r>
        <w:r w:rsidR="005730CB" w:rsidRPr="005730CB">
          <w:rPr>
            <w:rStyle w:val="Hyperlink"/>
            <w:b w:val="0"/>
            <w:noProof/>
          </w:rPr>
          <w:t>SALE</w:t>
        </w:r>
        <w:r w:rsidR="005730CB" w:rsidRPr="005730CB">
          <w:rPr>
            <w:rStyle w:val="Hyperlink"/>
            <w:b w:val="0"/>
            <w:noProof/>
            <w:spacing w:val="-3"/>
          </w:rPr>
          <w:t xml:space="preserve"> </w:t>
        </w:r>
        <w:r w:rsidR="005730CB" w:rsidRPr="005730CB">
          <w:rPr>
            <w:rStyle w:val="Hyperlink"/>
            <w:b w:val="0"/>
            <w:noProof/>
            <w:spacing w:val="-2"/>
          </w:rPr>
          <w:t>MARGIN</w:t>
        </w:r>
        <w:r w:rsidR="005730CB" w:rsidRPr="005730CB">
          <w:rPr>
            <w:b w:val="0"/>
            <w:noProof/>
            <w:webHidden/>
          </w:rPr>
          <w:tab/>
        </w:r>
        <w:r w:rsidR="005730CB" w:rsidRPr="005730CB">
          <w:rPr>
            <w:b w:val="0"/>
            <w:noProof/>
            <w:webHidden/>
          </w:rPr>
          <w:fldChar w:fldCharType="begin"/>
        </w:r>
        <w:r w:rsidR="005730CB" w:rsidRPr="005730CB">
          <w:rPr>
            <w:b w:val="0"/>
            <w:noProof/>
            <w:webHidden/>
          </w:rPr>
          <w:instrText xml:space="preserve"> PAGEREF _Toc178837854 \h </w:instrText>
        </w:r>
        <w:r w:rsidR="005730CB" w:rsidRPr="005730CB">
          <w:rPr>
            <w:b w:val="0"/>
            <w:noProof/>
            <w:webHidden/>
          </w:rPr>
        </w:r>
        <w:r w:rsidR="005730CB" w:rsidRPr="005730CB">
          <w:rPr>
            <w:b w:val="0"/>
            <w:noProof/>
            <w:webHidden/>
          </w:rPr>
          <w:fldChar w:fldCharType="separate"/>
        </w:r>
        <w:r w:rsidR="005730CB" w:rsidRPr="005730CB">
          <w:rPr>
            <w:b w:val="0"/>
            <w:noProof/>
            <w:webHidden/>
          </w:rPr>
          <w:t>30</w:t>
        </w:r>
        <w:r w:rsidR="005730CB" w:rsidRPr="005730CB">
          <w:rPr>
            <w:b w:val="0"/>
            <w:noProof/>
            <w:webHidden/>
          </w:rPr>
          <w:fldChar w:fldCharType="end"/>
        </w:r>
      </w:hyperlink>
    </w:p>
    <w:p w14:paraId="7DA26E18" w14:textId="77777777" w:rsidR="005730CB" w:rsidRDefault="00EC3812">
      <w:pPr>
        <w:pStyle w:val="TOC2"/>
        <w:tabs>
          <w:tab w:val="right" w:leader="dot" w:pos="9350"/>
        </w:tabs>
        <w:rPr>
          <w:rFonts w:asciiTheme="minorHAnsi" w:eastAsiaTheme="minorEastAsia" w:hAnsiTheme="minorHAnsi" w:cstheme="minorBidi"/>
          <w:noProof/>
          <w:sz w:val="22"/>
          <w:szCs w:val="22"/>
        </w:rPr>
      </w:pPr>
      <w:hyperlink w:anchor="_Toc178837855" w:history="1">
        <w:r w:rsidR="005730CB" w:rsidRPr="00F036DB">
          <w:rPr>
            <w:rStyle w:val="Hyperlink"/>
            <w:noProof/>
          </w:rPr>
          <w:t>5.0</w:t>
        </w:r>
        <w:r w:rsidR="005730CB" w:rsidRPr="00F036DB">
          <w:rPr>
            <w:rStyle w:val="Hyperlink"/>
            <w:noProof/>
            <w:spacing w:val="4"/>
          </w:rPr>
          <w:t xml:space="preserve"> </w:t>
        </w:r>
        <w:r w:rsidR="005730CB" w:rsidRPr="00F036DB">
          <w:rPr>
            <w:rStyle w:val="Hyperlink"/>
            <w:noProof/>
          </w:rPr>
          <w:t>CONCLUSION</w:t>
        </w:r>
        <w:r w:rsidR="005730CB">
          <w:rPr>
            <w:noProof/>
            <w:webHidden/>
          </w:rPr>
          <w:tab/>
        </w:r>
        <w:r w:rsidR="005730CB">
          <w:rPr>
            <w:noProof/>
            <w:webHidden/>
          </w:rPr>
          <w:fldChar w:fldCharType="begin"/>
        </w:r>
        <w:r w:rsidR="005730CB">
          <w:rPr>
            <w:noProof/>
            <w:webHidden/>
          </w:rPr>
          <w:instrText xml:space="preserve"> PAGEREF _Toc178837855 \h </w:instrText>
        </w:r>
        <w:r w:rsidR="005730CB">
          <w:rPr>
            <w:noProof/>
            <w:webHidden/>
          </w:rPr>
        </w:r>
        <w:r w:rsidR="005730CB">
          <w:rPr>
            <w:noProof/>
            <w:webHidden/>
          </w:rPr>
          <w:fldChar w:fldCharType="separate"/>
        </w:r>
        <w:r w:rsidR="005730CB">
          <w:rPr>
            <w:noProof/>
            <w:webHidden/>
          </w:rPr>
          <w:t>31</w:t>
        </w:r>
        <w:r w:rsidR="005730CB">
          <w:rPr>
            <w:noProof/>
            <w:webHidden/>
          </w:rPr>
          <w:fldChar w:fldCharType="end"/>
        </w:r>
      </w:hyperlink>
    </w:p>
    <w:p w14:paraId="5B669870" w14:textId="77777777" w:rsidR="005730CB" w:rsidRDefault="00EC3812">
      <w:pPr>
        <w:pStyle w:val="TOC2"/>
        <w:tabs>
          <w:tab w:val="right" w:leader="dot" w:pos="9350"/>
        </w:tabs>
        <w:rPr>
          <w:rFonts w:asciiTheme="minorHAnsi" w:eastAsiaTheme="minorEastAsia" w:hAnsiTheme="minorHAnsi" w:cstheme="minorBidi"/>
          <w:noProof/>
          <w:sz w:val="22"/>
          <w:szCs w:val="22"/>
        </w:rPr>
      </w:pPr>
      <w:hyperlink w:anchor="_Toc178837856" w:history="1">
        <w:r w:rsidR="005730CB" w:rsidRPr="00F036DB">
          <w:rPr>
            <w:rStyle w:val="Hyperlink"/>
            <w:noProof/>
            <w:spacing w:val="-2"/>
          </w:rPr>
          <w:t>Certificates</w:t>
        </w:r>
        <w:r w:rsidR="005730CB">
          <w:rPr>
            <w:noProof/>
            <w:webHidden/>
          </w:rPr>
          <w:tab/>
        </w:r>
        <w:r w:rsidR="005730CB">
          <w:rPr>
            <w:noProof/>
            <w:webHidden/>
          </w:rPr>
          <w:fldChar w:fldCharType="begin"/>
        </w:r>
        <w:r w:rsidR="005730CB">
          <w:rPr>
            <w:noProof/>
            <w:webHidden/>
          </w:rPr>
          <w:instrText xml:space="preserve"> PAGEREF _Toc178837856 \h </w:instrText>
        </w:r>
        <w:r w:rsidR="005730CB">
          <w:rPr>
            <w:noProof/>
            <w:webHidden/>
          </w:rPr>
        </w:r>
        <w:r w:rsidR="005730CB">
          <w:rPr>
            <w:noProof/>
            <w:webHidden/>
          </w:rPr>
          <w:fldChar w:fldCharType="separate"/>
        </w:r>
        <w:r w:rsidR="005730CB">
          <w:rPr>
            <w:noProof/>
            <w:webHidden/>
          </w:rPr>
          <w:t>32</w:t>
        </w:r>
        <w:r w:rsidR="005730CB">
          <w:rPr>
            <w:noProof/>
            <w:webHidden/>
          </w:rPr>
          <w:fldChar w:fldCharType="end"/>
        </w:r>
      </w:hyperlink>
    </w:p>
    <w:p w14:paraId="09F2D523" w14:textId="77777777" w:rsidR="005730CB" w:rsidRDefault="00EC3812">
      <w:pPr>
        <w:pStyle w:val="TOC2"/>
        <w:tabs>
          <w:tab w:val="right" w:leader="dot" w:pos="9350"/>
        </w:tabs>
        <w:rPr>
          <w:rFonts w:asciiTheme="minorHAnsi" w:eastAsiaTheme="minorEastAsia" w:hAnsiTheme="minorHAnsi" w:cstheme="minorBidi"/>
          <w:noProof/>
          <w:sz w:val="22"/>
          <w:szCs w:val="22"/>
        </w:rPr>
      </w:pPr>
      <w:hyperlink w:anchor="_Toc178837857" w:history="1">
        <w:r w:rsidR="005730CB" w:rsidRPr="00F036DB">
          <w:rPr>
            <w:rStyle w:val="Hyperlink"/>
            <w:noProof/>
          </w:rPr>
          <w:t>Marketing</w:t>
        </w:r>
        <w:r w:rsidR="005730CB" w:rsidRPr="00F036DB">
          <w:rPr>
            <w:rStyle w:val="Hyperlink"/>
            <w:noProof/>
            <w:spacing w:val="-4"/>
          </w:rPr>
          <w:t xml:space="preserve"> </w:t>
        </w:r>
        <w:r w:rsidR="005730CB" w:rsidRPr="00F036DB">
          <w:rPr>
            <w:rStyle w:val="Hyperlink"/>
            <w:noProof/>
            <w:spacing w:val="-2"/>
          </w:rPr>
          <w:t>Samples</w:t>
        </w:r>
        <w:r w:rsidR="005730CB">
          <w:rPr>
            <w:noProof/>
            <w:webHidden/>
          </w:rPr>
          <w:tab/>
        </w:r>
        <w:r w:rsidR="005730CB">
          <w:rPr>
            <w:noProof/>
            <w:webHidden/>
          </w:rPr>
          <w:fldChar w:fldCharType="begin"/>
        </w:r>
        <w:r w:rsidR="005730CB">
          <w:rPr>
            <w:noProof/>
            <w:webHidden/>
          </w:rPr>
          <w:instrText xml:space="preserve"> PAGEREF _Toc178837857 \h </w:instrText>
        </w:r>
        <w:r w:rsidR="005730CB">
          <w:rPr>
            <w:noProof/>
            <w:webHidden/>
          </w:rPr>
        </w:r>
        <w:r w:rsidR="005730CB">
          <w:rPr>
            <w:noProof/>
            <w:webHidden/>
          </w:rPr>
          <w:fldChar w:fldCharType="separate"/>
        </w:r>
        <w:r w:rsidR="005730CB">
          <w:rPr>
            <w:noProof/>
            <w:webHidden/>
          </w:rPr>
          <w:t>33</w:t>
        </w:r>
        <w:r w:rsidR="005730CB">
          <w:rPr>
            <w:noProof/>
            <w:webHidden/>
          </w:rPr>
          <w:fldChar w:fldCharType="end"/>
        </w:r>
      </w:hyperlink>
    </w:p>
    <w:p w14:paraId="43E74807" w14:textId="77777777" w:rsidR="00A32A19" w:rsidRDefault="005730CB">
      <w:pPr>
        <w:widowControl/>
        <w:autoSpaceDE/>
        <w:autoSpaceDN/>
        <w:spacing w:after="160" w:line="259" w:lineRule="auto"/>
        <w:sectPr w:rsidR="00A32A19" w:rsidSect="00E14B75">
          <w:footerReference w:type="default" r:id="rId11"/>
          <w:pgSz w:w="12240" w:h="15840"/>
          <w:pgMar w:top="540" w:right="1440" w:bottom="1440" w:left="1440" w:header="708" w:footer="708" w:gutter="0"/>
          <w:pgNumType w:fmt="lowerRoman" w:start="0"/>
          <w:cols w:space="708"/>
          <w:titlePg/>
          <w:docGrid w:linePitch="360"/>
        </w:sectPr>
      </w:pPr>
      <w:r>
        <w:fldChar w:fldCharType="end"/>
      </w:r>
      <w:commentRangeEnd w:id="5"/>
      <w:commentRangeEnd w:id="6"/>
      <w:commentRangeEnd w:id="7"/>
      <w:r w:rsidR="002829F8">
        <w:rPr>
          <w:rStyle w:val="CommentReference"/>
        </w:rPr>
        <w:commentReference w:id="5"/>
      </w:r>
      <w:r w:rsidR="0077173E">
        <w:rPr>
          <w:rStyle w:val="CommentReference"/>
        </w:rPr>
        <w:commentReference w:id="6"/>
      </w:r>
      <w:r w:rsidR="0077173E">
        <w:rPr>
          <w:rStyle w:val="CommentReference"/>
        </w:rPr>
        <w:commentReference w:id="7"/>
      </w:r>
    </w:p>
    <w:p w14:paraId="1AC303BF" w14:textId="77777777" w:rsidR="00E7388B" w:rsidRPr="00E14B75" w:rsidRDefault="002B3D8C">
      <w:pPr>
        <w:pStyle w:val="Heading2"/>
        <w:jc w:val="center"/>
        <w:rPr>
          <w:sz w:val="28"/>
        </w:rPr>
        <w:pPrChange w:id="24" w:author="MUKOLWE" w:date="2024-11-23T00:42:00Z">
          <w:pPr>
            <w:pStyle w:val="Heading2"/>
          </w:pPr>
        </w:pPrChange>
      </w:pPr>
      <w:bookmarkStart w:id="25" w:name="_Toc178837797"/>
      <w:r w:rsidRPr="00A10292">
        <w:rPr>
          <w:sz w:val="28"/>
          <w:rPrChange w:id="26" w:author="MUKOLWE" w:date="2024-11-23T00:42:00Z">
            <w:rPr/>
          </w:rPrChange>
        </w:rPr>
        <w:t xml:space="preserve">1.0 </w:t>
      </w:r>
      <w:ins w:id="27" w:author="MUKOLWE" w:date="2024-11-23T00:41:00Z">
        <w:r w:rsidR="00A10292">
          <w:tab/>
        </w:r>
      </w:ins>
      <w:r w:rsidR="00873EED" w:rsidRPr="00E14B75">
        <w:rPr>
          <w:sz w:val="28"/>
        </w:rPr>
        <w:t>CHAPTER ONE</w:t>
      </w:r>
      <w:bookmarkEnd w:id="25"/>
      <w:ins w:id="28" w:author="MUKOLWE" w:date="2024-11-23T00:42:00Z">
        <w:r w:rsidR="00A10292" w:rsidRPr="00A10292">
          <w:rPr>
            <w:sz w:val="28"/>
            <w:szCs w:val="28"/>
          </w:rPr>
          <w:t xml:space="preserve">: </w:t>
        </w:r>
        <w:r w:rsidR="00A10292" w:rsidRPr="00A10292">
          <w:rPr>
            <w:sz w:val="28"/>
            <w:szCs w:val="28"/>
            <w:rPrChange w:id="29" w:author="MUKOLWE" w:date="2024-11-23T00:42:00Z">
              <w:rPr/>
            </w:rPrChange>
          </w:rPr>
          <w:t>INTRODUCTION</w:t>
        </w:r>
      </w:ins>
    </w:p>
    <w:p w14:paraId="467369A3" w14:textId="77777777" w:rsidR="00E7388B" w:rsidRDefault="00E7388B" w:rsidP="0062071D">
      <w:pPr>
        <w:spacing w:line="276" w:lineRule="auto"/>
        <w:jc w:val="both"/>
      </w:pPr>
    </w:p>
    <w:p w14:paraId="54A87558" w14:textId="77777777" w:rsidR="00E7388B" w:rsidRDefault="00E7388B" w:rsidP="0062071D">
      <w:pPr>
        <w:spacing w:line="276" w:lineRule="auto"/>
        <w:jc w:val="both"/>
      </w:pPr>
    </w:p>
    <w:p w14:paraId="5DAA96B8" w14:textId="77777777" w:rsidR="00E7388B" w:rsidRPr="00E7388B" w:rsidRDefault="007A00FE" w:rsidP="00E14B75">
      <w:pPr>
        <w:pStyle w:val="Heading2"/>
      </w:pPr>
      <w:bookmarkStart w:id="30" w:name="_Toc178837798"/>
      <w:r>
        <w:t xml:space="preserve">1.1 </w:t>
      </w:r>
      <w:del w:id="31" w:author="MUKOLWE" w:date="2024-11-23T00:42:00Z">
        <w:r w:rsidR="00E7388B" w:rsidRPr="00E7388B" w:rsidDel="00A10292">
          <w:delText>INTRODUCTION</w:delText>
        </w:r>
      </w:del>
      <w:bookmarkEnd w:id="30"/>
      <w:ins w:id="32" w:author="MUKOLWE" w:date="2024-11-23T00:43:00Z">
        <w:r w:rsidR="00A10292">
          <w:t>Background</w:t>
        </w:r>
      </w:ins>
    </w:p>
    <w:p w14:paraId="7465044E" w14:textId="77777777" w:rsidR="00E7388B" w:rsidRPr="00EB0F5E" w:rsidRDefault="00E7388B" w:rsidP="0062071D">
      <w:pPr>
        <w:pStyle w:val="BodyText"/>
        <w:spacing w:line="276" w:lineRule="auto"/>
        <w:jc w:val="both"/>
      </w:pPr>
    </w:p>
    <w:p w14:paraId="62632104" w14:textId="77777777" w:rsidR="00E7388B" w:rsidRDefault="00E7388B" w:rsidP="00E14B75">
      <w:pPr>
        <w:pStyle w:val="BodyText"/>
        <w:spacing w:line="276" w:lineRule="auto"/>
        <w:ind w:right="4"/>
        <w:jc w:val="both"/>
      </w:pPr>
      <w:r w:rsidRPr="00A10292">
        <w:rPr>
          <w:highlight w:val="yellow"/>
          <w:rPrChange w:id="33" w:author="MUKOLWE" w:date="2024-11-23T00:45:00Z">
            <w:rPr/>
          </w:rPrChange>
        </w:rPr>
        <w:t>Ruralnet</w:t>
      </w:r>
      <w:r>
        <w:t xml:space="preserve"> ICT</w:t>
      </w:r>
      <w:r>
        <w:rPr>
          <w:spacing w:val="-2"/>
        </w:rPr>
        <w:t xml:space="preserve"> </w:t>
      </w:r>
      <w:r>
        <w:t>Academy</w:t>
      </w:r>
      <w:r>
        <w:rPr>
          <w:spacing w:val="-8"/>
        </w:rPr>
        <w:t xml:space="preserve"> </w:t>
      </w:r>
      <w:r>
        <w:t>(RICT)</w:t>
      </w:r>
      <w:r>
        <w:rPr>
          <w:spacing w:val="-3"/>
        </w:rPr>
        <w:t xml:space="preserve"> </w:t>
      </w:r>
      <w:r>
        <w:t>is</w:t>
      </w:r>
      <w:r>
        <w:rPr>
          <w:spacing w:val="-6"/>
        </w:rPr>
        <w:t xml:space="preserve"> </w:t>
      </w:r>
      <w:r>
        <w:t>an</w:t>
      </w:r>
      <w:r>
        <w:rPr>
          <w:spacing w:val="-8"/>
        </w:rPr>
        <w:t xml:space="preserve"> </w:t>
      </w:r>
      <w:r>
        <w:t>ongoing</w:t>
      </w:r>
      <w:r>
        <w:rPr>
          <w:spacing w:val="-4"/>
        </w:rPr>
        <w:t xml:space="preserve"> </w:t>
      </w:r>
      <w:r>
        <w:t>project aimed</w:t>
      </w:r>
      <w:r>
        <w:rPr>
          <w:spacing w:val="-4"/>
        </w:rPr>
        <w:t xml:space="preserve"> </w:t>
      </w:r>
      <w:r>
        <w:t>at providing</w:t>
      </w:r>
      <w:r>
        <w:rPr>
          <w:spacing w:val="-4"/>
        </w:rPr>
        <w:t xml:space="preserve"> </w:t>
      </w:r>
      <w:r>
        <w:t>ICT</w:t>
      </w:r>
      <w:r>
        <w:rPr>
          <w:spacing w:val="-2"/>
        </w:rPr>
        <w:t xml:space="preserve"> </w:t>
      </w:r>
      <w:r>
        <w:t>education</w:t>
      </w:r>
      <w:r>
        <w:rPr>
          <w:spacing w:val="-8"/>
        </w:rPr>
        <w:t xml:space="preserve"> </w:t>
      </w:r>
      <w:r>
        <w:t>to</w:t>
      </w:r>
      <w:r>
        <w:rPr>
          <w:spacing w:val="-8"/>
        </w:rPr>
        <w:t xml:space="preserve"> </w:t>
      </w:r>
      <w:r>
        <w:t>the rural population located in Siaya County in a town called Ugunja along Busia-Kisumu highway. The Academy aims to bridge the digital divide between rural and urban areas by offering high-quality</w:t>
      </w:r>
      <w:r>
        <w:rPr>
          <w:spacing w:val="-8"/>
        </w:rPr>
        <w:t xml:space="preserve"> </w:t>
      </w:r>
      <w:r>
        <w:t>training to the rural</w:t>
      </w:r>
      <w:r>
        <w:rPr>
          <w:spacing w:val="-7"/>
        </w:rPr>
        <w:t xml:space="preserve"> </w:t>
      </w:r>
      <w:r>
        <w:t>population. The Academy</w:t>
      </w:r>
      <w:r>
        <w:rPr>
          <w:spacing w:val="-7"/>
        </w:rPr>
        <w:t xml:space="preserve"> </w:t>
      </w:r>
      <w:r>
        <w:t>offers a range of</w:t>
      </w:r>
      <w:r>
        <w:rPr>
          <w:spacing w:val="-6"/>
        </w:rPr>
        <w:t xml:space="preserve"> </w:t>
      </w:r>
      <w:r>
        <w:t>courses, including computer basics, web design, programming and digital marketing.</w:t>
      </w:r>
      <w:r w:rsidR="0002141B">
        <w:t xml:space="preserve"> </w:t>
      </w:r>
    </w:p>
    <w:p w14:paraId="0FF679E3" w14:textId="77777777" w:rsidR="004F21A8" w:rsidRDefault="004F21A8" w:rsidP="0062071D">
      <w:pPr>
        <w:pStyle w:val="BodyText"/>
        <w:spacing w:line="276" w:lineRule="auto"/>
        <w:ind w:right="70"/>
        <w:jc w:val="both"/>
      </w:pPr>
    </w:p>
    <w:p w14:paraId="7DAEAE5C" w14:textId="77777777" w:rsidR="00E7388B" w:rsidRDefault="00E7388B" w:rsidP="0062071D">
      <w:pPr>
        <w:pStyle w:val="BodyText"/>
        <w:spacing w:line="276" w:lineRule="auto"/>
        <w:ind w:right="70"/>
        <w:jc w:val="both"/>
      </w:pPr>
      <w:r>
        <w:t>Computer training services, as shown in our plan, have an excellent profitability level and growth rate. Our competitive edge along with new training techniques puts RICT</w:t>
      </w:r>
      <w:r>
        <w:rPr>
          <w:spacing w:val="-2"/>
        </w:rPr>
        <w:t xml:space="preserve"> </w:t>
      </w:r>
      <w:r>
        <w:t>at</w:t>
      </w:r>
      <w:r>
        <w:rPr>
          <w:spacing w:val="-3"/>
        </w:rPr>
        <w:t xml:space="preserve"> </w:t>
      </w:r>
      <w:r>
        <w:t>the</w:t>
      </w:r>
      <w:r>
        <w:rPr>
          <w:spacing w:val="-4"/>
        </w:rPr>
        <w:t xml:space="preserve"> </w:t>
      </w:r>
      <w:r>
        <w:t>forefront</w:t>
      </w:r>
      <w:r>
        <w:rPr>
          <w:spacing w:val="-3"/>
        </w:rPr>
        <w:t xml:space="preserve"> </w:t>
      </w:r>
      <w:r>
        <w:t>of</w:t>
      </w:r>
      <w:r>
        <w:rPr>
          <w:spacing w:val="-11"/>
        </w:rPr>
        <w:t xml:space="preserve"> </w:t>
      </w:r>
      <w:r>
        <w:t>training</w:t>
      </w:r>
      <w:r>
        <w:rPr>
          <w:spacing w:val="-3"/>
        </w:rPr>
        <w:t xml:space="preserve"> </w:t>
      </w:r>
      <w:r>
        <w:t>services.</w:t>
      </w:r>
      <w:r>
        <w:rPr>
          <w:spacing w:val="-2"/>
        </w:rPr>
        <w:t xml:space="preserve"> </w:t>
      </w:r>
      <w:r>
        <w:t>We</w:t>
      </w:r>
      <w:r>
        <w:rPr>
          <w:spacing w:val="-4"/>
        </w:rPr>
        <w:t xml:space="preserve"> </w:t>
      </w:r>
      <w:r>
        <w:t>are living in</w:t>
      </w:r>
      <w:r>
        <w:rPr>
          <w:spacing w:val="-8"/>
        </w:rPr>
        <w:t xml:space="preserve"> </w:t>
      </w:r>
      <w:r>
        <w:t>an</w:t>
      </w:r>
      <w:r>
        <w:rPr>
          <w:spacing w:val="-8"/>
        </w:rPr>
        <w:t xml:space="preserve"> </w:t>
      </w:r>
      <w:r>
        <w:t>age</w:t>
      </w:r>
      <w:r>
        <w:rPr>
          <w:spacing w:val="-4"/>
        </w:rPr>
        <w:t xml:space="preserve"> </w:t>
      </w:r>
      <w:r>
        <w:t>where computer knowledge is a must and the market for computer training services is booming.</w:t>
      </w:r>
    </w:p>
    <w:p w14:paraId="316408C4" w14:textId="77777777" w:rsidR="004F21A8" w:rsidRDefault="004F21A8" w:rsidP="0062071D">
      <w:pPr>
        <w:pStyle w:val="BodyText"/>
        <w:spacing w:line="276" w:lineRule="auto"/>
        <w:ind w:right="266"/>
        <w:jc w:val="both"/>
      </w:pPr>
    </w:p>
    <w:p w14:paraId="65B11F18" w14:textId="77777777" w:rsidR="00E7388B" w:rsidRDefault="00E7388B" w:rsidP="0062071D">
      <w:pPr>
        <w:pStyle w:val="BodyText"/>
        <w:spacing w:line="276" w:lineRule="auto"/>
        <w:ind w:right="266"/>
        <w:jc w:val="both"/>
      </w:pPr>
      <w:r>
        <w:t>Our</w:t>
      </w:r>
      <w:r>
        <w:rPr>
          <w:spacing w:val="-6"/>
        </w:rPr>
        <w:t xml:space="preserve"> </w:t>
      </w:r>
      <w:r>
        <w:t>training</w:t>
      </w:r>
      <w:r>
        <w:rPr>
          <w:spacing w:val="-2"/>
        </w:rPr>
        <w:t xml:space="preserve"> </w:t>
      </w:r>
      <w:r>
        <w:t>center</w:t>
      </w:r>
      <w:r>
        <w:rPr>
          <w:spacing w:val="-1"/>
        </w:rPr>
        <w:t xml:space="preserve"> </w:t>
      </w:r>
      <w:r>
        <w:t>will</w:t>
      </w:r>
      <w:r>
        <w:rPr>
          <w:spacing w:val="-10"/>
        </w:rPr>
        <w:t xml:space="preserve"> </w:t>
      </w:r>
      <w:r>
        <w:t>differ from</w:t>
      </w:r>
      <w:r>
        <w:rPr>
          <w:spacing w:val="-10"/>
        </w:rPr>
        <w:t xml:space="preserve"> </w:t>
      </w:r>
      <w:r>
        <w:t>the</w:t>
      </w:r>
      <w:r>
        <w:rPr>
          <w:spacing w:val="-3"/>
        </w:rPr>
        <w:t xml:space="preserve"> </w:t>
      </w:r>
      <w:r>
        <w:t>traditional</w:t>
      </w:r>
      <w:r>
        <w:rPr>
          <w:spacing w:val="-2"/>
        </w:rPr>
        <w:t xml:space="preserve"> </w:t>
      </w:r>
      <w:r>
        <w:t>computer</w:t>
      </w:r>
      <w:r>
        <w:rPr>
          <w:spacing w:val="-5"/>
        </w:rPr>
        <w:t xml:space="preserve"> </w:t>
      </w:r>
      <w:r>
        <w:t>training</w:t>
      </w:r>
      <w:r>
        <w:rPr>
          <w:spacing w:val="-2"/>
        </w:rPr>
        <w:t xml:space="preserve"> </w:t>
      </w:r>
      <w:r>
        <w:t>services</w:t>
      </w:r>
      <w:r>
        <w:rPr>
          <w:spacing w:val="-4"/>
        </w:rPr>
        <w:t xml:space="preserve"> </w:t>
      </w:r>
      <w:r>
        <w:t>usually</w:t>
      </w:r>
      <w:r>
        <w:rPr>
          <w:spacing w:val="-7"/>
        </w:rPr>
        <w:t xml:space="preserve"> </w:t>
      </w:r>
      <w:r>
        <w:t>offered by colleges and universities because of our added personal touch and premium resources.</w:t>
      </w:r>
    </w:p>
    <w:p w14:paraId="5702B808" w14:textId="77777777" w:rsidR="00E7388B" w:rsidRDefault="00E7388B" w:rsidP="0062071D">
      <w:pPr>
        <w:pStyle w:val="BodyText"/>
        <w:spacing w:line="276" w:lineRule="auto"/>
        <w:jc w:val="both"/>
        <w:rPr>
          <w:sz w:val="20"/>
        </w:rPr>
      </w:pPr>
    </w:p>
    <w:p w14:paraId="1E5ADC5B" w14:textId="77777777" w:rsidR="00943816" w:rsidRPr="00943816" w:rsidRDefault="007831A3" w:rsidP="00A10292">
      <w:pPr>
        <w:pStyle w:val="Heading2"/>
        <w:ind w:hanging="466"/>
      </w:pPr>
      <w:bookmarkStart w:id="34" w:name="_Toc178837799"/>
      <w:r>
        <w:t xml:space="preserve">1.1.1 </w:t>
      </w:r>
      <w:r w:rsidR="00943816">
        <w:t xml:space="preserve">Vision </w:t>
      </w:r>
      <w:del w:id="35" w:author="MUKOLWE" w:date="2024-11-23T00:48:00Z">
        <w:r w:rsidR="005B2C51" w:rsidRPr="005B2C51" w:rsidDel="00FB43E8">
          <w:delText>Mission</w:delText>
        </w:r>
        <w:r w:rsidR="00E7388B" w:rsidRPr="005B2C51" w:rsidDel="00FB43E8">
          <w:delText xml:space="preserve"> Statement</w:delText>
        </w:r>
      </w:del>
      <w:bookmarkEnd w:id="34"/>
    </w:p>
    <w:p w14:paraId="1EC4538C" w14:textId="2EE60363" w:rsidR="00943816" w:rsidRDefault="00943816" w:rsidP="00E14B75">
      <w:pPr>
        <w:pStyle w:val="BodyText"/>
        <w:spacing w:line="276" w:lineRule="auto"/>
        <w:ind w:right="4"/>
        <w:jc w:val="both"/>
      </w:pPr>
      <w:r w:rsidRPr="00A10292">
        <w:rPr>
          <w:highlight w:val="yellow"/>
          <w:rPrChange w:id="36" w:author="MUKOLWE" w:date="2024-11-23T00:45:00Z">
            <w:rPr/>
          </w:rPrChange>
        </w:rPr>
        <w:t>Rural</w:t>
      </w:r>
      <w:ins w:id="37" w:author="Windows User" w:date="2024-11-28T13:45:00Z">
        <w:r w:rsidR="00EC3812">
          <w:rPr>
            <w:highlight w:val="yellow"/>
          </w:rPr>
          <w:t>n</w:t>
        </w:r>
      </w:ins>
      <w:del w:id="38" w:author="Windows User" w:date="2024-11-28T13:45:00Z">
        <w:r w:rsidR="00F8142D" w:rsidRPr="00A10292" w:rsidDel="00EC3812">
          <w:rPr>
            <w:highlight w:val="yellow"/>
            <w:rPrChange w:id="39" w:author="MUKOLWE" w:date="2024-11-23T00:45:00Z">
              <w:rPr/>
            </w:rPrChange>
          </w:rPr>
          <w:delText>N</w:delText>
        </w:r>
      </w:del>
      <w:r w:rsidRPr="00A10292">
        <w:rPr>
          <w:highlight w:val="yellow"/>
          <w:rPrChange w:id="40" w:author="MUKOLWE" w:date="2024-11-23T00:45:00Z">
            <w:rPr/>
          </w:rPrChange>
        </w:rPr>
        <w:t>et</w:t>
      </w:r>
      <w:r>
        <w:rPr>
          <w:spacing w:val="39"/>
        </w:rPr>
        <w:t xml:space="preserve"> </w:t>
      </w:r>
      <w:r>
        <w:t>ICT</w:t>
      </w:r>
      <w:r>
        <w:rPr>
          <w:spacing w:val="31"/>
        </w:rPr>
        <w:t xml:space="preserve"> </w:t>
      </w:r>
      <w:r>
        <w:t>Academy’s</w:t>
      </w:r>
      <w:r>
        <w:rPr>
          <w:spacing w:val="32"/>
        </w:rPr>
        <w:t xml:space="preserve"> (</w:t>
      </w:r>
      <w:r>
        <w:t>RICT) vision is bridging the digital gab between the rural and urban areas.</w:t>
      </w:r>
    </w:p>
    <w:p w14:paraId="6CC5D615" w14:textId="77777777" w:rsidR="00943816" w:rsidRDefault="00943816" w:rsidP="00E14B75">
      <w:pPr>
        <w:pStyle w:val="BodyText"/>
        <w:tabs>
          <w:tab w:val="left" w:pos="180"/>
        </w:tabs>
        <w:spacing w:line="276" w:lineRule="auto"/>
        <w:jc w:val="both"/>
        <w:rPr>
          <w:b/>
        </w:rPr>
      </w:pPr>
    </w:p>
    <w:p w14:paraId="7CB2D49E" w14:textId="77777777" w:rsidR="00E7388B" w:rsidRPr="005B2C51" w:rsidRDefault="00AE0274" w:rsidP="00A10292">
      <w:pPr>
        <w:pStyle w:val="Heading2"/>
        <w:ind w:hanging="466"/>
      </w:pPr>
      <w:bookmarkStart w:id="41" w:name="_Toc178837800"/>
      <w:r>
        <w:t xml:space="preserve">1.1. 2 </w:t>
      </w:r>
      <w:r w:rsidR="00E7388B" w:rsidRPr="005B2C51">
        <w:t>Mission</w:t>
      </w:r>
      <w:r w:rsidR="007831A3">
        <w:t xml:space="preserve"> statement</w:t>
      </w:r>
      <w:bookmarkEnd w:id="41"/>
      <w:r w:rsidR="007831A3">
        <w:t xml:space="preserve"> </w:t>
      </w:r>
    </w:p>
    <w:p w14:paraId="7393AE4D" w14:textId="77777777" w:rsidR="00E7388B" w:rsidRDefault="00E7388B" w:rsidP="0062071D">
      <w:pPr>
        <w:pStyle w:val="BodyText"/>
        <w:spacing w:line="276" w:lineRule="auto"/>
        <w:jc w:val="both"/>
      </w:pPr>
      <w:del w:id="42" w:author="MUKOLWE" w:date="2024-11-23T00:43:00Z">
        <w:r w:rsidDel="00A10292">
          <w:rPr>
            <w:spacing w:val="32"/>
          </w:rPr>
          <w:delText xml:space="preserve"> </w:delText>
        </w:r>
      </w:del>
      <w:r>
        <w:t>RICT</w:t>
      </w:r>
      <w:r w:rsidR="00943816">
        <w:t>’s</w:t>
      </w:r>
      <w:r>
        <w:rPr>
          <w:spacing w:val="36"/>
        </w:rPr>
        <w:t xml:space="preserve"> </w:t>
      </w:r>
      <w:r>
        <w:t>mission</w:t>
      </w:r>
      <w:r>
        <w:rPr>
          <w:spacing w:val="34"/>
        </w:rPr>
        <w:t xml:space="preserve"> </w:t>
      </w:r>
      <w:r>
        <w:t>is</w:t>
      </w:r>
      <w:r>
        <w:rPr>
          <w:spacing w:val="32"/>
        </w:rPr>
        <w:t xml:space="preserve"> </w:t>
      </w:r>
      <w:r>
        <w:t>to</w:t>
      </w:r>
      <w:r>
        <w:rPr>
          <w:spacing w:val="35"/>
        </w:rPr>
        <w:t xml:space="preserve"> </w:t>
      </w:r>
      <w:r>
        <w:t>understand</w:t>
      </w:r>
      <w:r>
        <w:rPr>
          <w:spacing w:val="34"/>
        </w:rPr>
        <w:t xml:space="preserve"> </w:t>
      </w:r>
      <w:r>
        <w:t>what</w:t>
      </w:r>
      <w:r>
        <w:rPr>
          <w:spacing w:val="34"/>
        </w:rPr>
        <w:t xml:space="preserve"> </w:t>
      </w:r>
      <w:r>
        <w:t>our</w:t>
      </w:r>
      <w:r>
        <w:rPr>
          <w:spacing w:val="31"/>
        </w:rPr>
        <w:t xml:space="preserve"> </w:t>
      </w:r>
      <w:r>
        <w:t>students</w:t>
      </w:r>
      <w:r>
        <w:rPr>
          <w:spacing w:val="27"/>
        </w:rPr>
        <w:t xml:space="preserve"> </w:t>
      </w:r>
      <w:r>
        <w:t>and</w:t>
      </w:r>
      <w:r>
        <w:rPr>
          <w:spacing w:val="34"/>
        </w:rPr>
        <w:t xml:space="preserve"> </w:t>
      </w:r>
      <w:r>
        <w:t>businesses</w:t>
      </w:r>
      <w:r>
        <w:rPr>
          <w:spacing w:val="32"/>
        </w:rPr>
        <w:t xml:space="preserve"> </w:t>
      </w:r>
      <w:r>
        <w:t>hope</w:t>
      </w:r>
      <w:r>
        <w:rPr>
          <w:spacing w:val="28"/>
        </w:rPr>
        <w:t xml:space="preserve"> </w:t>
      </w:r>
      <w:r>
        <w:t>to achieve and dedicate our computer training and development to the fulfillment of those goals.</w:t>
      </w:r>
    </w:p>
    <w:p w14:paraId="0392B863" w14:textId="77777777" w:rsidR="004F21A8" w:rsidRDefault="004F21A8" w:rsidP="0062071D">
      <w:pPr>
        <w:pStyle w:val="BodyText"/>
        <w:spacing w:line="276" w:lineRule="auto"/>
        <w:jc w:val="both"/>
      </w:pPr>
    </w:p>
    <w:p w14:paraId="2EB85D8C" w14:textId="77777777" w:rsidR="00E7388B" w:rsidRDefault="00E7388B" w:rsidP="0062071D">
      <w:pPr>
        <w:pStyle w:val="BodyText"/>
        <w:spacing w:line="276" w:lineRule="auto"/>
        <w:jc w:val="both"/>
      </w:pPr>
      <w:r>
        <w:t>The</w:t>
      </w:r>
      <w:r>
        <w:rPr>
          <w:spacing w:val="-8"/>
        </w:rPr>
        <w:t xml:space="preserve"> </w:t>
      </w:r>
      <w:r>
        <w:t>computer</w:t>
      </w:r>
      <w:r>
        <w:rPr>
          <w:spacing w:val="-10"/>
        </w:rPr>
        <w:t xml:space="preserve"> </w:t>
      </w:r>
      <w:r>
        <w:t>training</w:t>
      </w:r>
      <w:r>
        <w:rPr>
          <w:spacing w:val="-7"/>
        </w:rPr>
        <w:t xml:space="preserve"> </w:t>
      </w:r>
      <w:r>
        <w:t>provide</w:t>
      </w:r>
      <w:r w:rsidR="004F21A8">
        <w:t>d</w:t>
      </w:r>
      <w:r>
        <w:rPr>
          <w:spacing w:val="-3"/>
        </w:rPr>
        <w:t xml:space="preserve"> </w:t>
      </w:r>
      <w:r>
        <w:t>is</w:t>
      </w:r>
      <w:r>
        <w:rPr>
          <w:spacing w:val="-9"/>
        </w:rPr>
        <w:t xml:space="preserve"> </w:t>
      </w:r>
      <w:r>
        <w:t>contributing</w:t>
      </w:r>
      <w:r>
        <w:rPr>
          <w:spacing w:val="-7"/>
        </w:rPr>
        <w:t xml:space="preserve"> </w:t>
      </w:r>
      <w:r>
        <w:t>visibly</w:t>
      </w:r>
      <w:r>
        <w:rPr>
          <w:spacing w:val="80"/>
        </w:rPr>
        <w:t xml:space="preserve"> </w:t>
      </w:r>
      <w:r>
        <w:t>and</w:t>
      </w:r>
      <w:r>
        <w:rPr>
          <w:spacing w:val="-7"/>
        </w:rPr>
        <w:t xml:space="preserve"> </w:t>
      </w:r>
      <w:r>
        <w:t>substantially</w:t>
      </w:r>
      <w:r>
        <w:rPr>
          <w:spacing w:val="-15"/>
        </w:rPr>
        <w:t xml:space="preserve"> </w:t>
      </w:r>
      <w:r>
        <w:t>to</w:t>
      </w:r>
      <w:r>
        <w:rPr>
          <w:spacing w:val="-12"/>
        </w:rPr>
        <w:t xml:space="preserve"> </w:t>
      </w:r>
      <w:r>
        <w:t>the</w:t>
      </w:r>
      <w:r>
        <w:rPr>
          <w:spacing w:val="-8"/>
        </w:rPr>
        <w:t xml:space="preserve"> </w:t>
      </w:r>
      <w:r>
        <w:t>fulfillment</w:t>
      </w:r>
      <w:r>
        <w:rPr>
          <w:spacing w:val="-7"/>
        </w:rPr>
        <w:t xml:space="preserve"> </w:t>
      </w:r>
      <w:r>
        <w:t>of</w:t>
      </w:r>
      <w:r>
        <w:rPr>
          <w:spacing w:val="-14"/>
        </w:rPr>
        <w:t xml:space="preserve"> </w:t>
      </w:r>
      <w:r>
        <w:t>our</w:t>
      </w:r>
      <w:r>
        <w:rPr>
          <w:spacing w:val="-10"/>
        </w:rPr>
        <w:t xml:space="preserve"> </w:t>
      </w:r>
      <w:r>
        <w:t>area business's strategies.</w:t>
      </w:r>
    </w:p>
    <w:p w14:paraId="71E98472" w14:textId="77777777" w:rsidR="00E7388B" w:rsidRDefault="00E7388B" w:rsidP="0062071D">
      <w:pPr>
        <w:pStyle w:val="BodyText"/>
        <w:spacing w:line="276" w:lineRule="auto"/>
        <w:jc w:val="both"/>
      </w:pPr>
    </w:p>
    <w:p w14:paraId="268AF949" w14:textId="77777777" w:rsidR="00E7388B" w:rsidRDefault="00E7388B" w:rsidP="002829F8">
      <w:pPr>
        <w:pStyle w:val="BodyText"/>
        <w:spacing w:line="276" w:lineRule="auto"/>
        <w:ind w:right="4"/>
        <w:jc w:val="both"/>
      </w:pPr>
      <w:r>
        <w:t>RICT will maintain financial balance, charge a value for our services, and deliver an even higher value to our clients. RICT will make computer user techniques accessible to hundreds of computer users who would otherwise not have the updated knowledge to use them. RICT will make a profit and generate cash.</w:t>
      </w:r>
    </w:p>
    <w:p w14:paraId="3C8A2057" w14:textId="77777777" w:rsidR="004F21A8" w:rsidRDefault="004F21A8" w:rsidP="0062071D">
      <w:pPr>
        <w:pStyle w:val="BodyText"/>
        <w:spacing w:line="276" w:lineRule="auto"/>
        <w:ind w:right="242"/>
        <w:jc w:val="both"/>
      </w:pPr>
    </w:p>
    <w:p w14:paraId="1A0773A3" w14:textId="77777777" w:rsidR="00E7388B" w:rsidRDefault="004F21A8" w:rsidP="002829F8">
      <w:pPr>
        <w:pStyle w:val="BodyText"/>
        <w:spacing w:line="276" w:lineRule="auto"/>
        <w:ind w:right="4"/>
        <w:jc w:val="both"/>
      </w:pPr>
      <w:r>
        <w:t>The Academy</w:t>
      </w:r>
      <w:r w:rsidR="00E7388B">
        <w:t xml:space="preserve"> will provide a rewarding work environment and fair compensation to our employees; ultimately provide excellent value to our customers and a fair return to our owners.</w:t>
      </w:r>
    </w:p>
    <w:p w14:paraId="2AEBF960" w14:textId="77777777" w:rsidR="004F21A8" w:rsidRDefault="004F21A8" w:rsidP="002829F8">
      <w:pPr>
        <w:pStyle w:val="BodyText"/>
        <w:spacing w:line="276" w:lineRule="auto"/>
        <w:ind w:right="4"/>
        <w:jc w:val="both"/>
      </w:pPr>
    </w:p>
    <w:p w14:paraId="39CAA474" w14:textId="77777777" w:rsidR="005B2C51" w:rsidDel="00FB43E8" w:rsidRDefault="005B2C51" w:rsidP="0062071D">
      <w:pPr>
        <w:pStyle w:val="BodyText"/>
        <w:spacing w:line="276" w:lineRule="auto"/>
        <w:ind w:right="242"/>
        <w:jc w:val="both"/>
        <w:rPr>
          <w:del w:id="43" w:author="MUKOLWE" w:date="2024-11-23T00:47:00Z"/>
        </w:rPr>
      </w:pPr>
    </w:p>
    <w:p w14:paraId="2E13C20B" w14:textId="77777777" w:rsidR="00E7388B" w:rsidRDefault="007831A3" w:rsidP="00A10292">
      <w:pPr>
        <w:pStyle w:val="Heading2"/>
        <w:ind w:left="426" w:hanging="426"/>
      </w:pPr>
      <w:bookmarkStart w:id="44" w:name="_Toc178837801"/>
      <w:r>
        <w:t xml:space="preserve">1.2 </w:t>
      </w:r>
      <w:r w:rsidR="00E7388B">
        <w:t>Objectives</w:t>
      </w:r>
      <w:bookmarkEnd w:id="44"/>
    </w:p>
    <w:p w14:paraId="4707F9E9" w14:textId="77777777" w:rsidR="00E7388B" w:rsidRDefault="00E7388B" w:rsidP="0062071D">
      <w:pPr>
        <w:pStyle w:val="BodyText"/>
        <w:spacing w:line="276" w:lineRule="auto"/>
        <w:ind w:right="-20"/>
        <w:jc w:val="both"/>
        <w:rPr>
          <w:ins w:id="45" w:author="Windows User" w:date="2024-11-28T13:45:00Z"/>
        </w:rPr>
      </w:pPr>
      <w:r>
        <w:t>The</w:t>
      </w:r>
      <w:r>
        <w:rPr>
          <w:spacing w:val="-4"/>
        </w:rPr>
        <w:t xml:space="preserve"> </w:t>
      </w:r>
      <w:r w:rsidR="00B22325">
        <w:t>Ruralnet</w:t>
      </w:r>
      <w:r>
        <w:rPr>
          <w:spacing w:val="-1"/>
        </w:rPr>
        <w:t xml:space="preserve"> </w:t>
      </w:r>
      <w:r>
        <w:t>ICT</w:t>
      </w:r>
      <w:r>
        <w:rPr>
          <w:spacing w:val="-6"/>
        </w:rPr>
        <w:t xml:space="preserve"> </w:t>
      </w:r>
      <w:r>
        <w:t>A</w:t>
      </w:r>
      <w:r w:rsidR="00B22325">
        <w:t>cademy</w:t>
      </w:r>
      <w:r>
        <w:rPr>
          <w:spacing w:val="-4"/>
        </w:rPr>
        <w:t xml:space="preserve"> </w:t>
      </w:r>
      <w:r>
        <w:t>(RICT)</w:t>
      </w:r>
      <w:r>
        <w:rPr>
          <w:spacing w:val="-2"/>
        </w:rPr>
        <w:t xml:space="preserve"> </w:t>
      </w:r>
      <w:r>
        <w:t>knows</w:t>
      </w:r>
      <w:r>
        <w:rPr>
          <w:spacing w:val="-6"/>
        </w:rPr>
        <w:t xml:space="preserve"> </w:t>
      </w:r>
      <w:r>
        <w:t>firsthand</w:t>
      </w:r>
      <w:r>
        <w:rPr>
          <w:spacing w:val="-3"/>
        </w:rPr>
        <w:t xml:space="preserve"> </w:t>
      </w:r>
      <w:r>
        <w:t>that computer</w:t>
      </w:r>
      <w:r>
        <w:rPr>
          <w:spacing w:val="-6"/>
        </w:rPr>
        <w:t xml:space="preserve"> </w:t>
      </w:r>
      <w:r>
        <w:t>training</w:t>
      </w:r>
      <w:r>
        <w:rPr>
          <w:spacing w:val="-3"/>
        </w:rPr>
        <w:t xml:space="preserve"> </w:t>
      </w:r>
      <w:r>
        <w:t>has</w:t>
      </w:r>
      <w:r>
        <w:rPr>
          <w:spacing w:val="-5"/>
        </w:rPr>
        <w:t xml:space="preserve"> </w:t>
      </w:r>
      <w:r>
        <w:t>to meet all</w:t>
      </w:r>
      <w:r>
        <w:rPr>
          <w:spacing w:val="-11"/>
        </w:rPr>
        <w:t xml:space="preserve"> </w:t>
      </w:r>
      <w:r>
        <w:t>of its customers' needs in order to have a tangible lasting impact. When you measure across multiple customer</w:t>
      </w:r>
      <w:r>
        <w:rPr>
          <w:spacing w:val="-2"/>
        </w:rPr>
        <w:t xml:space="preserve"> </w:t>
      </w:r>
      <w:r>
        <w:t>segments—each</w:t>
      </w:r>
      <w:r>
        <w:rPr>
          <w:spacing w:val="-7"/>
        </w:rPr>
        <w:t xml:space="preserve"> </w:t>
      </w:r>
      <w:r>
        <w:t>of</w:t>
      </w:r>
      <w:r>
        <w:rPr>
          <w:spacing w:val="-10"/>
        </w:rPr>
        <w:t xml:space="preserve"> </w:t>
      </w:r>
      <w:r>
        <w:t>which</w:t>
      </w:r>
      <w:r>
        <w:rPr>
          <w:spacing w:val="-3"/>
        </w:rPr>
        <w:t xml:space="preserve"> </w:t>
      </w:r>
      <w:r>
        <w:t>has</w:t>
      </w:r>
      <w:r>
        <w:rPr>
          <w:spacing w:val="-1"/>
        </w:rPr>
        <w:t xml:space="preserve"> </w:t>
      </w:r>
      <w:r>
        <w:t>its</w:t>
      </w:r>
      <w:r>
        <w:rPr>
          <w:spacing w:val="-5"/>
        </w:rPr>
        <w:t xml:space="preserve"> </w:t>
      </w:r>
      <w:r>
        <w:t>own</w:t>
      </w:r>
      <w:r>
        <w:rPr>
          <w:spacing w:val="-8"/>
        </w:rPr>
        <w:t xml:space="preserve"> </w:t>
      </w:r>
      <w:r>
        <w:t>priorities—you</w:t>
      </w:r>
      <w:r>
        <w:rPr>
          <w:spacing w:val="-3"/>
        </w:rPr>
        <w:t xml:space="preserve"> </w:t>
      </w:r>
      <w:r>
        <w:t>see how</w:t>
      </w:r>
      <w:r>
        <w:rPr>
          <w:spacing w:val="-4"/>
        </w:rPr>
        <w:t xml:space="preserve"> </w:t>
      </w:r>
      <w:r>
        <w:t>much</w:t>
      </w:r>
      <w:r>
        <w:rPr>
          <w:spacing w:val="-3"/>
        </w:rPr>
        <w:t xml:space="preserve"> </w:t>
      </w:r>
      <w:r>
        <w:t>more</w:t>
      </w:r>
      <w:r>
        <w:rPr>
          <w:spacing w:val="-4"/>
        </w:rPr>
        <w:t xml:space="preserve"> </w:t>
      </w:r>
      <w:r>
        <w:t>training must do to consistently and simultaneously satisfy participants, managers, and executives. Training then can move to close those gaps and deliver more real value. Closing those gaps between employer skill needs, employee and learner skills development is the main objective of RICT.</w:t>
      </w:r>
    </w:p>
    <w:p w14:paraId="491CC468" w14:textId="77777777" w:rsidR="00EC3812" w:rsidRDefault="00EC3812" w:rsidP="0062071D">
      <w:pPr>
        <w:pStyle w:val="BodyText"/>
        <w:spacing w:line="276" w:lineRule="auto"/>
        <w:ind w:right="-20"/>
        <w:jc w:val="both"/>
        <w:rPr>
          <w:ins w:id="46" w:author="Windows User" w:date="2024-11-28T13:45:00Z"/>
        </w:rPr>
      </w:pPr>
    </w:p>
    <w:p w14:paraId="6FA7A2A5" w14:textId="77777777" w:rsidR="00EC3812" w:rsidDel="00EC3812" w:rsidRDefault="00EC3812" w:rsidP="0062071D">
      <w:pPr>
        <w:pStyle w:val="BodyText"/>
        <w:spacing w:line="276" w:lineRule="auto"/>
        <w:ind w:right="-20"/>
        <w:jc w:val="both"/>
        <w:rPr>
          <w:del w:id="47" w:author="Windows User" w:date="2024-11-28T13:46:00Z"/>
        </w:rPr>
      </w:pPr>
    </w:p>
    <w:p w14:paraId="180B384A" w14:textId="77777777" w:rsidR="00E7388B" w:rsidRDefault="00E7388B" w:rsidP="00EC3812">
      <w:pPr>
        <w:pStyle w:val="BodyText"/>
        <w:spacing w:line="276" w:lineRule="auto"/>
        <w:ind w:right="395"/>
        <w:jc w:val="both"/>
        <w:pPrChange w:id="48" w:author="Windows User" w:date="2024-11-28T13:46:00Z">
          <w:pPr>
            <w:pStyle w:val="BodyText"/>
            <w:spacing w:line="276" w:lineRule="auto"/>
            <w:ind w:left="203" w:right="395"/>
            <w:jc w:val="both"/>
          </w:pPr>
        </w:pPrChange>
      </w:pPr>
    </w:p>
    <w:p w14:paraId="017B1DCB" w14:textId="77777777" w:rsidR="00E7388B" w:rsidRPr="00AC14F5" w:rsidRDefault="00E7388B" w:rsidP="00A200E7">
      <w:pPr>
        <w:pStyle w:val="Heading2"/>
        <w:tabs>
          <w:tab w:val="left" w:pos="203"/>
        </w:tabs>
        <w:spacing w:line="276" w:lineRule="auto"/>
        <w:ind w:left="203" w:firstLine="0"/>
        <w:jc w:val="both"/>
      </w:pPr>
      <w:bookmarkStart w:id="49" w:name="_Toc178837802"/>
      <w:r w:rsidRPr="00E14B75">
        <w:rPr>
          <w:rStyle w:val="BodyTextChar"/>
        </w:rPr>
        <w:t>1.2.1</w:t>
      </w:r>
      <w:r w:rsidR="00B22325">
        <w:t xml:space="preserve"> </w:t>
      </w:r>
      <w:r w:rsidR="00B22325">
        <w:tab/>
      </w:r>
      <w:r w:rsidRPr="00AC14F5">
        <w:t>Short</w:t>
      </w:r>
      <w:r w:rsidR="00B22325" w:rsidRPr="00E14B75">
        <w:t>-</w:t>
      </w:r>
      <w:r w:rsidRPr="00AC14F5">
        <w:t>term</w:t>
      </w:r>
      <w:r w:rsidRPr="00E14B75">
        <w:t xml:space="preserve"> objectives</w:t>
      </w:r>
      <w:bookmarkEnd w:id="49"/>
    </w:p>
    <w:p w14:paraId="6B329CFB" w14:textId="77777777" w:rsidR="00E7388B" w:rsidRDefault="00E7388B" w:rsidP="00A200E7">
      <w:pPr>
        <w:pStyle w:val="ListParagraph"/>
        <w:numPr>
          <w:ilvl w:val="0"/>
          <w:numId w:val="7"/>
        </w:numPr>
        <w:tabs>
          <w:tab w:val="left" w:pos="822"/>
        </w:tabs>
        <w:spacing w:line="276" w:lineRule="auto"/>
        <w:ind w:right="4"/>
        <w:jc w:val="both"/>
      </w:pPr>
      <w:r>
        <w:rPr>
          <w:sz w:val="24"/>
        </w:rPr>
        <w:t>To meet the computer training needs of computer users and area businesses by way of Skill Assessment and Goal-Based Training.</w:t>
      </w:r>
    </w:p>
    <w:p w14:paraId="0FBD37C8" w14:textId="77777777" w:rsidR="00E7388B" w:rsidRDefault="00E7388B" w:rsidP="00A200E7">
      <w:pPr>
        <w:pStyle w:val="ListParagraph"/>
        <w:numPr>
          <w:ilvl w:val="0"/>
          <w:numId w:val="7"/>
        </w:numPr>
        <w:tabs>
          <w:tab w:val="left" w:pos="822"/>
        </w:tabs>
        <w:spacing w:line="276" w:lineRule="auto"/>
        <w:ind w:right="4"/>
        <w:jc w:val="both"/>
      </w:pPr>
      <w:r>
        <w:rPr>
          <w:sz w:val="24"/>
        </w:rPr>
        <w:t>Enhance network provision by installing a better system</w:t>
      </w:r>
      <w:r>
        <w:rPr>
          <w:spacing w:val="-3"/>
          <w:sz w:val="24"/>
        </w:rPr>
        <w:t xml:space="preserve"> </w:t>
      </w:r>
      <w:r>
        <w:rPr>
          <w:sz w:val="24"/>
        </w:rPr>
        <w:t>which can increase bandwidth rate and extent of coverage.</w:t>
      </w:r>
    </w:p>
    <w:p w14:paraId="6911B691" w14:textId="77777777" w:rsidR="00E7388B" w:rsidRDefault="00E7388B" w:rsidP="00E14B75">
      <w:pPr>
        <w:pStyle w:val="ListParagraph"/>
        <w:numPr>
          <w:ilvl w:val="0"/>
          <w:numId w:val="7"/>
        </w:numPr>
        <w:tabs>
          <w:tab w:val="left" w:pos="822"/>
        </w:tabs>
        <w:spacing w:line="276" w:lineRule="auto"/>
        <w:jc w:val="both"/>
      </w:pPr>
      <w:r>
        <w:rPr>
          <w:sz w:val="24"/>
        </w:rPr>
        <w:t>Retain new</w:t>
      </w:r>
      <w:r>
        <w:rPr>
          <w:spacing w:val="-1"/>
          <w:sz w:val="24"/>
        </w:rPr>
        <w:t xml:space="preserve"> </w:t>
      </w:r>
      <w:r>
        <w:rPr>
          <w:sz w:val="24"/>
        </w:rPr>
        <w:t>and current</w:t>
      </w:r>
      <w:r>
        <w:rPr>
          <w:spacing w:val="6"/>
          <w:sz w:val="24"/>
        </w:rPr>
        <w:t xml:space="preserve"> </w:t>
      </w:r>
      <w:r>
        <w:rPr>
          <w:sz w:val="24"/>
        </w:rPr>
        <w:t>students</w:t>
      </w:r>
      <w:r>
        <w:rPr>
          <w:spacing w:val="-7"/>
          <w:sz w:val="24"/>
        </w:rPr>
        <w:t xml:space="preserve"> </w:t>
      </w:r>
      <w:r>
        <w:rPr>
          <w:sz w:val="24"/>
        </w:rPr>
        <w:t>through</w:t>
      </w:r>
      <w:r>
        <w:rPr>
          <w:spacing w:val="-4"/>
          <w:sz w:val="24"/>
        </w:rPr>
        <w:t xml:space="preserve"> </w:t>
      </w:r>
      <w:r>
        <w:rPr>
          <w:sz w:val="24"/>
        </w:rPr>
        <w:t>Step-Level</w:t>
      </w:r>
      <w:r>
        <w:rPr>
          <w:spacing w:val="-9"/>
          <w:sz w:val="24"/>
        </w:rPr>
        <w:t xml:space="preserve"> </w:t>
      </w:r>
      <w:r>
        <w:rPr>
          <w:sz w:val="24"/>
        </w:rPr>
        <w:t>Based computer</w:t>
      </w:r>
      <w:r>
        <w:rPr>
          <w:spacing w:val="29"/>
          <w:sz w:val="24"/>
        </w:rPr>
        <w:t xml:space="preserve"> </w:t>
      </w:r>
      <w:r>
        <w:rPr>
          <w:spacing w:val="-2"/>
          <w:sz w:val="24"/>
        </w:rPr>
        <w:t>training.</w:t>
      </w:r>
    </w:p>
    <w:p w14:paraId="6795BA61" w14:textId="77777777" w:rsidR="00E7388B" w:rsidRDefault="00E7388B" w:rsidP="00A200E7">
      <w:pPr>
        <w:pStyle w:val="ListParagraph"/>
        <w:numPr>
          <w:ilvl w:val="0"/>
          <w:numId w:val="7"/>
        </w:numPr>
        <w:tabs>
          <w:tab w:val="left" w:pos="822"/>
        </w:tabs>
        <w:spacing w:line="276" w:lineRule="auto"/>
        <w:ind w:right="4"/>
        <w:jc w:val="both"/>
      </w:pPr>
      <w:r>
        <w:rPr>
          <w:sz w:val="24"/>
        </w:rPr>
        <w:t>Increase high skill level</w:t>
      </w:r>
      <w:r>
        <w:rPr>
          <w:spacing w:val="-1"/>
          <w:sz w:val="24"/>
        </w:rPr>
        <w:t xml:space="preserve"> </w:t>
      </w:r>
      <w:r>
        <w:rPr>
          <w:sz w:val="24"/>
        </w:rPr>
        <w:t>record improvements by</w:t>
      </w:r>
      <w:r>
        <w:rPr>
          <w:spacing w:val="-1"/>
          <w:sz w:val="24"/>
        </w:rPr>
        <w:t xml:space="preserve"> </w:t>
      </w:r>
      <w:r>
        <w:rPr>
          <w:sz w:val="24"/>
        </w:rPr>
        <w:t>re-assessing students upon completion of computer training</w:t>
      </w:r>
      <w:ins w:id="50" w:author="MUKOLWE" w:date="2024-11-23T00:50:00Z">
        <w:r w:rsidR="00A200E7">
          <w:rPr>
            <w:sz w:val="24"/>
          </w:rPr>
          <w:t>.</w:t>
        </w:r>
      </w:ins>
    </w:p>
    <w:p w14:paraId="761C160B" w14:textId="77777777" w:rsidR="00E7388B" w:rsidRDefault="00E7388B" w:rsidP="00A200E7">
      <w:pPr>
        <w:pStyle w:val="ListParagraph"/>
        <w:numPr>
          <w:ilvl w:val="0"/>
          <w:numId w:val="7"/>
        </w:numPr>
        <w:tabs>
          <w:tab w:val="left" w:pos="822"/>
        </w:tabs>
        <w:spacing w:line="276" w:lineRule="auto"/>
        <w:ind w:right="4"/>
        <w:jc w:val="both"/>
      </w:pPr>
      <w:r>
        <w:rPr>
          <w:sz w:val="24"/>
        </w:rPr>
        <w:t>Aim</w:t>
      </w:r>
      <w:r>
        <w:rPr>
          <w:spacing w:val="-6"/>
          <w:sz w:val="24"/>
        </w:rPr>
        <w:t xml:space="preserve"> </w:t>
      </w:r>
      <w:r>
        <w:rPr>
          <w:sz w:val="24"/>
        </w:rPr>
        <w:t>to</w:t>
      </w:r>
      <w:r>
        <w:rPr>
          <w:spacing w:val="-1"/>
          <w:sz w:val="24"/>
        </w:rPr>
        <w:t xml:space="preserve"> </w:t>
      </w:r>
      <w:r>
        <w:rPr>
          <w:sz w:val="24"/>
        </w:rPr>
        <w:t>the highest skill</w:t>
      </w:r>
      <w:r>
        <w:rPr>
          <w:spacing w:val="-5"/>
          <w:sz w:val="24"/>
        </w:rPr>
        <w:t xml:space="preserve"> </w:t>
      </w:r>
      <w:r>
        <w:rPr>
          <w:sz w:val="24"/>
        </w:rPr>
        <w:t>delivery</w:t>
      </w:r>
      <w:r>
        <w:rPr>
          <w:spacing w:val="-6"/>
          <w:sz w:val="24"/>
        </w:rPr>
        <w:t xml:space="preserve"> </w:t>
      </w:r>
      <w:r>
        <w:rPr>
          <w:sz w:val="24"/>
        </w:rPr>
        <w:t>performance in</w:t>
      </w:r>
      <w:r>
        <w:rPr>
          <w:spacing w:val="-1"/>
          <w:sz w:val="24"/>
        </w:rPr>
        <w:t xml:space="preserve"> </w:t>
      </w:r>
      <w:r>
        <w:rPr>
          <w:sz w:val="24"/>
        </w:rPr>
        <w:t>the area</w:t>
      </w:r>
      <w:r>
        <w:rPr>
          <w:spacing w:val="-2"/>
          <w:sz w:val="24"/>
        </w:rPr>
        <w:t xml:space="preserve"> </w:t>
      </w:r>
      <w:r>
        <w:rPr>
          <w:sz w:val="24"/>
        </w:rPr>
        <w:t>through</w:t>
      </w:r>
      <w:r>
        <w:rPr>
          <w:spacing w:val="-6"/>
          <w:sz w:val="24"/>
        </w:rPr>
        <w:t xml:space="preserve"> </w:t>
      </w:r>
      <w:r>
        <w:rPr>
          <w:sz w:val="24"/>
        </w:rPr>
        <w:t>tracking new employment or computer-related improvements</w:t>
      </w:r>
      <w:r>
        <w:rPr>
          <w:spacing w:val="-5"/>
          <w:sz w:val="24"/>
        </w:rPr>
        <w:t xml:space="preserve"> </w:t>
      </w:r>
      <w:r>
        <w:rPr>
          <w:sz w:val="24"/>
        </w:rPr>
        <w:t>by</w:t>
      </w:r>
      <w:r>
        <w:rPr>
          <w:spacing w:val="-4"/>
          <w:sz w:val="24"/>
        </w:rPr>
        <w:t xml:space="preserve"> </w:t>
      </w:r>
      <w:r>
        <w:rPr>
          <w:sz w:val="24"/>
        </w:rPr>
        <w:t>monitoring</w:t>
      </w:r>
      <w:r>
        <w:rPr>
          <w:spacing w:val="-4"/>
          <w:sz w:val="24"/>
        </w:rPr>
        <w:t xml:space="preserve"> </w:t>
      </w:r>
      <w:r>
        <w:rPr>
          <w:sz w:val="24"/>
        </w:rPr>
        <w:t>outcomes</w:t>
      </w:r>
      <w:r>
        <w:rPr>
          <w:spacing w:val="-5"/>
          <w:sz w:val="24"/>
        </w:rPr>
        <w:t xml:space="preserve"> </w:t>
      </w:r>
      <w:r>
        <w:rPr>
          <w:sz w:val="24"/>
        </w:rPr>
        <w:t>of</w:t>
      </w:r>
      <w:r>
        <w:rPr>
          <w:spacing w:val="-11"/>
          <w:sz w:val="24"/>
        </w:rPr>
        <w:t xml:space="preserve"> </w:t>
      </w:r>
      <w:r>
        <w:rPr>
          <w:sz w:val="24"/>
        </w:rPr>
        <w:t>student completions</w:t>
      </w:r>
      <w:r>
        <w:rPr>
          <w:spacing w:val="-5"/>
          <w:sz w:val="24"/>
        </w:rPr>
        <w:t xml:space="preserve"> </w:t>
      </w:r>
      <w:r>
        <w:rPr>
          <w:sz w:val="24"/>
        </w:rPr>
        <w:t>after</w:t>
      </w:r>
      <w:r>
        <w:rPr>
          <w:spacing w:val="-3"/>
          <w:sz w:val="24"/>
        </w:rPr>
        <w:t xml:space="preserve"> </w:t>
      </w:r>
      <w:r>
        <w:rPr>
          <w:sz w:val="24"/>
        </w:rPr>
        <w:t>a</w:t>
      </w:r>
      <w:r>
        <w:rPr>
          <w:spacing w:val="-5"/>
          <w:sz w:val="24"/>
        </w:rPr>
        <w:t xml:space="preserve"> </w:t>
      </w:r>
      <w:r>
        <w:rPr>
          <w:sz w:val="24"/>
        </w:rPr>
        <w:t xml:space="preserve">30-day </w:t>
      </w:r>
      <w:r>
        <w:rPr>
          <w:spacing w:val="-2"/>
          <w:sz w:val="24"/>
        </w:rPr>
        <w:t>period.</w:t>
      </w:r>
    </w:p>
    <w:p w14:paraId="2E869909" w14:textId="77777777" w:rsidR="00E7388B" w:rsidRDefault="00E7388B" w:rsidP="00E14B75">
      <w:pPr>
        <w:pStyle w:val="ListParagraph"/>
        <w:numPr>
          <w:ilvl w:val="0"/>
          <w:numId w:val="7"/>
        </w:numPr>
        <w:tabs>
          <w:tab w:val="left" w:pos="822"/>
        </w:tabs>
        <w:spacing w:line="276" w:lineRule="auto"/>
        <w:jc w:val="both"/>
      </w:pPr>
      <w:r>
        <w:rPr>
          <w:sz w:val="24"/>
        </w:rPr>
        <w:t>Adjust</w:t>
      </w:r>
      <w:r>
        <w:rPr>
          <w:spacing w:val="1"/>
          <w:sz w:val="24"/>
        </w:rPr>
        <w:t xml:space="preserve"> </w:t>
      </w:r>
      <w:r>
        <w:rPr>
          <w:sz w:val="24"/>
        </w:rPr>
        <w:t>the</w:t>
      </w:r>
      <w:r>
        <w:rPr>
          <w:spacing w:val="-2"/>
          <w:sz w:val="24"/>
        </w:rPr>
        <w:t xml:space="preserve"> </w:t>
      </w:r>
      <w:r>
        <w:rPr>
          <w:sz w:val="24"/>
        </w:rPr>
        <w:t>computer</w:t>
      </w:r>
      <w:r>
        <w:rPr>
          <w:spacing w:val="-4"/>
          <w:sz w:val="24"/>
        </w:rPr>
        <w:t xml:space="preserve"> </w:t>
      </w:r>
      <w:r>
        <w:rPr>
          <w:sz w:val="24"/>
        </w:rPr>
        <w:t>training</w:t>
      </w:r>
      <w:r>
        <w:rPr>
          <w:spacing w:val="-2"/>
          <w:sz w:val="24"/>
        </w:rPr>
        <w:t xml:space="preserve"> </w:t>
      </w:r>
      <w:r>
        <w:rPr>
          <w:sz w:val="24"/>
        </w:rPr>
        <w:t>program</w:t>
      </w:r>
      <w:r>
        <w:rPr>
          <w:spacing w:val="-10"/>
          <w:sz w:val="24"/>
        </w:rPr>
        <w:t xml:space="preserve"> </w:t>
      </w:r>
      <w:r>
        <w:rPr>
          <w:sz w:val="24"/>
        </w:rPr>
        <w:t>as</w:t>
      </w:r>
      <w:r>
        <w:rPr>
          <w:spacing w:val="1"/>
          <w:sz w:val="24"/>
        </w:rPr>
        <w:t xml:space="preserve"> </w:t>
      </w:r>
      <w:r>
        <w:rPr>
          <w:sz w:val="24"/>
        </w:rPr>
        <w:t>needed</w:t>
      </w:r>
      <w:r>
        <w:rPr>
          <w:spacing w:val="-1"/>
          <w:sz w:val="24"/>
        </w:rPr>
        <w:t xml:space="preserve"> </w:t>
      </w:r>
      <w:r>
        <w:rPr>
          <w:sz w:val="24"/>
        </w:rPr>
        <w:t>and</w:t>
      </w:r>
      <w:r>
        <w:rPr>
          <w:spacing w:val="-2"/>
          <w:sz w:val="24"/>
        </w:rPr>
        <w:t xml:space="preserve"> </w:t>
      </w:r>
      <w:r>
        <w:rPr>
          <w:sz w:val="24"/>
        </w:rPr>
        <w:t>according</w:t>
      </w:r>
      <w:r>
        <w:rPr>
          <w:spacing w:val="7"/>
          <w:sz w:val="24"/>
        </w:rPr>
        <w:t xml:space="preserve"> </w:t>
      </w:r>
      <w:r>
        <w:rPr>
          <w:sz w:val="24"/>
        </w:rPr>
        <w:t>to</w:t>
      </w:r>
      <w:r>
        <w:rPr>
          <w:spacing w:val="-5"/>
          <w:sz w:val="24"/>
        </w:rPr>
        <w:t xml:space="preserve"> </w:t>
      </w:r>
      <w:r>
        <w:rPr>
          <w:spacing w:val="-2"/>
          <w:sz w:val="24"/>
        </w:rPr>
        <w:t>outcomes.</w:t>
      </w:r>
    </w:p>
    <w:p w14:paraId="7CA9BD9D" w14:textId="77777777" w:rsidR="00E7388B" w:rsidRDefault="00E7388B" w:rsidP="00E14B75">
      <w:pPr>
        <w:pStyle w:val="ListParagraph"/>
        <w:numPr>
          <w:ilvl w:val="0"/>
          <w:numId w:val="7"/>
        </w:numPr>
        <w:tabs>
          <w:tab w:val="left" w:pos="822"/>
        </w:tabs>
        <w:spacing w:line="276" w:lineRule="auto"/>
        <w:jc w:val="both"/>
      </w:pPr>
      <w:r>
        <w:rPr>
          <w:sz w:val="24"/>
        </w:rPr>
        <w:t>Continue</w:t>
      </w:r>
      <w:r>
        <w:rPr>
          <w:spacing w:val="-4"/>
          <w:sz w:val="24"/>
        </w:rPr>
        <w:t xml:space="preserve"> </w:t>
      </w:r>
      <w:r>
        <w:rPr>
          <w:sz w:val="24"/>
        </w:rPr>
        <w:t>to</w:t>
      </w:r>
      <w:r>
        <w:rPr>
          <w:spacing w:val="-1"/>
          <w:sz w:val="24"/>
        </w:rPr>
        <w:t xml:space="preserve"> </w:t>
      </w:r>
      <w:r>
        <w:rPr>
          <w:sz w:val="24"/>
        </w:rPr>
        <w:t>assess</w:t>
      </w:r>
      <w:r>
        <w:rPr>
          <w:spacing w:val="-3"/>
          <w:sz w:val="24"/>
        </w:rPr>
        <w:t xml:space="preserve"> </w:t>
      </w:r>
      <w:r>
        <w:rPr>
          <w:sz w:val="24"/>
        </w:rPr>
        <w:t>our</w:t>
      </w:r>
      <w:r>
        <w:rPr>
          <w:spacing w:val="-4"/>
          <w:sz w:val="24"/>
        </w:rPr>
        <w:t xml:space="preserve"> </w:t>
      </w:r>
      <w:r>
        <w:rPr>
          <w:sz w:val="24"/>
        </w:rPr>
        <w:t>own</w:t>
      </w:r>
      <w:r>
        <w:rPr>
          <w:spacing w:val="-7"/>
          <w:sz w:val="24"/>
        </w:rPr>
        <w:t xml:space="preserve"> </w:t>
      </w:r>
      <w:r>
        <w:rPr>
          <w:sz w:val="24"/>
        </w:rPr>
        <w:t>staff's</w:t>
      </w:r>
      <w:r>
        <w:rPr>
          <w:spacing w:val="-3"/>
          <w:sz w:val="24"/>
        </w:rPr>
        <w:t xml:space="preserve"> </w:t>
      </w:r>
      <w:r>
        <w:rPr>
          <w:sz w:val="24"/>
        </w:rPr>
        <w:t>computer training</w:t>
      </w:r>
      <w:r>
        <w:rPr>
          <w:spacing w:val="-1"/>
          <w:sz w:val="24"/>
        </w:rPr>
        <w:t xml:space="preserve"> </w:t>
      </w:r>
      <w:r>
        <w:rPr>
          <w:sz w:val="24"/>
        </w:rPr>
        <w:t>skill</w:t>
      </w:r>
      <w:r>
        <w:rPr>
          <w:spacing w:val="-5"/>
          <w:sz w:val="24"/>
        </w:rPr>
        <w:t xml:space="preserve"> </w:t>
      </w:r>
      <w:r>
        <w:rPr>
          <w:sz w:val="24"/>
        </w:rPr>
        <w:t>level</w:t>
      </w:r>
      <w:r>
        <w:rPr>
          <w:spacing w:val="-5"/>
          <w:sz w:val="24"/>
        </w:rPr>
        <w:t xml:space="preserve"> </w:t>
      </w:r>
      <w:r>
        <w:rPr>
          <w:sz w:val="24"/>
        </w:rPr>
        <w:t>and</w:t>
      </w:r>
      <w:r>
        <w:rPr>
          <w:spacing w:val="-1"/>
          <w:sz w:val="24"/>
        </w:rPr>
        <w:t xml:space="preserve"> </w:t>
      </w:r>
      <w:r>
        <w:rPr>
          <w:spacing w:val="-2"/>
          <w:sz w:val="24"/>
        </w:rPr>
        <w:t>effectiveness.</w:t>
      </w:r>
    </w:p>
    <w:p w14:paraId="16DC3DF4" w14:textId="77777777" w:rsidR="00E7388B" w:rsidRDefault="00E7388B" w:rsidP="00A200E7">
      <w:pPr>
        <w:pStyle w:val="ListParagraph"/>
        <w:numPr>
          <w:ilvl w:val="0"/>
          <w:numId w:val="7"/>
        </w:numPr>
        <w:tabs>
          <w:tab w:val="left" w:pos="822"/>
        </w:tabs>
        <w:spacing w:line="276" w:lineRule="auto"/>
        <w:ind w:right="4"/>
        <w:jc w:val="both"/>
        <w:rPr>
          <w:sz w:val="24"/>
        </w:rPr>
      </w:pPr>
      <w:r>
        <w:rPr>
          <w:sz w:val="24"/>
        </w:rPr>
        <w:t>Acquire</w:t>
      </w:r>
      <w:r>
        <w:rPr>
          <w:spacing w:val="-15"/>
          <w:sz w:val="24"/>
        </w:rPr>
        <w:t xml:space="preserve"> </w:t>
      </w:r>
      <w:r>
        <w:rPr>
          <w:sz w:val="24"/>
        </w:rPr>
        <w:t>a</w:t>
      </w:r>
      <w:r>
        <w:rPr>
          <w:spacing w:val="-15"/>
          <w:sz w:val="24"/>
        </w:rPr>
        <w:t xml:space="preserve"> </w:t>
      </w:r>
      <w:r>
        <w:rPr>
          <w:sz w:val="24"/>
        </w:rPr>
        <w:t>room</w:t>
      </w:r>
      <w:r>
        <w:rPr>
          <w:spacing w:val="-15"/>
          <w:sz w:val="24"/>
        </w:rPr>
        <w:t xml:space="preserve"> </w:t>
      </w:r>
      <w:r>
        <w:rPr>
          <w:sz w:val="24"/>
        </w:rPr>
        <w:t>that</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an</w:t>
      </w:r>
      <w:r>
        <w:rPr>
          <w:spacing w:val="-15"/>
          <w:sz w:val="24"/>
        </w:rPr>
        <w:t xml:space="preserve"> </w:t>
      </w:r>
      <w:r>
        <w:rPr>
          <w:sz w:val="24"/>
        </w:rPr>
        <w:t>extension</w:t>
      </w:r>
      <w:r>
        <w:rPr>
          <w:spacing w:val="-15"/>
          <w:sz w:val="24"/>
        </w:rPr>
        <w:t xml:space="preserve"> </w:t>
      </w:r>
      <w:r>
        <w:rPr>
          <w:sz w:val="24"/>
        </w:rPr>
        <w:t>to</w:t>
      </w:r>
      <w:r>
        <w:rPr>
          <w:spacing w:val="-15"/>
          <w:sz w:val="24"/>
        </w:rPr>
        <w:t xml:space="preserve"> </w:t>
      </w:r>
      <w:r>
        <w:rPr>
          <w:sz w:val="24"/>
        </w:rPr>
        <w:t>the</w:t>
      </w:r>
      <w:r>
        <w:rPr>
          <w:spacing w:val="-14"/>
          <w:sz w:val="24"/>
        </w:rPr>
        <w:t xml:space="preserve"> </w:t>
      </w:r>
      <w:r>
        <w:rPr>
          <w:sz w:val="24"/>
        </w:rPr>
        <w:t>available</w:t>
      </w:r>
      <w:r>
        <w:rPr>
          <w:spacing w:val="-13"/>
          <w:sz w:val="24"/>
        </w:rPr>
        <w:t xml:space="preserve"> </w:t>
      </w:r>
      <w:r>
        <w:rPr>
          <w:sz w:val="24"/>
        </w:rPr>
        <w:t>room.</w:t>
      </w:r>
      <w:r>
        <w:rPr>
          <w:spacing w:val="-10"/>
          <w:sz w:val="24"/>
        </w:rPr>
        <w:t xml:space="preserve"> </w:t>
      </w:r>
      <w:r>
        <w:rPr>
          <w:sz w:val="24"/>
        </w:rPr>
        <w:t>Rural</w:t>
      </w:r>
      <w:r>
        <w:rPr>
          <w:spacing w:val="-15"/>
          <w:sz w:val="24"/>
        </w:rPr>
        <w:t xml:space="preserve"> </w:t>
      </w:r>
      <w:r>
        <w:rPr>
          <w:sz w:val="24"/>
        </w:rPr>
        <w:t>Net</w:t>
      </w:r>
      <w:r>
        <w:rPr>
          <w:spacing w:val="-11"/>
          <w:sz w:val="24"/>
        </w:rPr>
        <w:t xml:space="preserve"> </w:t>
      </w:r>
      <w:r>
        <w:rPr>
          <w:sz w:val="24"/>
        </w:rPr>
        <w:t>ICT</w:t>
      </w:r>
      <w:r>
        <w:rPr>
          <w:spacing w:val="-14"/>
          <w:sz w:val="24"/>
        </w:rPr>
        <w:t xml:space="preserve"> </w:t>
      </w:r>
      <w:r>
        <w:rPr>
          <w:sz w:val="24"/>
        </w:rPr>
        <w:t>Academy will</w:t>
      </w:r>
      <w:r>
        <w:rPr>
          <w:spacing w:val="-15"/>
          <w:sz w:val="24"/>
        </w:rPr>
        <w:t xml:space="preserve"> </w:t>
      </w:r>
      <w:r>
        <w:rPr>
          <w:sz w:val="24"/>
        </w:rPr>
        <w:t>conduct</w:t>
      </w:r>
      <w:r>
        <w:rPr>
          <w:spacing w:val="-8"/>
          <w:sz w:val="24"/>
        </w:rPr>
        <w:t xml:space="preserve"> </w:t>
      </w:r>
      <w:r>
        <w:rPr>
          <w:sz w:val="24"/>
        </w:rPr>
        <w:t>computer</w:t>
      </w:r>
      <w:r>
        <w:rPr>
          <w:spacing w:val="-7"/>
          <w:sz w:val="24"/>
        </w:rPr>
        <w:t xml:space="preserve"> </w:t>
      </w:r>
      <w:r>
        <w:rPr>
          <w:sz w:val="24"/>
        </w:rPr>
        <w:t>services</w:t>
      </w:r>
      <w:r>
        <w:rPr>
          <w:spacing w:val="-6"/>
          <w:sz w:val="24"/>
        </w:rPr>
        <w:t xml:space="preserve"> </w:t>
      </w:r>
      <w:r>
        <w:rPr>
          <w:sz w:val="24"/>
        </w:rPr>
        <w:t>in</w:t>
      </w:r>
      <w:r>
        <w:rPr>
          <w:spacing w:val="-14"/>
          <w:sz w:val="24"/>
        </w:rPr>
        <w:t xml:space="preserve"> </w:t>
      </w:r>
      <w:r>
        <w:rPr>
          <w:sz w:val="24"/>
        </w:rPr>
        <w:t>the</w:t>
      </w:r>
      <w:r>
        <w:rPr>
          <w:spacing w:val="-10"/>
          <w:sz w:val="24"/>
        </w:rPr>
        <w:t xml:space="preserve"> </w:t>
      </w:r>
      <w:r>
        <w:rPr>
          <w:sz w:val="24"/>
        </w:rPr>
        <w:t>newly</w:t>
      </w:r>
      <w:r>
        <w:rPr>
          <w:spacing w:val="-15"/>
          <w:sz w:val="24"/>
        </w:rPr>
        <w:t xml:space="preserve"> </w:t>
      </w:r>
      <w:r>
        <w:rPr>
          <w:sz w:val="24"/>
        </w:rPr>
        <w:t>acquired</w:t>
      </w:r>
      <w:r>
        <w:rPr>
          <w:spacing w:val="-9"/>
          <w:sz w:val="24"/>
        </w:rPr>
        <w:t xml:space="preserve"> </w:t>
      </w:r>
      <w:r>
        <w:rPr>
          <w:sz w:val="24"/>
        </w:rPr>
        <w:t>room.</w:t>
      </w:r>
      <w:r>
        <w:rPr>
          <w:spacing w:val="-7"/>
          <w:sz w:val="24"/>
        </w:rPr>
        <w:t xml:space="preserve"> </w:t>
      </w:r>
      <w:r>
        <w:rPr>
          <w:sz w:val="24"/>
        </w:rPr>
        <w:t>The</w:t>
      </w:r>
      <w:r>
        <w:rPr>
          <w:spacing w:val="-10"/>
          <w:sz w:val="24"/>
        </w:rPr>
        <w:t xml:space="preserve"> </w:t>
      </w:r>
      <w:r>
        <w:rPr>
          <w:sz w:val="24"/>
        </w:rPr>
        <w:t>new</w:t>
      </w:r>
      <w:r>
        <w:rPr>
          <w:spacing w:val="-6"/>
          <w:sz w:val="24"/>
        </w:rPr>
        <w:t xml:space="preserve"> </w:t>
      </w:r>
      <w:r w:rsidR="00194675">
        <w:rPr>
          <w:spacing w:val="-6"/>
          <w:sz w:val="24"/>
        </w:rPr>
        <w:t xml:space="preserve">room </w:t>
      </w:r>
      <w:r>
        <w:rPr>
          <w:sz w:val="24"/>
        </w:rPr>
        <w:t>must</w:t>
      </w:r>
      <w:r>
        <w:rPr>
          <w:spacing w:val="-5"/>
          <w:sz w:val="24"/>
        </w:rPr>
        <w:t xml:space="preserve"> </w:t>
      </w:r>
      <w:r>
        <w:rPr>
          <w:sz w:val="24"/>
        </w:rPr>
        <w:t>be</w:t>
      </w:r>
      <w:r>
        <w:rPr>
          <w:spacing w:val="-10"/>
          <w:sz w:val="24"/>
        </w:rPr>
        <w:t xml:space="preserve"> </w:t>
      </w:r>
      <w:r>
        <w:rPr>
          <w:sz w:val="24"/>
        </w:rPr>
        <w:t>equipped with materials after partitioning. The equipment include</w:t>
      </w:r>
      <w:r w:rsidR="00B22325">
        <w:rPr>
          <w:sz w:val="24"/>
        </w:rPr>
        <w:t>s</w:t>
      </w:r>
      <w:r w:rsidR="00194675">
        <w:rPr>
          <w:sz w:val="24"/>
        </w:rPr>
        <w:t>;</w:t>
      </w:r>
      <w:r>
        <w:rPr>
          <w:sz w:val="24"/>
        </w:rPr>
        <w:t xml:space="preserve"> furniture, printer, photocopying machine, electrical equipment, laptops, etc.</w:t>
      </w:r>
      <w:r w:rsidR="00194675">
        <w:rPr>
          <w:sz w:val="24"/>
        </w:rPr>
        <w:t xml:space="preserve"> The Quotation</w:t>
      </w:r>
      <w:r w:rsidR="00B22325">
        <w:rPr>
          <w:sz w:val="24"/>
        </w:rPr>
        <w:t xml:space="preserve"> </w:t>
      </w:r>
      <w:r w:rsidR="00194675">
        <w:rPr>
          <w:sz w:val="24"/>
        </w:rPr>
        <w:t>for the required resources is as provided in Table 1.1.</w:t>
      </w:r>
      <w:r w:rsidR="00C75201">
        <w:rPr>
          <w:sz w:val="24"/>
        </w:rPr>
        <w:t xml:space="preserve"> </w:t>
      </w:r>
    </w:p>
    <w:p w14:paraId="1A416E51" w14:textId="77777777" w:rsidR="00CF3BBD" w:rsidRPr="00CF3BBD" w:rsidRDefault="00CF3BBD" w:rsidP="00CF3BBD">
      <w:pPr>
        <w:tabs>
          <w:tab w:val="left" w:pos="822"/>
        </w:tabs>
        <w:spacing w:line="276" w:lineRule="auto"/>
        <w:ind w:left="462" w:right="855"/>
        <w:jc w:val="both"/>
        <w:rPr>
          <w:sz w:val="24"/>
        </w:rPr>
      </w:pPr>
    </w:p>
    <w:p w14:paraId="5B31E780" w14:textId="77777777" w:rsidR="00194675" w:rsidRPr="00A10292" w:rsidRDefault="00CF3BBD" w:rsidP="002829F8">
      <w:pPr>
        <w:pStyle w:val="BodyText"/>
        <w:spacing w:line="276" w:lineRule="auto"/>
        <w:ind w:left="851"/>
        <w:jc w:val="both"/>
        <w:rPr>
          <w:b/>
        </w:rPr>
      </w:pPr>
      <w:r w:rsidRPr="00A10292">
        <w:rPr>
          <w:b/>
          <w:spacing w:val="-2"/>
        </w:rPr>
        <w:t>Table 1.1: Quotation of required resources</w:t>
      </w:r>
    </w:p>
    <w:tbl>
      <w:tblPr>
        <w:tblW w:w="0" w:type="auto"/>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51" w:author="MUKOLWE" w:date="2024-11-26T04:17:00Z">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876"/>
        <w:gridCol w:w="2520"/>
        <w:gridCol w:w="1440"/>
        <w:gridCol w:w="1890"/>
        <w:tblGridChange w:id="52">
          <w:tblGrid>
            <w:gridCol w:w="876"/>
            <w:gridCol w:w="2520"/>
            <w:gridCol w:w="1440"/>
            <w:gridCol w:w="1890"/>
          </w:tblGrid>
        </w:tblGridChange>
      </w:tblGrid>
      <w:tr w:rsidR="00E7388B" w14:paraId="2EC129A7" w14:textId="77777777" w:rsidTr="002829F8">
        <w:trPr>
          <w:trHeight w:val="321"/>
          <w:trPrChange w:id="53" w:author="MUKOLWE" w:date="2024-11-26T04:17:00Z">
            <w:trPr>
              <w:trHeight w:val="321"/>
            </w:trPr>
          </w:trPrChange>
        </w:trPr>
        <w:tc>
          <w:tcPr>
            <w:tcW w:w="876" w:type="dxa"/>
            <w:tcPrChange w:id="54" w:author="MUKOLWE" w:date="2024-11-26T04:17:00Z">
              <w:tcPr>
                <w:tcW w:w="876" w:type="dxa"/>
              </w:tcPr>
            </w:tcPrChange>
          </w:tcPr>
          <w:p w14:paraId="248AFDAE" w14:textId="77777777" w:rsidR="00E7388B" w:rsidRDefault="00E7388B" w:rsidP="0062071D">
            <w:pPr>
              <w:pStyle w:val="TableParagraph"/>
              <w:spacing w:line="276" w:lineRule="auto"/>
              <w:ind w:left="105"/>
              <w:jc w:val="both"/>
              <w:rPr>
                <w:b/>
                <w:sz w:val="24"/>
              </w:rPr>
            </w:pPr>
            <w:r>
              <w:rPr>
                <w:b/>
                <w:spacing w:val="-4"/>
                <w:sz w:val="24"/>
              </w:rPr>
              <w:t>S/No</w:t>
            </w:r>
          </w:p>
        </w:tc>
        <w:tc>
          <w:tcPr>
            <w:tcW w:w="2520" w:type="dxa"/>
            <w:tcPrChange w:id="55" w:author="MUKOLWE" w:date="2024-11-26T04:17:00Z">
              <w:tcPr>
                <w:tcW w:w="2520" w:type="dxa"/>
              </w:tcPr>
            </w:tcPrChange>
          </w:tcPr>
          <w:p w14:paraId="0332D06F" w14:textId="77777777" w:rsidR="00E7388B" w:rsidRDefault="00E7388B" w:rsidP="0062071D">
            <w:pPr>
              <w:pStyle w:val="TableParagraph"/>
              <w:spacing w:line="276" w:lineRule="auto"/>
              <w:ind w:left="100"/>
              <w:jc w:val="both"/>
              <w:rPr>
                <w:b/>
                <w:sz w:val="24"/>
              </w:rPr>
            </w:pPr>
            <w:r>
              <w:rPr>
                <w:b/>
                <w:spacing w:val="-4"/>
                <w:sz w:val="24"/>
              </w:rPr>
              <w:t>Item</w:t>
            </w:r>
          </w:p>
        </w:tc>
        <w:tc>
          <w:tcPr>
            <w:tcW w:w="1440" w:type="dxa"/>
            <w:tcPrChange w:id="56" w:author="MUKOLWE" w:date="2024-11-26T04:17:00Z">
              <w:tcPr>
                <w:tcW w:w="1440" w:type="dxa"/>
              </w:tcPr>
            </w:tcPrChange>
          </w:tcPr>
          <w:p w14:paraId="4F72EC18" w14:textId="77777777" w:rsidR="00E7388B" w:rsidRDefault="00E7388B" w:rsidP="0062071D">
            <w:pPr>
              <w:pStyle w:val="TableParagraph"/>
              <w:spacing w:line="276" w:lineRule="auto"/>
              <w:ind w:left="105"/>
              <w:jc w:val="both"/>
              <w:rPr>
                <w:b/>
                <w:sz w:val="24"/>
              </w:rPr>
            </w:pPr>
            <w:r>
              <w:rPr>
                <w:b/>
                <w:spacing w:val="-2"/>
                <w:sz w:val="24"/>
              </w:rPr>
              <w:t>Quantity</w:t>
            </w:r>
          </w:p>
        </w:tc>
        <w:tc>
          <w:tcPr>
            <w:tcW w:w="1890" w:type="dxa"/>
            <w:tcPrChange w:id="57" w:author="MUKOLWE" w:date="2024-11-26T04:17:00Z">
              <w:tcPr>
                <w:tcW w:w="1890" w:type="dxa"/>
              </w:tcPr>
            </w:tcPrChange>
          </w:tcPr>
          <w:p w14:paraId="06D8304A" w14:textId="77777777" w:rsidR="00E7388B" w:rsidRDefault="00E7388B" w:rsidP="0062071D">
            <w:pPr>
              <w:pStyle w:val="TableParagraph"/>
              <w:spacing w:line="276" w:lineRule="auto"/>
              <w:ind w:left="104"/>
              <w:jc w:val="both"/>
              <w:rPr>
                <w:b/>
                <w:sz w:val="24"/>
              </w:rPr>
            </w:pPr>
            <w:r>
              <w:rPr>
                <w:b/>
                <w:spacing w:val="-4"/>
                <w:sz w:val="24"/>
              </w:rPr>
              <w:t>Cost (Ksh)</w:t>
            </w:r>
          </w:p>
        </w:tc>
      </w:tr>
      <w:tr w:rsidR="00E7388B" w14:paraId="029123EA" w14:textId="77777777" w:rsidTr="002829F8">
        <w:trPr>
          <w:trHeight w:val="321"/>
          <w:trPrChange w:id="58" w:author="MUKOLWE" w:date="2024-11-26T04:17:00Z">
            <w:trPr>
              <w:trHeight w:val="321"/>
            </w:trPr>
          </w:trPrChange>
        </w:trPr>
        <w:tc>
          <w:tcPr>
            <w:tcW w:w="876" w:type="dxa"/>
            <w:tcPrChange w:id="59" w:author="MUKOLWE" w:date="2024-11-26T04:17:00Z">
              <w:tcPr>
                <w:tcW w:w="876" w:type="dxa"/>
              </w:tcPr>
            </w:tcPrChange>
          </w:tcPr>
          <w:p w14:paraId="4367A9EF" w14:textId="77777777" w:rsidR="00E7388B" w:rsidRDefault="00E7388B" w:rsidP="0062071D">
            <w:pPr>
              <w:pStyle w:val="TableParagraph"/>
              <w:spacing w:line="276" w:lineRule="auto"/>
              <w:ind w:left="105"/>
              <w:jc w:val="both"/>
              <w:rPr>
                <w:sz w:val="24"/>
              </w:rPr>
            </w:pPr>
            <w:r>
              <w:rPr>
                <w:spacing w:val="-10"/>
                <w:sz w:val="24"/>
              </w:rPr>
              <w:t>1</w:t>
            </w:r>
          </w:p>
        </w:tc>
        <w:tc>
          <w:tcPr>
            <w:tcW w:w="2520" w:type="dxa"/>
            <w:tcPrChange w:id="60" w:author="MUKOLWE" w:date="2024-11-26T04:17:00Z">
              <w:tcPr>
                <w:tcW w:w="2520" w:type="dxa"/>
              </w:tcPr>
            </w:tcPrChange>
          </w:tcPr>
          <w:p w14:paraId="7AEF0D7D" w14:textId="77777777" w:rsidR="00E7388B" w:rsidRDefault="00E7388B" w:rsidP="0062071D">
            <w:pPr>
              <w:pStyle w:val="TableParagraph"/>
              <w:spacing w:line="276" w:lineRule="auto"/>
              <w:ind w:left="100"/>
              <w:jc w:val="both"/>
              <w:rPr>
                <w:sz w:val="24"/>
              </w:rPr>
            </w:pPr>
            <w:r>
              <w:rPr>
                <w:sz w:val="24"/>
              </w:rPr>
              <w:t>Client</w:t>
            </w:r>
            <w:r>
              <w:rPr>
                <w:spacing w:val="-3"/>
                <w:sz w:val="24"/>
              </w:rPr>
              <w:t xml:space="preserve"> </w:t>
            </w:r>
            <w:r>
              <w:rPr>
                <w:spacing w:val="-2"/>
                <w:sz w:val="24"/>
              </w:rPr>
              <w:t>Router</w:t>
            </w:r>
          </w:p>
        </w:tc>
        <w:tc>
          <w:tcPr>
            <w:tcW w:w="1440" w:type="dxa"/>
            <w:tcPrChange w:id="61" w:author="MUKOLWE" w:date="2024-11-26T04:17:00Z">
              <w:tcPr>
                <w:tcW w:w="1440" w:type="dxa"/>
              </w:tcPr>
            </w:tcPrChange>
          </w:tcPr>
          <w:p w14:paraId="3FE5622E" w14:textId="77777777" w:rsidR="00E7388B" w:rsidRDefault="00E7388B" w:rsidP="0062071D">
            <w:pPr>
              <w:pStyle w:val="TableParagraph"/>
              <w:spacing w:line="276" w:lineRule="auto"/>
              <w:ind w:left="105"/>
              <w:jc w:val="both"/>
              <w:rPr>
                <w:sz w:val="24"/>
              </w:rPr>
            </w:pPr>
            <w:r>
              <w:rPr>
                <w:spacing w:val="-10"/>
                <w:sz w:val="24"/>
              </w:rPr>
              <w:t>1</w:t>
            </w:r>
          </w:p>
        </w:tc>
        <w:tc>
          <w:tcPr>
            <w:tcW w:w="1890" w:type="dxa"/>
            <w:tcPrChange w:id="62" w:author="MUKOLWE" w:date="2024-11-26T04:17:00Z">
              <w:tcPr>
                <w:tcW w:w="1890" w:type="dxa"/>
              </w:tcPr>
            </w:tcPrChange>
          </w:tcPr>
          <w:p w14:paraId="5DF45C98" w14:textId="77777777" w:rsidR="00E7388B" w:rsidRDefault="00E7388B" w:rsidP="0062071D">
            <w:pPr>
              <w:pStyle w:val="TableParagraph"/>
              <w:spacing w:line="276" w:lineRule="auto"/>
              <w:ind w:left="104"/>
              <w:jc w:val="both"/>
              <w:rPr>
                <w:sz w:val="24"/>
              </w:rPr>
            </w:pPr>
            <w:r>
              <w:rPr>
                <w:spacing w:val="-4"/>
                <w:sz w:val="24"/>
              </w:rPr>
              <w:t>2,000</w:t>
            </w:r>
          </w:p>
        </w:tc>
      </w:tr>
      <w:tr w:rsidR="00E7388B" w14:paraId="72B4C2C9" w14:textId="77777777" w:rsidTr="002829F8">
        <w:trPr>
          <w:trHeight w:val="321"/>
          <w:trPrChange w:id="63" w:author="MUKOLWE" w:date="2024-11-26T04:17:00Z">
            <w:trPr>
              <w:trHeight w:val="321"/>
            </w:trPr>
          </w:trPrChange>
        </w:trPr>
        <w:tc>
          <w:tcPr>
            <w:tcW w:w="876" w:type="dxa"/>
            <w:tcPrChange w:id="64" w:author="MUKOLWE" w:date="2024-11-26T04:17:00Z">
              <w:tcPr>
                <w:tcW w:w="876" w:type="dxa"/>
              </w:tcPr>
            </w:tcPrChange>
          </w:tcPr>
          <w:p w14:paraId="151B82AE" w14:textId="77777777" w:rsidR="00E7388B" w:rsidRDefault="00E7388B" w:rsidP="0062071D">
            <w:pPr>
              <w:pStyle w:val="TableParagraph"/>
              <w:spacing w:line="276" w:lineRule="auto"/>
              <w:ind w:left="105"/>
              <w:jc w:val="both"/>
              <w:rPr>
                <w:sz w:val="24"/>
              </w:rPr>
            </w:pPr>
            <w:r>
              <w:rPr>
                <w:spacing w:val="-10"/>
                <w:sz w:val="24"/>
              </w:rPr>
              <w:t>2</w:t>
            </w:r>
          </w:p>
        </w:tc>
        <w:tc>
          <w:tcPr>
            <w:tcW w:w="2520" w:type="dxa"/>
            <w:tcPrChange w:id="65" w:author="MUKOLWE" w:date="2024-11-26T04:17:00Z">
              <w:tcPr>
                <w:tcW w:w="2520" w:type="dxa"/>
              </w:tcPr>
            </w:tcPrChange>
          </w:tcPr>
          <w:p w14:paraId="5B71094E" w14:textId="77777777" w:rsidR="00E7388B" w:rsidRDefault="00E7388B" w:rsidP="0062071D">
            <w:pPr>
              <w:pStyle w:val="TableParagraph"/>
              <w:spacing w:line="276" w:lineRule="auto"/>
              <w:ind w:left="100"/>
              <w:jc w:val="both"/>
              <w:rPr>
                <w:sz w:val="24"/>
              </w:rPr>
            </w:pPr>
            <w:r>
              <w:rPr>
                <w:sz w:val="24"/>
              </w:rPr>
              <w:t>Rj45</w:t>
            </w:r>
            <w:r>
              <w:rPr>
                <w:spacing w:val="1"/>
                <w:sz w:val="24"/>
              </w:rPr>
              <w:t xml:space="preserve"> </w:t>
            </w:r>
            <w:r>
              <w:rPr>
                <w:sz w:val="24"/>
              </w:rPr>
              <w:t>network</w:t>
            </w:r>
            <w:r>
              <w:rPr>
                <w:spacing w:val="-4"/>
                <w:sz w:val="24"/>
              </w:rPr>
              <w:t xml:space="preserve"> cable</w:t>
            </w:r>
          </w:p>
        </w:tc>
        <w:tc>
          <w:tcPr>
            <w:tcW w:w="1440" w:type="dxa"/>
            <w:tcPrChange w:id="66" w:author="MUKOLWE" w:date="2024-11-26T04:17:00Z">
              <w:tcPr>
                <w:tcW w:w="1440" w:type="dxa"/>
              </w:tcPr>
            </w:tcPrChange>
          </w:tcPr>
          <w:p w14:paraId="1A7ED9BE" w14:textId="77777777" w:rsidR="00E7388B" w:rsidRDefault="00E7388B" w:rsidP="0062071D">
            <w:pPr>
              <w:pStyle w:val="TableParagraph"/>
              <w:spacing w:line="276" w:lineRule="auto"/>
              <w:ind w:left="105"/>
              <w:jc w:val="both"/>
              <w:rPr>
                <w:sz w:val="24"/>
              </w:rPr>
            </w:pPr>
            <w:r>
              <w:rPr>
                <w:spacing w:val="-10"/>
                <w:sz w:val="24"/>
              </w:rPr>
              <w:t>2</w:t>
            </w:r>
          </w:p>
        </w:tc>
        <w:tc>
          <w:tcPr>
            <w:tcW w:w="1890" w:type="dxa"/>
            <w:tcPrChange w:id="67" w:author="MUKOLWE" w:date="2024-11-26T04:17:00Z">
              <w:tcPr>
                <w:tcW w:w="1890" w:type="dxa"/>
              </w:tcPr>
            </w:tcPrChange>
          </w:tcPr>
          <w:p w14:paraId="0F7410CA" w14:textId="77777777" w:rsidR="00E7388B" w:rsidRDefault="00E7388B" w:rsidP="0062071D">
            <w:pPr>
              <w:pStyle w:val="TableParagraph"/>
              <w:spacing w:line="276" w:lineRule="auto"/>
              <w:ind w:left="104"/>
              <w:jc w:val="both"/>
              <w:rPr>
                <w:sz w:val="24"/>
              </w:rPr>
            </w:pPr>
            <w:r>
              <w:rPr>
                <w:spacing w:val="-4"/>
                <w:sz w:val="24"/>
              </w:rPr>
              <w:t>1,000</w:t>
            </w:r>
          </w:p>
        </w:tc>
      </w:tr>
      <w:tr w:rsidR="00E7388B" w14:paraId="4EB49D75" w14:textId="77777777" w:rsidTr="002829F8">
        <w:trPr>
          <w:trHeight w:val="321"/>
          <w:trPrChange w:id="68" w:author="MUKOLWE" w:date="2024-11-26T04:17:00Z">
            <w:trPr>
              <w:trHeight w:val="321"/>
            </w:trPr>
          </w:trPrChange>
        </w:trPr>
        <w:tc>
          <w:tcPr>
            <w:tcW w:w="876" w:type="dxa"/>
            <w:tcPrChange w:id="69" w:author="MUKOLWE" w:date="2024-11-26T04:17:00Z">
              <w:tcPr>
                <w:tcW w:w="876" w:type="dxa"/>
              </w:tcPr>
            </w:tcPrChange>
          </w:tcPr>
          <w:p w14:paraId="1BA19C12" w14:textId="77777777" w:rsidR="00E7388B" w:rsidRDefault="00E7388B" w:rsidP="0062071D">
            <w:pPr>
              <w:pStyle w:val="TableParagraph"/>
              <w:spacing w:line="276" w:lineRule="auto"/>
              <w:ind w:left="105"/>
              <w:jc w:val="both"/>
              <w:rPr>
                <w:sz w:val="24"/>
              </w:rPr>
            </w:pPr>
            <w:r>
              <w:rPr>
                <w:spacing w:val="-10"/>
                <w:sz w:val="24"/>
              </w:rPr>
              <w:t>3</w:t>
            </w:r>
          </w:p>
        </w:tc>
        <w:tc>
          <w:tcPr>
            <w:tcW w:w="2520" w:type="dxa"/>
            <w:tcPrChange w:id="70" w:author="MUKOLWE" w:date="2024-11-26T04:17:00Z">
              <w:tcPr>
                <w:tcW w:w="2520" w:type="dxa"/>
              </w:tcPr>
            </w:tcPrChange>
          </w:tcPr>
          <w:p w14:paraId="21ED2C8B" w14:textId="77777777" w:rsidR="00E7388B" w:rsidRDefault="00E7388B" w:rsidP="0062071D">
            <w:pPr>
              <w:pStyle w:val="TableParagraph"/>
              <w:spacing w:line="276" w:lineRule="auto"/>
              <w:ind w:left="100"/>
              <w:jc w:val="both"/>
              <w:rPr>
                <w:sz w:val="24"/>
              </w:rPr>
            </w:pPr>
            <w:r>
              <w:rPr>
                <w:spacing w:val="-2"/>
                <w:sz w:val="24"/>
              </w:rPr>
              <w:t>Padlock</w:t>
            </w:r>
          </w:p>
        </w:tc>
        <w:tc>
          <w:tcPr>
            <w:tcW w:w="1440" w:type="dxa"/>
            <w:tcPrChange w:id="71" w:author="MUKOLWE" w:date="2024-11-26T04:17:00Z">
              <w:tcPr>
                <w:tcW w:w="1440" w:type="dxa"/>
              </w:tcPr>
            </w:tcPrChange>
          </w:tcPr>
          <w:p w14:paraId="22D28759" w14:textId="77777777" w:rsidR="00E7388B" w:rsidRDefault="00E7388B" w:rsidP="0062071D">
            <w:pPr>
              <w:pStyle w:val="TableParagraph"/>
              <w:spacing w:line="276" w:lineRule="auto"/>
              <w:ind w:left="105"/>
              <w:jc w:val="both"/>
              <w:rPr>
                <w:sz w:val="24"/>
              </w:rPr>
            </w:pPr>
            <w:r>
              <w:rPr>
                <w:spacing w:val="-10"/>
                <w:sz w:val="24"/>
              </w:rPr>
              <w:t>2</w:t>
            </w:r>
          </w:p>
        </w:tc>
        <w:tc>
          <w:tcPr>
            <w:tcW w:w="1890" w:type="dxa"/>
            <w:tcPrChange w:id="72" w:author="MUKOLWE" w:date="2024-11-26T04:17:00Z">
              <w:tcPr>
                <w:tcW w:w="1890" w:type="dxa"/>
              </w:tcPr>
            </w:tcPrChange>
          </w:tcPr>
          <w:p w14:paraId="019F1350" w14:textId="77777777" w:rsidR="00E7388B" w:rsidRDefault="00E7388B" w:rsidP="0062071D">
            <w:pPr>
              <w:pStyle w:val="TableParagraph"/>
              <w:spacing w:line="276" w:lineRule="auto"/>
              <w:ind w:left="104"/>
              <w:jc w:val="both"/>
              <w:rPr>
                <w:sz w:val="24"/>
              </w:rPr>
            </w:pPr>
            <w:r>
              <w:rPr>
                <w:spacing w:val="-4"/>
                <w:sz w:val="24"/>
              </w:rPr>
              <w:t>1,000</w:t>
            </w:r>
          </w:p>
        </w:tc>
      </w:tr>
      <w:tr w:rsidR="00E7388B" w14:paraId="373EA4B1" w14:textId="77777777" w:rsidTr="002829F8">
        <w:trPr>
          <w:trHeight w:val="321"/>
          <w:trPrChange w:id="73" w:author="MUKOLWE" w:date="2024-11-26T04:17:00Z">
            <w:trPr>
              <w:trHeight w:val="321"/>
            </w:trPr>
          </w:trPrChange>
        </w:trPr>
        <w:tc>
          <w:tcPr>
            <w:tcW w:w="876" w:type="dxa"/>
            <w:tcPrChange w:id="74" w:author="MUKOLWE" w:date="2024-11-26T04:17:00Z">
              <w:tcPr>
                <w:tcW w:w="876" w:type="dxa"/>
              </w:tcPr>
            </w:tcPrChange>
          </w:tcPr>
          <w:p w14:paraId="02097098" w14:textId="77777777" w:rsidR="00E7388B" w:rsidRDefault="00E7388B" w:rsidP="0062071D">
            <w:pPr>
              <w:pStyle w:val="TableParagraph"/>
              <w:spacing w:line="276" w:lineRule="auto"/>
              <w:ind w:left="105"/>
              <w:jc w:val="both"/>
              <w:rPr>
                <w:sz w:val="24"/>
              </w:rPr>
            </w:pPr>
            <w:r>
              <w:rPr>
                <w:spacing w:val="-10"/>
                <w:sz w:val="24"/>
              </w:rPr>
              <w:t>4</w:t>
            </w:r>
          </w:p>
        </w:tc>
        <w:tc>
          <w:tcPr>
            <w:tcW w:w="2520" w:type="dxa"/>
            <w:tcPrChange w:id="75" w:author="MUKOLWE" w:date="2024-11-26T04:17:00Z">
              <w:tcPr>
                <w:tcW w:w="2520" w:type="dxa"/>
              </w:tcPr>
            </w:tcPrChange>
          </w:tcPr>
          <w:p w14:paraId="3F31230D" w14:textId="77777777" w:rsidR="00E7388B" w:rsidRDefault="00E7388B" w:rsidP="0062071D">
            <w:pPr>
              <w:pStyle w:val="TableParagraph"/>
              <w:spacing w:line="276" w:lineRule="auto"/>
              <w:ind w:left="100"/>
              <w:jc w:val="both"/>
              <w:rPr>
                <w:sz w:val="24"/>
              </w:rPr>
            </w:pPr>
            <w:r>
              <w:rPr>
                <w:sz w:val="24"/>
              </w:rPr>
              <w:t>Standing</w:t>
            </w:r>
            <w:r>
              <w:rPr>
                <w:spacing w:val="-5"/>
                <w:sz w:val="24"/>
              </w:rPr>
              <w:t xml:space="preserve"> </w:t>
            </w:r>
            <w:r>
              <w:rPr>
                <w:spacing w:val="-2"/>
                <w:sz w:val="24"/>
              </w:rPr>
              <w:t>banner</w:t>
            </w:r>
          </w:p>
        </w:tc>
        <w:tc>
          <w:tcPr>
            <w:tcW w:w="1440" w:type="dxa"/>
            <w:tcPrChange w:id="76" w:author="MUKOLWE" w:date="2024-11-26T04:17:00Z">
              <w:tcPr>
                <w:tcW w:w="1440" w:type="dxa"/>
              </w:tcPr>
            </w:tcPrChange>
          </w:tcPr>
          <w:p w14:paraId="5B1A8D87" w14:textId="77777777" w:rsidR="00E7388B" w:rsidRDefault="00E7388B" w:rsidP="0062071D">
            <w:pPr>
              <w:pStyle w:val="TableParagraph"/>
              <w:spacing w:line="276" w:lineRule="auto"/>
              <w:ind w:left="105"/>
              <w:jc w:val="both"/>
              <w:rPr>
                <w:sz w:val="24"/>
              </w:rPr>
            </w:pPr>
            <w:r>
              <w:rPr>
                <w:spacing w:val="-10"/>
                <w:sz w:val="24"/>
              </w:rPr>
              <w:t>1</w:t>
            </w:r>
          </w:p>
        </w:tc>
        <w:tc>
          <w:tcPr>
            <w:tcW w:w="1890" w:type="dxa"/>
            <w:tcPrChange w:id="77" w:author="MUKOLWE" w:date="2024-11-26T04:17:00Z">
              <w:tcPr>
                <w:tcW w:w="1890" w:type="dxa"/>
              </w:tcPr>
            </w:tcPrChange>
          </w:tcPr>
          <w:p w14:paraId="24B462CA" w14:textId="77777777" w:rsidR="00E7388B" w:rsidRDefault="00E7388B" w:rsidP="0062071D">
            <w:pPr>
              <w:pStyle w:val="TableParagraph"/>
              <w:spacing w:line="276" w:lineRule="auto"/>
              <w:ind w:left="104"/>
              <w:jc w:val="both"/>
              <w:rPr>
                <w:sz w:val="24"/>
              </w:rPr>
            </w:pPr>
            <w:r>
              <w:rPr>
                <w:spacing w:val="-5"/>
                <w:sz w:val="24"/>
              </w:rPr>
              <w:t>800</w:t>
            </w:r>
          </w:p>
        </w:tc>
      </w:tr>
      <w:tr w:rsidR="00E7388B" w14:paraId="6104184C" w14:textId="77777777" w:rsidTr="002829F8">
        <w:trPr>
          <w:trHeight w:val="321"/>
          <w:trPrChange w:id="78" w:author="MUKOLWE" w:date="2024-11-26T04:17:00Z">
            <w:trPr>
              <w:trHeight w:val="321"/>
            </w:trPr>
          </w:trPrChange>
        </w:trPr>
        <w:tc>
          <w:tcPr>
            <w:tcW w:w="876" w:type="dxa"/>
            <w:tcPrChange w:id="79" w:author="MUKOLWE" w:date="2024-11-26T04:17:00Z">
              <w:tcPr>
                <w:tcW w:w="876" w:type="dxa"/>
              </w:tcPr>
            </w:tcPrChange>
          </w:tcPr>
          <w:p w14:paraId="7940F4D0" w14:textId="77777777" w:rsidR="00E7388B" w:rsidRDefault="00E7388B" w:rsidP="0062071D">
            <w:pPr>
              <w:pStyle w:val="TableParagraph"/>
              <w:spacing w:line="276" w:lineRule="auto"/>
              <w:ind w:left="105"/>
              <w:jc w:val="both"/>
              <w:rPr>
                <w:sz w:val="24"/>
              </w:rPr>
            </w:pPr>
            <w:r>
              <w:rPr>
                <w:spacing w:val="-10"/>
                <w:sz w:val="24"/>
              </w:rPr>
              <w:t>5</w:t>
            </w:r>
          </w:p>
        </w:tc>
        <w:tc>
          <w:tcPr>
            <w:tcW w:w="2520" w:type="dxa"/>
            <w:tcPrChange w:id="80" w:author="MUKOLWE" w:date="2024-11-26T04:17:00Z">
              <w:tcPr>
                <w:tcW w:w="2520" w:type="dxa"/>
              </w:tcPr>
            </w:tcPrChange>
          </w:tcPr>
          <w:p w14:paraId="4BFCB996" w14:textId="77777777" w:rsidR="00E7388B" w:rsidRDefault="00E7388B" w:rsidP="0062071D">
            <w:pPr>
              <w:pStyle w:val="TableParagraph"/>
              <w:spacing w:line="276" w:lineRule="auto"/>
              <w:ind w:left="100"/>
              <w:jc w:val="both"/>
              <w:rPr>
                <w:sz w:val="24"/>
              </w:rPr>
            </w:pPr>
            <w:r>
              <w:rPr>
                <w:spacing w:val="-2"/>
                <w:sz w:val="24"/>
              </w:rPr>
              <w:t>Banner</w:t>
            </w:r>
          </w:p>
        </w:tc>
        <w:tc>
          <w:tcPr>
            <w:tcW w:w="1440" w:type="dxa"/>
            <w:tcPrChange w:id="81" w:author="MUKOLWE" w:date="2024-11-26T04:17:00Z">
              <w:tcPr>
                <w:tcW w:w="1440" w:type="dxa"/>
              </w:tcPr>
            </w:tcPrChange>
          </w:tcPr>
          <w:p w14:paraId="39688A3B" w14:textId="77777777" w:rsidR="00E7388B" w:rsidRDefault="00E7388B" w:rsidP="0062071D">
            <w:pPr>
              <w:pStyle w:val="TableParagraph"/>
              <w:spacing w:line="276" w:lineRule="auto"/>
              <w:ind w:left="105"/>
              <w:jc w:val="both"/>
              <w:rPr>
                <w:sz w:val="24"/>
              </w:rPr>
            </w:pPr>
            <w:r>
              <w:rPr>
                <w:spacing w:val="-10"/>
                <w:sz w:val="24"/>
              </w:rPr>
              <w:t>4</w:t>
            </w:r>
          </w:p>
        </w:tc>
        <w:tc>
          <w:tcPr>
            <w:tcW w:w="1890" w:type="dxa"/>
            <w:tcPrChange w:id="82" w:author="MUKOLWE" w:date="2024-11-26T04:17:00Z">
              <w:tcPr>
                <w:tcW w:w="1890" w:type="dxa"/>
              </w:tcPr>
            </w:tcPrChange>
          </w:tcPr>
          <w:p w14:paraId="7A8BD1FF" w14:textId="77777777" w:rsidR="00E7388B" w:rsidRDefault="00E7388B" w:rsidP="0062071D">
            <w:pPr>
              <w:pStyle w:val="TableParagraph"/>
              <w:spacing w:line="276" w:lineRule="auto"/>
              <w:ind w:left="104"/>
              <w:jc w:val="both"/>
              <w:rPr>
                <w:sz w:val="24"/>
              </w:rPr>
            </w:pPr>
            <w:r>
              <w:rPr>
                <w:spacing w:val="-5"/>
                <w:sz w:val="24"/>
              </w:rPr>
              <w:t>300</w:t>
            </w:r>
          </w:p>
        </w:tc>
      </w:tr>
      <w:tr w:rsidR="00E7388B" w14:paraId="24C19ED4" w14:textId="77777777" w:rsidTr="002829F8">
        <w:trPr>
          <w:trHeight w:val="321"/>
          <w:trPrChange w:id="83" w:author="MUKOLWE" w:date="2024-11-26T04:17:00Z">
            <w:trPr>
              <w:trHeight w:val="321"/>
            </w:trPr>
          </w:trPrChange>
        </w:trPr>
        <w:tc>
          <w:tcPr>
            <w:tcW w:w="876" w:type="dxa"/>
            <w:tcPrChange w:id="84" w:author="MUKOLWE" w:date="2024-11-26T04:17:00Z">
              <w:tcPr>
                <w:tcW w:w="876" w:type="dxa"/>
              </w:tcPr>
            </w:tcPrChange>
          </w:tcPr>
          <w:p w14:paraId="752514C4" w14:textId="77777777" w:rsidR="00E7388B" w:rsidRDefault="00E7388B" w:rsidP="0062071D">
            <w:pPr>
              <w:pStyle w:val="TableParagraph"/>
              <w:spacing w:line="276" w:lineRule="auto"/>
              <w:ind w:left="105"/>
              <w:jc w:val="both"/>
              <w:rPr>
                <w:sz w:val="24"/>
              </w:rPr>
            </w:pPr>
            <w:r>
              <w:rPr>
                <w:spacing w:val="-10"/>
                <w:sz w:val="24"/>
              </w:rPr>
              <w:t>6</w:t>
            </w:r>
          </w:p>
        </w:tc>
        <w:tc>
          <w:tcPr>
            <w:tcW w:w="2520" w:type="dxa"/>
            <w:tcPrChange w:id="85" w:author="MUKOLWE" w:date="2024-11-26T04:17:00Z">
              <w:tcPr>
                <w:tcW w:w="2520" w:type="dxa"/>
              </w:tcPr>
            </w:tcPrChange>
          </w:tcPr>
          <w:p w14:paraId="2A9A9865" w14:textId="77777777" w:rsidR="00E7388B" w:rsidRDefault="00E7388B" w:rsidP="0062071D">
            <w:pPr>
              <w:pStyle w:val="TableParagraph"/>
              <w:spacing w:line="276" w:lineRule="auto"/>
              <w:ind w:left="100"/>
              <w:jc w:val="both"/>
              <w:rPr>
                <w:sz w:val="24"/>
              </w:rPr>
            </w:pPr>
            <w:r>
              <w:rPr>
                <w:sz w:val="24"/>
              </w:rPr>
              <w:t>Counter</w:t>
            </w:r>
            <w:r>
              <w:rPr>
                <w:spacing w:val="2"/>
                <w:sz w:val="24"/>
              </w:rPr>
              <w:t xml:space="preserve"> </w:t>
            </w:r>
            <w:r>
              <w:rPr>
                <w:spacing w:val="-4"/>
                <w:sz w:val="24"/>
              </w:rPr>
              <w:t>book</w:t>
            </w:r>
          </w:p>
        </w:tc>
        <w:tc>
          <w:tcPr>
            <w:tcW w:w="1440" w:type="dxa"/>
            <w:tcPrChange w:id="86" w:author="MUKOLWE" w:date="2024-11-26T04:17:00Z">
              <w:tcPr>
                <w:tcW w:w="1440" w:type="dxa"/>
              </w:tcPr>
            </w:tcPrChange>
          </w:tcPr>
          <w:p w14:paraId="07D51178" w14:textId="77777777" w:rsidR="00E7388B" w:rsidRDefault="00E7388B" w:rsidP="0062071D">
            <w:pPr>
              <w:pStyle w:val="TableParagraph"/>
              <w:spacing w:line="276" w:lineRule="auto"/>
              <w:ind w:left="105"/>
              <w:jc w:val="both"/>
              <w:rPr>
                <w:sz w:val="24"/>
              </w:rPr>
            </w:pPr>
            <w:r>
              <w:rPr>
                <w:spacing w:val="-10"/>
                <w:sz w:val="24"/>
              </w:rPr>
              <w:t>2</w:t>
            </w:r>
          </w:p>
        </w:tc>
        <w:tc>
          <w:tcPr>
            <w:tcW w:w="1890" w:type="dxa"/>
            <w:tcPrChange w:id="87" w:author="MUKOLWE" w:date="2024-11-26T04:17:00Z">
              <w:tcPr>
                <w:tcW w:w="1890" w:type="dxa"/>
              </w:tcPr>
            </w:tcPrChange>
          </w:tcPr>
          <w:p w14:paraId="140BD39B" w14:textId="77777777" w:rsidR="00E7388B" w:rsidRDefault="00E7388B" w:rsidP="0062071D">
            <w:pPr>
              <w:pStyle w:val="TableParagraph"/>
              <w:spacing w:line="276" w:lineRule="auto"/>
              <w:ind w:left="104"/>
              <w:jc w:val="both"/>
              <w:rPr>
                <w:sz w:val="24"/>
              </w:rPr>
            </w:pPr>
            <w:r>
              <w:rPr>
                <w:spacing w:val="-5"/>
                <w:sz w:val="24"/>
              </w:rPr>
              <w:t>300</w:t>
            </w:r>
          </w:p>
        </w:tc>
      </w:tr>
      <w:tr w:rsidR="00E7388B" w14:paraId="1CFB548D" w14:textId="77777777" w:rsidTr="002829F8">
        <w:trPr>
          <w:trHeight w:val="321"/>
          <w:trPrChange w:id="88" w:author="MUKOLWE" w:date="2024-11-26T04:17:00Z">
            <w:trPr>
              <w:trHeight w:val="321"/>
            </w:trPr>
          </w:trPrChange>
        </w:trPr>
        <w:tc>
          <w:tcPr>
            <w:tcW w:w="876" w:type="dxa"/>
            <w:tcPrChange w:id="89" w:author="MUKOLWE" w:date="2024-11-26T04:17:00Z">
              <w:tcPr>
                <w:tcW w:w="876" w:type="dxa"/>
              </w:tcPr>
            </w:tcPrChange>
          </w:tcPr>
          <w:p w14:paraId="32F6E35D" w14:textId="77777777" w:rsidR="00E7388B" w:rsidRDefault="00E7388B" w:rsidP="0062071D">
            <w:pPr>
              <w:pStyle w:val="TableParagraph"/>
              <w:spacing w:line="276" w:lineRule="auto"/>
              <w:ind w:left="105"/>
              <w:jc w:val="both"/>
              <w:rPr>
                <w:sz w:val="24"/>
              </w:rPr>
            </w:pPr>
            <w:r>
              <w:rPr>
                <w:spacing w:val="-10"/>
                <w:sz w:val="24"/>
              </w:rPr>
              <w:t>7</w:t>
            </w:r>
          </w:p>
        </w:tc>
        <w:tc>
          <w:tcPr>
            <w:tcW w:w="2520" w:type="dxa"/>
            <w:tcPrChange w:id="90" w:author="MUKOLWE" w:date="2024-11-26T04:17:00Z">
              <w:tcPr>
                <w:tcW w:w="2520" w:type="dxa"/>
              </w:tcPr>
            </w:tcPrChange>
          </w:tcPr>
          <w:p w14:paraId="447D310A" w14:textId="77777777" w:rsidR="00E7388B" w:rsidRDefault="00E7388B" w:rsidP="0062071D">
            <w:pPr>
              <w:pStyle w:val="TableParagraph"/>
              <w:spacing w:line="276" w:lineRule="auto"/>
              <w:ind w:left="100"/>
              <w:jc w:val="both"/>
              <w:rPr>
                <w:sz w:val="24"/>
              </w:rPr>
            </w:pPr>
            <w:r>
              <w:rPr>
                <w:sz w:val="24"/>
              </w:rPr>
              <w:t>Executive</w:t>
            </w:r>
            <w:r>
              <w:rPr>
                <w:spacing w:val="-5"/>
                <w:sz w:val="24"/>
              </w:rPr>
              <w:t xml:space="preserve"> </w:t>
            </w:r>
            <w:r>
              <w:rPr>
                <w:sz w:val="24"/>
              </w:rPr>
              <w:t>blue</w:t>
            </w:r>
            <w:r>
              <w:rPr>
                <w:spacing w:val="-5"/>
                <w:sz w:val="24"/>
              </w:rPr>
              <w:t xml:space="preserve"> pen</w:t>
            </w:r>
          </w:p>
        </w:tc>
        <w:tc>
          <w:tcPr>
            <w:tcW w:w="1440" w:type="dxa"/>
            <w:tcPrChange w:id="91" w:author="MUKOLWE" w:date="2024-11-26T04:17:00Z">
              <w:tcPr>
                <w:tcW w:w="1440" w:type="dxa"/>
              </w:tcPr>
            </w:tcPrChange>
          </w:tcPr>
          <w:p w14:paraId="11CF26B3" w14:textId="77777777" w:rsidR="00E7388B" w:rsidRDefault="00E7388B" w:rsidP="0062071D">
            <w:pPr>
              <w:pStyle w:val="TableParagraph"/>
              <w:spacing w:line="276" w:lineRule="auto"/>
              <w:ind w:left="105"/>
              <w:jc w:val="both"/>
              <w:rPr>
                <w:sz w:val="24"/>
              </w:rPr>
            </w:pPr>
            <w:r>
              <w:rPr>
                <w:spacing w:val="-10"/>
                <w:sz w:val="24"/>
              </w:rPr>
              <w:t>2</w:t>
            </w:r>
          </w:p>
        </w:tc>
        <w:tc>
          <w:tcPr>
            <w:tcW w:w="1890" w:type="dxa"/>
            <w:tcPrChange w:id="92" w:author="MUKOLWE" w:date="2024-11-26T04:17:00Z">
              <w:tcPr>
                <w:tcW w:w="1890" w:type="dxa"/>
              </w:tcPr>
            </w:tcPrChange>
          </w:tcPr>
          <w:p w14:paraId="530C613D" w14:textId="77777777" w:rsidR="00E7388B" w:rsidRDefault="00E7388B" w:rsidP="0062071D">
            <w:pPr>
              <w:pStyle w:val="TableParagraph"/>
              <w:spacing w:line="276" w:lineRule="auto"/>
              <w:ind w:left="104"/>
              <w:jc w:val="both"/>
              <w:rPr>
                <w:sz w:val="24"/>
              </w:rPr>
            </w:pPr>
            <w:r>
              <w:rPr>
                <w:spacing w:val="-5"/>
                <w:sz w:val="24"/>
              </w:rPr>
              <w:t>100</w:t>
            </w:r>
          </w:p>
        </w:tc>
      </w:tr>
      <w:tr w:rsidR="00E7388B" w14:paraId="180C66C1" w14:textId="77777777" w:rsidTr="002829F8">
        <w:trPr>
          <w:trHeight w:val="321"/>
          <w:trPrChange w:id="93" w:author="MUKOLWE" w:date="2024-11-26T04:17:00Z">
            <w:trPr>
              <w:trHeight w:val="321"/>
            </w:trPr>
          </w:trPrChange>
        </w:trPr>
        <w:tc>
          <w:tcPr>
            <w:tcW w:w="876" w:type="dxa"/>
            <w:tcPrChange w:id="94" w:author="MUKOLWE" w:date="2024-11-26T04:17:00Z">
              <w:tcPr>
                <w:tcW w:w="876" w:type="dxa"/>
              </w:tcPr>
            </w:tcPrChange>
          </w:tcPr>
          <w:p w14:paraId="70E77492" w14:textId="77777777" w:rsidR="00E7388B" w:rsidRDefault="00E7388B" w:rsidP="0062071D">
            <w:pPr>
              <w:pStyle w:val="TableParagraph"/>
              <w:spacing w:line="276" w:lineRule="auto"/>
              <w:ind w:left="105"/>
              <w:jc w:val="both"/>
              <w:rPr>
                <w:sz w:val="24"/>
              </w:rPr>
            </w:pPr>
            <w:r>
              <w:rPr>
                <w:spacing w:val="-10"/>
                <w:sz w:val="24"/>
              </w:rPr>
              <w:t>8</w:t>
            </w:r>
          </w:p>
        </w:tc>
        <w:tc>
          <w:tcPr>
            <w:tcW w:w="2520" w:type="dxa"/>
            <w:tcPrChange w:id="95" w:author="MUKOLWE" w:date="2024-11-26T04:17:00Z">
              <w:tcPr>
                <w:tcW w:w="2520" w:type="dxa"/>
              </w:tcPr>
            </w:tcPrChange>
          </w:tcPr>
          <w:p w14:paraId="7A6FEC96" w14:textId="77777777" w:rsidR="00E7388B" w:rsidRDefault="00194675" w:rsidP="0062071D">
            <w:pPr>
              <w:pStyle w:val="TableParagraph"/>
              <w:spacing w:line="276" w:lineRule="auto"/>
              <w:ind w:left="100"/>
              <w:jc w:val="both"/>
              <w:rPr>
                <w:sz w:val="24"/>
              </w:rPr>
            </w:pPr>
            <w:r>
              <w:rPr>
                <w:sz w:val="24"/>
              </w:rPr>
              <w:t>W</w:t>
            </w:r>
            <w:r w:rsidR="00E7388B">
              <w:rPr>
                <w:sz w:val="24"/>
              </w:rPr>
              <w:t>hite</w:t>
            </w:r>
            <w:r w:rsidR="00E7388B">
              <w:rPr>
                <w:spacing w:val="1"/>
                <w:sz w:val="24"/>
              </w:rPr>
              <w:t xml:space="preserve"> </w:t>
            </w:r>
            <w:r w:rsidR="00E7388B">
              <w:rPr>
                <w:spacing w:val="-2"/>
                <w:sz w:val="24"/>
              </w:rPr>
              <w:t>board</w:t>
            </w:r>
          </w:p>
        </w:tc>
        <w:tc>
          <w:tcPr>
            <w:tcW w:w="1440" w:type="dxa"/>
            <w:tcPrChange w:id="96" w:author="MUKOLWE" w:date="2024-11-26T04:17:00Z">
              <w:tcPr>
                <w:tcW w:w="1440" w:type="dxa"/>
              </w:tcPr>
            </w:tcPrChange>
          </w:tcPr>
          <w:p w14:paraId="32D437E5" w14:textId="77777777" w:rsidR="00E7388B" w:rsidRDefault="00E7388B" w:rsidP="0062071D">
            <w:pPr>
              <w:pStyle w:val="TableParagraph"/>
              <w:spacing w:line="276" w:lineRule="auto"/>
              <w:ind w:left="105"/>
              <w:jc w:val="both"/>
              <w:rPr>
                <w:sz w:val="24"/>
              </w:rPr>
            </w:pPr>
            <w:r>
              <w:rPr>
                <w:spacing w:val="-10"/>
                <w:sz w:val="24"/>
              </w:rPr>
              <w:t>1</w:t>
            </w:r>
          </w:p>
        </w:tc>
        <w:tc>
          <w:tcPr>
            <w:tcW w:w="1890" w:type="dxa"/>
            <w:tcPrChange w:id="97" w:author="MUKOLWE" w:date="2024-11-26T04:17:00Z">
              <w:tcPr>
                <w:tcW w:w="1890" w:type="dxa"/>
              </w:tcPr>
            </w:tcPrChange>
          </w:tcPr>
          <w:p w14:paraId="12711A58" w14:textId="77777777" w:rsidR="00E7388B" w:rsidRDefault="00E7388B" w:rsidP="0062071D">
            <w:pPr>
              <w:pStyle w:val="TableParagraph"/>
              <w:spacing w:line="276" w:lineRule="auto"/>
              <w:ind w:left="104"/>
              <w:jc w:val="both"/>
              <w:rPr>
                <w:sz w:val="24"/>
              </w:rPr>
            </w:pPr>
            <w:r>
              <w:rPr>
                <w:spacing w:val="-4"/>
                <w:sz w:val="24"/>
              </w:rPr>
              <w:t>1,500</w:t>
            </w:r>
          </w:p>
        </w:tc>
      </w:tr>
      <w:tr w:rsidR="00194675" w14:paraId="094926EF" w14:textId="77777777" w:rsidTr="002829F8">
        <w:trPr>
          <w:trHeight w:val="321"/>
          <w:trPrChange w:id="98" w:author="MUKOLWE" w:date="2024-11-26T04:17:00Z">
            <w:trPr>
              <w:trHeight w:val="321"/>
            </w:trPr>
          </w:trPrChange>
        </w:trPr>
        <w:tc>
          <w:tcPr>
            <w:tcW w:w="876" w:type="dxa"/>
            <w:tcPrChange w:id="99" w:author="MUKOLWE" w:date="2024-11-26T04:17:00Z">
              <w:tcPr>
                <w:tcW w:w="876" w:type="dxa"/>
              </w:tcPr>
            </w:tcPrChange>
          </w:tcPr>
          <w:p w14:paraId="2ECECA37" w14:textId="77777777" w:rsidR="00194675" w:rsidRDefault="00194675" w:rsidP="00194675">
            <w:pPr>
              <w:pStyle w:val="TableParagraph"/>
              <w:spacing w:line="276" w:lineRule="auto"/>
              <w:ind w:left="105"/>
              <w:jc w:val="both"/>
              <w:rPr>
                <w:spacing w:val="-10"/>
                <w:sz w:val="24"/>
              </w:rPr>
            </w:pPr>
          </w:p>
        </w:tc>
        <w:tc>
          <w:tcPr>
            <w:tcW w:w="2520" w:type="dxa"/>
            <w:tcPrChange w:id="100" w:author="MUKOLWE" w:date="2024-11-26T04:17:00Z">
              <w:tcPr>
                <w:tcW w:w="2520" w:type="dxa"/>
              </w:tcPr>
            </w:tcPrChange>
          </w:tcPr>
          <w:p w14:paraId="4E305A20" w14:textId="77777777" w:rsidR="00194675" w:rsidRPr="0062071D" w:rsidRDefault="00194675" w:rsidP="00194675">
            <w:pPr>
              <w:pStyle w:val="TableParagraph"/>
              <w:spacing w:line="276" w:lineRule="auto"/>
              <w:ind w:left="100"/>
              <w:jc w:val="both"/>
              <w:rPr>
                <w:b/>
                <w:sz w:val="24"/>
              </w:rPr>
            </w:pPr>
            <w:r w:rsidRPr="0062071D">
              <w:rPr>
                <w:b/>
                <w:sz w:val="24"/>
              </w:rPr>
              <w:t>Total (Ksh)</w:t>
            </w:r>
          </w:p>
        </w:tc>
        <w:tc>
          <w:tcPr>
            <w:tcW w:w="1440" w:type="dxa"/>
            <w:tcPrChange w:id="101" w:author="MUKOLWE" w:date="2024-11-26T04:17:00Z">
              <w:tcPr>
                <w:tcW w:w="1440" w:type="dxa"/>
              </w:tcPr>
            </w:tcPrChange>
          </w:tcPr>
          <w:p w14:paraId="2FFE55AB" w14:textId="77777777" w:rsidR="00194675" w:rsidRPr="0062071D" w:rsidRDefault="00194675" w:rsidP="00194675">
            <w:pPr>
              <w:pStyle w:val="TableParagraph"/>
              <w:spacing w:line="276" w:lineRule="auto"/>
              <w:ind w:left="105"/>
              <w:jc w:val="both"/>
              <w:rPr>
                <w:b/>
                <w:spacing w:val="-10"/>
                <w:sz w:val="24"/>
              </w:rPr>
            </w:pPr>
          </w:p>
        </w:tc>
        <w:tc>
          <w:tcPr>
            <w:tcW w:w="1890" w:type="dxa"/>
            <w:tcPrChange w:id="102" w:author="MUKOLWE" w:date="2024-11-26T04:17:00Z">
              <w:tcPr>
                <w:tcW w:w="1890" w:type="dxa"/>
              </w:tcPr>
            </w:tcPrChange>
          </w:tcPr>
          <w:p w14:paraId="4B294501" w14:textId="77777777" w:rsidR="00194675" w:rsidRPr="0062071D" w:rsidRDefault="00194675" w:rsidP="00194675">
            <w:pPr>
              <w:pStyle w:val="TableParagraph"/>
              <w:spacing w:line="276" w:lineRule="auto"/>
              <w:ind w:left="104"/>
              <w:jc w:val="both"/>
              <w:rPr>
                <w:b/>
                <w:spacing w:val="-4"/>
                <w:sz w:val="24"/>
              </w:rPr>
            </w:pPr>
            <w:r w:rsidRPr="0062071D">
              <w:rPr>
                <w:b/>
                <w:spacing w:val="-4"/>
                <w:sz w:val="24"/>
              </w:rPr>
              <w:t>7,000</w:t>
            </w:r>
          </w:p>
        </w:tc>
      </w:tr>
    </w:tbl>
    <w:p w14:paraId="5667640F" w14:textId="77777777" w:rsidR="00E7388B" w:rsidRDefault="00E7388B" w:rsidP="0062071D">
      <w:pPr>
        <w:spacing w:line="276" w:lineRule="auto"/>
        <w:jc w:val="both"/>
      </w:pPr>
    </w:p>
    <w:p w14:paraId="577666FE" w14:textId="77777777" w:rsidR="00A10292" w:rsidDel="00EC3812" w:rsidRDefault="00A10292">
      <w:pPr>
        <w:widowControl/>
        <w:autoSpaceDE/>
        <w:autoSpaceDN/>
        <w:spacing w:after="160" w:line="259" w:lineRule="auto"/>
        <w:rPr>
          <w:ins w:id="103" w:author="MUKOLWE" w:date="2024-11-23T00:39:00Z"/>
          <w:del w:id="104" w:author="Windows User" w:date="2024-11-28T13:46:00Z"/>
        </w:rPr>
      </w:pPr>
      <w:ins w:id="105" w:author="MUKOLWE" w:date="2024-11-23T00:39:00Z">
        <w:del w:id="106" w:author="Windows User" w:date="2024-11-28T13:46:00Z">
          <w:r w:rsidDel="00EC3812">
            <w:br w:type="page"/>
          </w:r>
        </w:del>
      </w:ins>
    </w:p>
    <w:p w14:paraId="745A0C6A" w14:textId="77777777" w:rsidR="00FD4D6C" w:rsidDel="00EC3812" w:rsidRDefault="00FD4D6C" w:rsidP="00EC3812">
      <w:pPr>
        <w:spacing w:line="276" w:lineRule="auto"/>
        <w:jc w:val="both"/>
        <w:rPr>
          <w:del w:id="107" w:author="Windows User" w:date="2024-11-28T13:46:00Z"/>
        </w:rPr>
        <w:pPrChange w:id="108" w:author="Windows User" w:date="2024-11-28T13:46:00Z">
          <w:pPr>
            <w:spacing w:line="276" w:lineRule="auto"/>
            <w:jc w:val="both"/>
          </w:pPr>
        </w:pPrChange>
      </w:pPr>
    </w:p>
    <w:p w14:paraId="3D9B3F29" w14:textId="77777777" w:rsidR="00E7388B" w:rsidDel="00EC3812" w:rsidRDefault="00FD4D6C" w:rsidP="00EC3812">
      <w:pPr>
        <w:widowControl/>
        <w:autoSpaceDE/>
        <w:autoSpaceDN/>
        <w:spacing w:after="160" w:line="259" w:lineRule="auto"/>
        <w:rPr>
          <w:del w:id="109" w:author="Windows User" w:date="2024-11-28T13:46:00Z"/>
        </w:rPr>
        <w:pPrChange w:id="110" w:author="Windows User" w:date="2024-11-28T13:46:00Z">
          <w:pPr>
            <w:pStyle w:val="BodyText"/>
            <w:spacing w:line="276" w:lineRule="auto"/>
            <w:ind w:left="102"/>
            <w:jc w:val="both"/>
          </w:pPr>
        </w:pPrChange>
      </w:pPr>
      <w:r>
        <w:t>However,</w:t>
      </w:r>
      <w:r w:rsidR="00E7388B">
        <w:rPr>
          <w:spacing w:val="-3"/>
        </w:rPr>
        <w:t xml:space="preserve"> </w:t>
      </w:r>
      <w:r w:rsidR="00E7388B">
        <w:t>Ruralnet</w:t>
      </w:r>
      <w:r w:rsidR="00E7388B">
        <w:rPr>
          <w:spacing w:val="3"/>
        </w:rPr>
        <w:t xml:space="preserve"> </w:t>
      </w:r>
      <w:r w:rsidR="00E7388B">
        <w:t>ICT</w:t>
      </w:r>
      <w:r w:rsidR="00E7388B">
        <w:rPr>
          <w:spacing w:val="-4"/>
        </w:rPr>
        <w:t xml:space="preserve"> </w:t>
      </w:r>
      <w:r w:rsidR="00E7388B">
        <w:t>Academy</w:t>
      </w:r>
      <w:r w:rsidR="00E7388B">
        <w:rPr>
          <w:spacing w:val="-6"/>
        </w:rPr>
        <w:t xml:space="preserve"> </w:t>
      </w:r>
      <w:r w:rsidR="00E7388B">
        <w:t>has</w:t>
      </w:r>
      <w:r w:rsidR="00E7388B">
        <w:rPr>
          <w:spacing w:val="-3"/>
        </w:rPr>
        <w:t xml:space="preserve"> </w:t>
      </w:r>
      <w:r w:rsidR="00E7388B">
        <w:t>some</w:t>
      </w:r>
      <w:r w:rsidR="00E7388B">
        <w:rPr>
          <w:spacing w:val="-3"/>
        </w:rPr>
        <w:t xml:space="preserve"> </w:t>
      </w:r>
      <w:r w:rsidR="00E7388B">
        <w:t>of</w:t>
      </w:r>
      <w:r w:rsidR="00E7388B">
        <w:rPr>
          <w:spacing w:val="-9"/>
        </w:rPr>
        <w:t xml:space="preserve"> </w:t>
      </w:r>
      <w:r w:rsidR="00E7388B">
        <w:t>the</w:t>
      </w:r>
      <w:r w:rsidR="00E7388B">
        <w:rPr>
          <w:spacing w:val="-2"/>
        </w:rPr>
        <w:t xml:space="preserve"> </w:t>
      </w:r>
      <w:r w:rsidR="00E7388B">
        <w:t>required</w:t>
      </w:r>
      <w:r w:rsidR="00E7388B">
        <w:rPr>
          <w:spacing w:val="-2"/>
        </w:rPr>
        <w:t xml:space="preserve"> </w:t>
      </w:r>
      <w:r>
        <w:t>resources</w:t>
      </w:r>
      <w:r w:rsidR="00E7388B">
        <w:rPr>
          <w:spacing w:val="4"/>
        </w:rPr>
        <w:t xml:space="preserve"> </w:t>
      </w:r>
      <w:r w:rsidR="00E7388B">
        <w:t>to</w:t>
      </w:r>
      <w:r w:rsidR="00E7388B">
        <w:rPr>
          <w:spacing w:val="-2"/>
        </w:rPr>
        <w:t xml:space="preserve"> </w:t>
      </w:r>
      <w:r w:rsidR="00E7388B">
        <w:t>equip</w:t>
      </w:r>
      <w:r w:rsidR="00E7388B">
        <w:rPr>
          <w:spacing w:val="-1"/>
        </w:rPr>
        <w:t xml:space="preserve"> </w:t>
      </w:r>
      <w:r w:rsidR="00E7388B">
        <w:t>the</w:t>
      </w:r>
      <w:r w:rsidR="00E7388B">
        <w:rPr>
          <w:spacing w:val="-3"/>
        </w:rPr>
        <w:t xml:space="preserve"> </w:t>
      </w:r>
      <w:r w:rsidR="00E7388B">
        <w:t>new</w:t>
      </w:r>
      <w:r w:rsidR="00E7388B">
        <w:rPr>
          <w:spacing w:val="-2"/>
        </w:rPr>
        <w:t xml:space="preserve"> </w:t>
      </w:r>
      <w:r w:rsidR="00E7388B">
        <w:t>room</w:t>
      </w:r>
      <w:r>
        <w:rPr>
          <w:spacing w:val="1"/>
        </w:rPr>
        <w:t xml:space="preserve"> to start off with as presented in Table 1.2</w:t>
      </w:r>
    </w:p>
    <w:p w14:paraId="07D2DD17" w14:textId="77777777" w:rsidR="00E7388B" w:rsidRDefault="00E7388B" w:rsidP="00EC3812">
      <w:pPr>
        <w:widowControl/>
        <w:autoSpaceDE/>
        <w:autoSpaceDN/>
        <w:spacing w:after="160" w:line="259" w:lineRule="auto"/>
        <w:pPrChange w:id="111" w:author="Windows User" w:date="2024-11-28T13:46:00Z">
          <w:pPr>
            <w:pStyle w:val="BodyText"/>
            <w:spacing w:line="276" w:lineRule="auto"/>
            <w:jc w:val="both"/>
          </w:pPr>
        </w:pPrChange>
      </w:pPr>
    </w:p>
    <w:p w14:paraId="3F7882FD" w14:textId="77777777" w:rsidR="00F2428B" w:rsidRPr="00E14B75" w:rsidRDefault="00F2428B" w:rsidP="00E14B75">
      <w:pPr>
        <w:pStyle w:val="BodyText"/>
        <w:spacing w:line="276" w:lineRule="auto"/>
        <w:ind w:left="567"/>
        <w:jc w:val="both"/>
        <w:rPr>
          <w:b/>
          <w:sz w:val="22"/>
        </w:rPr>
      </w:pPr>
      <w:r w:rsidRPr="00E14B75">
        <w:rPr>
          <w:b/>
          <w:sz w:val="22"/>
        </w:rPr>
        <w:t>Table 1.2: Required resources for new room</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3510"/>
        <w:gridCol w:w="1800"/>
      </w:tblGrid>
      <w:tr w:rsidR="00E7388B" w14:paraId="1A60CBDB" w14:textId="77777777" w:rsidTr="005B2C51">
        <w:trPr>
          <w:trHeight w:val="321"/>
        </w:trPr>
        <w:tc>
          <w:tcPr>
            <w:tcW w:w="1037" w:type="dxa"/>
          </w:tcPr>
          <w:p w14:paraId="0D45F044" w14:textId="77777777" w:rsidR="00E7388B" w:rsidRDefault="00E7388B" w:rsidP="0062071D">
            <w:pPr>
              <w:pStyle w:val="TableParagraph"/>
              <w:spacing w:line="276" w:lineRule="auto"/>
              <w:ind w:left="100"/>
              <w:jc w:val="both"/>
              <w:rPr>
                <w:b/>
                <w:sz w:val="24"/>
              </w:rPr>
            </w:pPr>
            <w:r>
              <w:rPr>
                <w:b/>
                <w:spacing w:val="-4"/>
                <w:sz w:val="24"/>
              </w:rPr>
              <w:t>S/N</w:t>
            </w:r>
            <w:r w:rsidR="00FD4D6C">
              <w:rPr>
                <w:b/>
                <w:spacing w:val="-4"/>
                <w:sz w:val="24"/>
              </w:rPr>
              <w:t>o</w:t>
            </w:r>
          </w:p>
        </w:tc>
        <w:tc>
          <w:tcPr>
            <w:tcW w:w="3510" w:type="dxa"/>
          </w:tcPr>
          <w:p w14:paraId="4F1F17B3" w14:textId="77777777" w:rsidR="00E7388B" w:rsidRDefault="00FD4D6C" w:rsidP="0062071D">
            <w:pPr>
              <w:pStyle w:val="TableParagraph"/>
              <w:spacing w:line="276" w:lineRule="auto"/>
              <w:ind w:left="105"/>
              <w:jc w:val="both"/>
              <w:rPr>
                <w:b/>
                <w:sz w:val="24"/>
              </w:rPr>
            </w:pPr>
            <w:r>
              <w:rPr>
                <w:b/>
                <w:spacing w:val="-4"/>
                <w:sz w:val="24"/>
              </w:rPr>
              <w:t>Item</w:t>
            </w:r>
          </w:p>
        </w:tc>
        <w:tc>
          <w:tcPr>
            <w:tcW w:w="1800" w:type="dxa"/>
          </w:tcPr>
          <w:p w14:paraId="76DD144D" w14:textId="77777777" w:rsidR="00E7388B" w:rsidRDefault="00FD4D6C" w:rsidP="0062071D">
            <w:pPr>
              <w:pStyle w:val="TableParagraph"/>
              <w:spacing w:line="276" w:lineRule="auto"/>
              <w:ind w:left="101"/>
              <w:jc w:val="both"/>
              <w:rPr>
                <w:b/>
                <w:sz w:val="24"/>
              </w:rPr>
            </w:pPr>
            <w:r>
              <w:rPr>
                <w:b/>
                <w:spacing w:val="-2"/>
                <w:sz w:val="24"/>
              </w:rPr>
              <w:t>Quantity</w:t>
            </w:r>
          </w:p>
        </w:tc>
      </w:tr>
      <w:tr w:rsidR="00E7388B" w14:paraId="62F6A7FF" w14:textId="77777777" w:rsidTr="005B2C51">
        <w:trPr>
          <w:trHeight w:val="321"/>
        </w:trPr>
        <w:tc>
          <w:tcPr>
            <w:tcW w:w="1037" w:type="dxa"/>
          </w:tcPr>
          <w:p w14:paraId="0E794A08" w14:textId="77777777" w:rsidR="00E7388B" w:rsidRDefault="00E7388B" w:rsidP="0062071D">
            <w:pPr>
              <w:pStyle w:val="TableParagraph"/>
              <w:spacing w:line="276" w:lineRule="auto"/>
              <w:ind w:left="100"/>
              <w:jc w:val="both"/>
              <w:rPr>
                <w:sz w:val="24"/>
              </w:rPr>
            </w:pPr>
            <w:r>
              <w:rPr>
                <w:spacing w:val="-10"/>
                <w:sz w:val="24"/>
              </w:rPr>
              <w:t>1</w:t>
            </w:r>
          </w:p>
        </w:tc>
        <w:tc>
          <w:tcPr>
            <w:tcW w:w="3510" w:type="dxa"/>
          </w:tcPr>
          <w:p w14:paraId="5E19D498" w14:textId="77777777" w:rsidR="00E7388B" w:rsidRDefault="00E7388B" w:rsidP="0062071D">
            <w:pPr>
              <w:pStyle w:val="TableParagraph"/>
              <w:spacing w:line="276" w:lineRule="auto"/>
              <w:ind w:left="105"/>
              <w:jc w:val="both"/>
              <w:rPr>
                <w:sz w:val="24"/>
              </w:rPr>
            </w:pPr>
            <w:r>
              <w:rPr>
                <w:sz w:val="24"/>
              </w:rPr>
              <w:t>Office</w:t>
            </w:r>
            <w:r>
              <w:rPr>
                <w:spacing w:val="-7"/>
                <w:sz w:val="24"/>
              </w:rPr>
              <w:t xml:space="preserve"> </w:t>
            </w:r>
            <w:r>
              <w:rPr>
                <w:spacing w:val="-2"/>
                <w:sz w:val="24"/>
              </w:rPr>
              <w:t>chairs</w:t>
            </w:r>
          </w:p>
        </w:tc>
        <w:tc>
          <w:tcPr>
            <w:tcW w:w="1800" w:type="dxa"/>
          </w:tcPr>
          <w:p w14:paraId="1FFDB432" w14:textId="77777777" w:rsidR="00E7388B" w:rsidRDefault="00E7388B" w:rsidP="0062071D">
            <w:pPr>
              <w:pStyle w:val="TableParagraph"/>
              <w:spacing w:line="276" w:lineRule="auto"/>
              <w:ind w:left="101"/>
              <w:jc w:val="both"/>
              <w:rPr>
                <w:sz w:val="24"/>
              </w:rPr>
            </w:pPr>
            <w:r>
              <w:rPr>
                <w:spacing w:val="-10"/>
                <w:sz w:val="24"/>
              </w:rPr>
              <w:t>5</w:t>
            </w:r>
          </w:p>
        </w:tc>
      </w:tr>
      <w:tr w:rsidR="00E7388B" w14:paraId="60479311" w14:textId="77777777" w:rsidTr="005B2C51">
        <w:trPr>
          <w:trHeight w:val="321"/>
        </w:trPr>
        <w:tc>
          <w:tcPr>
            <w:tcW w:w="1037" w:type="dxa"/>
          </w:tcPr>
          <w:p w14:paraId="2B97C691" w14:textId="77777777" w:rsidR="00E7388B" w:rsidRDefault="00E7388B" w:rsidP="0062071D">
            <w:pPr>
              <w:pStyle w:val="TableParagraph"/>
              <w:spacing w:line="276" w:lineRule="auto"/>
              <w:ind w:left="100"/>
              <w:jc w:val="both"/>
              <w:rPr>
                <w:sz w:val="24"/>
              </w:rPr>
            </w:pPr>
            <w:r>
              <w:rPr>
                <w:spacing w:val="-10"/>
                <w:sz w:val="24"/>
              </w:rPr>
              <w:t>2</w:t>
            </w:r>
          </w:p>
        </w:tc>
        <w:tc>
          <w:tcPr>
            <w:tcW w:w="3510" w:type="dxa"/>
          </w:tcPr>
          <w:p w14:paraId="78A975D9" w14:textId="77777777" w:rsidR="00E7388B" w:rsidRDefault="00E7388B" w:rsidP="0062071D">
            <w:pPr>
              <w:pStyle w:val="TableParagraph"/>
              <w:spacing w:line="276" w:lineRule="auto"/>
              <w:ind w:left="105"/>
              <w:jc w:val="both"/>
              <w:rPr>
                <w:sz w:val="24"/>
              </w:rPr>
            </w:pPr>
            <w:r>
              <w:rPr>
                <w:sz w:val="24"/>
              </w:rPr>
              <w:t>Conference</w:t>
            </w:r>
            <w:r>
              <w:rPr>
                <w:spacing w:val="-8"/>
                <w:sz w:val="24"/>
              </w:rPr>
              <w:t xml:space="preserve"> </w:t>
            </w:r>
            <w:r>
              <w:rPr>
                <w:spacing w:val="-4"/>
                <w:sz w:val="24"/>
              </w:rPr>
              <w:t>table</w:t>
            </w:r>
          </w:p>
        </w:tc>
        <w:tc>
          <w:tcPr>
            <w:tcW w:w="1800" w:type="dxa"/>
          </w:tcPr>
          <w:p w14:paraId="181B097C" w14:textId="77777777" w:rsidR="00E7388B" w:rsidRDefault="00E7388B" w:rsidP="0062071D">
            <w:pPr>
              <w:pStyle w:val="TableParagraph"/>
              <w:spacing w:line="276" w:lineRule="auto"/>
              <w:ind w:left="101"/>
              <w:jc w:val="both"/>
              <w:rPr>
                <w:sz w:val="24"/>
              </w:rPr>
            </w:pPr>
            <w:r>
              <w:rPr>
                <w:spacing w:val="-10"/>
                <w:sz w:val="24"/>
              </w:rPr>
              <w:t>1</w:t>
            </w:r>
          </w:p>
        </w:tc>
      </w:tr>
      <w:tr w:rsidR="00E7388B" w14:paraId="72EE0466" w14:textId="77777777" w:rsidTr="005B2C51">
        <w:trPr>
          <w:trHeight w:val="321"/>
        </w:trPr>
        <w:tc>
          <w:tcPr>
            <w:tcW w:w="1037" w:type="dxa"/>
          </w:tcPr>
          <w:p w14:paraId="34E1D5C8" w14:textId="77777777" w:rsidR="00E7388B" w:rsidRDefault="00E7388B" w:rsidP="0062071D">
            <w:pPr>
              <w:pStyle w:val="TableParagraph"/>
              <w:spacing w:line="276" w:lineRule="auto"/>
              <w:ind w:left="100"/>
              <w:jc w:val="both"/>
              <w:rPr>
                <w:sz w:val="24"/>
              </w:rPr>
            </w:pPr>
            <w:r>
              <w:rPr>
                <w:spacing w:val="-10"/>
                <w:sz w:val="24"/>
              </w:rPr>
              <w:t>3</w:t>
            </w:r>
          </w:p>
        </w:tc>
        <w:tc>
          <w:tcPr>
            <w:tcW w:w="3510" w:type="dxa"/>
          </w:tcPr>
          <w:p w14:paraId="56D334FE" w14:textId="77777777" w:rsidR="00E7388B" w:rsidRDefault="00E7388B" w:rsidP="0062071D">
            <w:pPr>
              <w:pStyle w:val="TableParagraph"/>
              <w:spacing w:line="276" w:lineRule="auto"/>
              <w:ind w:left="105"/>
              <w:jc w:val="both"/>
              <w:rPr>
                <w:sz w:val="24"/>
              </w:rPr>
            </w:pPr>
            <w:r>
              <w:rPr>
                <w:spacing w:val="-2"/>
                <w:sz w:val="24"/>
              </w:rPr>
              <w:t>Laptops</w:t>
            </w:r>
          </w:p>
        </w:tc>
        <w:tc>
          <w:tcPr>
            <w:tcW w:w="1800" w:type="dxa"/>
          </w:tcPr>
          <w:p w14:paraId="7FA4DE38" w14:textId="77777777" w:rsidR="00E7388B" w:rsidRDefault="00E7388B" w:rsidP="0062071D">
            <w:pPr>
              <w:pStyle w:val="TableParagraph"/>
              <w:spacing w:line="276" w:lineRule="auto"/>
              <w:ind w:left="101"/>
              <w:jc w:val="both"/>
              <w:rPr>
                <w:sz w:val="24"/>
              </w:rPr>
            </w:pPr>
            <w:r>
              <w:rPr>
                <w:spacing w:val="-10"/>
                <w:sz w:val="24"/>
              </w:rPr>
              <w:t>4</w:t>
            </w:r>
          </w:p>
        </w:tc>
      </w:tr>
      <w:tr w:rsidR="00E7388B" w14:paraId="4476FCD5" w14:textId="77777777" w:rsidTr="005B2C51">
        <w:trPr>
          <w:trHeight w:val="321"/>
        </w:trPr>
        <w:tc>
          <w:tcPr>
            <w:tcW w:w="1037" w:type="dxa"/>
          </w:tcPr>
          <w:p w14:paraId="302BB936" w14:textId="77777777" w:rsidR="00E7388B" w:rsidRDefault="00E7388B" w:rsidP="0062071D">
            <w:pPr>
              <w:pStyle w:val="TableParagraph"/>
              <w:spacing w:line="276" w:lineRule="auto"/>
              <w:ind w:left="100"/>
              <w:jc w:val="both"/>
              <w:rPr>
                <w:sz w:val="24"/>
              </w:rPr>
            </w:pPr>
            <w:r>
              <w:rPr>
                <w:spacing w:val="-10"/>
                <w:sz w:val="24"/>
              </w:rPr>
              <w:t>4</w:t>
            </w:r>
          </w:p>
        </w:tc>
        <w:tc>
          <w:tcPr>
            <w:tcW w:w="3510" w:type="dxa"/>
          </w:tcPr>
          <w:p w14:paraId="186D25B6" w14:textId="77777777" w:rsidR="00E7388B" w:rsidRDefault="00E7388B" w:rsidP="0062071D">
            <w:pPr>
              <w:pStyle w:val="TableParagraph"/>
              <w:spacing w:line="276" w:lineRule="auto"/>
              <w:ind w:left="105"/>
              <w:jc w:val="both"/>
              <w:rPr>
                <w:sz w:val="24"/>
              </w:rPr>
            </w:pPr>
            <w:r>
              <w:rPr>
                <w:sz w:val="24"/>
              </w:rPr>
              <w:t>Display</w:t>
            </w:r>
            <w:r>
              <w:rPr>
                <w:spacing w:val="-12"/>
                <w:sz w:val="24"/>
              </w:rPr>
              <w:t xml:space="preserve"> </w:t>
            </w:r>
            <w:r>
              <w:rPr>
                <w:spacing w:val="-2"/>
                <w:sz w:val="24"/>
              </w:rPr>
              <w:t>screen</w:t>
            </w:r>
          </w:p>
        </w:tc>
        <w:tc>
          <w:tcPr>
            <w:tcW w:w="1800" w:type="dxa"/>
          </w:tcPr>
          <w:p w14:paraId="2E4C6978" w14:textId="77777777" w:rsidR="00E7388B" w:rsidRDefault="00E7388B" w:rsidP="0062071D">
            <w:pPr>
              <w:pStyle w:val="TableParagraph"/>
              <w:spacing w:line="276" w:lineRule="auto"/>
              <w:ind w:left="101"/>
              <w:jc w:val="both"/>
              <w:rPr>
                <w:sz w:val="24"/>
              </w:rPr>
            </w:pPr>
            <w:r>
              <w:rPr>
                <w:spacing w:val="-10"/>
                <w:sz w:val="24"/>
              </w:rPr>
              <w:t>1</w:t>
            </w:r>
          </w:p>
        </w:tc>
      </w:tr>
      <w:tr w:rsidR="00E7388B" w14:paraId="25B45821" w14:textId="77777777" w:rsidTr="005B2C51">
        <w:trPr>
          <w:trHeight w:val="321"/>
        </w:trPr>
        <w:tc>
          <w:tcPr>
            <w:tcW w:w="1037" w:type="dxa"/>
          </w:tcPr>
          <w:p w14:paraId="23CE41DC" w14:textId="77777777" w:rsidR="00E7388B" w:rsidRDefault="00E7388B" w:rsidP="0062071D">
            <w:pPr>
              <w:pStyle w:val="TableParagraph"/>
              <w:spacing w:line="276" w:lineRule="auto"/>
              <w:ind w:left="100"/>
              <w:jc w:val="both"/>
              <w:rPr>
                <w:sz w:val="24"/>
              </w:rPr>
            </w:pPr>
            <w:r>
              <w:rPr>
                <w:spacing w:val="-10"/>
                <w:sz w:val="24"/>
              </w:rPr>
              <w:t>5</w:t>
            </w:r>
          </w:p>
        </w:tc>
        <w:tc>
          <w:tcPr>
            <w:tcW w:w="3510" w:type="dxa"/>
          </w:tcPr>
          <w:p w14:paraId="3AC15D87" w14:textId="77777777" w:rsidR="00E7388B" w:rsidRDefault="00E7388B" w:rsidP="0062071D">
            <w:pPr>
              <w:pStyle w:val="TableParagraph"/>
              <w:spacing w:line="276" w:lineRule="auto"/>
              <w:ind w:left="105"/>
              <w:jc w:val="both"/>
              <w:rPr>
                <w:sz w:val="24"/>
              </w:rPr>
            </w:pPr>
            <w:r>
              <w:rPr>
                <w:spacing w:val="-2"/>
                <w:sz w:val="24"/>
              </w:rPr>
              <w:t>Fridge</w:t>
            </w:r>
          </w:p>
        </w:tc>
        <w:tc>
          <w:tcPr>
            <w:tcW w:w="1800" w:type="dxa"/>
          </w:tcPr>
          <w:p w14:paraId="272DDE42" w14:textId="77777777" w:rsidR="00E7388B" w:rsidRDefault="00E7388B" w:rsidP="0062071D">
            <w:pPr>
              <w:pStyle w:val="TableParagraph"/>
              <w:spacing w:line="276" w:lineRule="auto"/>
              <w:ind w:left="101"/>
              <w:jc w:val="both"/>
              <w:rPr>
                <w:sz w:val="24"/>
              </w:rPr>
            </w:pPr>
            <w:r>
              <w:rPr>
                <w:spacing w:val="-10"/>
                <w:sz w:val="24"/>
              </w:rPr>
              <w:t>1</w:t>
            </w:r>
          </w:p>
        </w:tc>
      </w:tr>
      <w:tr w:rsidR="00E7388B" w14:paraId="6D5FA5C3" w14:textId="77777777" w:rsidTr="005B2C51">
        <w:trPr>
          <w:trHeight w:val="321"/>
        </w:trPr>
        <w:tc>
          <w:tcPr>
            <w:tcW w:w="1037" w:type="dxa"/>
          </w:tcPr>
          <w:p w14:paraId="12A5AEC7" w14:textId="77777777" w:rsidR="00E7388B" w:rsidRDefault="00E7388B" w:rsidP="0062071D">
            <w:pPr>
              <w:pStyle w:val="TableParagraph"/>
              <w:spacing w:line="276" w:lineRule="auto"/>
              <w:ind w:left="100"/>
              <w:jc w:val="both"/>
              <w:rPr>
                <w:sz w:val="24"/>
              </w:rPr>
            </w:pPr>
            <w:r>
              <w:rPr>
                <w:spacing w:val="-10"/>
                <w:sz w:val="24"/>
              </w:rPr>
              <w:t>6</w:t>
            </w:r>
          </w:p>
        </w:tc>
        <w:tc>
          <w:tcPr>
            <w:tcW w:w="3510" w:type="dxa"/>
          </w:tcPr>
          <w:p w14:paraId="792EB206" w14:textId="77777777" w:rsidR="00E7388B" w:rsidRDefault="00E7388B" w:rsidP="0062071D">
            <w:pPr>
              <w:pStyle w:val="TableParagraph"/>
              <w:spacing w:line="276" w:lineRule="auto"/>
              <w:ind w:left="105"/>
              <w:jc w:val="both"/>
              <w:rPr>
                <w:sz w:val="24"/>
              </w:rPr>
            </w:pPr>
            <w:r>
              <w:rPr>
                <w:spacing w:val="-2"/>
                <w:sz w:val="24"/>
              </w:rPr>
              <w:t>Cabinet</w:t>
            </w:r>
          </w:p>
        </w:tc>
        <w:tc>
          <w:tcPr>
            <w:tcW w:w="1800" w:type="dxa"/>
          </w:tcPr>
          <w:p w14:paraId="0F70970E" w14:textId="77777777" w:rsidR="00E7388B" w:rsidRDefault="00E7388B" w:rsidP="0062071D">
            <w:pPr>
              <w:pStyle w:val="TableParagraph"/>
              <w:spacing w:line="276" w:lineRule="auto"/>
              <w:ind w:left="101"/>
              <w:jc w:val="both"/>
              <w:rPr>
                <w:sz w:val="24"/>
              </w:rPr>
            </w:pPr>
            <w:r>
              <w:rPr>
                <w:spacing w:val="-10"/>
                <w:sz w:val="24"/>
              </w:rPr>
              <w:t>1</w:t>
            </w:r>
          </w:p>
        </w:tc>
      </w:tr>
      <w:tr w:rsidR="00E7388B" w14:paraId="5F4FAE2F" w14:textId="77777777" w:rsidTr="005B2C51">
        <w:trPr>
          <w:trHeight w:val="326"/>
        </w:trPr>
        <w:tc>
          <w:tcPr>
            <w:tcW w:w="1037" w:type="dxa"/>
          </w:tcPr>
          <w:p w14:paraId="09671418" w14:textId="77777777" w:rsidR="00E7388B" w:rsidRDefault="00E7388B" w:rsidP="0062071D">
            <w:pPr>
              <w:pStyle w:val="TableParagraph"/>
              <w:spacing w:line="276" w:lineRule="auto"/>
              <w:ind w:left="100"/>
              <w:jc w:val="both"/>
              <w:rPr>
                <w:sz w:val="24"/>
              </w:rPr>
            </w:pPr>
            <w:r>
              <w:rPr>
                <w:spacing w:val="-10"/>
                <w:sz w:val="24"/>
              </w:rPr>
              <w:t>7</w:t>
            </w:r>
          </w:p>
        </w:tc>
        <w:tc>
          <w:tcPr>
            <w:tcW w:w="3510" w:type="dxa"/>
          </w:tcPr>
          <w:p w14:paraId="527A7FB6" w14:textId="77777777" w:rsidR="00E7388B" w:rsidRDefault="00E7388B" w:rsidP="0062071D">
            <w:pPr>
              <w:pStyle w:val="TableParagraph"/>
              <w:spacing w:line="276" w:lineRule="auto"/>
              <w:ind w:left="105"/>
              <w:jc w:val="both"/>
              <w:rPr>
                <w:sz w:val="24"/>
              </w:rPr>
            </w:pPr>
            <w:r>
              <w:rPr>
                <w:sz w:val="24"/>
              </w:rPr>
              <w:t>Laptop</w:t>
            </w:r>
            <w:r>
              <w:rPr>
                <w:spacing w:val="2"/>
                <w:sz w:val="24"/>
              </w:rPr>
              <w:t xml:space="preserve"> </w:t>
            </w:r>
            <w:r>
              <w:rPr>
                <w:spacing w:val="-2"/>
                <w:sz w:val="24"/>
              </w:rPr>
              <w:t>chargers</w:t>
            </w:r>
          </w:p>
        </w:tc>
        <w:tc>
          <w:tcPr>
            <w:tcW w:w="1800" w:type="dxa"/>
          </w:tcPr>
          <w:p w14:paraId="40823C4A" w14:textId="77777777" w:rsidR="00E7388B" w:rsidRDefault="00E7388B" w:rsidP="0062071D">
            <w:pPr>
              <w:pStyle w:val="TableParagraph"/>
              <w:spacing w:line="276" w:lineRule="auto"/>
              <w:ind w:left="101"/>
              <w:jc w:val="both"/>
              <w:rPr>
                <w:sz w:val="24"/>
              </w:rPr>
            </w:pPr>
            <w:r>
              <w:rPr>
                <w:spacing w:val="-10"/>
                <w:sz w:val="24"/>
              </w:rPr>
              <w:t>4</w:t>
            </w:r>
          </w:p>
        </w:tc>
      </w:tr>
      <w:tr w:rsidR="00E7388B" w14:paraId="4B189B26" w14:textId="77777777" w:rsidTr="005B2C51">
        <w:trPr>
          <w:trHeight w:val="321"/>
        </w:trPr>
        <w:tc>
          <w:tcPr>
            <w:tcW w:w="1037" w:type="dxa"/>
          </w:tcPr>
          <w:p w14:paraId="0EDA2FF9" w14:textId="77777777" w:rsidR="00E7388B" w:rsidRDefault="00E7388B" w:rsidP="0062071D">
            <w:pPr>
              <w:pStyle w:val="TableParagraph"/>
              <w:spacing w:line="276" w:lineRule="auto"/>
              <w:ind w:left="100"/>
              <w:jc w:val="both"/>
              <w:rPr>
                <w:sz w:val="24"/>
              </w:rPr>
            </w:pPr>
            <w:r>
              <w:rPr>
                <w:spacing w:val="-10"/>
                <w:sz w:val="24"/>
              </w:rPr>
              <w:t>8</w:t>
            </w:r>
          </w:p>
        </w:tc>
        <w:tc>
          <w:tcPr>
            <w:tcW w:w="3510" w:type="dxa"/>
          </w:tcPr>
          <w:p w14:paraId="636F1056" w14:textId="77777777" w:rsidR="00E7388B" w:rsidRDefault="00E7388B" w:rsidP="0062071D">
            <w:pPr>
              <w:pStyle w:val="TableParagraph"/>
              <w:spacing w:line="276" w:lineRule="auto"/>
              <w:ind w:left="105"/>
              <w:jc w:val="both"/>
              <w:rPr>
                <w:sz w:val="24"/>
              </w:rPr>
            </w:pPr>
            <w:r>
              <w:rPr>
                <w:spacing w:val="-2"/>
                <w:sz w:val="24"/>
              </w:rPr>
              <w:t>Projector</w:t>
            </w:r>
          </w:p>
        </w:tc>
        <w:tc>
          <w:tcPr>
            <w:tcW w:w="1800" w:type="dxa"/>
          </w:tcPr>
          <w:p w14:paraId="36D2ABE1" w14:textId="77777777" w:rsidR="00E7388B" w:rsidRDefault="00E7388B" w:rsidP="0062071D">
            <w:pPr>
              <w:pStyle w:val="TableParagraph"/>
              <w:spacing w:line="276" w:lineRule="auto"/>
              <w:ind w:left="101"/>
              <w:jc w:val="both"/>
              <w:rPr>
                <w:sz w:val="24"/>
              </w:rPr>
            </w:pPr>
            <w:r>
              <w:rPr>
                <w:spacing w:val="-10"/>
                <w:sz w:val="24"/>
              </w:rPr>
              <w:t>1</w:t>
            </w:r>
            <w:r w:rsidR="00FD4D6C">
              <w:rPr>
                <w:spacing w:val="-10"/>
                <w:sz w:val="24"/>
              </w:rPr>
              <w:t xml:space="preserve"> </w:t>
            </w:r>
          </w:p>
        </w:tc>
      </w:tr>
      <w:tr w:rsidR="00E7388B" w14:paraId="33576825" w14:textId="77777777" w:rsidTr="005B2C51">
        <w:trPr>
          <w:trHeight w:val="321"/>
        </w:trPr>
        <w:tc>
          <w:tcPr>
            <w:tcW w:w="1037" w:type="dxa"/>
          </w:tcPr>
          <w:p w14:paraId="0A04D46E" w14:textId="77777777" w:rsidR="00E7388B" w:rsidRDefault="00E7388B" w:rsidP="0062071D">
            <w:pPr>
              <w:pStyle w:val="TableParagraph"/>
              <w:spacing w:line="276" w:lineRule="auto"/>
              <w:ind w:left="100"/>
              <w:jc w:val="both"/>
              <w:rPr>
                <w:sz w:val="24"/>
              </w:rPr>
            </w:pPr>
            <w:r>
              <w:rPr>
                <w:spacing w:val="-10"/>
                <w:sz w:val="24"/>
              </w:rPr>
              <w:t>9</w:t>
            </w:r>
          </w:p>
        </w:tc>
        <w:tc>
          <w:tcPr>
            <w:tcW w:w="3510" w:type="dxa"/>
          </w:tcPr>
          <w:p w14:paraId="76562858" w14:textId="77777777" w:rsidR="00E7388B" w:rsidRDefault="00E7388B" w:rsidP="0062071D">
            <w:pPr>
              <w:pStyle w:val="TableParagraph"/>
              <w:spacing w:line="276" w:lineRule="auto"/>
              <w:ind w:left="105"/>
              <w:jc w:val="both"/>
              <w:rPr>
                <w:sz w:val="24"/>
              </w:rPr>
            </w:pPr>
            <w:r>
              <w:rPr>
                <w:sz w:val="24"/>
              </w:rPr>
              <w:t>Printing</w:t>
            </w:r>
            <w:r>
              <w:rPr>
                <w:spacing w:val="-1"/>
                <w:sz w:val="24"/>
              </w:rPr>
              <w:t xml:space="preserve"> </w:t>
            </w:r>
            <w:r>
              <w:rPr>
                <w:sz w:val="24"/>
              </w:rPr>
              <w:t>papers</w:t>
            </w:r>
            <w:r>
              <w:rPr>
                <w:spacing w:val="-3"/>
                <w:sz w:val="24"/>
              </w:rPr>
              <w:t xml:space="preserve"> </w:t>
            </w:r>
            <w:r>
              <w:rPr>
                <w:sz w:val="24"/>
              </w:rPr>
              <w:t>(assorted)</w:t>
            </w:r>
          </w:p>
        </w:tc>
        <w:tc>
          <w:tcPr>
            <w:tcW w:w="1800" w:type="dxa"/>
          </w:tcPr>
          <w:p w14:paraId="6256B47F" w14:textId="77777777" w:rsidR="00E7388B" w:rsidRDefault="00E7388B" w:rsidP="0062071D">
            <w:pPr>
              <w:pStyle w:val="TableParagraph"/>
              <w:spacing w:line="276" w:lineRule="auto"/>
              <w:ind w:left="101"/>
              <w:jc w:val="both"/>
              <w:rPr>
                <w:sz w:val="24"/>
              </w:rPr>
            </w:pPr>
            <w:r>
              <w:rPr>
                <w:spacing w:val="-10"/>
                <w:sz w:val="24"/>
              </w:rPr>
              <w:t>5</w:t>
            </w:r>
            <w:r w:rsidR="00FD4D6C">
              <w:rPr>
                <w:spacing w:val="-10"/>
                <w:sz w:val="24"/>
              </w:rPr>
              <w:t xml:space="preserve"> reams</w:t>
            </w:r>
          </w:p>
        </w:tc>
      </w:tr>
    </w:tbl>
    <w:p w14:paraId="3B431E85" w14:textId="77777777" w:rsidR="00857DB2" w:rsidRDefault="00857DB2" w:rsidP="003208A3">
      <w:pPr>
        <w:pStyle w:val="BodyText"/>
        <w:spacing w:line="276" w:lineRule="auto"/>
        <w:ind w:left="567"/>
        <w:jc w:val="both"/>
        <w:rPr>
          <w:i/>
          <w:sz w:val="22"/>
        </w:rPr>
      </w:pPr>
    </w:p>
    <w:p w14:paraId="4A89C5F2" w14:textId="77777777" w:rsidR="00E7388B" w:rsidRDefault="00E7388B" w:rsidP="0062071D">
      <w:pPr>
        <w:pStyle w:val="BodyText"/>
        <w:spacing w:line="276" w:lineRule="auto"/>
        <w:jc w:val="both"/>
      </w:pPr>
    </w:p>
    <w:p w14:paraId="227BA610" w14:textId="77777777" w:rsidR="00E7388B" w:rsidRPr="005B2C51" w:rsidRDefault="00857DB2" w:rsidP="00E14B75">
      <w:pPr>
        <w:pStyle w:val="Heading2"/>
      </w:pPr>
      <w:bookmarkStart w:id="112" w:name="_Toc178837803"/>
      <w:r>
        <w:t xml:space="preserve">1.2.2 </w:t>
      </w:r>
      <w:r w:rsidR="00E7388B">
        <w:t>Long</w:t>
      </w:r>
      <w:r w:rsidR="00FD4D6C">
        <w:rPr>
          <w:spacing w:val="-7"/>
        </w:rPr>
        <w:t>-</w:t>
      </w:r>
      <w:r w:rsidR="00E7388B">
        <w:t>term</w:t>
      </w:r>
      <w:r w:rsidR="00E7388B">
        <w:rPr>
          <w:spacing w:val="-5"/>
        </w:rPr>
        <w:t xml:space="preserve"> </w:t>
      </w:r>
      <w:r w:rsidR="00E7388B">
        <w:t>objectives</w:t>
      </w:r>
      <w:bookmarkEnd w:id="112"/>
    </w:p>
    <w:p w14:paraId="7C9E82C9" w14:textId="77777777" w:rsidR="00E7388B" w:rsidRDefault="00E7388B" w:rsidP="00E14B75">
      <w:pPr>
        <w:pStyle w:val="ListParagraph"/>
        <w:numPr>
          <w:ilvl w:val="0"/>
          <w:numId w:val="10"/>
        </w:numPr>
        <w:tabs>
          <w:tab w:val="left" w:pos="462"/>
          <w:tab w:val="left" w:pos="8931"/>
        </w:tabs>
        <w:spacing w:line="276" w:lineRule="auto"/>
        <w:ind w:right="4"/>
        <w:jc w:val="both"/>
        <w:rPr>
          <w:sz w:val="24"/>
        </w:rPr>
      </w:pPr>
      <w:r>
        <w:rPr>
          <w:sz w:val="24"/>
        </w:rPr>
        <w:t>Identifying</w:t>
      </w:r>
      <w:r>
        <w:rPr>
          <w:spacing w:val="-2"/>
          <w:sz w:val="24"/>
        </w:rPr>
        <w:t xml:space="preserve"> </w:t>
      </w:r>
      <w:r>
        <w:rPr>
          <w:sz w:val="24"/>
        </w:rPr>
        <w:t>a larger building</w:t>
      </w:r>
      <w:r>
        <w:rPr>
          <w:spacing w:val="-2"/>
          <w:sz w:val="24"/>
        </w:rPr>
        <w:t xml:space="preserve"> </w:t>
      </w:r>
      <w:r>
        <w:rPr>
          <w:sz w:val="24"/>
        </w:rPr>
        <w:t>and buying it for larger</w:t>
      </w:r>
      <w:r>
        <w:rPr>
          <w:spacing w:val="-1"/>
          <w:sz w:val="24"/>
        </w:rPr>
        <w:t xml:space="preserve"> </w:t>
      </w:r>
      <w:r>
        <w:rPr>
          <w:sz w:val="24"/>
        </w:rPr>
        <w:t>accommodation</w:t>
      </w:r>
      <w:r>
        <w:rPr>
          <w:spacing w:val="-7"/>
          <w:sz w:val="24"/>
        </w:rPr>
        <w:t xml:space="preserve"> </w:t>
      </w:r>
      <w:r>
        <w:rPr>
          <w:sz w:val="24"/>
        </w:rPr>
        <w:t>of</w:t>
      </w:r>
      <w:r>
        <w:rPr>
          <w:spacing w:val="-10"/>
          <w:sz w:val="24"/>
        </w:rPr>
        <w:t xml:space="preserve"> </w:t>
      </w:r>
      <w:r>
        <w:rPr>
          <w:sz w:val="24"/>
        </w:rPr>
        <w:t>students</w:t>
      </w:r>
      <w:r>
        <w:rPr>
          <w:spacing w:val="-4"/>
          <w:sz w:val="24"/>
        </w:rPr>
        <w:t xml:space="preserve"> </w:t>
      </w:r>
      <w:r>
        <w:rPr>
          <w:sz w:val="24"/>
        </w:rPr>
        <w:t>and</w:t>
      </w:r>
      <w:r>
        <w:rPr>
          <w:spacing w:val="-2"/>
          <w:sz w:val="24"/>
        </w:rPr>
        <w:t xml:space="preserve"> </w:t>
      </w:r>
      <w:r>
        <w:rPr>
          <w:sz w:val="24"/>
        </w:rPr>
        <w:t>other computer</w:t>
      </w:r>
      <w:r>
        <w:rPr>
          <w:spacing w:val="-15"/>
          <w:sz w:val="24"/>
        </w:rPr>
        <w:t xml:space="preserve"> </w:t>
      </w:r>
      <w:r>
        <w:rPr>
          <w:sz w:val="24"/>
        </w:rPr>
        <w:t>services</w:t>
      </w:r>
      <w:r>
        <w:rPr>
          <w:spacing w:val="-15"/>
          <w:sz w:val="24"/>
        </w:rPr>
        <w:t xml:space="preserve"> </w:t>
      </w:r>
      <w:r>
        <w:rPr>
          <w:sz w:val="24"/>
        </w:rPr>
        <w:t>within</w:t>
      </w:r>
      <w:r>
        <w:rPr>
          <w:spacing w:val="-15"/>
          <w:sz w:val="24"/>
        </w:rPr>
        <w:t xml:space="preserve"> </w:t>
      </w:r>
      <w:r>
        <w:rPr>
          <w:sz w:val="24"/>
        </w:rPr>
        <w:t>Ugunja</w:t>
      </w:r>
      <w:r>
        <w:rPr>
          <w:spacing w:val="-15"/>
          <w:sz w:val="24"/>
        </w:rPr>
        <w:t xml:space="preserve"> </w:t>
      </w:r>
      <w:r>
        <w:rPr>
          <w:sz w:val="24"/>
        </w:rPr>
        <w:t>town,</w:t>
      </w:r>
      <w:r>
        <w:rPr>
          <w:spacing w:val="-14"/>
          <w:sz w:val="24"/>
        </w:rPr>
        <w:t xml:space="preserve"> </w:t>
      </w:r>
      <w:r>
        <w:rPr>
          <w:sz w:val="24"/>
        </w:rPr>
        <w:t>since</w:t>
      </w:r>
      <w:r>
        <w:rPr>
          <w:spacing w:val="-13"/>
          <w:sz w:val="24"/>
        </w:rPr>
        <w:t xml:space="preserve"> </w:t>
      </w:r>
      <w:r>
        <w:rPr>
          <w:sz w:val="24"/>
        </w:rPr>
        <w:t>RICT</w:t>
      </w:r>
      <w:r>
        <w:rPr>
          <w:spacing w:val="-11"/>
          <w:sz w:val="24"/>
        </w:rPr>
        <w:t xml:space="preserve"> </w:t>
      </w:r>
      <w:r>
        <w:rPr>
          <w:sz w:val="24"/>
        </w:rPr>
        <w:t>is</w:t>
      </w:r>
      <w:r>
        <w:rPr>
          <w:spacing w:val="-15"/>
          <w:sz w:val="24"/>
        </w:rPr>
        <w:t xml:space="preserve"> </w:t>
      </w:r>
      <w:r>
        <w:rPr>
          <w:sz w:val="24"/>
        </w:rPr>
        <w:t>known</w:t>
      </w:r>
      <w:r>
        <w:rPr>
          <w:spacing w:val="-15"/>
          <w:sz w:val="24"/>
        </w:rPr>
        <w:t xml:space="preserve"> </w:t>
      </w:r>
      <w:r>
        <w:rPr>
          <w:sz w:val="24"/>
        </w:rPr>
        <w:t>all</w:t>
      </w:r>
      <w:r>
        <w:rPr>
          <w:spacing w:val="-15"/>
          <w:sz w:val="24"/>
        </w:rPr>
        <w:t xml:space="preserve"> </w:t>
      </w:r>
      <w:r>
        <w:rPr>
          <w:sz w:val="24"/>
        </w:rPr>
        <w:t>over</w:t>
      </w:r>
      <w:r>
        <w:rPr>
          <w:spacing w:val="-11"/>
          <w:sz w:val="24"/>
        </w:rPr>
        <w:t xml:space="preserve"> </w:t>
      </w:r>
      <w:r>
        <w:rPr>
          <w:sz w:val="24"/>
        </w:rPr>
        <w:t>as</w:t>
      </w:r>
      <w:r>
        <w:rPr>
          <w:spacing w:val="-15"/>
          <w:sz w:val="24"/>
        </w:rPr>
        <w:t xml:space="preserve"> </w:t>
      </w:r>
      <w:r>
        <w:rPr>
          <w:sz w:val="24"/>
        </w:rPr>
        <w:t>an</w:t>
      </w:r>
      <w:r>
        <w:rPr>
          <w:spacing w:val="-13"/>
          <w:sz w:val="24"/>
        </w:rPr>
        <w:t xml:space="preserve"> </w:t>
      </w:r>
      <w:r>
        <w:rPr>
          <w:sz w:val="24"/>
        </w:rPr>
        <w:t>institution</w:t>
      </w:r>
      <w:r>
        <w:rPr>
          <w:spacing w:val="-15"/>
          <w:sz w:val="24"/>
        </w:rPr>
        <w:t xml:space="preserve"> </w:t>
      </w:r>
      <w:r>
        <w:rPr>
          <w:sz w:val="24"/>
        </w:rPr>
        <w:t>based in the town. The premise must have a larger hall which will serve the purpose of accommodating all students acquiring basic computer skills (Introduction to computers, Microsoft office suit applications, internet and basic networking), rooms for students learning programming, networking, graphic designing, data science and analysis, and accounting courses; each course with its own room. Another room will be for computer facilities and maintenance such as repair and software development.</w:t>
      </w:r>
      <w:r w:rsidR="00DA0885">
        <w:rPr>
          <w:sz w:val="24"/>
        </w:rPr>
        <w:t xml:space="preserve"> </w:t>
      </w:r>
    </w:p>
    <w:p w14:paraId="680C4417" w14:textId="77777777" w:rsidR="00E7388B" w:rsidRDefault="00E7388B" w:rsidP="00E14B75">
      <w:pPr>
        <w:pStyle w:val="BodyText"/>
        <w:tabs>
          <w:tab w:val="left" w:pos="8931"/>
        </w:tabs>
        <w:spacing w:line="276" w:lineRule="auto"/>
        <w:jc w:val="both"/>
      </w:pPr>
    </w:p>
    <w:p w14:paraId="399D15ED" w14:textId="77777777" w:rsidR="00E7388B" w:rsidRDefault="00E7388B" w:rsidP="00E14B75">
      <w:pPr>
        <w:pStyle w:val="ListParagraph"/>
        <w:numPr>
          <w:ilvl w:val="0"/>
          <w:numId w:val="10"/>
        </w:numPr>
        <w:tabs>
          <w:tab w:val="left" w:pos="462"/>
        </w:tabs>
        <w:spacing w:line="276" w:lineRule="auto"/>
        <w:ind w:right="4"/>
        <w:jc w:val="both"/>
        <w:rPr>
          <w:sz w:val="24"/>
        </w:rPr>
      </w:pPr>
      <w:r>
        <w:rPr>
          <w:sz w:val="24"/>
        </w:rPr>
        <w:t>Opening branches in other places such as Kisumu, Ukwala, Sega, Bumala and Busia. Before settling in</w:t>
      </w:r>
      <w:r>
        <w:rPr>
          <w:spacing w:val="-2"/>
          <w:sz w:val="24"/>
        </w:rPr>
        <w:t xml:space="preserve"> </w:t>
      </w:r>
      <w:r>
        <w:rPr>
          <w:sz w:val="24"/>
        </w:rPr>
        <w:t>these places, a pre-visit must be</w:t>
      </w:r>
      <w:r>
        <w:rPr>
          <w:spacing w:val="-3"/>
          <w:sz w:val="24"/>
        </w:rPr>
        <w:t xml:space="preserve"> </w:t>
      </w:r>
      <w:r>
        <w:rPr>
          <w:sz w:val="24"/>
        </w:rPr>
        <w:t>taken</w:t>
      </w:r>
      <w:r>
        <w:rPr>
          <w:spacing w:val="-2"/>
          <w:sz w:val="24"/>
        </w:rPr>
        <w:t xml:space="preserve"> </w:t>
      </w:r>
      <w:r>
        <w:rPr>
          <w:sz w:val="24"/>
        </w:rPr>
        <w:t>for survey</w:t>
      </w:r>
      <w:r>
        <w:rPr>
          <w:spacing w:val="-7"/>
          <w:sz w:val="24"/>
        </w:rPr>
        <w:t xml:space="preserve"> </w:t>
      </w:r>
      <w:r>
        <w:rPr>
          <w:sz w:val="24"/>
        </w:rPr>
        <w:t>to identify</w:t>
      </w:r>
      <w:r>
        <w:rPr>
          <w:spacing w:val="-7"/>
          <w:sz w:val="24"/>
        </w:rPr>
        <w:t xml:space="preserve"> </w:t>
      </w:r>
      <w:r>
        <w:rPr>
          <w:sz w:val="24"/>
        </w:rPr>
        <w:t>the security of the region, competitors and the risks that might arise upon establishment of RuralNet branches.</w:t>
      </w:r>
      <w:r>
        <w:rPr>
          <w:spacing w:val="-5"/>
          <w:sz w:val="24"/>
        </w:rPr>
        <w:t xml:space="preserve"> </w:t>
      </w:r>
      <w:r>
        <w:rPr>
          <w:sz w:val="24"/>
        </w:rPr>
        <w:t>Once</w:t>
      </w:r>
      <w:r>
        <w:rPr>
          <w:spacing w:val="-7"/>
          <w:sz w:val="24"/>
        </w:rPr>
        <w:t xml:space="preserve"> </w:t>
      </w:r>
      <w:r>
        <w:rPr>
          <w:sz w:val="24"/>
        </w:rPr>
        <w:t>peace</w:t>
      </w:r>
      <w:r>
        <w:rPr>
          <w:spacing w:val="-7"/>
          <w:sz w:val="24"/>
        </w:rPr>
        <w:t xml:space="preserve"> </w:t>
      </w:r>
      <w:r>
        <w:rPr>
          <w:sz w:val="24"/>
        </w:rPr>
        <w:t>and</w:t>
      </w:r>
      <w:r>
        <w:rPr>
          <w:spacing w:val="-6"/>
          <w:sz w:val="24"/>
        </w:rPr>
        <w:t xml:space="preserve"> </w:t>
      </w:r>
      <w:r>
        <w:rPr>
          <w:sz w:val="24"/>
        </w:rPr>
        <w:t>ample</w:t>
      </w:r>
      <w:r>
        <w:rPr>
          <w:spacing w:val="-3"/>
          <w:sz w:val="24"/>
        </w:rPr>
        <w:t xml:space="preserve"> </w:t>
      </w:r>
      <w:r>
        <w:rPr>
          <w:sz w:val="24"/>
        </w:rPr>
        <w:t>learning</w:t>
      </w:r>
      <w:r>
        <w:rPr>
          <w:spacing w:val="-6"/>
          <w:sz w:val="24"/>
        </w:rPr>
        <w:t xml:space="preserve"> </w:t>
      </w:r>
      <w:r>
        <w:rPr>
          <w:sz w:val="24"/>
        </w:rPr>
        <w:t>environment</w:t>
      </w:r>
      <w:r>
        <w:rPr>
          <w:spacing w:val="-2"/>
          <w:sz w:val="24"/>
        </w:rPr>
        <w:t xml:space="preserve"> </w:t>
      </w:r>
      <w:r>
        <w:rPr>
          <w:sz w:val="24"/>
        </w:rPr>
        <w:t>is</w:t>
      </w:r>
      <w:r>
        <w:rPr>
          <w:spacing w:val="-5"/>
          <w:sz w:val="24"/>
        </w:rPr>
        <w:t xml:space="preserve"> </w:t>
      </w:r>
      <w:r>
        <w:rPr>
          <w:sz w:val="24"/>
        </w:rPr>
        <w:t>identified,</w:t>
      </w:r>
      <w:r>
        <w:rPr>
          <w:spacing w:val="-5"/>
          <w:sz w:val="24"/>
        </w:rPr>
        <w:t xml:space="preserve"> </w:t>
      </w:r>
      <w:r>
        <w:rPr>
          <w:sz w:val="24"/>
        </w:rPr>
        <w:t>R</w:t>
      </w:r>
      <w:r w:rsidR="00FD4D6C">
        <w:rPr>
          <w:sz w:val="24"/>
        </w:rPr>
        <w:t>ICT</w:t>
      </w:r>
      <w:r>
        <w:rPr>
          <w:spacing w:val="-2"/>
          <w:sz w:val="24"/>
        </w:rPr>
        <w:t xml:space="preserve"> </w:t>
      </w:r>
      <w:r>
        <w:rPr>
          <w:sz w:val="24"/>
        </w:rPr>
        <w:t>will</w:t>
      </w:r>
      <w:r>
        <w:rPr>
          <w:spacing w:val="-6"/>
          <w:sz w:val="24"/>
        </w:rPr>
        <w:t xml:space="preserve"> </w:t>
      </w:r>
      <w:r>
        <w:rPr>
          <w:sz w:val="24"/>
        </w:rPr>
        <w:t>identify the best strategic buildings with accommodative rooms for learning and performing other computer</w:t>
      </w:r>
      <w:r>
        <w:rPr>
          <w:spacing w:val="-5"/>
          <w:sz w:val="24"/>
        </w:rPr>
        <w:t xml:space="preserve"> </w:t>
      </w:r>
      <w:r>
        <w:rPr>
          <w:sz w:val="24"/>
        </w:rPr>
        <w:t>services.</w:t>
      </w:r>
      <w:r>
        <w:rPr>
          <w:spacing w:val="-5"/>
          <w:sz w:val="24"/>
        </w:rPr>
        <w:t xml:space="preserve"> </w:t>
      </w:r>
      <w:r>
        <w:rPr>
          <w:sz w:val="24"/>
        </w:rPr>
        <w:t>The</w:t>
      </w:r>
      <w:r>
        <w:rPr>
          <w:spacing w:val="-8"/>
          <w:sz w:val="24"/>
        </w:rPr>
        <w:t xml:space="preserve"> </w:t>
      </w:r>
      <w:r>
        <w:rPr>
          <w:sz w:val="24"/>
        </w:rPr>
        <w:t>expansion</w:t>
      </w:r>
      <w:r>
        <w:rPr>
          <w:spacing w:val="-12"/>
          <w:sz w:val="24"/>
        </w:rPr>
        <w:t xml:space="preserve"> </w:t>
      </w:r>
      <w:r>
        <w:rPr>
          <w:sz w:val="24"/>
        </w:rPr>
        <w:t>or</w:t>
      </w:r>
      <w:r>
        <w:rPr>
          <w:spacing w:val="-15"/>
          <w:sz w:val="24"/>
        </w:rPr>
        <w:t xml:space="preserve"> </w:t>
      </w:r>
      <w:r>
        <w:rPr>
          <w:sz w:val="24"/>
        </w:rPr>
        <w:t>opening</w:t>
      </w:r>
      <w:r>
        <w:rPr>
          <w:spacing w:val="-7"/>
          <w:sz w:val="24"/>
        </w:rPr>
        <w:t xml:space="preserve"> </w:t>
      </w:r>
      <w:r>
        <w:rPr>
          <w:sz w:val="24"/>
        </w:rPr>
        <w:t>of</w:t>
      </w:r>
      <w:r>
        <w:rPr>
          <w:spacing w:val="-15"/>
          <w:sz w:val="24"/>
        </w:rPr>
        <w:t xml:space="preserve"> </w:t>
      </w:r>
      <w:r>
        <w:rPr>
          <w:sz w:val="24"/>
        </w:rPr>
        <w:t>R</w:t>
      </w:r>
      <w:r w:rsidR="00FD4D6C">
        <w:rPr>
          <w:sz w:val="24"/>
        </w:rPr>
        <w:t>ICT</w:t>
      </w:r>
      <w:r>
        <w:rPr>
          <w:spacing w:val="-2"/>
          <w:sz w:val="24"/>
        </w:rPr>
        <w:t xml:space="preserve"> </w:t>
      </w:r>
      <w:r>
        <w:rPr>
          <w:sz w:val="24"/>
        </w:rPr>
        <w:t>branches</w:t>
      </w:r>
      <w:r>
        <w:rPr>
          <w:spacing w:val="-9"/>
          <w:sz w:val="24"/>
        </w:rPr>
        <w:t xml:space="preserve"> </w:t>
      </w:r>
      <w:r>
        <w:rPr>
          <w:sz w:val="24"/>
        </w:rPr>
        <w:t>will</w:t>
      </w:r>
      <w:r>
        <w:rPr>
          <w:spacing w:val="-11"/>
          <w:sz w:val="24"/>
        </w:rPr>
        <w:t xml:space="preserve"> </w:t>
      </w:r>
      <w:r>
        <w:rPr>
          <w:sz w:val="24"/>
        </w:rPr>
        <w:t>not</w:t>
      </w:r>
      <w:r>
        <w:rPr>
          <w:spacing w:val="-11"/>
          <w:sz w:val="24"/>
        </w:rPr>
        <w:t xml:space="preserve"> </w:t>
      </w:r>
      <w:r>
        <w:rPr>
          <w:sz w:val="24"/>
        </w:rPr>
        <w:t>take</w:t>
      </w:r>
      <w:r>
        <w:rPr>
          <w:spacing w:val="-8"/>
          <w:sz w:val="24"/>
        </w:rPr>
        <w:t xml:space="preserve"> </w:t>
      </w:r>
      <w:r>
        <w:rPr>
          <w:sz w:val="24"/>
        </w:rPr>
        <w:t>place</w:t>
      </w:r>
      <w:r>
        <w:rPr>
          <w:spacing w:val="-8"/>
          <w:sz w:val="24"/>
        </w:rPr>
        <w:t xml:space="preserve"> </w:t>
      </w:r>
      <w:r>
        <w:rPr>
          <w:sz w:val="24"/>
        </w:rPr>
        <w:t>once at the mentioned towns, but one after another. Upon settlement, qualified business personnel with marketing skills will be sent to the town, nearby schools and facilities to create awareness and impart the importance of</w:t>
      </w:r>
      <w:r>
        <w:rPr>
          <w:spacing w:val="-1"/>
          <w:sz w:val="24"/>
        </w:rPr>
        <w:t xml:space="preserve"> </w:t>
      </w:r>
      <w:r>
        <w:rPr>
          <w:sz w:val="24"/>
        </w:rPr>
        <w:t>computer technological</w:t>
      </w:r>
      <w:r>
        <w:rPr>
          <w:spacing w:val="-2"/>
          <w:sz w:val="24"/>
        </w:rPr>
        <w:t xml:space="preserve"> </w:t>
      </w:r>
      <w:r>
        <w:rPr>
          <w:sz w:val="24"/>
        </w:rPr>
        <w:t>skills gained from RuralNet ICT Academy.</w:t>
      </w:r>
      <w:r w:rsidR="00844D53">
        <w:rPr>
          <w:sz w:val="24"/>
        </w:rPr>
        <w:t xml:space="preserve"> </w:t>
      </w:r>
    </w:p>
    <w:p w14:paraId="5A5EEA55" w14:textId="77777777" w:rsidR="00E7388B" w:rsidRDefault="00E7388B" w:rsidP="0062071D">
      <w:pPr>
        <w:pStyle w:val="BodyText"/>
        <w:spacing w:line="276" w:lineRule="auto"/>
        <w:jc w:val="both"/>
      </w:pPr>
    </w:p>
    <w:p w14:paraId="0650926E" w14:textId="77777777" w:rsidR="00E7388B" w:rsidRDefault="00E7388B" w:rsidP="00E14B75">
      <w:pPr>
        <w:pStyle w:val="ListParagraph"/>
        <w:numPr>
          <w:ilvl w:val="0"/>
          <w:numId w:val="10"/>
        </w:numPr>
        <w:tabs>
          <w:tab w:val="left" w:pos="462"/>
        </w:tabs>
        <w:spacing w:line="276" w:lineRule="auto"/>
        <w:ind w:right="4"/>
        <w:jc w:val="both"/>
        <w:rPr>
          <w:sz w:val="24"/>
        </w:rPr>
      </w:pPr>
      <w:r>
        <w:rPr>
          <w:sz w:val="24"/>
        </w:rPr>
        <w:t>After registering with Kenya Examination bodies such as KASNEB, CBET</w:t>
      </w:r>
      <w:r w:rsidR="00FD4D6C">
        <w:rPr>
          <w:sz w:val="24"/>
        </w:rPr>
        <w:t>,</w:t>
      </w:r>
      <w:r>
        <w:rPr>
          <w:sz w:val="24"/>
        </w:rPr>
        <w:t xml:space="preserve"> and KNEC, RuralNet ICT Academy will introduce other courses such as accounting, business, social work and environmental, which will make R</w:t>
      </w:r>
      <w:r w:rsidR="00FD4D6C">
        <w:rPr>
          <w:sz w:val="24"/>
        </w:rPr>
        <w:t>ICT</w:t>
      </w:r>
      <w:r>
        <w:rPr>
          <w:sz w:val="24"/>
        </w:rPr>
        <w:t xml:space="preserve"> to be not only a computer school, but will be a school of ICT and Social Studies. This will closely be followed by employment of skilled instructors</w:t>
      </w:r>
      <w:r w:rsidR="00FD4D6C">
        <w:rPr>
          <w:sz w:val="24"/>
        </w:rPr>
        <w:t>,</w:t>
      </w:r>
      <w:r>
        <w:rPr>
          <w:sz w:val="24"/>
        </w:rPr>
        <w:t xml:space="preserve"> which will co</w:t>
      </w:r>
      <w:r w:rsidR="00FD4D6C">
        <w:rPr>
          <w:sz w:val="24"/>
        </w:rPr>
        <w:t>a</w:t>
      </w:r>
      <w:r>
        <w:rPr>
          <w:sz w:val="24"/>
        </w:rPr>
        <w:t>ch the learners in the above courses.</w:t>
      </w:r>
    </w:p>
    <w:p w14:paraId="5C0E2761" w14:textId="77777777" w:rsidR="00E7388B" w:rsidRDefault="00E7388B" w:rsidP="00E14B75">
      <w:pPr>
        <w:pStyle w:val="BodyText"/>
        <w:spacing w:line="276" w:lineRule="auto"/>
        <w:ind w:right="4"/>
        <w:jc w:val="both"/>
      </w:pPr>
    </w:p>
    <w:p w14:paraId="3BCC59EC" w14:textId="6787C9CB" w:rsidR="00E7388B" w:rsidRPr="006B6577" w:rsidRDefault="00E7388B" w:rsidP="00E14B75">
      <w:pPr>
        <w:pStyle w:val="ListParagraph"/>
        <w:numPr>
          <w:ilvl w:val="0"/>
          <w:numId w:val="10"/>
        </w:numPr>
        <w:tabs>
          <w:tab w:val="left" w:pos="462"/>
        </w:tabs>
        <w:spacing w:line="276" w:lineRule="auto"/>
        <w:ind w:right="4"/>
        <w:jc w:val="both"/>
        <w:rPr>
          <w:sz w:val="24"/>
        </w:rPr>
      </w:pPr>
      <w:r>
        <w:rPr>
          <w:sz w:val="24"/>
        </w:rPr>
        <w:t>Rural</w:t>
      </w:r>
      <w:r w:rsidR="00B57803">
        <w:rPr>
          <w:sz w:val="24"/>
        </w:rPr>
        <w:t>n</w:t>
      </w:r>
      <w:r>
        <w:rPr>
          <w:sz w:val="24"/>
        </w:rPr>
        <w:t>et</w:t>
      </w:r>
      <w:r>
        <w:rPr>
          <w:spacing w:val="-15"/>
          <w:sz w:val="24"/>
        </w:rPr>
        <w:t xml:space="preserve"> </w:t>
      </w:r>
      <w:r>
        <w:rPr>
          <w:sz w:val="24"/>
        </w:rPr>
        <w:t>ICT</w:t>
      </w:r>
      <w:r>
        <w:rPr>
          <w:spacing w:val="-13"/>
          <w:sz w:val="24"/>
        </w:rPr>
        <w:t xml:space="preserve"> </w:t>
      </w:r>
      <w:r>
        <w:rPr>
          <w:sz w:val="24"/>
        </w:rPr>
        <w:t>Academy</w:t>
      </w:r>
      <w:r>
        <w:rPr>
          <w:spacing w:val="-15"/>
          <w:sz w:val="24"/>
        </w:rPr>
        <w:t xml:space="preserve"> </w:t>
      </w:r>
      <w:r>
        <w:rPr>
          <w:sz w:val="24"/>
        </w:rPr>
        <w:t>also</w:t>
      </w:r>
      <w:r>
        <w:rPr>
          <w:spacing w:val="-9"/>
          <w:sz w:val="24"/>
        </w:rPr>
        <w:t xml:space="preserve"> </w:t>
      </w:r>
      <w:r>
        <w:rPr>
          <w:sz w:val="24"/>
        </w:rPr>
        <w:t>aim</w:t>
      </w:r>
      <w:r>
        <w:rPr>
          <w:spacing w:val="-15"/>
          <w:sz w:val="24"/>
        </w:rPr>
        <w:t xml:space="preserve"> </w:t>
      </w:r>
      <w:r>
        <w:rPr>
          <w:sz w:val="24"/>
        </w:rPr>
        <w:t>to</w:t>
      </w:r>
      <w:r>
        <w:rPr>
          <w:spacing w:val="-14"/>
          <w:sz w:val="24"/>
        </w:rPr>
        <w:t xml:space="preserve"> </w:t>
      </w:r>
      <w:r>
        <w:rPr>
          <w:sz w:val="24"/>
        </w:rPr>
        <w:t>introduce</w:t>
      </w:r>
      <w:r>
        <w:rPr>
          <w:spacing w:val="-15"/>
          <w:sz w:val="24"/>
        </w:rPr>
        <w:t xml:space="preserve"> </w:t>
      </w:r>
      <w:r>
        <w:rPr>
          <w:sz w:val="24"/>
        </w:rPr>
        <w:t>software</w:t>
      </w:r>
      <w:r>
        <w:rPr>
          <w:spacing w:val="-15"/>
          <w:sz w:val="24"/>
        </w:rPr>
        <w:t xml:space="preserve"> </w:t>
      </w:r>
      <w:r>
        <w:rPr>
          <w:sz w:val="24"/>
        </w:rPr>
        <w:t>development,</w:t>
      </w:r>
      <w:r>
        <w:rPr>
          <w:spacing w:val="-12"/>
          <w:sz w:val="24"/>
        </w:rPr>
        <w:t xml:space="preserve"> </w:t>
      </w:r>
      <w:r>
        <w:rPr>
          <w:sz w:val="24"/>
        </w:rPr>
        <w:t>data</w:t>
      </w:r>
      <w:r>
        <w:rPr>
          <w:spacing w:val="-15"/>
          <w:sz w:val="24"/>
        </w:rPr>
        <w:t xml:space="preserve"> </w:t>
      </w:r>
      <w:r>
        <w:rPr>
          <w:sz w:val="24"/>
        </w:rPr>
        <w:t>management</w:t>
      </w:r>
      <w:r>
        <w:rPr>
          <w:spacing w:val="-9"/>
          <w:sz w:val="24"/>
        </w:rPr>
        <w:t xml:space="preserve"> </w:t>
      </w:r>
      <w:r>
        <w:rPr>
          <w:sz w:val="24"/>
        </w:rPr>
        <w:t>and analysis, and hardware repair sector.</w:t>
      </w:r>
      <w:r>
        <w:rPr>
          <w:spacing w:val="-1"/>
          <w:sz w:val="24"/>
        </w:rPr>
        <w:t xml:space="preserve"> </w:t>
      </w:r>
      <w:r>
        <w:rPr>
          <w:sz w:val="24"/>
        </w:rPr>
        <w:t>Ugunja town</w:t>
      </w:r>
      <w:r>
        <w:rPr>
          <w:spacing w:val="-4"/>
          <w:sz w:val="24"/>
        </w:rPr>
        <w:t xml:space="preserve"> </w:t>
      </w:r>
      <w:r>
        <w:rPr>
          <w:sz w:val="24"/>
        </w:rPr>
        <w:t xml:space="preserve">and Siaya </w:t>
      </w:r>
      <w:r w:rsidR="00FD4D6C">
        <w:rPr>
          <w:sz w:val="24"/>
        </w:rPr>
        <w:t>C</w:t>
      </w:r>
      <w:r>
        <w:rPr>
          <w:sz w:val="24"/>
        </w:rPr>
        <w:t>ounty</w:t>
      </w:r>
      <w:r>
        <w:rPr>
          <w:spacing w:val="-8"/>
          <w:sz w:val="24"/>
        </w:rPr>
        <w:t xml:space="preserve"> </w:t>
      </w:r>
      <w:r>
        <w:rPr>
          <w:sz w:val="24"/>
        </w:rPr>
        <w:t>has</w:t>
      </w:r>
      <w:r>
        <w:rPr>
          <w:spacing w:val="-1"/>
          <w:sz w:val="24"/>
        </w:rPr>
        <w:t xml:space="preserve"> </w:t>
      </w:r>
      <w:r>
        <w:rPr>
          <w:sz w:val="24"/>
        </w:rPr>
        <w:t xml:space="preserve">a number </w:t>
      </w:r>
      <w:r>
        <w:t>of</w:t>
      </w:r>
      <w:r w:rsidRPr="006B6577">
        <w:rPr>
          <w:spacing w:val="-7"/>
        </w:rPr>
        <w:t xml:space="preserve"> </w:t>
      </w:r>
      <w:r>
        <w:t>mobile</w:t>
      </w:r>
      <w:r w:rsidRPr="006B6577">
        <w:rPr>
          <w:spacing w:val="-5"/>
        </w:rPr>
        <w:t xml:space="preserve"> </w:t>
      </w:r>
      <w:r>
        <w:t>software</w:t>
      </w:r>
      <w:r w:rsidRPr="006B6577">
        <w:rPr>
          <w:spacing w:val="-5"/>
        </w:rPr>
        <w:t xml:space="preserve"> </w:t>
      </w:r>
      <w:r>
        <w:t>developers</w:t>
      </w:r>
      <w:r w:rsidRPr="006B6577">
        <w:rPr>
          <w:spacing w:val="-7"/>
        </w:rPr>
        <w:t xml:space="preserve"> </w:t>
      </w:r>
      <w:r>
        <w:t>who do</w:t>
      </w:r>
      <w:r w:rsidR="00885313">
        <w:t xml:space="preserve"> not</w:t>
      </w:r>
      <w:r>
        <w:t xml:space="preserve"> have</w:t>
      </w:r>
      <w:r w:rsidRPr="006B6577">
        <w:rPr>
          <w:spacing w:val="-5"/>
        </w:rPr>
        <w:t xml:space="preserve"> </w:t>
      </w:r>
      <w:r w:rsidR="00885313">
        <w:t>permanent</w:t>
      </w:r>
      <w:r w:rsidRPr="006B6577">
        <w:rPr>
          <w:spacing w:val="-4"/>
        </w:rPr>
        <w:t xml:space="preserve"> </w:t>
      </w:r>
      <w:r>
        <w:t>offices</w:t>
      </w:r>
      <w:r w:rsidRPr="006B6577">
        <w:rPr>
          <w:spacing w:val="-7"/>
        </w:rPr>
        <w:t xml:space="preserve"> </w:t>
      </w:r>
      <w:r>
        <w:t>to</w:t>
      </w:r>
      <w:r w:rsidRPr="006B6577">
        <w:rPr>
          <w:spacing w:val="-4"/>
        </w:rPr>
        <w:t xml:space="preserve"> </w:t>
      </w:r>
      <w:r>
        <w:t>operate</w:t>
      </w:r>
      <w:r w:rsidRPr="006B6577">
        <w:rPr>
          <w:spacing w:val="-9"/>
        </w:rPr>
        <w:t xml:space="preserve"> </w:t>
      </w:r>
      <w:r>
        <w:t>from, yet most client who needs</w:t>
      </w:r>
      <w:r w:rsidRPr="006B6577">
        <w:rPr>
          <w:spacing w:val="-5"/>
        </w:rPr>
        <w:t xml:space="preserve"> </w:t>
      </w:r>
      <w:r>
        <w:t>their</w:t>
      </w:r>
      <w:r w:rsidRPr="006B6577">
        <w:rPr>
          <w:spacing w:val="-2"/>
        </w:rPr>
        <w:t xml:space="preserve"> </w:t>
      </w:r>
      <w:r>
        <w:t>data</w:t>
      </w:r>
      <w:r w:rsidRPr="006B6577">
        <w:rPr>
          <w:spacing w:val="-4"/>
        </w:rPr>
        <w:t xml:space="preserve"> </w:t>
      </w:r>
      <w:r>
        <w:t>to be managed</w:t>
      </w:r>
      <w:r w:rsidRPr="006B6577">
        <w:rPr>
          <w:spacing w:val="-3"/>
        </w:rPr>
        <w:t xml:space="preserve"> </w:t>
      </w:r>
      <w:r>
        <w:t>and</w:t>
      </w:r>
      <w:r w:rsidRPr="006B6577">
        <w:rPr>
          <w:spacing w:val="-3"/>
        </w:rPr>
        <w:t xml:space="preserve"> </w:t>
      </w:r>
      <w:r>
        <w:t>software</w:t>
      </w:r>
      <w:r w:rsidRPr="006B6577">
        <w:rPr>
          <w:spacing w:val="-4"/>
        </w:rPr>
        <w:t xml:space="preserve"> </w:t>
      </w:r>
      <w:r>
        <w:t>and</w:t>
      </w:r>
      <w:r w:rsidRPr="006B6577">
        <w:rPr>
          <w:spacing w:val="-3"/>
        </w:rPr>
        <w:t xml:space="preserve"> </w:t>
      </w:r>
      <w:r>
        <w:t>websites</w:t>
      </w:r>
      <w:r w:rsidRPr="006B6577">
        <w:rPr>
          <w:spacing w:val="-5"/>
        </w:rPr>
        <w:t xml:space="preserve"> </w:t>
      </w:r>
      <w:r>
        <w:t>to be maintain needs an office or a company. RuralNet has seen this as an advantage</w:t>
      </w:r>
      <w:r w:rsidR="00885313">
        <w:t>,</w:t>
      </w:r>
      <w:r>
        <w:t xml:space="preserve"> therefore</w:t>
      </w:r>
      <w:r w:rsidR="00885313">
        <w:t>,</w:t>
      </w:r>
      <w:r>
        <w:t xml:space="preserve"> should it have such a sector, it will employ skilled persons in the area.</w:t>
      </w:r>
    </w:p>
    <w:p w14:paraId="29A28336" w14:textId="77777777" w:rsidR="00E7388B" w:rsidRDefault="00E7388B" w:rsidP="00E14B75">
      <w:pPr>
        <w:pStyle w:val="BodyText"/>
        <w:spacing w:line="276" w:lineRule="auto"/>
        <w:ind w:right="4"/>
        <w:jc w:val="both"/>
      </w:pPr>
    </w:p>
    <w:p w14:paraId="5A90653D" w14:textId="77777777" w:rsidR="00E7388B" w:rsidRDefault="00E7388B" w:rsidP="00885313">
      <w:pPr>
        <w:pStyle w:val="ListParagraph"/>
        <w:numPr>
          <w:ilvl w:val="0"/>
          <w:numId w:val="10"/>
        </w:numPr>
        <w:tabs>
          <w:tab w:val="left" w:pos="462"/>
        </w:tabs>
        <w:spacing w:line="276" w:lineRule="auto"/>
        <w:ind w:right="4"/>
        <w:jc w:val="both"/>
        <w:rPr>
          <w:sz w:val="24"/>
        </w:rPr>
      </w:pPr>
      <w:r>
        <w:rPr>
          <w:sz w:val="24"/>
        </w:rPr>
        <w:t xml:space="preserve">RuralNet </w:t>
      </w:r>
      <w:r w:rsidR="004E7BD1">
        <w:rPr>
          <w:sz w:val="24"/>
        </w:rPr>
        <w:t>ICT A</w:t>
      </w:r>
      <w:r w:rsidR="00987AD6">
        <w:rPr>
          <w:sz w:val="24"/>
        </w:rPr>
        <w:t xml:space="preserve">cademy </w:t>
      </w:r>
      <w:r>
        <w:rPr>
          <w:sz w:val="24"/>
        </w:rPr>
        <w:t>will continuously strive to improve its curriculum, teaching methods, and facilities to keep up with</w:t>
      </w:r>
      <w:r>
        <w:rPr>
          <w:spacing w:val="-1"/>
          <w:sz w:val="24"/>
        </w:rPr>
        <w:t xml:space="preserve"> </w:t>
      </w:r>
      <w:r>
        <w:rPr>
          <w:sz w:val="24"/>
        </w:rPr>
        <w:t>the rapidly</w:t>
      </w:r>
      <w:r>
        <w:rPr>
          <w:spacing w:val="-1"/>
          <w:sz w:val="24"/>
        </w:rPr>
        <w:t xml:space="preserve"> </w:t>
      </w:r>
      <w:r>
        <w:rPr>
          <w:sz w:val="24"/>
        </w:rPr>
        <w:t>evolving field of</w:t>
      </w:r>
      <w:r>
        <w:rPr>
          <w:spacing w:val="-4"/>
          <w:sz w:val="24"/>
        </w:rPr>
        <w:t xml:space="preserve"> </w:t>
      </w:r>
      <w:r>
        <w:rPr>
          <w:sz w:val="24"/>
        </w:rPr>
        <w:t>technology. This involves regularly reviewing and updating courses, incorporating new technologies and tools, and seeking feedback from students and industry partners. These long-term objectives are aimed at ensuring</w:t>
      </w:r>
      <w:r>
        <w:rPr>
          <w:spacing w:val="-3"/>
          <w:sz w:val="24"/>
        </w:rPr>
        <w:t xml:space="preserve"> </w:t>
      </w:r>
      <w:r>
        <w:rPr>
          <w:sz w:val="24"/>
        </w:rPr>
        <w:t>that RICT</w:t>
      </w:r>
      <w:r>
        <w:rPr>
          <w:spacing w:val="-1"/>
          <w:sz w:val="24"/>
        </w:rPr>
        <w:t xml:space="preserve"> </w:t>
      </w:r>
      <w:r>
        <w:rPr>
          <w:sz w:val="24"/>
        </w:rPr>
        <w:t>provides</w:t>
      </w:r>
      <w:r>
        <w:rPr>
          <w:spacing w:val="-1"/>
          <w:sz w:val="24"/>
        </w:rPr>
        <w:t xml:space="preserve"> </w:t>
      </w:r>
      <w:r>
        <w:rPr>
          <w:sz w:val="24"/>
        </w:rPr>
        <w:t>its</w:t>
      </w:r>
      <w:r>
        <w:rPr>
          <w:spacing w:val="-4"/>
          <w:sz w:val="24"/>
        </w:rPr>
        <w:t xml:space="preserve"> </w:t>
      </w:r>
      <w:r>
        <w:rPr>
          <w:sz w:val="24"/>
        </w:rPr>
        <w:t>students</w:t>
      </w:r>
      <w:r>
        <w:rPr>
          <w:spacing w:val="-4"/>
          <w:sz w:val="24"/>
        </w:rPr>
        <w:t xml:space="preserve"> </w:t>
      </w:r>
      <w:r>
        <w:rPr>
          <w:sz w:val="24"/>
        </w:rPr>
        <w:t>with</w:t>
      </w:r>
      <w:r>
        <w:rPr>
          <w:spacing w:val="-7"/>
          <w:sz w:val="24"/>
        </w:rPr>
        <w:t xml:space="preserve"> </w:t>
      </w:r>
      <w:r>
        <w:rPr>
          <w:sz w:val="24"/>
        </w:rPr>
        <w:t>a</w:t>
      </w:r>
      <w:r>
        <w:rPr>
          <w:spacing w:val="-4"/>
          <w:sz w:val="24"/>
        </w:rPr>
        <w:t xml:space="preserve"> </w:t>
      </w:r>
      <w:r>
        <w:rPr>
          <w:sz w:val="24"/>
        </w:rPr>
        <w:t>strong</w:t>
      </w:r>
      <w:r>
        <w:rPr>
          <w:spacing w:val="-3"/>
          <w:sz w:val="24"/>
        </w:rPr>
        <w:t xml:space="preserve"> </w:t>
      </w:r>
      <w:r>
        <w:rPr>
          <w:sz w:val="24"/>
        </w:rPr>
        <w:t>foundation</w:t>
      </w:r>
      <w:r>
        <w:rPr>
          <w:spacing w:val="-3"/>
          <w:sz w:val="24"/>
        </w:rPr>
        <w:t xml:space="preserve"> </w:t>
      </w:r>
      <w:r>
        <w:rPr>
          <w:sz w:val="24"/>
        </w:rPr>
        <w:t>in</w:t>
      </w:r>
      <w:r>
        <w:rPr>
          <w:spacing w:val="-3"/>
          <w:sz w:val="24"/>
        </w:rPr>
        <w:t xml:space="preserve"> </w:t>
      </w:r>
      <w:r>
        <w:rPr>
          <w:sz w:val="24"/>
        </w:rPr>
        <w:t>computer</w:t>
      </w:r>
      <w:r>
        <w:rPr>
          <w:spacing w:val="-2"/>
          <w:sz w:val="24"/>
        </w:rPr>
        <w:t xml:space="preserve"> </w:t>
      </w:r>
      <w:r>
        <w:rPr>
          <w:sz w:val="24"/>
        </w:rPr>
        <w:t>science</w:t>
      </w:r>
      <w:r>
        <w:rPr>
          <w:spacing w:val="-4"/>
          <w:sz w:val="24"/>
        </w:rPr>
        <w:t xml:space="preserve"> </w:t>
      </w:r>
      <w:r>
        <w:rPr>
          <w:sz w:val="24"/>
        </w:rPr>
        <w:t>and prepares them for successful careers in the technology industry.</w:t>
      </w:r>
    </w:p>
    <w:p w14:paraId="7088BEF5" w14:textId="77777777" w:rsidR="00E7388B" w:rsidRDefault="00E7388B" w:rsidP="00885313">
      <w:pPr>
        <w:pStyle w:val="BodyText"/>
        <w:spacing w:line="276" w:lineRule="auto"/>
        <w:ind w:right="4"/>
        <w:jc w:val="both"/>
      </w:pPr>
    </w:p>
    <w:p w14:paraId="4912A920" w14:textId="77777777" w:rsidR="00E7388B" w:rsidRDefault="00E7388B" w:rsidP="00E14B75">
      <w:pPr>
        <w:pStyle w:val="ListParagraph"/>
        <w:numPr>
          <w:ilvl w:val="0"/>
          <w:numId w:val="10"/>
        </w:numPr>
        <w:tabs>
          <w:tab w:val="left" w:pos="462"/>
        </w:tabs>
        <w:spacing w:line="276" w:lineRule="auto"/>
        <w:ind w:right="4"/>
        <w:jc w:val="both"/>
        <w:rPr>
          <w:sz w:val="24"/>
        </w:rPr>
      </w:pPr>
      <w:r>
        <w:rPr>
          <w:sz w:val="24"/>
        </w:rPr>
        <w:t xml:space="preserve">RuralNet ICT </w:t>
      </w:r>
      <w:r w:rsidR="004E7BD1">
        <w:rPr>
          <w:sz w:val="24"/>
        </w:rPr>
        <w:t>A</w:t>
      </w:r>
      <w:r>
        <w:rPr>
          <w:sz w:val="24"/>
        </w:rPr>
        <w:t>cademy</w:t>
      </w:r>
      <w:r>
        <w:rPr>
          <w:spacing w:val="-5"/>
          <w:sz w:val="24"/>
        </w:rPr>
        <w:t xml:space="preserve"> </w:t>
      </w:r>
      <w:r>
        <w:rPr>
          <w:sz w:val="24"/>
        </w:rPr>
        <w:t>also has</w:t>
      </w:r>
      <w:r>
        <w:rPr>
          <w:spacing w:val="-2"/>
          <w:sz w:val="24"/>
        </w:rPr>
        <w:t xml:space="preserve"> </w:t>
      </w:r>
      <w:r>
        <w:rPr>
          <w:sz w:val="24"/>
        </w:rPr>
        <w:t>a</w:t>
      </w:r>
      <w:r>
        <w:rPr>
          <w:spacing w:val="-1"/>
          <w:sz w:val="24"/>
        </w:rPr>
        <w:t xml:space="preserve"> </w:t>
      </w:r>
      <w:r>
        <w:rPr>
          <w:sz w:val="24"/>
        </w:rPr>
        <w:t>goal</w:t>
      </w:r>
      <w:r>
        <w:rPr>
          <w:spacing w:val="-9"/>
          <w:sz w:val="24"/>
        </w:rPr>
        <w:t xml:space="preserve"> </w:t>
      </w:r>
      <w:r>
        <w:rPr>
          <w:sz w:val="24"/>
        </w:rPr>
        <w:t>of</w:t>
      </w:r>
      <w:r>
        <w:rPr>
          <w:spacing w:val="-8"/>
          <w:sz w:val="24"/>
        </w:rPr>
        <w:t xml:space="preserve"> </w:t>
      </w:r>
      <w:r>
        <w:rPr>
          <w:sz w:val="24"/>
        </w:rPr>
        <w:t>provision</w:t>
      </w:r>
      <w:r>
        <w:rPr>
          <w:spacing w:val="-5"/>
          <w:sz w:val="24"/>
        </w:rPr>
        <w:t xml:space="preserve"> </w:t>
      </w:r>
      <w:r>
        <w:rPr>
          <w:sz w:val="24"/>
        </w:rPr>
        <w:t>of</w:t>
      </w:r>
      <w:r>
        <w:rPr>
          <w:spacing w:val="-8"/>
          <w:sz w:val="24"/>
        </w:rPr>
        <w:t xml:space="preserve"> </w:t>
      </w:r>
      <w:r>
        <w:rPr>
          <w:sz w:val="24"/>
        </w:rPr>
        <w:t>suitable</w:t>
      </w:r>
      <w:r>
        <w:rPr>
          <w:spacing w:val="-1"/>
          <w:sz w:val="24"/>
        </w:rPr>
        <w:t xml:space="preserve"> </w:t>
      </w:r>
      <w:r>
        <w:rPr>
          <w:sz w:val="24"/>
        </w:rPr>
        <w:t>and stable</w:t>
      </w:r>
      <w:r>
        <w:rPr>
          <w:spacing w:val="-1"/>
          <w:sz w:val="24"/>
        </w:rPr>
        <w:t xml:space="preserve"> </w:t>
      </w:r>
      <w:r>
        <w:rPr>
          <w:sz w:val="24"/>
        </w:rPr>
        <w:t>solar energy</w:t>
      </w:r>
      <w:r>
        <w:rPr>
          <w:spacing w:val="-5"/>
          <w:sz w:val="24"/>
        </w:rPr>
        <w:t xml:space="preserve"> </w:t>
      </w:r>
      <w:r>
        <w:rPr>
          <w:sz w:val="24"/>
        </w:rPr>
        <w:t>as an</w:t>
      </w:r>
      <w:r w:rsidR="00885313">
        <w:rPr>
          <w:sz w:val="24"/>
        </w:rPr>
        <w:t xml:space="preserve"> </w:t>
      </w:r>
      <w:r>
        <w:rPr>
          <w:sz w:val="24"/>
        </w:rPr>
        <w:t>on option for the surrounding business premises in case there is power outages. This system</w:t>
      </w:r>
      <w:r>
        <w:rPr>
          <w:spacing w:val="-2"/>
          <w:sz w:val="24"/>
        </w:rPr>
        <w:t xml:space="preserve"> </w:t>
      </w:r>
      <w:r>
        <w:rPr>
          <w:sz w:val="24"/>
        </w:rPr>
        <w:t>also preserves the environment since it offers clean and safe energy.</w:t>
      </w:r>
    </w:p>
    <w:p w14:paraId="6BEF0EA8" w14:textId="77777777" w:rsidR="00E7388B" w:rsidRDefault="00E7388B" w:rsidP="00E14B75">
      <w:pPr>
        <w:tabs>
          <w:tab w:val="left" w:pos="9356"/>
        </w:tabs>
        <w:spacing w:line="276" w:lineRule="auto"/>
        <w:jc w:val="both"/>
        <w:rPr>
          <w:ins w:id="113" w:author="Windows User" w:date="2024-11-28T13:47:00Z"/>
          <w:sz w:val="24"/>
        </w:rPr>
      </w:pPr>
    </w:p>
    <w:p w14:paraId="0D177E1E" w14:textId="77777777" w:rsidR="00EC3812" w:rsidRDefault="00EC3812" w:rsidP="00E14B75">
      <w:pPr>
        <w:tabs>
          <w:tab w:val="left" w:pos="9356"/>
        </w:tabs>
        <w:spacing w:line="276" w:lineRule="auto"/>
        <w:jc w:val="both"/>
        <w:rPr>
          <w:ins w:id="114" w:author="Windows User" w:date="2024-11-28T13:47:00Z"/>
          <w:sz w:val="24"/>
        </w:rPr>
      </w:pPr>
    </w:p>
    <w:p w14:paraId="594E0735" w14:textId="77777777" w:rsidR="00EC3812" w:rsidRDefault="00EC3812" w:rsidP="00E14B75">
      <w:pPr>
        <w:tabs>
          <w:tab w:val="left" w:pos="9356"/>
        </w:tabs>
        <w:spacing w:line="276" w:lineRule="auto"/>
        <w:jc w:val="both"/>
        <w:rPr>
          <w:ins w:id="115" w:author="Windows User" w:date="2024-11-28T13:47:00Z"/>
          <w:sz w:val="24"/>
        </w:rPr>
      </w:pPr>
    </w:p>
    <w:p w14:paraId="217772F1" w14:textId="77777777" w:rsidR="00EC3812" w:rsidRDefault="00EC3812" w:rsidP="00E14B75">
      <w:pPr>
        <w:tabs>
          <w:tab w:val="left" w:pos="9356"/>
        </w:tabs>
        <w:spacing w:line="276" w:lineRule="auto"/>
        <w:jc w:val="both"/>
        <w:rPr>
          <w:sz w:val="24"/>
        </w:rPr>
      </w:pPr>
    </w:p>
    <w:p w14:paraId="4D1241A9" w14:textId="77777777" w:rsidR="00E7388B" w:rsidRDefault="00857DB2" w:rsidP="00E14B75">
      <w:pPr>
        <w:pStyle w:val="Heading2"/>
      </w:pPr>
      <w:bookmarkStart w:id="116" w:name="_Toc178837804"/>
      <w:r>
        <w:t xml:space="preserve">1.2.3 </w:t>
      </w:r>
      <w:r w:rsidR="00E7388B">
        <w:t>Other</w:t>
      </w:r>
      <w:r w:rsidR="00E7388B">
        <w:rPr>
          <w:spacing w:val="-8"/>
        </w:rPr>
        <w:t xml:space="preserve"> </w:t>
      </w:r>
      <w:r w:rsidR="00E7388B">
        <w:t>objectives</w:t>
      </w:r>
      <w:bookmarkEnd w:id="116"/>
    </w:p>
    <w:p w14:paraId="506DC955" w14:textId="77777777" w:rsidR="00E7388B" w:rsidRDefault="00E7388B" w:rsidP="00E14B75">
      <w:pPr>
        <w:pStyle w:val="ListParagraph"/>
        <w:numPr>
          <w:ilvl w:val="2"/>
          <w:numId w:val="33"/>
        </w:numPr>
        <w:tabs>
          <w:tab w:val="left" w:pos="822"/>
          <w:tab w:val="left" w:pos="8480"/>
        </w:tabs>
        <w:spacing w:line="276" w:lineRule="auto"/>
        <w:jc w:val="both"/>
        <w:rPr>
          <w:sz w:val="24"/>
        </w:rPr>
      </w:pPr>
      <w:r>
        <w:rPr>
          <w:b/>
          <w:sz w:val="24"/>
        </w:rPr>
        <w:t xml:space="preserve">Skill Development: </w:t>
      </w:r>
      <w:r>
        <w:rPr>
          <w:sz w:val="24"/>
        </w:rPr>
        <w:t>Enhancing students' technical skills in areas like programming, software development, hardware management, or digital design.</w:t>
      </w:r>
    </w:p>
    <w:p w14:paraId="1ED1B306" w14:textId="77777777" w:rsidR="00E7388B" w:rsidRDefault="00E7388B" w:rsidP="00E14B75">
      <w:pPr>
        <w:pStyle w:val="ListParagraph"/>
        <w:numPr>
          <w:ilvl w:val="2"/>
          <w:numId w:val="33"/>
        </w:numPr>
        <w:tabs>
          <w:tab w:val="left" w:pos="822"/>
          <w:tab w:val="left" w:pos="8480"/>
        </w:tabs>
        <w:spacing w:line="276" w:lineRule="auto"/>
        <w:jc w:val="both"/>
        <w:rPr>
          <w:sz w:val="24"/>
        </w:rPr>
      </w:pPr>
      <w:r>
        <w:rPr>
          <w:b/>
          <w:sz w:val="24"/>
        </w:rPr>
        <w:t xml:space="preserve">Problem-Solving: </w:t>
      </w:r>
      <w:r>
        <w:rPr>
          <w:sz w:val="24"/>
        </w:rPr>
        <w:t>Encouraging students to solve real-world problems using technology, fostering critical thinking and creativity.</w:t>
      </w:r>
    </w:p>
    <w:p w14:paraId="6DCDAB4B" w14:textId="77777777" w:rsidR="00E7388B" w:rsidRDefault="00E7388B" w:rsidP="00E14B75">
      <w:pPr>
        <w:pStyle w:val="ListParagraph"/>
        <w:numPr>
          <w:ilvl w:val="2"/>
          <w:numId w:val="33"/>
        </w:numPr>
        <w:tabs>
          <w:tab w:val="left" w:pos="822"/>
          <w:tab w:val="left" w:pos="8480"/>
        </w:tabs>
        <w:spacing w:line="276" w:lineRule="auto"/>
        <w:jc w:val="both"/>
        <w:rPr>
          <w:sz w:val="24"/>
        </w:rPr>
      </w:pPr>
      <w:r>
        <w:rPr>
          <w:b/>
          <w:sz w:val="24"/>
        </w:rPr>
        <w:t xml:space="preserve">Collaboration: </w:t>
      </w:r>
      <w:r>
        <w:rPr>
          <w:sz w:val="24"/>
        </w:rPr>
        <w:t>Promoting teamwork and collaboration among students as they work together on different aspects of the project.</w:t>
      </w:r>
    </w:p>
    <w:p w14:paraId="06314C58" w14:textId="77777777" w:rsidR="00E7388B" w:rsidRDefault="00E7388B" w:rsidP="00E14B75">
      <w:pPr>
        <w:pStyle w:val="ListParagraph"/>
        <w:numPr>
          <w:ilvl w:val="2"/>
          <w:numId w:val="33"/>
        </w:numPr>
        <w:tabs>
          <w:tab w:val="left" w:pos="822"/>
          <w:tab w:val="left" w:pos="8480"/>
        </w:tabs>
        <w:spacing w:line="276" w:lineRule="auto"/>
        <w:jc w:val="both"/>
        <w:rPr>
          <w:sz w:val="24"/>
        </w:rPr>
      </w:pPr>
      <w:r>
        <w:rPr>
          <w:b/>
          <w:sz w:val="24"/>
        </w:rPr>
        <w:t xml:space="preserve">Project Management: </w:t>
      </w:r>
      <w:r>
        <w:rPr>
          <w:sz w:val="24"/>
        </w:rPr>
        <w:t>Teaching students project planning, time management, and organization skills, which are valuable in various careers.</w:t>
      </w:r>
    </w:p>
    <w:p w14:paraId="2C4A7541" w14:textId="77777777" w:rsidR="00E7388B" w:rsidRDefault="00E7388B" w:rsidP="00E14B75">
      <w:pPr>
        <w:pStyle w:val="ListParagraph"/>
        <w:numPr>
          <w:ilvl w:val="2"/>
          <w:numId w:val="33"/>
        </w:numPr>
        <w:tabs>
          <w:tab w:val="left" w:pos="822"/>
          <w:tab w:val="left" w:pos="8480"/>
        </w:tabs>
        <w:spacing w:line="276" w:lineRule="auto"/>
        <w:jc w:val="both"/>
        <w:rPr>
          <w:sz w:val="24"/>
        </w:rPr>
      </w:pPr>
      <w:r>
        <w:rPr>
          <w:b/>
          <w:sz w:val="24"/>
        </w:rPr>
        <w:t>Application of</w:t>
      </w:r>
      <w:r>
        <w:rPr>
          <w:b/>
          <w:spacing w:val="-3"/>
          <w:sz w:val="24"/>
        </w:rPr>
        <w:t xml:space="preserve"> </w:t>
      </w:r>
      <w:r>
        <w:rPr>
          <w:b/>
          <w:sz w:val="24"/>
        </w:rPr>
        <w:t xml:space="preserve">Theory: </w:t>
      </w:r>
      <w:r>
        <w:rPr>
          <w:sz w:val="24"/>
        </w:rPr>
        <w:t>Enabling students</w:t>
      </w:r>
      <w:r>
        <w:rPr>
          <w:spacing w:val="-5"/>
          <w:sz w:val="24"/>
        </w:rPr>
        <w:t xml:space="preserve"> </w:t>
      </w:r>
      <w:r>
        <w:rPr>
          <w:sz w:val="24"/>
        </w:rPr>
        <w:t>to apply</w:t>
      </w:r>
      <w:r>
        <w:rPr>
          <w:spacing w:val="-8"/>
          <w:sz w:val="24"/>
        </w:rPr>
        <w:t xml:space="preserve"> </w:t>
      </w:r>
      <w:r>
        <w:rPr>
          <w:sz w:val="24"/>
        </w:rPr>
        <w:t>theoretical</w:t>
      </w:r>
      <w:r>
        <w:rPr>
          <w:spacing w:val="-8"/>
          <w:sz w:val="24"/>
        </w:rPr>
        <w:t xml:space="preserve"> </w:t>
      </w:r>
      <w:r>
        <w:rPr>
          <w:sz w:val="24"/>
        </w:rPr>
        <w:t>concepts</w:t>
      </w:r>
      <w:r>
        <w:rPr>
          <w:spacing w:val="-2"/>
          <w:sz w:val="24"/>
        </w:rPr>
        <w:t xml:space="preserve"> </w:t>
      </w:r>
      <w:r>
        <w:rPr>
          <w:sz w:val="24"/>
        </w:rPr>
        <w:t>learned in</w:t>
      </w:r>
      <w:r>
        <w:rPr>
          <w:spacing w:val="-4"/>
          <w:sz w:val="24"/>
        </w:rPr>
        <w:t xml:space="preserve"> </w:t>
      </w:r>
      <w:r>
        <w:rPr>
          <w:sz w:val="24"/>
        </w:rPr>
        <w:t>the classroom to practical scenarios.</w:t>
      </w:r>
    </w:p>
    <w:p w14:paraId="3F811BAD" w14:textId="77777777" w:rsidR="00E7388B" w:rsidRDefault="00E7388B" w:rsidP="00E14B75">
      <w:pPr>
        <w:pStyle w:val="ListParagraph"/>
        <w:numPr>
          <w:ilvl w:val="2"/>
          <w:numId w:val="33"/>
        </w:numPr>
        <w:tabs>
          <w:tab w:val="left" w:pos="822"/>
          <w:tab w:val="left" w:pos="8480"/>
        </w:tabs>
        <w:spacing w:line="276" w:lineRule="auto"/>
        <w:jc w:val="both"/>
        <w:rPr>
          <w:sz w:val="24"/>
        </w:rPr>
      </w:pPr>
      <w:r>
        <w:rPr>
          <w:b/>
          <w:sz w:val="24"/>
        </w:rPr>
        <w:t>Presentation</w:t>
      </w:r>
      <w:r>
        <w:rPr>
          <w:b/>
          <w:spacing w:val="-14"/>
          <w:sz w:val="24"/>
        </w:rPr>
        <w:t xml:space="preserve"> </w:t>
      </w:r>
      <w:r>
        <w:rPr>
          <w:b/>
          <w:sz w:val="24"/>
        </w:rPr>
        <w:t>Skills:</w:t>
      </w:r>
      <w:r>
        <w:rPr>
          <w:b/>
          <w:spacing w:val="-6"/>
          <w:sz w:val="24"/>
        </w:rPr>
        <w:t xml:space="preserve"> </w:t>
      </w:r>
      <w:r>
        <w:rPr>
          <w:sz w:val="24"/>
        </w:rPr>
        <w:t>Developing</w:t>
      </w:r>
      <w:r>
        <w:rPr>
          <w:spacing w:val="-10"/>
          <w:sz w:val="24"/>
        </w:rPr>
        <w:t xml:space="preserve"> </w:t>
      </w:r>
      <w:r>
        <w:rPr>
          <w:sz w:val="24"/>
        </w:rPr>
        <w:t>communication</w:t>
      </w:r>
      <w:r>
        <w:rPr>
          <w:spacing w:val="-15"/>
          <w:sz w:val="24"/>
        </w:rPr>
        <w:t xml:space="preserve"> </w:t>
      </w:r>
      <w:r>
        <w:rPr>
          <w:sz w:val="24"/>
        </w:rPr>
        <w:t>skills</w:t>
      </w:r>
      <w:r>
        <w:rPr>
          <w:spacing w:val="-12"/>
          <w:sz w:val="24"/>
        </w:rPr>
        <w:t xml:space="preserve"> </w:t>
      </w:r>
      <w:r>
        <w:rPr>
          <w:sz w:val="24"/>
        </w:rPr>
        <w:t>by</w:t>
      </w:r>
      <w:r>
        <w:rPr>
          <w:spacing w:val="-15"/>
          <w:sz w:val="24"/>
        </w:rPr>
        <w:t xml:space="preserve"> </w:t>
      </w:r>
      <w:r>
        <w:rPr>
          <w:sz w:val="24"/>
        </w:rPr>
        <w:t>requiring</w:t>
      </w:r>
      <w:r>
        <w:rPr>
          <w:spacing w:val="-10"/>
          <w:sz w:val="24"/>
        </w:rPr>
        <w:t xml:space="preserve"> </w:t>
      </w:r>
      <w:r>
        <w:rPr>
          <w:sz w:val="24"/>
        </w:rPr>
        <w:t>students</w:t>
      </w:r>
      <w:r>
        <w:rPr>
          <w:spacing w:val="-15"/>
          <w:sz w:val="24"/>
        </w:rPr>
        <w:t xml:space="preserve"> </w:t>
      </w:r>
      <w:r>
        <w:rPr>
          <w:sz w:val="24"/>
        </w:rPr>
        <w:t>to</w:t>
      </w:r>
      <w:r>
        <w:rPr>
          <w:spacing w:val="-9"/>
          <w:sz w:val="24"/>
        </w:rPr>
        <w:t xml:space="preserve"> </w:t>
      </w:r>
      <w:r>
        <w:rPr>
          <w:sz w:val="24"/>
        </w:rPr>
        <w:t>present their project to the class or peers.</w:t>
      </w:r>
    </w:p>
    <w:p w14:paraId="570F8640" w14:textId="77777777" w:rsidR="00E7388B" w:rsidRDefault="00E7388B" w:rsidP="00E14B75">
      <w:pPr>
        <w:pStyle w:val="ListParagraph"/>
        <w:numPr>
          <w:ilvl w:val="2"/>
          <w:numId w:val="33"/>
        </w:numPr>
        <w:tabs>
          <w:tab w:val="left" w:pos="822"/>
          <w:tab w:val="left" w:pos="8480"/>
        </w:tabs>
        <w:spacing w:line="276" w:lineRule="auto"/>
        <w:jc w:val="both"/>
        <w:rPr>
          <w:sz w:val="24"/>
        </w:rPr>
      </w:pPr>
      <w:r>
        <w:rPr>
          <w:b/>
          <w:sz w:val="24"/>
        </w:rPr>
        <w:t xml:space="preserve">Innovation: </w:t>
      </w:r>
      <w:r>
        <w:rPr>
          <w:sz w:val="24"/>
        </w:rPr>
        <w:t>Encouraging students to come up with innovative ideas that push the boundaries of technology and its applications.</w:t>
      </w:r>
    </w:p>
    <w:p w14:paraId="099E2D41" w14:textId="77777777" w:rsidR="00E7388B" w:rsidRDefault="00E7388B" w:rsidP="00E14B75">
      <w:pPr>
        <w:pStyle w:val="ListParagraph"/>
        <w:numPr>
          <w:ilvl w:val="2"/>
          <w:numId w:val="33"/>
        </w:numPr>
        <w:tabs>
          <w:tab w:val="left" w:pos="822"/>
          <w:tab w:val="left" w:pos="8480"/>
        </w:tabs>
        <w:spacing w:line="276" w:lineRule="auto"/>
        <w:jc w:val="both"/>
        <w:rPr>
          <w:sz w:val="24"/>
        </w:rPr>
      </w:pPr>
      <w:r>
        <w:rPr>
          <w:b/>
          <w:sz w:val="24"/>
        </w:rPr>
        <w:t xml:space="preserve">Hands-on Experience: </w:t>
      </w:r>
      <w:r>
        <w:rPr>
          <w:sz w:val="24"/>
        </w:rPr>
        <w:t>Providing students</w:t>
      </w:r>
      <w:r>
        <w:rPr>
          <w:spacing w:val="-1"/>
          <w:sz w:val="24"/>
        </w:rPr>
        <w:t xml:space="preserve"> </w:t>
      </w:r>
      <w:r>
        <w:rPr>
          <w:sz w:val="24"/>
        </w:rPr>
        <w:t>with</w:t>
      </w:r>
      <w:r>
        <w:rPr>
          <w:spacing w:val="-2"/>
          <w:sz w:val="24"/>
        </w:rPr>
        <w:t xml:space="preserve"> </w:t>
      </w:r>
      <w:r>
        <w:rPr>
          <w:sz w:val="24"/>
        </w:rPr>
        <w:t>hands-on</w:t>
      </w:r>
      <w:r>
        <w:rPr>
          <w:spacing w:val="-2"/>
          <w:sz w:val="24"/>
        </w:rPr>
        <w:t xml:space="preserve"> </w:t>
      </w:r>
      <w:r>
        <w:rPr>
          <w:sz w:val="24"/>
        </w:rPr>
        <w:t>experience with</w:t>
      </w:r>
      <w:r>
        <w:rPr>
          <w:spacing w:val="-2"/>
          <w:sz w:val="24"/>
        </w:rPr>
        <w:t xml:space="preserve"> </w:t>
      </w:r>
      <w:r>
        <w:rPr>
          <w:sz w:val="24"/>
        </w:rPr>
        <w:t>technology tools and equipment.</w:t>
      </w:r>
    </w:p>
    <w:p w14:paraId="143ACE96" w14:textId="77777777" w:rsidR="00E7388B" w:rsidRDefault="00E7388B" w:rsidP="00E14B75">
      <w:pPr>
        <w:pStyle w:val="ListParagraph"/>
        <w:numPr>
          <w:ilvl w:val="2"/>
          <w:numId w:val="33"/>
        </w:numPr>
        <w:tabs>
          <w:tab w:val="left" w:pos="822"/>
          <w:tab w:val="left" w:pos="8480"/>
        </w:tabs>
        <w:spacing w:line="276" w:lineRule="auto"/>
        <w:jc w:val="both"/>
        <w:rPr>
          <w:sz w:val="24"/>
        </w:rPr>
      </w:pPr>
      <w:r>
        <w:rPr>
          <w:b/>
          <w:sz w:val="24"/>
        </w:rPr>
        <w:t xml:space="preserve">Portfolio Building: </w:t>
      </w:r>
      <w:r>
        <w:rPr>
          <w:sz w:val="24"/>
        </w:rPr>
        <w:t>Creating a portfolio of projects that students can showcase to potential</w:t>
      </w:r>
      <w:r>
        <w:rPr>
          <w:spacing w:val="-15"/>
          <w:sz w:val="24"/>
        </w:rPr>
        <w:t xml:space="preserve"> </w:t>
      </w:r>
      <w:r>
        <w:rPr>
          <w:sz w:val="24"/>
        </w:rPr>
        <w:t>employers</w:t>
      </w:r>
      <w:r>
        <w:rPr>
          <w:spacing w:val="-15"/>
          <w:sz w:val="24"/>
        </w:rPr>
        <w:t xml:space="preserve"> </w:t>
      </w:r>
      <w:r>
        <w:rPr>
          <w:sz w:val="24"/>
        </w:rPr>
        <w:t>or</w:t>
      </w:r>
      <w:r>
        <w:rPr>
          <w:spacing w:val="-14"/>
          <w:sz w:val="24"/>
        </w:rPr>
        <w:t xml:space="preserve"> </w:t>
      </w:r>
      <w:r>
        <w:rPr>
          <w:sz w:val="24"/>
        </w:rPr>
        <w:t>educational</w:t>
      </w:r>
      <w:r>
        <w:rPr>
          <w:spacing w:val="-13"/>
          <w:sz w:val="24"/>
        </w:rPr>
        <w:t xml:space="preserve"> </w:t>
      </w:r>
      <w:r>
        <w:rPr>
          <w:sz w:val="24"/>
        </w:rPr>
        <w:t>institutions.</w:t>
      </w:r>
      <w:r>
        <w:rPr>
          <w:spacing w:val="-12"/>
          <w:sz w:val="24"/>
        </w:rPr>
        <w:t xml:space="preserve"> </w:t>
      </w:r>
      <w:r>
        <w:rPr>
          <w:sz w:val="24"/>
        </w:rPr>
        <w:t>(opening</w:t>
      </w:r>
      <w:r>
        <w:rPr>
          <w:spacing w:val="-14"/>
          <w:sz w:val="24"/>
        </w:rPr>
        <w:t xml:space="preserve"> </w:t>
      </w:r>
      <w:r>
        <w:rPr>
          <w:sz w:val="24"/>
        </w:rPr>
        <w:t>RICT</w:t>
      </w:r>
      <w:r>
        <w:rPr>
          <w:spacing w:val="-7"/>
          <w:sz w:val="24"/>
        </w:rPr>
        <w:t xml:space="preserve"> </w:t>
      </w:r>
      <w:r>
        <w:rPr>
          <w:sz w:val="24"/>
        </w:rPr>
        <w:t>branches</w:t>
      </w:r>
      <w:r>
        <w:rPr>
          <w:spacing w:val="-11"/>
          <w:sz w:val="24"/>
        </w:rPr>
        <w:t xml:space="preserve"> </w:t>
      </w:r>
      <w:r>
        <w:rPr>
          <w:sz w:val="24"/>
        </w:rPr>
        <w:t>in</w:t>
      </w:r>
      <w:r>
        <w:rPr>
          <w:spacing w:val="-14"/>
          <w:sz w:val="24"/>
        </w:rPr>
        <w:t xml:space="preserve"> </w:t>
      </w:r>
      <w:r>
        <w:rPr>
          <w:sz w:val="24"/>
        </w:rPr>
        <w:t>other</w:t>
      </w:r>
      <w:r>
        <w:rPr>
          <w:spacing w:val="-12"/>
          <w:sz w:val="24"/>
        </w:rPr>
        <w:t xml:space="preserve"> </w:t>
      </w:r>
      <w:r>
        <w:rPr>
          <w:sz w:val="24"/>
        </w:rPr>
        <w:t>places being the major project)</w:t>
      </w:r>
      <w:r w:rsidR="004E7BD1">
        <w:rPr>
          <w:sz w:val="24"/>
        </w:rPr>
        <w:t>.</w:t>
      </w:r>
    </w:p>
    <w:p w14:paraId="2F141E45" w14:textId="77777777" w:rsidR="00E7388B" w:rsidRDefault="00E7388B" w:rsidP="00E14B75">
      <w:pPr>
        <w:pStyle w:val="BodyText"/>
        <w:numPr>
          <w:ilvl w:val="0"/>
          <w:numId w:val="34"/>
        </w:numPr>
        <w:tabs>
          <w:tab w:val="left" w:pos="8480"/>
        </w:tabs>
        <w:spacing w:line="276" w:lineRule="auto"/>
        <w:jc w:val="both"/>
      </w:pPr>
      <w:r>
        <w:rPr>
          <w:b/>
        </w:rPr>
        <w:t xml:space="preserve">Exposure to Emerging Technologies: </w:t>
      </w:r>
      <w:r>
        <w:t>Introducing students</w:t>
      </w:r>
      <w:r>
        <w:rPr>
          <w:spacing w:val="-5"/>
        </w:rPr>
        <w:t xml:space="preserve"> </w:t>
      </w:r>
      <w:r>
        <w:t>to emerging trends in</w:t>
      </w:r>
      <w:r>
        <w:rPr>
          <w:spacing w:val="-3"/>
        </w:rPr>
        <w:t xml:space="preserve"> </w:t>
      </w:r>
      <w:r>
        <w:t>the ICT field, preparing them for future industry developments.</w:t>
      </w:r>
    </w:p>
    <w:p w14:paraId="31DA0560" w14:textId="77777777" w:rsidR="00E7388B" w:rsidDel="00EC3812" w:rsidRDefault="00E7388B" w:rsidP="00E14B75">
      <w:pPr>
        <w:pStyle w:val="BodyText"/>
        <w:tabs>
          <w:tab w:val="left" w:pos="8480"/>
        </w:tabs>
        <w:spacing w:line="276" w:lineRule="auto"/>
        <w:ind w:left="203"/>
        <w:jc w:val="both"/>
        <w:rPr>
          <w:del w:id="117" w:author="Windows User" w:date="2024-11-28T13:47:00Z"/>
        </w:rPr>
      </w:pPr>
    </w:p>
    <w:p w14:paraId="140CF238" w14:textId="77777777" w:rsidR="00885313" w:rsidRDefault="00885313" w:rsidP="00E14B75">
      <w:pPr>
        <w:pStyle w:val="BodyText"/>
        <w:tabs>
          <w:tab w:val="left" w:pos="8480"/>
        </w:tabs>
        <w:spacing w:line="276" w:lineRule="auto"/>
        <w:jc w:val="both"/>
      </w:pPr>
    </w:p>
    <w:p w14:paraId="4FB5069D" w14:textId="77777777" w:rsidR="00E7388B" w:rsidRDefault="00035F5A" w:rsidP="00E14B75">
      <w:pPr>
        <w:pStyle w:val="Heading2"/>
        <w:ind w:left="0" w:firstLine="0"/>
      </w:pPr>
      <w:bookmarkStart w:id="118" w:name="_Toc178837805"/>
      <w:r>
        <w:t xml:space="preserve">1.3 </w:t>
      </w:r>
      <w:r w:rsidR="00E7388B" w:rsidRPr="003E431A">
        <w:t>Keys</w:t>
      </w:r>
      <w:r w:rsidR="00E7388B" w:rsidRPr="003E431A">
        <w:rPr>
          <w:spacing w:val="2"/>
        </w:rPr>
        <w:t xml:space="preserve"> </w:t>
      </w:r>
      <w:r w:rsidR="00E7388B" w:rsidRPr="003E431A">
        <w:t>to</w:t>
      </w:r>
      <w:r w:rsidR="00E7388B">
        <w:t xml:space="preserve"> </w:t>
      </w:r>
      <w:r w:rsidR="00E7388B" w:rsidRPr="003E431A">
        <w:rPr>
          <w:spacing w:val="-2"/>
        </w:rPr>
        <w:t>Success</w:t>
      </w:r>
      <w:bookmarkEnd w:id="118"/>
    </w:p>
    <w:p w14:paraId="6ECB9EAE" w14:textId="77777777" w:rsidR="00E7388B" w:rsidRDefault="00E7388B" w:rsidP="00E14B75">
      <w:pPr>
        <w:pStyle w:val="BodyText"/>
        <w:spacing w:line="276" w:lineRule="auto"/>
        <w:jc w:val="both"/>
      </w:pPr>
      <w:r>
        <w:t>RICT's keys to success include: implementing an effective cash flow plan, achieving efficiency, running</w:t>
      </w:r>
      <w:r>
        <w:rPr>
          <w:spacing w:val="-1"/>
        </w:rPr>
        <w:t xml:space="preserve"> </w:t>
      </w:r>
      <w:r>
        <w:t>our</w:t>
      </w:r>
      <w:r>
        <w:rPr>
          <w:spacing w:val="-8"/>
        </w:rPr>
        <w:t xml:space="preserve"> </w:t>
      </w:r>
      <w:r>
        <w:t>training like</w:t>
      </w:r>
      <w:r>
        <w:rPr>
          <w:spacing w:val="-1"/>
        </w:rPr>
        <w:t xml:space="preserve"> </w:t>
      </w:r>
      <w:r>
        <w:t>a</w:t>
      </w:r>
      <w:r>
        <w:rPr>
          <w:spacing w:val="-1"/>
        </w:rPr>
        <w:t xml:space="preserve"> </w:t>
      </w:r>
      <w:r>
        <w:t>business, and</w:t>
      </w:r>
      <w:r>
        <w:rPr>
          <w:spacing w:val="-1"/>
        </w:rPr>
        <w:t xml:space="preserve"> </w:t>
      </w:r>
      <w:r>
        <w:t>maintaining</w:t>
      </w:r>
      <w:r>
        <w:rPr>
          <w:spacing w:val="-1"/>
        </w:rPr>
        <w:t xml:space="preserve"> </w:t>
      </w:r>
      <w:r>
        <w:t>a</w:t>
      </w:r>
      <w:r>
        <w:rPr>
          <w:spacing w:val="-1"/>
        </w:rPr>
        <w:t xml:space="preserve"> </w:t>
      </w:r>
      <w:r>
        <w:t>serious</w:t>
      </w:r>
      <w:r>
        <w:rPr>
          <w:spacing w:val="-3"/>
        </w:rPr>
        <w:t xml:space="preserve"> </w:t>
      </w:r>
      <w:r>
        <w:t>business</w:t>
      </w:r>
      <w:r>
        <w:rPr>
          <w:spacing w:val="-3"/>
        </w:rPr>
        <w:t xml:space="preserve"> </w:t>
      </w:r>
      <w:r>
        <w:t>discipline</w:t>
      </w:r>
      <w:r>
        <w:rPr>
          <w:spacing w:val="-1"/>
        </w:rPr>
        <w:t xml:space="preserve"> </w:t>
      </w:r>
      <w:r>
        <w:t>to everything in our training.</w:t>
      </w:r>
    </w:p>
    <w:p w14:paraId="14937DC3" w14:textId="77777777" w:rsidR="000D2B10" w:rsidRDefault="000D2B10" w:rsidP="00E14B75">
      <w:pPr>
        <w:pStyle w:val="BodyText"/>
        <w:spacing w:line="276" w:lineRule="auto"/>
        <w:jc w:val="both"/>
      </w:pPr>
    </w:p>
    <w:p w14:paraId="794C61C0" w14:textId="77777777" w:rsidR="00E7388B" w:rsidRPr="00E14B75" w:rsidRDefault="00E7388B" w:rsidP="00E14B75">
      <w:pPr>
        <w:pStyle w:val="BodyText"/>
        <w:spacing w:line="276" w:lineRule="auto"/>
        <w:jc w:val="both"/>
        <w:rPr>
          <w:i/>
        </w:rPr>
      </w:pPr>
      <w:r w:rsidRPr="00E14B75">
        <w:rPr>
          <w:i/>
        </w:rPr>
        <w:t>RICT's</w:t>
      </w:r>
      <w:r w:rsidRPr="00E14B75">
        <w:rPr>
          <w:i/>
          <w:spacing w:val="-5"/>
        </w:rPr>
        <w:t xml:space="preserve"> </w:t>
      </w:r>
      <w:r w:rsidRPr="00E14B75">
        <w:rPr>
          <w:i/>
        </w:rPr>
        <w:t>cash</w:t>
      </w:r>
      <w:r w:rsidRPr="00E14B75">
        <w:rPr>
          <w:i/>
          <w:spacing w:val="-2"/>
        </w:rPr>
        <w:t xml:space="preserve"> </w:t>
      </w:r>
      <w:r w:rsidRPr="00E14B75">
        <w:rPr>
          <w:i/>
        </w:rPr>
        <w:t>flow</w:t>
      </w:r>
      <w:r w:rsidRPr="00E14B75">
        <w:rPr>
          <w:i/>
          <w:spacing w:val="-3"/>
        </w:rPr>
        <w:t xml:space="preserve"> </w:t>
      </w:r>
      <w:r w:rsidRPr="00E14B75">
        <w:rPr>
          <w:i/>
        </w:rPr>
        <w:t>plan</w:t>
      </w:r>
      <w:r w:rsidRPr="00E14B75">
        <w:rPr>
          <w:i/>
          <w:spacing w:val="-2"/>
        </w:rPr>
        <w:t xml:space="preserve"> </w:t>
      </w:r>
      <w:r w:rsidRPr="00E14B75">
        <w:rPr>
          <w:i/>
        </w:rPr>
        <w:t>is</w:t>
      </w:r>
      <w:r w:rsidRPr="00E14B75">
        <w:rPr>
          <w:i/>
          <w:spacing w:val="-4"/>
        </w:rPr>
        <w:t xml:space="preserve"> </w:t>
      </w:r>
      <w:r w:rsidRPr="00E14B75">
        <w:rPr>
          <w:i/>
          <w:spacing w:val="-5"/>
        </w:rPr>
        <w:t>to:</w:t>
      </w:r>
    </w:p>
    <w:p w14:paraId="024F00A2" w14:textId="77777777" w:rsidR="00E7388B" w:rsidRDefault="00E7388B" w:rsidP="00E14B75">
      <w:pPr>
        <w:pStyle w:val="ListParagraph"/>
        <w:numPr>
          <w:ilvl w:val="0"/>
          <w:numId w:val="34"/>
        </w:numPr>
        <w:tabs>
          <w:tab w:val="left" w:pos="567"/>
          <w:tab w:val="left" w:pos="7797"/>
        </w:tabs>
        <w:spacing w:line="276" w:lineRule="auto"/>
        <w:jc w:val="both"/>
        <w:rPr>
          <w:sz w:val="24"/>
        </w:rPr>
      </w:pPr>
      <w:r>
        <w:rPr>
          <w:sz w:val="24"/>
        </w:rPr>
        <w:t>Maintain</w:t>
      </w:r>
      <w:r>
        <w:rPr>
          <w:spacing w:val="40"/>
          <w:sz w:val="24"/>
        </w:rPr>
        <w:t xml:space="preserve"> </w:t>
      </w:r>
      <w:r>
        <w:rPr>
          <w:sz w:val="24"/>
        </w:rPr>
        <w:t>enough</w:t>
      </w:r>
      <w:r>
        <w:rPr>
          <w:spacing w:val="40"/>
          <w:sz w:val="24"/>
        </w:rPr>
        <w:t xml:space="preserve"> </w:t>
      </w:r>
      <w:r>
        <w:rPr>
          <w:sz w:val="24"/>
        </w:rPr>
        <w:t>money</w:t>
      </w:r>
      <w:r>
        <w:rPr>
          <w:spacing w:val="40"/>
          <w:sz w:val="24"/>
        </w:rPr>
        <w:t xml:space="preserve"> </w:t>
      </w:r>
      <w:r>
        <w:rPr>
          <w:sz w:val="24"/>
        </w:rPr>
        <w:t>on</w:t>
      </w:r>
      <w:r>
        <w:rPr>
          <w:spacing w:val="40"/>
          <w:sz w:val="24"/>
        </w:rPr>
        <w:t xml:space="preserve"> </w:t>
      </w:r>
      <w:r>
        <w:rPr>
          <w:sz w:val="24"/>
        </w:rPr>
        <w:t>hand</w:t>
      </w:r>
      <w:r>
        <w:rPr>
          <w:spacing w:val="40"/>
          <w:sz w:val="24"/>
        </w:rPr>
        <w:t xml:space="preserve"> </w:t>
      </w:r>
      <w:r>
        <w:rPr>
          <w:sz w:val="24"/>
        </w:rPr>
        <w:t>each</w:t>
      </w:r>
      <w:r>
        <w:rPr>
          <w:spacing w:val="40"/>
          <w:sz w:val="24"/>
        </w:rPr>
        <w:t xml:space="preserve"> </w:t>
      </w:r>
      <w:r>
        <w:rPr>
          <w:sz w:val="24"/>
        </w:rPr>
        <w:t>month</w:t>
      </w:r>
      <w:r>
        <w:rPr>
          <w:spacing w:val="40"/>
          <w:sz w:val="24"/>
        </w:rPr>
        <w:t xml:space="preserve"> </w:t>
      </w:r>
      <w:r>
        <w:rPr>
          <w:sz w:val="24"/>
        </w:rPr>
        <w:t>to</w:t>
      </w:r>
      <w:r>
        <w:rPr>
          <w:spacing w:val="40"/>
          <w:sz w:val="24"/>
        </w:rPr>
        <w:t xml:space="preserve"> </w:t>
      </w:r>
      <w:r>
        <w:rPr>
          <w:sz w:val="24"/>
        </w:rPr>
        <w:t>pay</w:t>
      </w:r>
      <w:r>
        <w:rPr>
          <w:spacing w:val="40"/>
          <w:sz w:val="24"/>
        </w:rPr>
        <w:t xml:space="preserve"> </w:t>
      </w:r>
      <w:r>
        <w:rPr>
          <w:sz w:val="24"/>
        </w:rPr>
        <w:t>the</w:t>
      </w:r>
      <w:r>
        <w:rPr>
          <w:spacing w:val="40"/>
          <w:sz w:val="24"/>
        </w:rPr>
        <w:t xml:space="preserve"> </w:t>
      </w:r>
      <w:r>
        <w:rPr>
          <w:sz w:val="24"/>
        </w:rPr>
        <w:t>cash</w:t>
      </w:r>
      <w:r>
        <w:rPr>
          <w:spacing w:val="40"/>
          <w:sz w:val="24"/>
        </w:rPr>
        <w:t xml:space="preserve"> </w:t>
      </w:r>
      <w:r>
        <w:rPr>
          <w:sz w:val="24"/>
        </w:rPr>
        <w:t>obligations</w:t>
      </w:r>
      <w:r>
        <w:rPr>
          <w:spacing w:val="40"/>
          <w:sz w:val="24"/>
        </w:rPr>
        <w:t xml:space="preserve"> </w:t>
      </w:r>
      <w:r>
        <w:rPr>
          <w:sz w:val="24"/>
        </w:rPr>
        <w:t>the following month.</w:t>
      </w:r>
    </w:p>
    <w:p w14:paraId="2BD80053" w14:textId="77777777" w:rsidR="00E7388B" w:rsidRDefault="00E7388B" w:rsidP="00E14B75">
      <w:pPr>
        <w:pStyle w:val="ListParagraph"/>
        <w:numPr>
          <w:ilvl w:val="0"/>
          <w:numId w:val="34"/>
        </w:numPr>
        <w:tabs>
          <w:tab w:val="left" w:pos="923"/>
          <w:tab w:val="left" w:pos="7797"/>
        </w:tabs>
        <w:spacing w:line="276" w:lineRule="auto"/>
        <w:jc w:val="both"/>
        <w:rPr>
          <w:sz w:val="24"/>
        </w:rPr>
      </w:pPr>
      <w:r>
        <w:rPr>
          <w:sz w:val="24"/>
        </w:rPr>
        <w:t>Identify</w:t>
      </w:r>
      <w:r>
        <w:rPr>
          <w:spacing w:val="-8"/>
          <w:sz w:val="24"/>
        </w:rPr>
        <w:t xml:space="preserve"> </w:t>
      </w:r>
      <w:r>
        <w:rPr>
          <w:sz w:val="24"/>
        </w:rPr>
        <w:t>and</w:t>
      </w:r>
      <w:r>
        <w:rPr>
          <w:spacing w:val="-2"/>
          <w:sz w:val="24"/>
        </w:rPr>
        <w:t xml:space="preserve"> </w:t>
      </w:r>
      <w:r>
        <w:rPr>
          <w:sz w:val="24"/>
        </w:rPr>
        <w:t>eliminate</w:t>
      </w:r>
      <w:r>
        <w:rPr>
          <w:spacing w:val="-4"/>
          <w:sz w:val="24"/>
        </w:rPr>
        <w:t xml:space="preserve"> </w:t>
      </w:r>
      <w:r>
        <w:rPr>
          <w:sz w:val="24"/>
        </w:rPr>
        <w:t>deficiencies</w:t>
      </w:r>
      <w:r>
        <w:rPr>
          <w:spacing w:val="-5"/>
          <w:sz w:val="24"/>
        </w:rPr>
        <w:t xml:space="preserve"> </w:t>
      </w:r>
      <w:r>
        <w:rPr>
          <w:sz w:val="24"/>
        </w:rPr>
        <w:t>or</w:t>
      </w:r>
      <w:r>
        <w:rPr>
          <w:spacing w:val="-5"/>
          <w:sz w:val="24"/>
        </w:rPr>
        <w:t xml:space="preserve"> </w:t>
      </w:r>
      <w:r>
        <w:rPr>
          <w:sz w:val="24"/>
        </w:rPr>
        <w:t>surpluses</w:t>
      </w:r>
      <w:r>
        <w:rPr>
          <w:spacing w:val="-1"/>
          <w:sz w:val="24"/>
        </w:rPr>
        <w:t xml:space="preserve"> </w:t>
      </w:r>
      <w:r>
        <w:rPr>
          <w:sz w:val="24"/>
        </w:rPr>
        <w:t>in</w:t>
      </w:r>
      <w:r>
        <w:rPr>
          <w:spacing w:val="-2"/>
          <w:sz w:val="24"/>
        </w:rPr>
        <w:t xml:space="preserve"> cash.</w:t>
      </w:r>
    </w:p>
    <w:p w14:paraId="18912FD9" w14:textId="77777777" w:rsidR="00E7388B" w:rsidRDefault="00E7388B" w:rsidP="00E14B75">
      <w:pPr>
        <w:pStyle w:val="ListParagraph"/>
        <w:numPr>
          <w:ilvl w:val="0"/>
          <w:numId w:val="34"/>
        </w:numPr>
        <w:tabs>
          <w:tab w:val="left" w:pos="922"/>
          <w:tab w:val="left" w:pos="1010"/>
          <w:tab w:val="left" w:pos="7797"/>
        </w:tabs>
        <w:spacing w:line="276" w:lineRule="auto"/>
        <w:jc w:val="both"/>
        <w:rPr>
          <w:sz w:val="24"/>
        </w:rPr>
      </w:pPr>
      <w:r>
        <w:rPr>
          <w:sz w:val="24"/>
        </w:rPr>
        <w:t>Maintain</w:t>
      </w:r>
      <w:r>
        <w:rPr>
          <w:spacing w:val="23"/>
          <w:sz w:val="24"/>
        </w:rPr>
        <w:t xml:space="preserve"> </w:t>
      </w:r>
      <w:r>
        <w:rPr>
          <w:sz w:val="24"/>
        </w:rPr>
        <w:t>a</w:t>
      </w:r>
      <w:r>
        <w:rPr>
          <w:spacing w:val="26"/>
          <w:sz w:val="24"/>
        </w:rPr>
        <w:t xml:space="preserve"> </w:t>
      </w:r>
      <w:r>
        <w:rPr>
          <w:sz w:val="24"/>
        </w:rPr>
        <w:t>good</w:t>
      </w:r>
      <w:r>
        <w:rPr>
          <w:spacing w:val="25"/>
          <w:sz w:val="24"/>
        </w:rPr>
        <w:t xml:space="preserve"> </w:t>
      </w:r>
      <w:r>
        <w:rPr>
          <w:sz w:val="24"/>
        </w:rPr>
        <w:t>record</w:t>
      </w:r>
      <w:r>
        <w:rPr>
          <w:spacing w:val="18"/>
          <w:sz w:val="24"/>
        </w:rPr>
        <w:t xml:space="preserve"> </w:t>
      </w:r>
      <w:r>
        <w:rPr>
          <w:sz w:val="24"/>
        </w:rPr>
        <w:t>of</w:t>
      </w:r>
      <w:r>
        <w:rPr>
          <w:spacing w:val="20"/>
          <w:sz w:val="24"/>
        </w:rPr>
        <w:t xml:space="preserve"> </w:t>
      </w:r>
      <w:r>
        <w:rPr>
          <w:sz w:val="24"/>
        </w:rPr>
        <w:t>cash</w:t>
      </w:r>
      <w:r>
        <w:rPr>
          <w:spacing w:val="26"/>
          <w:sz w:val="24"/>
        </w:rPr>
        <w:t xml:space="preserve"> </w:t>
      </w:r>
      <w:r>
        <w:rPr>
          <w:sz w:val="24"/>
        </w:rPr>
        <w:t>flow</w:t>
      </w:r>
      <w:r>
        <w:rPr>
          <w:spacing w:val="26"/>
          <w:sz w:val="24"/>
        </w:rPr>
        <w:t xml:space="preserve"> </w:t>
      </w:r>
      <w:r>
        <w:rPr>
          <w:sz w:val="24"/>
        </w:rPr>
        <w:t>and</w:t>
      </w:r>
      <w:r>
        <w:rPr>
          <w:spacing w:val="26"/>
          <w:sz w:val="24"/>
        </w:rPr>
        <w:t xml:space="preserve"> </w:t>
      </w:r>
      <w:r>
        <w:rPr>
          <w:sz w:val="24"/>
        </w:rPr>
        <w:t>setting</w:t>
      </w:r>
      <w:r>
        <w:rPr>
          <w:spacing w:val="31"/>
          <w:sz w:val="24"/>
        </w:rPr>
        <w:t xml:space="preserve"> </w:t>
      </w:r>
      <w:r>
        <w:rPr>
          <w:sz w:val="24"/>
        </w:rPr>
        <w:t>limits</w:t>
      </w:r>
      <w:r>
        <w:rPr>
          <w:spacing w:val="30"/>
          <w:sz w:val="24"/>
        </w:rPr>
        <w:t xml:space="preserve"> </w:t>
      </w:r>
      <w:r>
        <w:rPr>
          <w:sz w:val="24"/>
        </w:rPr>
        <w:t>in</w:t>
      </w:r>
      <w:r>
        <w:rPr>
          <w:spacing w:val="23"/>
          <w:sz w:val="24"/>
        </w:rPr>
        <w:t xml:space="preserve"> </w:t>
      </w:r>
      <w:r>
        <w:rPr>
          <w:sz w:val="24"/>
        </w:rPr>
        <w:t>expenditure</w:t>
      </w:r>
      <w:r>
        <w:rPr>
          <w:spacing w:val="26"/>
          <w:sz w:val="24"/>
        </w:rPr>
        <w:t xml:space="preserve"> </w:t>
      </w:r>
      <w:r>
        <w:rPr>
          <w:sz w:val="24"/>
        </w:rPr>
        <w:t>in</w:t>
      </w:r>
      <w:r>
        <w:rPr>
          <w:spacing w:val="23"/>
          <w:sz w:val="24"/>
        </w:rPr>
        <w:t xml:space="preserve"> </w:t>
      </w:r>
      <w:r>
        <w:rPr>
          <w:sz w:val="24"/>
        </w:rPr>
        <w:t>order</w:t>
      </w:r>
      <w:r>
        <w:rPr>
          <w:spacing w:val="20"/>
          <w:sz w:val="24"/>
        </w:rPr>
        <w:t xml:space="preserve"> </w:t>
      </w:r>
      <w:r>
        <w:rPr>
          <w:sz w:val="24"/>
        </w:rPr>
        <w:t>to</w:t>
      </w:r>
      <w:r>
        <w:rPr>
          <w:spacing w:val="27"/>
          <w:sz w:val="24"/>
        </w:rPr>
        <w:t xml:space="preserve"> </w:t>
      </w:r>
      <w:r>
        <w:rPr>
          <w:sz w:val="24"/>
        </w:rPr>
        <w:t>enable</w:t>
      </w:r>
      <w:r>
        <w:rPr>
          <w:spacing w:val="30"/>
          <w:sz w:val="24"/>
        </w:rPr>
        <w:t xml:space="preserve"> </w:t>
      </w:r>
      <w:r>
        <w:rPr>
          <w:sz w:val="24"/>
        </w:rPr>
        <w:t>us</w:t>
      </w:r>
      <w:r>
        <w:rPr>
          <w:spacing w:val="21"/>
          <w:sz w:val="24"/>
        </w:rPr>
        <w:t xml:space="preserve"> </w:t>
      </w:r>
      <w:r>
        <w:rPr>
          <w:sz w:val="24"/>
        </w:rPr>
        <w:t>to sustain</w:t>
      </w:r>
      <w:r>
        <w:rPr>
          <w:spacing w:val="-1"/>
          <w:sz w:val="24"/>
        </w:rPr>
        <w:t xml:space="preserve"> </w:t>
      </w:r>
      <w:r>
        <w:rPr>
          <w:sz w:val="24"/>
        </w:rPr>
        <w:t>the daily</w:t>
      </w:r>
      <w:r>
        <w:rPr>
          <w:spacing w:val="-6"/>
          <w:sz w:val="24"/>
        </w:rPr>
        <w:t xml:space="preserve"> </w:t>
      </w:r>
      <w:r>
        <w:rPr>
          <w:sz w:val="24"/>
        </w:rPr>
        <w:t>running of business activities even in</w:t>
      </w:r>
      <w:r>
        <w:rPr>
          <w:spacing w:val="-2"/>
          <w:sz w:val="24"/>
        </w:rPr>
        <w:t xml:space="preserve"> </w:t>
      </w:r>
      <w:r>
        <w:rPr>
          <w:sz w:val="24"/>
        </w:rPr>
        <w:t>times when</w:t>
      </w:r>
      <w:r>
        <w:rPr>
          <w:spacing w:val="-2"/>
          <w:sz w:val="24"/>
        </w:rPr>
        <w:t xml:space="preserve"> </w:t>
      </w:r>
      <w:r>
        <w:rPr>
          <w:sz w:val="24"/>
        </w:rPr>
        <w:t>the profits are extremely low.</w:t>
      </w:r>
    </w:p>
    <w:p w14:paraId="14E54B16" w14:textId="77777777" w:rsidR="00E7388B" w:rsidRDefault="00E7388B" w:rsidP="00E14B75">
      <w:pPr>
        <w:pStyle w:val="ListParagraph"/>
        <w:numPr>
          <w:ilvl w:val="0"/>
          <w:numId w:val="34"/>
        </w:numPr>
        <w:tabs>
          <w:tab w:val="left" w:pos="1010"/>
          <w:tab w:val="left" w:pos="7797"/>
        </w:tabs>
        <w:spacing w:line="276" w:lineRule="auto"/>
        <w:jc w:val="both"/>
        <w:rPr>
          <w:sz w:val="24"/>
        </w:rPr>
      </w:pPr>
      <w:r>
        <w:rPr>
          <w:sz w:val="24"/>
        </w:rPr>
        <w:t>Alter</w:t>
      </w:r>
      <w:r>
        <w:rPr>
          <w:spacing w:val="-5"/>
          <w:sz w:val="24"/>
        </w:rPr>
        <w:t xml:space="preserve"> </w:t>
      </w:r>
      <w:r>
        <w:rPr>
          <w:sz w:val="24"/>
        </w:rPr>
        <w:t>business</w:t>
      </w:r>
      <w:r>
        <w:rPr>
          <w:spacing w:val="-1"/>
          <w:sz w:val="24"/>
        </w:rPr>
        <w:t xml:space="preserve"> </w:t>
      </w:r>
      <w:r>
        <w:rPr>
          <w:sz w:val="24"/>
        </w:rPr>
        <w:t>financial</w:t>
      </w:r>
      <w:r>
        <w:rPr>
          <w:spacing w:val="-8"/>
          <w:sz w:val="24"/>
        </w:rPr>
        <w:t xml:space="preserve"> </w:t>
      </w:r>
      <w:r>
        <w:rPr>
          <w:sz w:val="24"/>
        </w:rPr>
        <w:t>plans</w:t>
      </w:r>
      <w:r>
        <w:rPr>
          <w:spacing w:val="-4"/>
          <w:sz w:val="24"/>
        </w:rPr>
        <w:t xml:space="preserve"> </w:t>
      </w:r>
      <w:r>
        <w:rPr>
          <w:sz w:val="24"/>
        </w:rPr>
        <w:t>to</w:t>
      </w:r>
      <w:r>
        <w:rPr>
          <w:spacing w:val="1"/>
          <w:sz w:val="24"/>
        </w:rPr>
        <w:t xml:space="preserve"> </w:t>
      </w:r>
      <w:r>
        <w:rPr>
          <w:sz w:val="24"/>
        </w:rPr>
        <w:t>provide</w:t>
      </w:r>
      <w:r>
        <w:rPr>
          <w:spacing w:val="1"/>
          <w:sz w:val="24"/>
        </w:rPr>
        <w:t xml:space="preserve"> </w:t>
      </w:r>
      <w:r>
        <w:rPr>
          <w:sz w:val="24"/>
        </w:rPr>
        <w:t>more</w:t>
      </w:r>
      <w:r>
        <w:rPr>
          <w:spacing w:val="-4"/>
          <w:sz w:val="24"/>
        </w:rPr>
        <w:t xml:space="preserve"> </w:t>
      </w:r>
      <w:r>
        <w:rPr>
          <w:sz w:val="24"/>
        </w:rPr>
        <w:t>cash</w:t>
      </w:r>
      <w:r>
        <w:rPr>
          <w:spacing w:val="-3"/>
          <w:sz w:val="24"/>
        </w:rPr>
        <w:t xml:space="preserve"> </w:t>
      </w:r>
      <w:r>
        <w:rPr>
          <w:sz w:val="24"/>
        </w:rPr>
        <w:t>if</w:t>
      </w:r>
      <w:r>
        <w:rPr>
          <w:spacing w:val="-6"/>
          <w:sz w:val="24"/>
        </w:rPr>
        <w:t xml:space="preserve"> </w:t>
      </w:r>
      <w:r>
        <w:rPr>
          <w:sz w:val="24"/>
        </w:rPr>
        <w:t>deficiencies</w:t>
      </w:r>
      <w:r>
        <w:rPr>
          <w:spacing w:val="-5"/>
          <w:sz w:val="24"/>
        </w:rPr>
        <w:t xml:space="preserve"> </w:t>
      </w:r>
      <w:r>
        <w:rPr>
          <w:sz w:val="24"/>
        </w:rPr>
        <w:t>are</w:t>
      </w:r>
      <w:r>
        <w:rPr>
          <w:spacing w:val="1"/>
          <w:sz w:val="24"/>
        </w:rPr>
        <w:t xml:space="preserve"> </w:t>
      </w:r>
      <w:r>
        <w:rPr>
          <w:spacing w:val="-2"/>
          <w:sz w:val="24"/>
        </w:rPr>
        <w:t>found.</w:t>
      </w:r>
    </w:p>
    <w:p w14:paraId="3B7E47C2" w14:textId="77777777" w:rsidR="00E7388B" w:rsidRDefault="00E7388B" w:rsidP="00E14B75">
      <w:pPr>
        <w:pStyle w:val="ListParagraph"/>
        <w:numPr>
          <w:ilvl w:val="0"/>
          <w:numId w:val="34"/>
        </w:numPr>
        <w:tabs>
          <w:tab w:val="left" w:pos="1010"/>
          <w:tab w:val="left" w:pos="7797"/>
        </w:tabs>
        <w:spacing w:line="276" w:lineRule="auto"/>
        <w:jc w:val="both"/>
        <w:rPr>
          <w:sz w:val="24"/>
        </w:rPr>
      </w:pPr>
      <w:r>
        <w:rPr>
          <w:sz w:val="24"/>
        </w:rPr>
        <w:t>Invest</w:t>
      </w:r>
      <w:r>
        <w:rPr>
          <w:spacing w:val="-1"/>
          <w:sz w:val="24"/>
        </w:rPr>
        <w:t xml:space="preserve"> </w:t>
      </w:r>
      <w:r>
        <w:rPr>
          <w:sz w:val="24"/>
        </w:rPr>
        <w:t>any</w:t>
      </w:r>
      <w:r>
        <w:rPr>
          <w:spacing w:val="-14"/>
          <w:sz w:val="24"/>
        </w:rPr>
        <w:t xml:space="preserve"> </w:t>
      </w:r>
      <w:r>
        <w:rPr>
          <w:sz w:val="24"/>
        </w:rPr>
        <w:t>revealed</w:t>
      </w:r>
      <w:r>
        <w:rPr>
          <w:spacing w:val="-5"/>
          <w:sz w:val="24"/>
        </w:rPr>
        <w:t xml:space="preserve"> </w:t>
      </w:r>
      <w:r>
        <w:rPr>
          <w:sz w:val="24"/>
        </w:rPr>
        <w:t>excess</w:t>
      </w:r>
      <w:r>
        <w:rPr>
          <w:spacing w:val="-7"/>
          <w:sz w:val="24"/>
        </w:rPr>
        <w:t xml:space="preserve"> </w:t>
      </w:r>
      <w:r>
        <w:rPr>
          <w:sz w:val="24"/>
        </w:rPr>
        <w:t>cash</w:t>
      </w:r>
      <w:r>
        <w:rPr>
          <w:spacing w:val="-5"/>
          <w:sz w:val="24"/>
        </w:rPr>
        <w:t xml:space="preserve"> </w:t>
      </w:r>
      <w:r>
        <w:rPr>
          <w:sz w:val="24"/>
        </w:rPr>
        <w:t>in</w:t>
      </w:r>
      <w:r>
        <w:rPr>
          <w:spacing w:val="-6"/>
          <w:sz w:val="24"/>
        </w:rPr>
        <w:t xml:space="preserve"> </w:t>
      </w:r>
      <w:r>
        <w:rPr>
          <w:sz w:val="24"/>
        </w:rPr>
        <w:t>an</w:t>
      </w:r>
      <w:r>
        <w:rPr>
          <w:spacing w:val="-10"/>
          <w:sz w:val="24"/>
        </w:rPr>
        <w:t xml:space="preserve"> </w:t>
      </w:r>
      <w:r>
        <w:rPr>
          <w:sz w:val="24"/>
        </w:rPr>
        <w:t>accessible,</w:t>
      </w:r>
      <w:r>
        <w:rPr>
          <w:spacing w:val="-3"/>
          <w:sz w:val="24"/>
        </w:rPr>
        <w:t xml:space="preserve"> </w:t>
      </w:r>
      <w:r>
        <w:rPr>
          <w:sz w:val="24"/>
        </w:rPr>
        <w:t>interest</w:t>
      </w:r>
      <w:r>
        <w:rPr>
          <w:spacing w:val="-5"/>
          <w:sz w:val="24"/>
        </w:rPr>
        <w:t xml:space="preserve"> </w:t>
      </w:r>
      <w:r>
        <w:rPr>
          <w:sz w:val="24"/>
        </w:rPr>
        <w:t>bearing, low-risk</w:t>
      </w:r>
      <w:r>
        <w:rPr>
          <w:spacing w:val="-5"/>
          <w:sz w:val="24"/>
        </w:rPr>
        <w:t xml:space="preserve"> </w:t>
      </w:r>
      <w:r>
        <w:rPr>
          <w:sz w:val="24"/>
        </w:rPr>
        <w:t>account,</w:t>
      </w:r>
      <w:r>
        <w:rPr>
          <w:spacing w:val="-8"/>
          <w:sz w:val="24"/>
        </w:rPr>
        <w:t xml:space="preserve"> </w:t>
      </w:r>
      <w:r>
        <w:rPr>
          <w:sz w:val="24"/>
        </w:rPr>
        <w:t>such as a savings account.</w:t>
      </w:r>
      <w:r w:rsidR="00AC3DDB">
        <w:rPr>
          <w:sz w:val="24"/>
        </w:rPr>
        <w:t xml:space="preserve"> </w:t>
      </w:r>
    </w:p>
    <w:p w14:paraId="7693C33A" w14:textId="77777777" w:rsidR="00E7388B" w:rsidRDefault="00E7388B" w:rsidP="00E14B75">
      <w:pPr>
        <w:pStyle w:val="ListParagraph"/>
        <w:numPr>
          <w:ilvl w:val="0"/>
          <w:numId w:val="34"/>
        </w:numPr>
        <w:tabs>
          <w:tab w:val="left" w:pos="1010"/>
          <w:tab w:val="left" w:pos="7797"/>
        </w:tabs>
        <w:spacing w:line="276" w:lineRule="auto"/>
        <w:jc w:val="both"/>
        <w:rPr>
          <w:sz w:val="24"/>
        </w:rPr>
      </w:pPr>
      <w:r>
        <w:rPr>
          <w:sz w:val="24"/>
        </w:rPr>
        <w:t>Eliminate</w:t>
      </w:r>
      <w:r>
        <w:rPr>
          <w:spacing w:val="-4"/>
          <w:sz w:val="24"/>
        </w:rPr>
        <w:t xml:space="preserve"> </w:t>
      </w:r>
      <w:r>
        <w:rPr>
          <w:sz w:val="24"/>
        </w:rPr>
        <w:t>credit</w:t>
      </w:r>
      <w:r>
        <w:rPr>
          <w:spacing w:val="2"/>
          <w:sz w:val="24"/>
        </w:rPr>
        <w:t xml:space="preserve"> </w:t>
      </w:r>
      <w:r>
        <w:rPr>
          <w:sz w:val="24"/>
        </w:rPr>
        <w:t>and</w:t>
      </w:r>
      <w:r>
        <w:rPr>
          <w:spacing w:val="-2"/>
          <w:sz w:val="24"/>
        </w:rPr>
        <w:t xml:space="preserve"> </w:t>
      </w:r>
      <w:r>
        <w:rPr>
          <w:sz w:val="24"/>
        </w:rPr>
        <w:t>terms</w:t>
      </w:r>
      <w:r>
        <w:rPr>
          <w:spacing w:val="-5"/>
          <w:sz w:val="24"/>
        </w:rPr>
        <w:t xml:space="preserve"> </w:t>
      </w:r>
      <w:r>
        <w:rPr>
          <w:sz w:val="24"/>
        </w:rPr>
        <w:t>to</w:t>
      </w:r>
      <w:r>
        <w:rPr>
          <w:spacing w:val="3"/>
          <w:sz w:val="24"/>
        </w:rPr>
        <w:t xml:space="preserve"> </w:t>
      </w:r>
      <w:r>
        <w:rPr>
          <w:spacing w:val="-2"/>
          <w:sz w:val="24"/>
        </w:rPr>
        <w:t>customers.</w:t>
      </w:r>
    </w:p>
    <w:p w14:paraId="1DB57B8A" w14:textId="77777777" w:rsidR="00E7388B" w:rsidRDefault="00E7388B" w:rsidP="00E14B75">
      <w:pPr>
        <w:pStyle w:val="ListParagraph"/>
        <w:numPr>
          <w:ilvl w:val="0"/>
          <w:numId w:val="34"/>
        </w:numPr>
        <w:tabs>
          <w:tab w:val="left" w:pos="1010"/>
          <w:tab w:val="left" w:pos="8197"/>
        </w:tabs>
        <w:spacing w:line="276" w:lineRule="auto"/>
        <w:jc w:val="both"/>
        <w:rPr>
          <w:sz w:val="24"/>
        </w:rPr>
      </w:pPr>
      <w:r>
        <w:rPr>
          <w:sz w:val="24"/>
        </w:rPr>
        <w:t>Clearly</w:t>
      </w:r>
      <w:r>
        <w:rPr>
          <w:spacing w:val="-4"/>
          <w:sz w:val="24"/>
        </w:rPr>
        <w:t xml:space="preserve"> </w:t>
      </w:r>
      <w:r>
        <w:rPr>
          <w:sz w:val="24"/>
        </w:rPr>
        <w:t>understand the computer training market,</w:t>
      </w:r>
      <w:r>
        <w:rPr>
          <w:spacing w:val="-2"/>
          <w:sz w:val="24"/>
        </w:rPr>
        <w:t xml:space="preserve"> </w:t>
      </w:r>
      <w:r>
        <w:rPr>
          <w:sz w:val="24"/>
        </w:rPr>
        <w:t>distributions</w:t>
      </w:r>
      <w:r>
        <w:rPr>
          <w:spacing w:val="-2"/>
          <w:sz w:val="24"/>
        </w:rPr>
        <w:t xml:space="preserve"> </w:t>
      </w:r>
      <w:r>
        <w:rPr>
          <w:sz w:val="24"/>
        </w:rPr>
        <w:t>costs</w:t>
      </w:r>
      <w:r>
        <w:rPr>
          <w:spacing w:val="-2"/>
          <w:sz w:val="24"/>
        </w:rPr>
        <w:t xml:space="preserve"> </w:t>
      </w:r>
      <w:r>
        <w:rPr>
          <w:sz w:val="24"/>
        </w:rPr>
        <w:t>and competition, and continually adjusting accordingly.</w:t>
      </w:r>
    </w:p>
    <w:p w14:paraId="56510D29" w14:textId="77777777" w:rsidR="00E7388B" w:rsidRDefault="00E7388B" w:rsidP="00E14B75">
      <w:pPr>
        <w:pStyle w:val="ListParagraph"/>
        <w:numPr>
          <w:ilvl w:val="0"/>
          <w:numId w:val="34"/>
        </w:numPr>
        <w:tabs>
          <w:tab w:val="left" w:pos="1010"/>
          <w:tab w:val="left" w:pos="7797"/>
        </w:tabs>
        <w:spacing w:line="276" w:lineRule="auto"/>
        <w:jc w:val="both"/>
        <w:rPr>
          <w:sz w:val="24"/>
        </w:rPr>
      </w:pPr>
      <w:r>
        <w:rPr>
          <w:sz w:val="24"/>
        </w:rPr>
        <w:t>Keep</w:t>
      </w:r>
      <w:r>
        <w:rPr>
          <w:spacing w:val="-4"/>
          <w:sz w:val="24"/>
        </w:rPr>
        <w:t xml:space="preserve"> </w:t>
      </w:r>
      <w:r>
        <w:rPr>
          <w:sz w:val="24"/>
        </w:rPr>
        <w:t>enough</w:t>
      </w:r>
      <w:r>
        <w:rPr>
          <w:spacing w:val="-4"/>
          <w:sz w:val="24"/>
        </w:rPr>
        <w:t xml:space="preserve"> </w:t>
      </w:r>
      <w:r>
        <w:rPr>
          <w:sz w:val="24"/>
        </w:rPr>
        <w:t>cash, as</w:t>
      </w:r>
      <w:r>
        <w:rPr>
          <w:spacing w:val="-3"/>
          <w:sz w:val="24"/>
        </w:rPr>
        <w:t xml:space="preserve"> </w:t>
      </w:r>
      <w:r>
        <w:rPr>
          <w:sz w:val="24"/>
        </w:rPr>
        <w:t>an</w:t>
      </w:r>
      <w:r>
        <w:rPr>
          <w:spacing w:val="-6"/>
          <w:sz w:val="24"/>
        </w:rPr>
        <w:t xml:space="preserve"> </w:t>
      </w:r>
      <w:r>
        <w:rPr>
          <w:sz w:val="24"/>
        </w:rPr>
        <w:t>added</w:t>
      </w:r>
      <w:r>
        <w:rPr>
          <w:spacing w:val="-1"/>
          <w:sz w:val="24"/>
        </w:rPr>
        <w:t xml:space="preserve"> </w:t>
      </w:r>
      <w:r>
        <w:rPr>
          <w:sz w:val="24"/>
        </w:rPr>
        <w:t>cushion</w:t>
      </w:r>
      <w:r>
        <w:rPr>
          <w:spacing w:val="-1"/>
          <w:sz w:val="24"/>
        </w:rPr>
        <w:t xml:space="preserve"> </w:t>
      </w:r>
      <w:r>
        <w:rPr>
          <w:sz w:val="24"/>
        </w:rPr>
        <w:t>for security,</w:t>
      </w:r>
      <w:r>
        <w:rPr>
          <w:spacing w:val="1"/>
          <w:sz w:val="24"/>
        </w:rPr>
        <w:t xml:space="preserve"> </w:t>
      </w:r>
      <w:r>
        <w:rPr>
          <w:sz w:val="24"/>
        </w:rPr>
        <w:t>on</w:t>
      </w:r>
      <w:r>
        <w:rPr>
          <w:spacing w:val="-6"/>
          <w:sz w:val="24"/>
        </w:rPr>
        <w:t xml:space="preserve"> </w:t>
      </w:r>
      <w:r>
        <w:rPr>
          <w:sz w:val="24"/>
        </w:rPr>
        <w:t>hand</w:t>
      </w:r>
      <w:r>
        <w:rPr>
          <w:spacing w:val="-1"/>
          <w:sz w:val="24"/>
        </w:rPr>
        <w:t xml:space="preserve"> </w:t>
      </w:r>
      <w:r>
        <w:rPr>
          <w:sz w:val="24"/>
        </w:rPr>
        <w:t>to</w:t>
      </w:r>
      <w:r>
        <w:rPr>
          <w:spacing w:val="4"/>
          <w:sz w:val="24"/>
        </w:rPr>
        <w:t xml:space="preserve"> </w:t>
      </w:r>
      <w:r>
        <w:rPr>
          <w:sz w:val="24"/>
        </w:rPr>
        <w:t xml:space="preserve">cover </w:t>
      </w:r>
      <w:r>
        <w:rPr>
          <w:spacing w:val="-2"/>
          <w:sz w:val="24"/>
        </w:rPr>
        <w:t>expenses.</w:t>
      </w:r>
    </w:p>
    <w:p w14:paraId="7E72C84A" w14:textId="77777777" w:rsidR="00E7388B" w:rsidRDefault="00E7388B" w:rsidP="00E14B75">
      <w:pPr>
        <w:pStyle w:val="ListParagraph"/>
        <w:numPr>
          <w:ilvl w:val="0"/>
          <w:numId w:val="34"/>
        </w:numPr>
        <w:tabs>
          <w:tab w:val="left" w:pos="923"/>
          <w:tab w:val="left" w:pos="7797"/>
          <w:tab w:val="left" w:pos="7992"/>
        </w:tabs>
        <w:spacing w:line="276" w:lineRule="auto"/>
        <w:jc w:val="both"/>
        <w:rPr>
          <w:sz w:val="24"/>
        </w:rPr>
      </w:pPr>
      <w:r>
        <w:rPr>
          <w:sz w:val="24"/>
        </w:rPr>
        <w:t>Reduce</w:t>
      </w:r>
      <w:r>
        <w:rPr>
          <w:spacing w:val="-3"/>
          <w:sz w:val="24"/>
        </w:rPr>
        <w:t xml:space="preserve"> </w:t>
      </w:r>
      <w:r>
        <w:rPr>
          <w:sz w:val="24"/>
        </w:rPr>
        <w:t>accountant</w:t>
      </w:r>
      <w:r>
        <w:rPr>
          <w:spacing w:val="4"/>
          <w:sz w:val="24"/>
        </w:rPr>
        <w:t xml:space="preserve"> </w:t>
      </w:r>
      <w:r>
        <w:rPr>
          <w:sz w:val="24"/>
        </w:rPr>
        <w:t>expenses</w:t>
      </w:r>
      <w:r>
        <w:rPr>
          <w:spacing w:val="-1"/>
          <w:sz w:val="24"/>
        </w:rPr>
        <w:t xml:space="preserve"> </w:t>
      </w:r>
      <w:r>
        <w:rPr>
          <w:sz w:val="24"/>
        </w:rPr>
        <w:t>by</w:t>
      </w:r>
      <w:r>
        <w:rPr>
          <w:spacing w:val="-5"/>
          <w:sz w:val="24"/>
        </w:rPr>
        <w:t xml:space="preserve"> </w:t>
      </w:r>
      <w:r>
        <w:rPr>
          <w:sz w:val="24"/>
        </w:rPr>
        <w:t>producing our</w:t>
      </w:r>
      <w:r>
        <w:rPr>
          <w:spacing w:val="-8"/>
          <w:sz w:val="24"/>
        </w:rPr>
        <w:t xml:space="preserve"> </w:t>
      </w:r>
      <w:r>
        <w:rPr>
          <w:sz w:val="24"/>
        </w:rPr>
        <w:t>own</w:t>
      </w:r>
      <w:r>
        <w:rPr>
          <w:spacing w:val="-5"/>
          <w:sz w:val="24"/>
        </w:rPr>
        <w:t xml:space="preserve"> </w:t>
      </w:r>
      <w:r>
        <w:rPr>
          <w:sz w:val="24"/>
        </w:rPr>
        <w:t>summary</w:t>
      </w:r>
      <w:r>
        <w:rPr>
          <w:spacing w:val="-4"/>
          <w:sz w:val="24"/>
        </w:rPr>
        <w:t xml:space="preserve"> </w:t>
      </w:r>
      <w:r>
        <w:rPr>
          <w:spacing w:val="-2"/>
          <w:sz w:val="24"/>
        </w:rPr>
        <w:t>statistics</w:t>
      </w:r>
      <w:r w:rsidR="0078253D">
        <w:rPr>
          <w:sz w:val="24"/>
        </w:rPr>
        <w:t xml:space="preserve"> </w:t>
      </w:r>
      <w:r>
        <w:rPr>
          <w:sz w:val="24"/>
        </w:rPr>
        <w:t>and</w:t>
      </w:r>
      <w:r>
        <w:rPr>
          <w:spacing w:val="-6"/>
          <w:sz w:val="24"/>
        </w:rPr>
        <w:t xml:space="preserve"> </w:t>
      </w:r>
      <w:r>
        <w:rPr>
          <w:spacing w:val="-2"/>
          <w:sz w:val="24"/>
        </w:rPr>
        <w:t>projections.</w:t>
      </w:r>
    </w:p>
    <w:p w14:paraId="147ABC64" w14:textId="77777777" w:rsidR="00E7388B" w:rsidRDefault="00E7388B" w:rsidP="00E14B75">
      <w:pPr>
        <w:pStyle w:val="BodyText"/>
        <w:tabs>
          <w:tab w:val="left" w:pos="7797"/>
        </w:tabs>
        <w:spacing w:line="276" w:lineRule="auto"/>
        <w:jc w:val="both"/>
        <w:rPr>
          <w:ins w:id="119" w:author="Windows User" w:date="2024-11-28T13:47:00Z"/>
        </w:rPr>
      </w:pPr>
    </w:p>
    <w:p w14:paraId="7E815699" w14:textId="77777777" w:rsidR="00EC3812" w:rsidRDefault="00EC3812" w:rsidP="00E14B75">
      <w:pPr>
        <w:pStyle w:val="BodyText"/>
        <w:tabs>
          <w:tab w:val="left" w:pos="7797"/>
        </w:tabs>
        <w:spacing w:line="276" w:lineRule="auto"/>
        <w:jc w:val="both"/>
        <w:rPr>
          <w:ins w:id="120" w:author="Windows User" w:date="2024-11-28T13:47:00Z"/>
        </w:rPr>
      </w:pPr>
    </w:p>
    <w:p w14:paraId="42E41DA0" w14:textId="77777777" w:rsidR="00EC3812" w:rsidRDefault="00EC3812" w:rsidP="00E14B75">
      <w:pPr>
        <w:pStyle w:val="BodyText"/>
        <w:tabs>
          <w:tab w:val="left" w:pos="7797"/>
        </w:tabs>
        <w:spacing w:line="276" w:lineRule="auto"/>
        <w:jc w:val="both"/>
      </w:pPr>
    </w:p>
    <w:p w14:paraId="439A0565" w14:textId="77777777" w:rsidR="00E7388B" w:rsidRPr="0078253D" w:rsidRDefault="00E7388B" w:rsidP="0062071D">
      <w:pPr>
        <w:spacing w:line="276" w:lineRule="auto"/>
        <w:jc w:val="both"/>
        <w:rPr>
          <w:b/>
          <w:sz w:val="24"/>
        </w:rPr>
      </w:pPr>
      <w:r w:rsidRPr="0078253D">
        <w:rPr>
          <w:b/>
          <w:sz w:val="24"/>
        </w:rPr>
        <w:t>To</w:t>
      </w:r>
      <w:r w:rsidRPr="0078253D">
        <w:rPr>
          <w:b/>
          <w:spacing w:val="-5"/>
          <w:sz w:val="24"/>
        </w:rPr>
        <w:t xml:space="preserve"> </w:t>
      </w:r>
      <w:r w:rsidRPr="0078253D">
        <w:rPr>
          <w:b/>
          <w:sz w:val="24"/>
        </w:rPr>
        <w:t>achieve</w:t>
      </w:r>
      <w:r w:rsidRPr="0078253D">
        <w:rPr>
          <w:b/>
          <w:spacing w:val="-2"/>
          <w:sz w:val="24"/>
        </w:rPr>
        <w:t xml:space="preserve"> </w:t>
      </w:r>
      <w:r w:rsidRPr="0078253D">
        <w:rPr>
          <w:b/>
          <w:sz w:val="24"/>
        </w:rPr>
        <w:t>effectiveness</w:t>
      </w:r>
      <w:r w:rsidRPr="0078253D">
        <w:rPr>
          <w:b/>
          <w:spacing w:val="-4"/>
          <w:sz w:val="24"/>
        </w:rPr>
        <w:t xml:space="preserve"> </w:t>
      </w:r>
      <w:r w:rsidRPr="0078253D">
        <w:rPr>
          <w:b/>
          <w:sz w:val="24"/>
        </w:rPr>
        <w:t xml:space="preserve">RICT </w:t>
      </w:r>
      <w:r w:rsidRPr="0078253D">
        <w:rPr>
          <w:b/>
          <w:spacing w:val="-2"/>
          <w:sz w:val="24"/>
        </w:rPr>
        <w:t>will:</w:t>
      </w:r>
    </w:p>
    <w:p w14:paraId="06CDCEF5" w14:textId="77777777" w:rsidR="00E7388B" w:rsidRDefault="00E7388B" w:rsidP="00E14B75">
      <w:pPr>
        <w:pStyle w:val="ListParagraph"/>
        <w:numPr>
          <w:ilvl w:val="0"/>
          <w:numId w:val="37"/>
        </w:numPr>
        <w:tabs>
          <w:tab w:val="left" w:pos="1010"/>
        </w:tabs>
        <w:spacing w:line="276" w:lineRule="auto"/>
        <w:ind w:right="4"/>
        <w:jc w:val="both"/>
        <w:rPr>
          <w:sz w:val="24"/>
        </w:rPr>
      </w:pPr>
      <w:r>
        <w:rPr>
          <w:sz w:val="24"/>
        </w:rPr>
        <w:t>Link our training and development to business strategy by understanding what our customers hope to achieve and dedicating training and development to the fulfillment of those goals.</w:t>
      </w:r>
      <w:r w:rsidR="00AC3DDB">
        <w:rPr>
          <w:sz w:val="24"/>
        </w:rPr>
        <w:t xml:space="preserve"> </w:t>
      </w:r>
    </w:p>
    <w:p w14:paraId="208949A0" w14:textId="77777777" w:rsidR="00E7388B" w:rsidRDefault="00E7388B" w:rsidP="00E14B75">
      <w:pPr>
        <w:pStyle w:val="BodyText"/>
        <w:numPr>
          <w:ilvl w:val="0"/>
          <w:numId w:val="34"/>
        </w:numPr>
        <w:spacing w:line="276" w:lineRule="auto"/>
        <w:ind w:right="4"/>
        <w:jc w:val="both"/>
      </w:pPr>
      <w:r>
        <w:t>Focus on business issues rather than training content by working tirelessly to offer training that matches new and emerging demands</w:t>
      </w:r>
      <w:r w:rsidR="00D13725">
        <w:t>.</w:t>
      </w:r>
    </w:p>
    <w:p w14:paraId="4DDA3094" w14:textId="77777777" w:rsidR="00E7388B" w:rsidRPr="0078253D" w:rsidRDefault="00E7388B" w:rsidP="00E14B75">
      <w:pPr>
        <w:pStyle w:val="ListParagraph"/>
        <w:numPr>
          <w:ilvl w:val="0"/>
          <w:numId w:val="34"/>
        </w:numPr>
        <w:tabs>
          <w:tab w:val="left" w:pos="1010"/>
          <w:tab w:val="left" w:pos="9356"/>
        </w:tabs>
        <w:spacing w:line="276" w:lineRule="auto"/>
        <w:ind w:right="4"/>
        <w:jc w:val="both"/>
        <w:rPr>
          <w:sz w:val="24"/>
        </w:rPr>
      </w:pPr>
      <w:r>
        <w:rPr>
          <w:sz w:val="24"/>
        </w:rPr>
        <w:t>Let</w:t>
      </w:r>
      <w:r>
        <w:rPr>
          <w:spacing w:val="-3"/>
          <w:sz w:val="24"/>
        </w:rPr>
        <w:t xml:space="preserve"> </w:t>
      </w:r>
      <w:r>
        <w:rPr>
          <w:sz w:val="24"/>
        </w:rPr>
        <w:t>our</w:t>
      </w:r>
      <w:r>
        <w:rPr>
          <w:spacing w:val="-6"/>
          <w:sz w:val="24"/>
        </w:rPr>
        <w:t xml:space="preserve"> </w:t>
      </w:r>
      <w:r>
        <w:rPr>
          <w:sz w:val="24"/>
        </w:rPr>
        <w:t>customer</w:t>
      </w:r>
      <w:r>
        <w:rPr>
          <w:spacing w:val="-2"/>
          <w:sz w:val="24"/>
        </w:rPr>
        <w:t xml:space="preserve"> </w:t>
      </w:r>
      <w:r>
        <w:rPr>
          <w:sz w:val="24"/>
        </w:rPr>
        <w:t>demand</w:t>
      </w:r>
      <w:r>
        <w:rPr>
          <w:spacing w:val="-3"/>
          <w:sz w:val="24"/>
        </w:rPr>
        <w:t xml:space="preserve"> </w:t>
      </w:r>
      <w:r>
        <w:rPr>
          <w:sz w:val="24"/>
        </w:rPr>
        <w:t>shape</w:t>
      </w:r>
      <w:r>
        <w:rPr>
          <w:spacing w:val="-4"/>
          <w:sz w:val="24"/>
        </w:rPr>
        <w:t xml:space="preserve"> </w:t>
      </w:r>
      <w:r>
        <w:rPr>
          <w:sz w:val="24"/>
        </w:rPr>
        <w:t>our</w:t>
      </w:r>
      <w:r>
        <w:rPr>
          <w:spacing w:val="-6"/>
          <w:sz w:val="24"/>
        </w:rPr>
        <w:t xml:space="preserve"> </w:t>
      </w:r>
      <w:r>
        <w:rPr>
          <w:sz w:val="24"/>
        </w:rPr>
        <w:t>training</w:t>
      </w:r>
      <w:r>
        <w:rPr>
          <w:spacing w:val="-3"/>
          <w:sz w:val="24"/>
        </w:rPr>
        <w:t xml:space="preserve"> </w:t>
      </w:r>
      <w:r>
        <w:rPr>
          <w:sz w:val="24"/>
        </w:rPr>
        <w:t>and</w:t>
      </w:r>
      <w:r>
        <w:rPr>
          <w:spacing w:val="-3"/>
          <w:sz w:val="24"/>
        </w:rPr>
        <w:t xml:space="preserve"> </w:t>
      </w:r>
      <w:r>
        <w:rPr>
          <w:sz w:val="24"/>
        </w:rPr>
        <w:t>development</w:t>
      </w:r>
      <w:r>
        <w:rPr>
          <w:spacing w:val="-3"/>
          <w:sz w:val="24"/>
        </w:rPr>
        <w:t xml:space="preserve"> </w:t>
      </w:r>
      <w:r>
        <w:rPr>
          <w:sz w:val="24"/>
        </w:rPr>
        <w:t>offerings</w:t>
      </w:r>
      <w:r>
        <w:rPr>
          <w:spacing w:val="-5"/>
          <w:sz w:val="24"/>
        </w:rPr>
        <w:t xml:space="preserve"> </w:t>
      </w:r>
      <w:r>
        <w:rPr>
          <w:sz w:val="24"/>
        </w:rPr>
        <w:t>by</w:t>
      </w:r>
      <w:r>
        <w:rPr>
          <w:spacing w:val="-13"/>
          <w:sz w:val="24"/>
        </w:rPr>
        <w:t xml:space="preserve"> </w:t>
      </w:r>
      <w:r>
        <w:rPr>
          <w:sz w:val="24"/>
        </w:rPr>
        <w:t>providing</w:t>
      </w:r>
      <w:r>
        <w:rPr>
          <w:spacing w:val="-3"/>
          <w:sz w:val="24"/>
        </w:rPr>
        <w:t xml:space="preserve"> </w:t>
      </w:r>
      <w:r>
        <w:rPr>
          <w:sz w:val="24"/>
        </w:rPr>
        <w:t>a core</w:t>
      </w:r>
      <w:r>
        <w:rPr>
          <w:spacing w:val="-8"/>
          <w:sz w:val="24"/>
        </w:rPr>
        <w:t xml:space="preserve"> </w:t>
      </w:r>
      <w:r>
        <w:rPr>
          <w:sz w:val="24"/>
        </w:rPr>
        <w:t>curriculum</w:t>
      </w:r>
      <w:r>
        <w:rPr>
          <w:spacing w:val="-11"/>
          <w:sz w:val="24"/>
        </w:rPr>
        <w:t xml:space="preserve"> </w:t>
      </w:r>
      <w:r>
        <w:rPr>
          <w:sz w:val="24"/>
        </w:rPr>
        <w:t>designed</w:t>
      </w:r>
      <w:r>
        <w:rPr>
          <w:spacing w:val="-7"/>
          <w:sz w:val="24"/>
        </w:rPr>
        <w:t xml:space="preserve"> </w:t>
      </w:r>
      <w:r>
        <w:rPr>
          <w:sz w:val="24"/>
        </w:rPr>
        <w:t>to</w:t>
      </w:r>
      <w:r>
        <w:rPr>
          <w:spacing w:val="-7"/>
          <w:sz w:val="24"/>
        </w:rPr>
        <w:t xml:space="preserve"> </w:t>
      </w:r>
      <w:r>
        <w:rPr>
          <w:sz w:val="24"/>
        </w:rPr>
        <w:t>train</w:t>
      </w:r>
      <w:r>
        <w:rPr>
          <w:spacing w:val="-7"/>
          <w:sz w:val="24"/>
        </w:rPr>
        <w:t xml:space="preserve"> </w:t>
      </w:r>
      <w:r>
        <w:rPr>
          <w:sz w:val="24"/>
        </w:rPr>
        <w:t>individuals</w:t>
      </w:r>
      <w:r>
        <w:rPr>
          <w:spacing w:val="-4"/>
          <w:sz w:val="24"/>
        </w:rPr>
        <w:t xml:space="preserve"> </w:t>
      </w:r>
      <w:r>
        <w:rPr>
          <w:sz w:val="24"/>
        </w:rPr>
        <w:t>in</w:t>
      </w:r>
      <w:r>
        <w:rPr>
          <w:spacing w:val="-7"/>
          <w:sz w:val="24"/>
        </w:rPr>
        <w:t xml:space="preserve"> </w:t>
      </w:r>
      <w:r>
        <w:rPr>
          <w:sz w:val="24"/>
        </w:rPr>
        <w:t>basic</w:t>
      </w:r>
      <w:r>
        <w:rPr>
          <w:spacing w:val="-8"/>
          <w:sz w:val="24"/>
        </w:rPr>
        <w:t xml:space="preserve"> </w:t>
      </w:r>
      <w:r>
        <w:rPr>
          <w:sz w:val="24"/>
        </w:rPr>
        <w:t>skills</w:t>
      </w:r>
      <w:r>
        <w:rPr>
          <w:spacing w:val="-9"/>
          <w:sz w:val="24"/>
        </w:rPr>
        <w:t xml:space="preserve"> </w:t>
      </w:r>
      <w:r>
        <w:rPr>
          <w:sz w:val="24"/>
        </w:rPr>
        <w:t>and</w:t>
      </w:r>
      <w:r>
        <w:rPr>
          <w:spacing w:val="-7"/>
          <w:sz w:val="24"/>
        </w:rPr>
        <w:t xml:space="preserve"> </w:t>
      </w:r>
      <w:r>
        <w:rPr>
          <w:sz w:val="24"/>
        </w:rPr>
        <w:t>core</w:t>
      </w:r>
      <w:r>
        <w:rPr>
          <w:spacing w:val="-8"/>
          <w:sz w:val="24"/>
        </w:rPr>
        <w:t xml:space="preserve"> </w:t>
      </w:r>
      <w:r>
        <w:rPr>
          <w:sz w:val="24"/>
        </w:rPr>
        <w:t>competencies.</w:t>
      </w:r>
      <w:r>
        <w:rPr>
          <w:spacing w:val="-5"/>
          <w:sz w:val="24"/>
        </w:rPr>
        <w:t xml:space="preserve"> </w:t>
      </w:r>
      <w:r>
        <w:rPr>
          <w:sz w:val="24"/>
        </w:rPr>
        <w:t>We will</w:t>
      </w:r>
      <w:r>
        <w:rPr>
          <w:spacing w:val="-3"/>
          <w:sz w:val="24"/>
        </w:rPr>
        <w:t xml:space="preserve"> </w:t>
      </w:r>
      <w:r>
        <w:rPr>
          <w:sz w:val="24"/>
        </w:rPr>
        <w:t>also conduct ongoing needs assessments across the organization aimed at making training more strategic and providing training that has more business impact.</w:t>
      </w:r>
    </w:p>
    <w:p w14:paraId="4686731C" w14:textId="77777777" w:rsidR="00E7388B" w:rsidRPr="0078253D" w:rsidRDefault="00E7388B" w:rsidP="00E14B75">
      <w:pPr>
        <w:pStyle w:val="ListParagraph"/>
        <w:numPr>
          <w:ilvl w:val="0"/>
          <w:numId w:val="34"/>
        </w:numPr>
        <w:tabs>
          <w:tab w:val="left" w:pos="1010"/>
        </w:tabs>
        <w:spacing w:line="276" w:lineRule="auto"/>
        <w:ind w:right="4"/>
        <w:jc w:val="both"/>
        <w:rPr>
          <w:sz w:val="24"/>
        </w:rPr>
      </w:pPr>
      <w:r>
        <w:rPr>
          <w:sz w:val="24"/>
        </w:rPr>
        <w:t>Clarify our training and development business mission by avoiding trying to be all things</w:t>
      </w:r>
      <w:r>
        <w:rPr>
          <w:spacing w:val="-9"/>
          <w:sz w:val="24"/>
        </w:rPr>
        <w:t xml:space="preserve"> </w:t>
      </w:r>
      <w:r>
        <w:rPr>
          <w:sz w:val="24"/>
        </w:rPr>
        <w:t>to</w:t>
      </w:r>
      <w:r>
        <w:rPr>
          <w:spacing w:val="-7"/>
          <w:sz w:val="24"/>
        </w:rPr>
        <w:t xml:space="preserve"> </w:t>
      </w:r>
      <w:r>
        <w:rPr>
          <w:sz w:val="24"/>
        </w:rPr>
        <w:t>all</w:t>
      </w:r>
      <w:r>
        <w:rPr>
          <w:spacing w:val="-15"/>
          <w:sz w:val="24"/>
        </w:rPr>
        <w:t xml:space="preserve"> </w:t>
      </w:r>
      <w:r>
        <w:rPr>
          <w:sz w:val="24"/>
        </w:rPr>
        <w:t>people.</w:t>
      </w:r>
      <w:r>
        <w:rPr>
          <w:spacing w:val="-5"/>
          <w:sz w:val="24"/>
        </w:rPr>
        <w:t xml:space="preserve"> </w:t>
      </w:r>
      <w:r>
        <w:rPr>
          <w:sz w:val="24"/>
        </w:rPr>
        <w:t>RICT</w:t>
      </w:r>
      <w:r>
        <w:rPr>
          <w:spacing w:val="-5"/>
          <w:sz w:val="24"/>
        </w:rPr>
        <w:t xml:space="preserve"> </w:t>
      </w:r>
      <w:r>
        <w:rPr>
          <w:sz w:val="24"/>
        </w:rPr>
        <w:t>will</w:t>
      </w:r>
      <w:r>
        <w:rPr>
          <w:spacing w:val="-15"/>
          <w:sz w:val="24"/>
        </w:rPr>
        <w:t xml:space="preserve"> </w:t>
      </w:r>
      <w:r>
        <w:rPr>
          <w:sz w:val="24"/>
        </w:rPr>
        <w:t>offer</w:t>
      </w:r>
      <w:r>
        <w:rPr>
          <w:spacing w:val="-2"/>
          <w:sz w:val="24"/>
        </w:rPr>
        <w:t xml:space="preserve"> </w:t>
      </w:r>
      <w:r>
        <w:rPr>
          <w:sz w:val="24"/>
        </w:rPr>
        <w:t>more</w:t>
      </w:r>
      <w:r>
        <w:rPr>
          <w:spacing w:val="-13"/>
          <w:sz w:val="24"/>
        </w:rPr>
        <w:t xml:space="preserve"> </w:t>
      </w:r>
      <w:r>
        <w:rPr>
          <w:sz w:val="24"/>
        </w:rPr>
        <w:t>than</w:t>
      </w:r>
      <w:r>
        <w:rPr>
          <w:spacing w:val="-12"/>
          <w:sz w:val="24"/>
        </w:rPr>
        <w:t xml:space="preserve"> </w:t>
      </w:r>
      <w:r>
        <w:rPr>
          <w:sz w:val="24"/>
        </w:rPr>
        <w:t>training</w:t>
      </w:r>
      <w:r>
        <w:rPr>
          <w:spacing w:val="-7"/>
          <w:sz w:val="24"/>
        </w:rPr>
        <w:t xml:space="preserve"> </w:t>
      </w:r>
      <w:r>
        <w:rPr>
          <w:sz w:val="24"/>
        </w:rPr>
        <w:t>to</w:t>
      </w:r>
      <w:r>
        <w:rPr>
          <w:spacing w:val="-3"/>
          <w:sz w:val="24"/>
        </w:rPr>
        <w:t xml:space="preserve"> </w:t>
      </w:r>
      <w:r>
        <w:rPr>
          <w:sz w:val="24"/>
        </w:rPr>
        <w:t>develop</w:t>
      </w:r>
      <w:r>
        <w:rPr>
          <w:spacing w:val="-7"/>
          <w:sz w:val="24"/>
        </w:rPr>
        <w:t xml:space="preserve"> </w:t>
      </w:r>
      <w:r>
        <w:rPr>
          <w:sz w:val="24"/>
        </w:rPr>
        <w:t>employee</w:t>
      </w:r>
      <w:r>
        <w:rPr>
          <w:spacing w:val="-8"/>
          <w:sz w:val="24"/>
        </w:rPr>
        <w:t xml:space="preserve"> </w:t>
      </w:r>
      <w:r>
        <w:rPr>
          <w:sz w:val="24"/>
        </w:rPr>
        <w:t>skills.</w:t>
      </w:r>
      <w:r>
        <w:rPr>
          <w:spacing w:val="-5"/>
          <w:sz w:val="24"/>
        </w:rPr>
        <w:t xml:space="preserve"> </w:t>
      </w:r>
      <w:r>
        <w:rPr>
          <w:sz w:val="24"/>
        </w:rPr>
        <w:t>The training RICT will provide will also contribute—visible and substantially—to fulfillment of our customers' business strategies.</w:t>
      </w:r>
      <w:r w:rsidR="00AC3DDB">
        <w:rPr>
          <w:sz w:val="24"/>
        </w:rPr>
        <w:t xml:space="preserve"> </w:t>
      </w:r>
    </w:p>
    <w:p w14:paraId="2EFACEBE" w14:textId="77777777" w:rsidR="00E7388B" w:rsidRDefault="00E7388B" w:rsidP="0062071D">
      <w:pPr>
        <w:pStyle w:val="ListParagraph"/>
        <w:numPr>
          <w:ilvl w:val="0"/>
          <w:numId w:val="34"/>
        </w:numPr>
        <w:tabs>
          <w:tab w:val="left" w:pos="1010"/>
        </w:tabs>
        <w:spacing w:line="276" w:lineRule="auto"/>
        <w:ind w:right="120"/>
        <w:jc w:val="both"/>
        <w:rPr>
          <w:sz w:val="24"/>
        </w:rPr>
      </w:pPr>
      <w:r>
        <w:rPr>
          <w:sz w:val="24"/>
        </w:rPr>
        <w:t>See</w:t>
      </w:r>
      <w:r>
        <w:rPr>
          <w:spacing w:val="-5"/>
          <w:sz w:val="24"/>
        </w:rPr>
        <w:t xml:space="preserve"> </w:t>
      </w:r>
      <w:r>
        <w:rPr>
          <w:sz w:val="24"/>
        </w:rPr>
        <w:t>training and development as</w:t>
      </w:r>
      <w:r>
        <w:rPr>
          <w:spacing w:val="-2"/>
          <w:sz w:val="24"/>
        </w:rPr>
        <w:t xml:space="preserve"> </w:t>
      </w:r>
      <w:r>
        <w:rPr>
          <w:sz w:val="24"/>
        </w:rPr>
        <w:t>an</w:t>
      </w:r>
      <w:r>
        <w:rPr>
          <w:spacing w:val="-4"/>
          <w:sz w:val="24"/>
        </w:rPr>
        <w:t xml:space="preserve"> </w:t>
      </w:r>
      <w:r>
        <w:rPr>
          <w:sz w:val="24"/>
        </w:rPr>
        <w:t>enterprise, not as</w:t>
      </w:r>
      <w:r>
        <w:rPr>
          <w:spacing w:val="-2"/>
          <w:sz w:val="24"/>
        </w:rPr>
        <w:t xml:space="preserve"> </w:t>
      </w:r>
      <w:r>
        <w:rPr>
          <w:sz w:val="24"/>
        </w:rPr>
        <w:t>a</w:t>
      </w:r>
      <w:r>
        <w:rPr>
          <w:spacing w:val="-5"/>
          <w:sz w:val="24"/>
        </w:rPr>
        <w:t xml:space="preserve"> </w:t>
      </w:r>
      <w:r>
        <w:rPr>
          <w:sz w:val="24"/>
        </w:rPr>
        <w:t>function</w:t>
      </w:r>
      <w:r>
        <w:rPr>
          <w:spacing w:val="-4"/>
          <w:sz w:val="24"/>
        </w:rPr>
        <w:t xml:space="preserve"> </w:t>
      </w:r>
      <w:r>
        <w:rPr>
          <w:sz w:val="24"/>
        </w:rPr>
        <w:t>by</w:t>
      </w:r>
      <w:r>
        <w:rPr>
          <w:spacing w:val="-4"/>
          <w:sz w:val="24"/>
        </w:rPr>
        <w:t xml:space="preserve"> </w:t>
      </w:r>
      <w:r>
        <w:rPr>
          <w:sz w:val="24"/>
        </w:rPr>
        <w:t>maintaining intense focus</w:t>
      </w:r>
      <w:r>
        <w:rPr>
          <w:spacing w:val="-2"/>
          <w:sz w:val="24"/>
        </w:rPr>
        <w:t xml:space="preserve"> </w:t>
      </w:r>
      <w:r>
        <w:rPr>
          <w:sz w:val="24"/>
        </w:rPr>
        <w:t>on our customers, their issues, and their needs; and being systematic in our efforts to meet those needs efficiently, consistently, and reliably.</w:t>
      </w:r>
    </w:p>
    <w:p w14:paraId="66DA1322" w14:textId="77777777" w:rsidR="00E7388B" w:rsidRDefault="00E7388B" w:rsidP="00D13725">
      <w:pPr>
        <w:pStyle w:val="ListParagraph"/>
        <w:numPr>
          <w:ilvl w:val="0"/>
          <w:numId w:val="34"/>
        </w:numPr>
        <w:tabs>
          <w:tab w:val="left" w:pos="1010"/>
        </w:tabs>
        <w:spacing w:line="276" w:lineRule="auto"/>
        <w:ind w:right="4"/>
        <w:jc w:val="both"/>
        <w:rPr>
          <w:sz w:val="24"/>
        </w:rPr>
      </w:pPr>
      <w:r>
        <w:rPr>
          <w:sz w:val="24"/>
        </w:rPr>
        <w:t>Daring to pursue missions that are linked to the business strategy and focused on business issues; willingly tackling big challenges, even those that are difficult and risky; being ambitious, alert, confident, and pragmatic.</w:t>
      </w:r>
      <w:r w:rsidR="00AC3DDB">
        <w:rPr>
          <w:sz w:val="24"/>
        </w:rPr>
        <w:t xml:space="preserve"> </w:t>
      </w:r>
    </w:p>
    <w:p w14:paraId="571CDD76" w14:textId="77777777" w:rsidR="00E7388B" w:rsidRDefault="00E7388B" w:rsidP="0062071D">
      <w:pPr>
        <w:pStyle w:val="BodyText"/>
        <w:spacing w:line="276" w:lineRule="auto"/>
        <w:jc w:val="both"/>
      </w:pPr>
    </w:p>
    <w:p w14:paraId="0968D71B" w14:textId="77777777" w:rsidR="00E7388B" w:rsidRPr="00E7388B" w:rsidRDefault="00E7388B" w:rsidP="0062071D">
      <w:pPr>
        <w:spacing w:line="276" w:lineRule="auto"/>
        <w:jc w:val="both"/>
        <w:rPr>
          <w:b/>
        </w:rPr>
      </w:pPr>
      <w:r w:rsidRPr="00E7388B">
        <w:rPr>
          <w:b/>
        </w:rPr>
        <w:t>To</w:t>
      </w:r>
      <w:r w:rsidRPr="00E7388B">
        <w:rPr>
          <w:b/>
          <w:spacing w:val="-4"/>
        </w:rPr>
        <w:t xml:space="preserve"> </w:t>
      </w:r>
      <w:r w:rsidRPr="00E7388B">
        <w:rPr>
          <w:b/>
        </w:rPr>
        <w:t>achieve</w:t>
      </w:r>
      <w:r w:rsidRPr="00E7388B">
        <w:rPr>
          <w:b/>
          <w:spacing w:val="-3"/>
        </w:rPr>
        <w:t xml:space="preserve"> </w:t>
      </w:r>
      <w:r w:rsidRPr="00E7388B">
        <w:rPr>
          <w:b/>
        </w:rPr>
        <w:t>cost</w:t>
      </w:r>
      <w:r w:rsidRPr="00E7388B">
        <w:rPr>
          <w:b/>
          <w:spacing w:val="-2"/>
        </w:rPr>
        <w:t xml:space="preserve"> </w:t>
      </w:r>
      <w:r w:rsidRPr="00E7388B">
        <w:rPr>
          <w:b/>
        </w:rPr>
        <w:t>efficiency, R</w:t>
      </w:r>
      <w:r w:rsidR="00E7339F">
        <w:rPr>
          <w:b/>
        </w:rPr>
        <w:t>uralnet ICT Academy</w:t>
      </w:r>
      <w:r w:rsidRPr="00E7388B">
        <w:rPr>
          <w:b/>
        </w:rPr>
        <w:t xml:space="preserve"> </w:t>
      </w:r>
      <w:r w:rsidRPr="00E7388B">
        <w:rPr>
          <w:b/>
          <w:spacing w:val="-2"/>
        </w:rPr>
        <w:t>will:</w:t>
      </w:r>
    </w:p>
    <w:p w14:paraId="1610D51E" w14:textId="77777777" w:rsidR="00E7388B" w:rsidRDefault="00E7388B" w:rsidP="00E14B75">
      <w:pPr>
        <w:pStyle w:val="ListParagraph"/>
        <w:numPr>
          <w:ilvl w:val="2"/>
          <w:numId w:val="36"/>
        </w:numPr>
        <w:tabs>
          <w:tab w:val="left" w:pos="1010"/>
        </w:tabs>
        <w:spacing w:line="276" w:lineRule="auto"/>
        <w:ind w:right="4"/>
        <w:jc w:val="both"/>
        <w:rPr>
          <w:sz w:val="24"/>
        </w:rPr>
      </w:pPr>
      <w:r>
        <w:rPr>
          <w:sz w:val="24"/>
        </w:rPr>
        <w:t>Expose hidden costs for businesses by allowing them to see their "true" training costs such as lost productivity, wasted training investments, or lost opportunity. Teaching these businesses how to measure training costs, and what they are getting back from their training.</w:t>
      </w:r>
    </w:p>
    <w:p w14:paraId="1ECC9D1E" w14:textId="77777777" w:rsidR="00E7388B" w:rsidRDefault="00E7388B" w:rsidP="0062071D">
      <w:pPr>
        <w:pStyle w:val="ListParagraph"/>
        <w:numPr>
          <w:ilvl w:val="2"/>
          <w:numId w:val="36"/>
        </w:numPr>
        <w:tabs>
          <w:tab w:val="left" w:pos="1010"/>
        </w:tabs>
        <w:spacing w:line="276" w:lineRule="auto"/>
        <w:jc w:val="both"/>
        <w:rPr>
          <w:sz w:val="24"/>
        </w:rPr>
      </w:pPr>
      <w:r>
        <w:rPr>
          <w:sz w:val="24"/>
        </w:rPr>
        <w:t>Aggressively</w:t>
      </w:r>
      <w:r>
        <w:rPr>
          <w:spacing w:val="-7"/>
          <w:sz w:val="24"/>
        </w:rPr>
        <w:t xml:space="preserve"> </w:t>
      </w:r>
      <w:r>
        <w:rPr>
          <w:sz w:val="24"/>
        </w:rPr>
        <w:t>reduce</w:t>
      </w:r>
      <w:r>
        <w:rPr>
          <w:spacing w:val="1"/>
          <w:sz w:val="24"/>
        </w:rPr>
        <w:t xml:space="preserve"> </w:t>
      </w:r>
      <w:r>
        <w:rPr>
          <w:sz w:val="24"/>
        </w:rPr>
        <w:t>costs</w:t>
      </w:r>
      <w:r>
        <w:rPr>
          <w:spacing w:val="-5"/>
          <w:sz w:val="24"/>
        </w:rPr>
        <w:t xml:space="preserve"> </w:t>
      </w:r>
      <w:r>
        <w:rPr>
          <w:sz w:val="24"/>
        </w:rPr>
        <w:t>by</w:t>
      </w:r>
      <w:r>
        <w:rPr>
          <w:spacing w:val="-8"/>
          <w:sz w:val="24"/>
        </w:rPr>
        <w:t xml:space="preserve"> </w:t>
      </w:r>
      <w:r>
        <w:rPr>
          <w:sz w:val="24"/>
        </w:rPr>
        <w:t>eliminating</w:t>
      </w:r>
      <w:r>
        <w:rPr>
          <w:spacing w:val="3"/>
          <w:sz w:val="24"/>
        </w:rPr>
        <w:t xml:space="preserve"> </w:t>
      </w:r>
      <w:r>
        <w:rPr>
          <w:spacing w:val="-2"/>
          <w:sz w:val="24"/>
        </w:rPr>
        <w:t>duplication.</w:t>
      </w:r>
    </w:p>
    <w:p w14:paraId="2AB44ABC" w14:textId="77777777" w:rsidR="00E7388B" w:rsidRDefault="00E7388B" w:rsidP="00E14B75">
      <w:pPr>
        <w:pStyle w:val="ListParagraph"/>
        <w:numPr>
          <w:ilvl w:val="2"/>
          <w:numId w:val="36"/>
        </w:numPr>
        <w:tabs>
          <w:tab w:val="left" w:pos="1010"/>
        </w:tabs>
        <w:spacing w:line="276" w:lineRule="auto"/>
        <w:ind w:right="4"/>
        <w:jc w:val="both"/>
        <w:rPr>
          <w:sz w:val="24"/>
        </w:rPr>
      </w:pPr>
      <w:r>
        <w:rPr>
          <w:sz w:val="24"/>
        </w:rPr>
        <w:t>Build</w:t>
      </w:r>
      <w:r>
        <w:rPr>
          <w:spacing w:val="-5"/>
          <w:sz w:val="24"/>
        </w:rPr>
        <w:t xml:space="preserve"> </w:t>
      </w:r>
      <w:r>
        <w:rPr>
          <w:sz w:val="24"/>
        </w:rPr>
        <w:t>and</w:t>
      </w:r>
      <w:r>
        <w:rPr>
          <w:spacing w:val="-1"/>
          <w:sz w:val="24"/>
        </w:rPr>
        <w:t xml:space="preserve"> </w:t>
      </w:r>
      <w:r>
        <w:rPr>
          <w:sz w:val="24"/>
        </w:rPr>
        <w:t>maintain</w:t>
      </w:r>
      <w:r>
        <w:rPr>
          <w:spacing w:val="-3"/>
          <w:sz w:val="24"/>
        </w:rPr>
        <w:t xml:space="preserve"> </w:t>
      </w:r>
      <w:r>
        <w:rPr>
          <w:sz w:val="24"/>
        </w:rPr>
        <w:t>reliable</w:t>
      </w:r>
      <w:r>
        <w:rPr>
          <w:spacing w:val="-1"/>
          <w:sz w:val="24"/>
        </w:rPr>
        <w:t xml:space="preserve"> </w:t>
      </w:r>
      <w:r>
        <w:rPr>
          <w:sz w:val="24"/>
        </w:rPr>
        <w:t>systems</w:t>
      </w:r>
      <w:r>
        <w:rPr>
          <w:spacing w:val="-7"/>
          <w:sz w:val="24"/>
        </w:rPr>
        <w:t xml:space="preserve"> </w:t>
      </w:r>
      <w:r>
        <w:rPr>
          <w:sz w:val="24"/>
        </w:rPr>
        <w:t>and</w:t>
      </w:r>
      <w:r>
        <w:rPr>
          <w:spacing w:val="-5"/>
          <w:sz w:val="24"/>
        </w:rPr>
        <w:t xml:space="preserve"> </w:t>
      </w:r>
      <w:r>
        <w:rPr>
          <w:sz w:val="24"/>
        </w:rPr>
        <w:t>processes</w:t>
      </w:r>
      <w:r>
        <w:rPr>
          <w:spacing w:val="-3"/>
          <w:sz w:val="24"/>
        </w:rPr>
        <w:t xml:space="preserve"> </w:t>
      </w:r>
      <w:r>
        <w:rPr>
          <w:sz w:val="24"/>
        </w:rPr>
        <w:t>by</w:t>
      </w:r>
      <w:r>
        <w:rPr>
          <w:spacing w:val="-14"/>
          <w:sz w:val="24"/>
        </w:rPr>
        <w:t xml:space="preserve"> </w:t>
      </w:r>
      <w:r>
        <w:rPr>
          <w:sz w:val="24"/>
        </w:rPr>
        <w:t>putting</w:t>
      </w:r>
      <w:r>
        <w:rPr>
          <w:spacing w:val="-5"/>
          <w:sz w:val="24"/>
        </w:rPr>
        <w:t xml:space="preserve"> </w:t>
      </w:r>
      <w:r>
        <w:rPr>
          <w:sz w:val="24"/>
        </w:rPr>
        <w:t>reliable</w:t>
      </w:r>
      <w:r>
        <w:rPr>
          <w:spacing w:val="-6"/>
          <w:sz w:val="24"/>
        </w:rPr>
        <w:t xml:space="preserve"> </w:t>
      </w:r>
      <w:r>
        <w:rPr>
          <w:sz w:val="24"/>
        </w:rPr>
        <w:t>training</w:t>
      </w:r>
      <w:r>
        <w:rPr>
          <w:spacing w:val="-5"/>
          <w:sz w:val="24"/>
        </w:rPr>
        <w:t xml:space="preserve"> </w:t>
      </w:r>
      <w:r>
        <w:rPr>
          <w:sz w:val="24"/>
        </w:rPr>
        <w:t>and development systems and processes in place.</w:t>
      </w:r>
    </w:p>
    <w:p w14:paraId="61A3E909" w14:textId="77777777" w:rsidR="00E7388B" w:rsidRDefault="00E7388B" w:rsidP="00BA1DAB">
      <w:pPr>
        <w:pStyle w:val="ListParagraph"/>
        <w:numPr>
          <w:ilvl w:val="2"/>
          <w:numId w:val="36"/>
        </w:numPr>
        <w:tabs>
          <w:tab w:val="left" w:pos="1010"/>
        </w:tabs>
        <w:spacing w:line="276" w:lineRule="auto"/>
        <w:ind w:right="4"/>
        <w:jc w:val="both"/>
        <w:rPr>
          <w:sz w:val="24"/>
        </w:rPr>
      </w:pPr>
      <w:r>
        <w:rPr>
          <w:sz w:val="24"/>
        </w:rPr>
        <w:t>Operate as a variable cost, not a fixed expense, by understanding that customers spend only</w:t>
      </w:r>
      <w:r>
        <w:rPr>
          <w:spacing w:val="-12"/>
          <w:sz w:val="24"/>
        </w:rPr>
        <w:t xml:space="preserve"> </w:t>
      </w:r>
      <w:r>
        <w:rPr>
          <w:sz w:val="24"/>
        </w:rPr>
        <w:t>at</w:t>
      </w:r>
      <w:r>
        <w:rPr>
          <w:spacing w:val="-7"/>
          <w:sz w:val="24"/>
        </w:rPr>
        <w:t xml:space="preserve"> </w:t>
      </w:r>
      <w:r>
        <w:rPr>
          <w:sz w:val="24"/>
        </w:rPr>
        <w:t>their</w:t>
      </w:r>
      <w:r>
        <w:rPr>
          <w:spacing w:val="-5"/>
          <w:sz w:val="24"/>
        </w:rPr>
        <w:t xml:space="preserve"> </w:t>
      </w:r>
      <w:r>
        <w:rPr>
          <w:sz w:val="24"/>
        </w:rPr>
        <w:t>own</w:t>
      </w:r>
      <w:r>
        <w:rPr>
          <w:spacing w:val="-8"/>
          <w:sz w:val="24"/>
        </w:rPr>
        <w:t xml:space="preserve"> </w:t>
      </w:r>
      <w:r>
        <w:rPr>
          <w:sz w:val="24"/>
        </w:rPr>
        <w:t>initiative.</w:t>
      </w:r>
      <w:r>
        <w:rPr>
          <w:spacing w:val="-5"/>
          <w:sz w:val="24"/>
        </w:rPr>
        <w:t xml:space="preserve"> </w:t>
      </w:r>
      <w:r>
        <w:rPr>
          <w:sz w:val="24"/>
        </w:rPr>
        <w:t>Making</w:t>
      </w:r>
      <w:r>
        <w:rPr>
          <w:spacing w:val="-7"/>
          <w:sz w:val="24"/>
        </w:rPr>
        <w:t xml:space="preserve"> </w:t>
      </w:r>
      <w:r>
        <w:rPr>
          <w:sz w:val="24"/>
        </w:rPr>
        <w:t>training</w:t>
      </w:r>
      <w:r>
        <w:rPr>
          <w:spacing w:val="-7"/>
          <w:sz w:val="24"/>
        </w:rPr>
        <w:t xml:space="preserve"> </w:t>
      </w:r>
      <w:r>
        <w:rPr>
          <w:sz w:val="24"/>
        </w:rPr>
        <w:t>a</w:t>
      </w:r>
      <w:r>
        <w:rPr>
          <w:spacing w:val="-3"/>
          <w:sz w:val="24"/>
        </w:rPr>
        <w:t xml:space="preserve"> </w:t>
      </w:r>
      <w:r>
        <w:rPr>
          <w:sz w:val="24"/>
        </w:rPr>
        <w:t>variable</w:t>
      </w:r>
      <w:r>
        <w:rPr>
          <w:spacing w:val="-8"/>
          <w:sz w:val="24"/>
        </w:rPr>
        <w:t xml:space="preserve"> </w:t>
      </w:r>
      <w:r>
        <w:rPr>
          <w:sz w:val="24"/>
        </w:rPr>
        <w:t>cost</w:t>
      </w:r>
      <w:r>
        <w:rPr>
          <w:spacing w:val="-2"/>
          <w:sz w:val="24"/>
        </w:rPr>
        <w:t xml:space="preserve"> </w:t>
      </w:r>
      <w:r>
        <w:rPr>
          <w:sz w:val="24"/>
        </w:rPr>
        <w:t>makes</w:t>
      </w:r>
      <w:r>
        <w:rPr>
          <w:spacing w:val="-9"/>
          <w:sz w:val="24"/>
        </w:rPr>
        <w:t xml:space="preserve"> </w:t>
      </w:r>
      <w:r>
        <w:rPr>
          <w:sz w:val="24"/>
        </w:rPr>
        <w:t>especially</w:t>
      </w:r>
      <w:r>
        <w:rPr>
          <w:spacing w:val="-12"/>
          <w:sz w:val="24"/>
        </w:rPr>
        <w:t xml:space="preserve"> </w:t>
      </w:r>
      <w:r>
        <w:rPr>
          <w:sz w:val="24"/>
        </w:rPr>
        <w:t>good</w:t>
      </w:r>
      <w:r>
        <w:rPr>
          <w:spacing w:val="-12"/>
          <w:sz w:val="24"/>
        </w:rPr>
        <w:t xml:space="preserve"> </w:t>
      </w:r>
      <w:r>
        <w:rPr>
          <w:sz w:val="24"/>
        </w:rPr>
        <w:t>sense now that the pace of change in business—and the resulting demands for learning</w:t>
      </w:r>
      <w:r w:rsidR="00BA1DAB">
        <w:rPr>
          <w:sz w:val="24"/>
        </w:rPr>
        <w:t>-</w:t>
      </w:r>
      <w:r>
        <w:rPr>
          <w:sz w:val="24"/>
        </w:rPr>
        <w:t>are accelerating so dramatically. We found that there's no better stimulus to innovate, improve, and become more efficient than having to earn the right to serve customers, each and every day.</w:t>
      </w:r>
    </w:p>
    <w:p w14:paraId="682FD6D5" w14:textId="77777777" w:rsidR="00E7388B" w:rsidRDefault="00E7388B" w:rsidP="00E14B75">
      <w:pPr>
        <w:pStyle w:val="ListParagraph"/>
        <w:numPr>
          <w:ilvl w:val="2"/>
          <w:numId w:val="36"/>
        </w:numPr>
        <w:tabs>
          <w:tab w:val="left" w:pos="1010"/>
        </w:tabs>
        <w:spacing w:line="276" w:lineRule="auto"/>
        <w:ind w:right="4"/>
        <w:jc w:val="both"/>
        <w:rPr>
          <w:sz w:val="24"/>
        </w:rPr>
      </w:pPr>
      <w:r>
        <w:rPr>
          <w:sz w:val="24"/>
        </w:rPr>
        <w:t>Be flexible and opportunistic in sourcing by strategically linking and focusing on business issues, allowing customers to consistently define the value derived from</w:t>
      </w:r>
      <w:r>
        <w:rPr>
          <w:spacing w:val="-2"/>
          <w:sz w:val="24"/>
        </w:rPr>
        <w:t xml:space="preserve"> </w:t>
      </w:r>
      <w:r>
        <w:rPr>
          <w:sz w:val="24"/>
        </w:rPr>
        <w:t>the training. Clarify precisely what our customers expect from the training; negotiate a results contract; guarantee customer satisfaction.</w:t>
      </w:r>
    </w:p>
    <w:p w14:paraId="0E519E0C" w14:textId="77777777" w:rsidR="00E7388B" w:rsidRPr="00E7388B" w:rsidRDefault="00E7388B" w:rsidP="0062071D">
      <w:pPr>
        <w:pStyle w:val="BodyText"/>
        <w:spacing w:line="276" w:lineRule="auto"/>
        <w:jc w:val="both"/>
        <w:rPr>
          <w:b/>
        </w:rPr>
      </w:pPr>
    </w:p>
    <w:p w14:paraId="6C28DEB7" w14:textId="77777777" w:rsidR="00E7388B" w:rsidRPr="00E7388B" w:rsidRDefault="00E7388B" w:rsidP="0062071D">
      <w:pPr>
        <w:spacing w:line="276" w:lineRule="auto"/>
        <w:jc w:val="both"/>
        <w:rPr>
          <w:b/>
        </w:rPr>
      </w:pPr>
      <w:r w:rsidRPr="00E7388B">
        <w:rPr>
          <w:b/>
        </w:rPr>
        <w:t>To</w:t>
      </w:r>
      <w:r w:rsidRPr="00E7388B">
        <w:rPr>
          <w:b/>
          <w:spacing w:val="-8"/>
        </w:rPr>
        <w:t xml:space="preserve"> </w:t>
      </w:r>
      <w:r w:rsidRPr="00E7388B">
        <w:rPr>
          <w:b/>
        </w:rPr>
        <w:t>maintain a</w:t>
      </w:r>
      <w:r w:rsidRPr="00E7388B">
        <w:rPr>
          <w:b/>
          <w:spacing w:val="-5"/>
        </w:rPr>
        <w:t xml:space="preserve"> </w:t>
      </w:r>
      <w:r w:rsidRPr="00E7388B">
        <w:rPr>
          <w:b/>
        </w:rPr>
        <w:t>serious</w:t>
      </w:r>
      <w:r w:rsidRPr="00E7388B">
        <w:rPr>
          <w:b/>
          <w:spacing w:val="-3"/>
        </w:rPr>
        <w:t xml:space="preserve"> </w:t>
      </w:r>
      <w:r w:rsidRPr="00E7388B">
        <w:rPr>
          <w:b/>
        </w:rPr>
        <w:t>business</w:t>
      </w:r>
      <w:r w:rsidRPr="00E7388B">
        <w:rPr>
          <w:b/>
          <w:spacing w:val="-2"/>
        </w:rPr>
        <w:t xml:space="preserve"> </w:t>
      </w:r>
      <w:r w:rsidRPr="00E7388B">
        <w:rPr>
          <w:b/>
        </w:rPr>
        <w:t>discipline</w:t>
      </w:r>
      <w:r w:rsidRPr="00E7388B">
        <w:rPr>
          <w:b/>
          <w:spacing w:val="-2"/>
        </w:rPr>
        <w:t xml:space="preserve"> </w:t>
      </w:r>
      <w:r w:rsidRPr="00E7388B">
        <w:rPr>
          <w:b/>
        </w:rPr>
        <w:t>RICT</w:t>
      </w:r>
      <w:r w:rsidRPr="00E7388B">
        <w:rPr>
          <w:b/>
          <w:spacing w:val="2"/>
        </w:rPr>
        <w:t xml:space="preserve"> </w:t>
      </w:r>
      <w:r w:rsidRPr="00E7388B">
        <w:rPr>
          <w:b/>
          <w:spacing w:val="-2"/>
        </w:rPr>
        <w:t>will:</w:t>
      </w:r>
    </w:p>
    <w:p w14:paraId="76F500B2" w14:textId="77777777" w:rsidR="00E7388B" w:rsidRDefault="00E7388B" w:rsidP="0062071D">
      <w:pPr>
        <w:pStyle w:val="ListParagraph"/>
        <w:numPr>
          <w:ilvl w:val="0"/>
          <w:numId w:val="37"/>
        </w:numPr>
        <w:tabs>
          <w:tab w:val="left" w:pos="1125"/>
        </w:tabs>
        <w:spacing w:line="276" w:lineRule="auto"/>
        <w:jc w:val="both"/>
        <w:rPr>
          <w:sz w:val="24"/>
        </w:rPr>
      </w:pPr>
      <w:r>
        <w:rPr>
          <w:sz w:val="24"/>
        </w:rPr>
        <w:t>Continually</w:t>
      </w:r>
      <w:r>
        <w:rPr>
          <w:spacing w:val="-9"/>
          <w:sz w:val="24"/>
        </w:rPr>
        <w:t xml:space="preserve"> </w:t>
      </w:r>
      <w:r>
        <w:rPr>
          <w:sz w:val="24"/>
        </w:rPr>
        <w:t>adapt</w:t>
      </w:r>
      <w:r>
        <w:rPr>
          <w:spacing w:val="-1"/>
          <w:sz w:val="24"/>
        </w:rPr>
        <w:t xml:space="preserve"> </w:t>
      </w:r>
      <w:r>
        <w:rPr>
          <w:sz w:val="24"/>
        </w:rPr>
        <w:t>to</w:t>
      </w:r>
      <w:r>
        <w:rPr>
          <w:spacing w:val="-2"/>
          <w:sz w:val="24"/>
        </w:rPr>
        <w:t xml:space="preserve"> </w:t>
      </w:r>
      <w:r>
        <w:rPr>
          <w:sz w:val="24"/>
        </w:rPr>
        <w:t>ongoing</w:t>
      </w:r>
      <w:r>
        <w:rPr>
          <w:spacing w:val="-1"/>
          <w:sz w:val="24"/>
        </w:rPr>
        <w:t xml:space="preserve"> </w:t>
      </w:r>
      <w:r>
        <w:rPr>
          <w:sz w:val="24"/>
        </w:rPr>
        <w:t>change</w:t>
      </w:r>
      <w:r>
        <w:rPr>
          <w:spacing w:val="2"/>
          <w:sz w:val="24"/>
        </w:rPr>
        <w:t xml:space="preserve"> </w:t>
      </w:r>
      <w:r>
        <w:rPr>
          <w:sz w:val="24"/>
        </w:rPr>
        <w:t>in</w:t>
      </w:r>
      <w:r>
        <w:rPr>
          <w:spacing w:val="-6"/>
          <w:sz w:val="24"/>
        </w:rPr>
        <w:t xml:space="preserve"> </w:t>
      </w:r>
      <w:r>
        <w:rPr>
          <w:sz w:val="24"/>
        </w:rPr>
        <w:t>the</w:t>
      </w:r>
      <w:r>
        <w:rPr>
          <w:spacing w:val="-2"/>
          <w:sz w:val="24"/>
        </w:rPr>
        <w:t xml:space="preserve"> </w:t>
      </w:r>
      <w:r>
        <w:rPr>
          <w:sz w:val="24"/>
        </w:rPr>
        <w:t>business</w:t>
      </w:r>
      <w:r>
        <w:rPr>
          <w:spacing w:val="-3"/>
          <w:sz w:val="24"/>
        </w:rPr>
        <w:t xml:space="preserve"> </w:t>
      </w:r>
      <w:r>
        <w:rPr>
          <w:spacing w:val="-2"/>
          <w:sz w:val="24"/>
        </w:rPr>
        <w:t>environment.</w:t>
      </w:r>
    </w:p>
    <w:p w14:paraId="3028B45C" w14:textId="77777777" w:rsidR="00E7388B" w:rsidRDefault="00E7388B" w:rsidP="0062071D">
      <w:pPr>
        <w:pStyle w:val="BodyText"/>
        <w:numPr>
          <w:ilvl w:val="0"/>
          <w:numId w:val="37"/>
        </w:numPr>
        <w:spacing w:line="276" w:lineRule="auto"/>
        <w:jc w:val="both"/>
      </w:pPr>
      <w:r>
        <w:t>Promote</w:t>
      </w:r>
      <w:r>
        <w:rPr>
          <w:spacing w:val="27"/>
        </w:rPr>
        <w:t xml:space="preserve"> </w:t>
      </w:r>
      <w:r>
        <w:t>learning</w:t>
      </w:r>
      <w:r>
        <w:rPr>
          <w:spacing w:val="33"/>
        </w:rPr>
        <w:t xml:space="preserve"> </w:t>
      </w:r>
      <w:r>
        <w:t>not</w:t>
      </w:r>
      <w:r>
        <w:rPr>
          <w:spacing w:val="29"/>
        </w:rPr>
        <w:t xml:space="preserve"> </w:t>
      </w:r>
      <w:r>
        <w:t>as</w:t>
      </w:r>
      <w:r>
        <w:rPr>
          <w:spacing w:val="26"/>
        </w:rPr>
        <w:t xml:space="preserve"> </w:t>
      </w:r>
      <w:r>
        <w:t>an</w:t>
      </w:r>
      <w:r>
        <w:rPr>
          <w:spacing w:val="28"/>
        </w:rPr>
        <w:t xml:space="preserve"> </w:t>
      </w:r>
      <w:r>
        <w:t>ideal</w:t>
      </w:r>
      <w:r>
        <w:rPr>
          <w:spacing w:val="29"/>
        </w:rPr>
        <w:t xml:space="preserve"> </w:t>
      </w:r>
      <w:r>
        <w:t>but</w:t>
      </w:r>
      <w:r>
        <w:rPr>
          <w:spacing w:val="34"/>
        </w:rPr>
        <w:t xml:space="preserve"> </w:t>
      </w:r>
      <w:r>
        <w:t>as</w:t>
      </w:r>
      <w:r>
        <w:rPr>
          <w:spacing w:val="26"/>
        </w:rPr>
        <w:t xml:space="preserve"> </w:t>
      </w:r>
      <w:r>
        <w:t>a</w:t>
      </w:r>
      <w:r>
        <w:rPr>
          <w:spacing w:val="28"/>
        </w:rPr>
        <w:t xml:space="preserve"> </w:t>
      </w:r>
      <w:r>
        <w:t>way</w:t>
      </w:r>
      <w:r>
        <w:rPr>
          <w:spacing w:val="19"/>
        </w:rPr>
        <w:t xml:space="preserve"> </w:t>
      </w:r>
      <w:r>
        <w:t>to</w:t>
      </w:r>
      <w:r>
        <w:rPr>
          <w:spacing w:val="29"/>
        </w:rPr>
        <w:t xml:space="preserve"> </w:t>
      </w:r>
      <w:r>
        <w:t>fulfill</w:t>
      </w:r>
      <w:r>
        <w:rPr>
          <w:spacing w:val="24"/>
        </w:rPr>
        <w:t xml:space="preserve"> </w:t>
      </w:r>
      <w:r>
        <w:t>specific</w:t>
      </w:r>
      <w:r>
        <w:rPr>
          <w:spacing w:val="32"/>
        </w:rPr>
        <w:t xml:space="preserve"> </w:t>
      </w:r>
      <w:r>
        <w:t>business-</w:t>
      </w:r>
      <w:r>
        <w:rPr>
          <w:spacing w:val="30"/>
        </w:rPr>
        <w:t xml:space="preserve"> </w:t>
      </w:r>
      <w:r>
        <w:rPr>
          <w:spacing w:val="-2"/>
        </w:rPr>
        <w:t>driven objectives.</w:t>
      </w:r>
    </w:p>
    <w:p w14:paraId="249C0577" w14:textId="77777777" w:rsidR="00E7388B" w:rsidRDefault="00E7388B" w:rsidP="0062071D">
      <w:pPr>
        <w:pStyle w:val="ListParagraph"/>
        <w:numPr>
          <w:ilvl w:val="0"/>
          <w:numId w:val="37"/>
        </w:numPr>
        <w:tabs>
          <w:tab w:val="left" w:pos="1125"/>
        </w:tabs>
        <w:spacing w:line="276" w:lineRule="auto"/>
        <w:jc w:val="both"/>
        <w:rPr>
          <w:sz w:val="24"/>
        </w:rPr>
      </w:pPr>
      <w:r>
        <w:rPr>
          <w:sz w:val="24"/>
        </w:rPr>
        <w:t>Be</w:t>
      </w:r>
      <w:r>
        <w:rPr>
          <w:spacing w:val="-3"/>
          <w:sz w:val="24"/>
        </w:rPr>
        <w:t xml:space="preserve"> </w:t>
      </w:r>
      <w:r>
        <w:rPr>
          <w:sz w:val="24"/>
        </w:rPr>
        <w:t>entrepreneurial</w:t>
      </w:r>
      <w:r w:rsidR="00BA1DAB">
        <w:rPr>
          <w:sz w:val="24"/>
        </w:rPr>
        <w:t>-</w:t>
      </w:r>
      <w:r>
        <w:rPr>
          <w:sz w:val="24"/>
        </w:rPr>
        <w:t>live</w:t>
      </w:r>
      <w:r>
        <w:rPr>
          <w:spacing w:val="-3"/>
          <w:sz w:val="24"/>
        </w:rPr>
        <w:t xml:space="preserve"> </w:t>
      </w:r>
      <w:r>
        <w:rPr>
          <w:sz w:val="24"/>
        </w:rPr>
        <w:t>with</w:t>
      </w:r>
      <w:r>
        <w:rPr>
          <w:spacing w:val="-6"/>
          <w:sz w:val="24"/>
        </w:rPr>
        <w:t xml:space="preserve"> </w:t>
      </w:r>
      <w:r>
        <w:rPr>
          <w:spacing w:val="-4"/>
          <w:sz w:val="24"/>
        </w:rPr>
        <w:t>risk.</w:t>
      </w:r>
    </w:p>
    <w:p w14:paraId="108A6A1E" w14:textId="77777777" w:rsidR="00E7388B" w:rsidRDefault="00E7388B" w:rsidP="0062071D">
      <w:pPr>
        <w:pStyle w:val="ListParagraph"/>
        <w:numPr>
          <w:ilvl w:val="0"/>
          <w:numId w:val="37"/>
        </w:numPr>
        <w:tabs>
          <w:tab w:val="left" w:pos="1125"/>
        </w:tabs>
        <w:spacing w:line="276" w:lineRule="auto"/>
        <w:jc w:val="both"/>
        <w:rPr>
          <w:sz w:val="24"/>
        </w:rPr>
      </w:pPr>
      <w:r>
        <w:rPr>
          <w:sz w:val="24"/>
        </w:rPr>
        <w:t>Structure</w:t>
      </w:r>
      <w:r>
        <w:rPr>
          <w:spacing w:val="-7"/>
          <w:sz w:val="24"/>
        </w:rPr>
        <w:t xml:space="preserve"> </w:t>
      </w:r>
      <w:r>
        <w:rPr>
          <w:sz w:val="24"/>
        </w:rPr>
        <w:t>training</w:t>
      </w:r>
      <w:r>
        <w:rPr>
          <w:spacing w:val="-2"/>
          <w:sz w:val="24"/>
        </w:rPr>
        <w:t xml:space="preserve"> </w:t>
      </w:r>
      <w:r>
        <w:rPr>
          <w:sz w:val="24"/>
        </w:rPr>
        <w:t>to</w:t>
      </w:r>
      <w:r>
        <w:rPr>
          <w:spacing w:val="-1"/>
          <w:sz w:val="24"/>
        </w:rPr>
        <w:t xml:space="preserve"> </w:t>
      </w:r>
      <w:r>
        <w:rPr>
          <w:sz w:val="24"/>
        </w:rPr>
        <w:t>provide</w:t>
      </w:r>
      <w:r>
        <w:rPr>
          <w:spacing w:val="-3"/>
          <w:sz w:val="24"/>
        </w:rPr>
        <w:t xml:space="preserve"> </w:t>
      </w:r>
      <w:r>
        <w:rPr>
          <w:sz w:val="24"/>
        </w:rPr>
        <w:t>exactly</w:t>
      </w:r>
      <w:r>
        <w:rPr>
          <w:spacing w:val="-11"/>
          <w:sz w:val="24"/>
        </w:rPr>
        <w:t xml:space="preserve"> </w:t>
      </w:r>
      <w:r>
        <w:rPr>
          <w:sz w:val="24"/>
        </w:rPr>
        <w:t>what</w:t>
      </w:r>
      <w:r>
        <w:rPr>
          <w:spacing w:val="7"/>
          <w:sz w:val="24"/>
        </w:rPr>
        <w:t xml:space="preserve"> </w:t>
      </w:r>
      <w:r>
        <w:rPr>
          <w:sz w:val="24"/>
        </w:rPr>
        <w:t>is</w:t>
      </w:r>
      <w:r>
        <w:rPr>
          <w:spacing w:val="1"/>
          <w:sz w:val="24"/>
        </w:rPr>
        <w:t xml:space="preserve"> </w:t>
      </w:r>
      <w:r>
        <w:rPr>
          <w:spacing w:val="-2"/>
          <w:sz w:val="24"/>
        </w:rPr>
        <w:t>needed.</w:t>
      </w:r>
    </w:p>
    <w:p w14:paraId="2915CA1B" w14:textId="77777777" w:rsidR="00E7388B" w:rsidRDefault="00E7388B" w:rsidP="0062071D">
      <w:pPr>
        <w:pStyle w:val="ListParagraph"/>
        <w:numPr>
          <w:ilvl w:val="0"/>
          <w:numId w:val="37"/>
        </w:numPr>
        <w:tabs>
          <w:tab w:val="left" w:pos="1125"/>
        </w:tabs>
        <w:spacing w:line="276" w:lineRule="auto"/>
        <w:jc w:val="both"/>
        <w:rPr>
          <w:sz w:val="24"/>
        </w:rPr>
      </w:pPr>
      <w:r>
        <w:rPr>
          <w:sz w:val="24"/>
        </w:rPr>
        <w:t>Divide</w:t>
      </w:r>
      <w:r>
        <w:rPr>
          <w:spacing w:val="-17"/>
          <w:sz w:val="24"/>
        </w:rPr>
        <w:t xml:space="preserve"> </w:t>
      </w:r>
      <w:r>
        <w:rPr>
          <w:sz w:val="24"/>
        </w:rPr>
        <w:t>customers</w:t>
      </w:r>
      <w:r>
        <w:rPr>
          <w:spacing w:val="-15"/>
          <w:sz w:val="24"/>
        </w:rPr>
        <w:t xml:space="preserve"> </w:t>
      </w:r>
      <w:r>
        <w:rPr>
          <w:sz w:val="24"/>
        </w:rPr>
        <w:t>into</w:t>
      </w:r>
      <w:r>
        <w:rPr>
          <w:spacing w:val="-9"/>
          <w:sz w:val="24"/>
        </w:rPr>
        <w:t xml:space="preserve"> </w:t>
      </w:r>
      <w:r>
        <w:rPr>
          <w:sz w:val="24"/>
        </w:rPr>
        <w:t>segments</w:t>
      </w:r>
      <w:r>
        <w:rPr>
          <w:spacing w:val="-15"/>
          <w:sz w:val="24"/>
        </w:rPr>
        <w:t xml:space="preserve"> </w:t>
      </w:r>
      <w:r>
        <w:rPr>
          <w:sz w:val="24"/>
        </w:rPr>
        <w:t>and</w:t>
      </w:r>
      <w:r>
        <w:rPr>
          <w:spacing w:val="-13"/>
          <w:sz w:val="24"/>
        </w:rPr>
        <w:t xml:space="preserve"> </w:t>
      </w:r>
      <w:r>
        <w:rPr>
          <w:sz w:val="24"/>
        </w:rPr>
        <w:t>provide</w:t>
      </w:r>
      <w:r>
        <w:rPr>
          <w:spacing w:val="-13"/>
          <w:sz w:val="24"/>
        </w:rPr>
        <w:t xml:space="preserve"> </w:t>
      </w:r>
      <w:r>
        <w:rPr>
          <w:sz w:val="24"/>
        </w:rPr>
        <w:t>each</w:t>
      </w:r>
      <w:r>
        <w:rPr>
          <w:spacing w:val="-15"/>
          <w:sz w:val="24"/>
        </w:rPr>
        <w:t xml:space="preserve"> </w:t>
      </w:r>
      <w:r>
        <w:rPr>
          <w:sz w:val="24"/>
        </w:rPr>
        <w:t>segment</w:t>
      </w:r>
      <w:r>
        <w:rPr>
          <w:spacing w:val="-9"/>
          <w:sz w:val="24"/>
        </w:rPr>
        <w:t xml:space="preserve"> </w:t>
      </w:r>
      <w:r>
        <w:rPr>
          <w:sz w:val="24"/>
        </w:rPr>
        <w:t>appropriate</w:t>
      </w:r>
      <w:r>
        <w:rPr>
          <w:spacing w:val="-14"/>
          <w:sz w:val="24"/>
        </w:rPr>
        <w:t xml:space="preserve"> </w:t>
      </w:r>
      <w:r>
        <w:rPr>
          <w:sz w:val="24"/>
        </w:rPr>
        <w:t>forms</w:t>
      </w:r>
      <w:r>
        <w:rPr>
          <w:spacing w:val="-14"/>
          <w:sz w:val="24"/>
        </w:rPr>
        <w:t xml:space="preserve"> </w:t>
      </w:r>
      <w:r>
        <w:rPr>
          <w:sz w:val="24"/>
        </w:rPr>
        <w:t>of</w:t>
      </w:r>
      <w:r>
        <w:rPr>
          <w:spacing w:val="-16"/>
          <w:sz w:val="24"/>
        </w:rPr>
        <w:t xml:space="preserve"> </w:t>
      </w:r>
      <w:r>
        <w:rPr>
          <w:spacing w:val="-2"/>
          <w:sz w:val="24"/>
        </w:rPr>
        <w:t>value.</w:t>
      </w:r>
    </w:p>
    <w:p w14:paraId="43F7330B" w14:textId="77777777" w:rsidR="00E7388B" w:rsidRDefault="00E7388B" w:rsidP="0062071D">
      <w:pPr>
        <w:pStyle w:val="ListParagraph"/>
        <w:numPr>
          <w:ilvl w:val="0"/>
          <w:numId w:val="37"/>
        </w:numPr>
        <w:tabs>
          <w:tab w:val="left" w:pos="1125"/>
        </w:tabs>
        <w:spacing w:line="276" w:lineRule="auto"/>
        <w:jc w:val="both"/>
        <w:rPr>
          <w:sz w:val="24"/>
        </w:rPr>
      </w:pPr>
      <w:r>
        <w:rPr>
          <w:sz w:val="24"/>
        </w:rPr>
        <w:t>Document</w:t>
      </w:r>
      <w:r>
        <w:rPr>
          <w:spacing w:val="-2"/>
          <w:sz w:val="24"/>
        </w:rPr>
        <w:t xml:space="preserve"> </w:t>
      </w:r>
      <w:r>
        <w:rPr>
          <w:sz w:val="24"/>
        </w:rPr>
        <w:t>customers'</w:t>
      </w:r>
      <w:r>
        <w:rPr>
          <w:spacing w:val="-10"/>
          <w:sz w:val="24"/>
        </w:rPr>
        <w:t xml:space="preserve"> </w:t>
      </w:r>
      <w:r>
        <w:rPr>
          <w:spacing w:val="-2"/>
          <w:sz w:val="24"/>
        </w:rPr>
        <w:t>expectations.</w:t>
      </w:r>
    </w:p>
    <w:p w14:paraId="7D6E008A" w14:textId="77777777" w:rsidR="00E7388B" w:rsidRDefault="00E7388B" w:rsidP="0062071D">
      <w:pPr>
        <w:pStyle w:val="ListParagraph"/>
        <w:numPr>
          <w:ilvl w:val="0"/>
          <w:numId w:val="37"/>
        </w:numPr>
        <w:tabs>
          <w:tab w:val="left" w:pos="1125"/>
        </w:tabs>
        <w:spacing w:line="276" w:lineRule="auto"/>
        <w:ind w:right="1428"/>
        <w:jc w:val="both"/>
        <w:rPr>
          <w:sz w:val="24"/>
        </w:rPr>
      </w:pPr>
      <w:r>
        <w:rPr>
          <w:sz w:val="24"/>
        </w:rPr>
        <w:t>Write results contracts</w:t>
      </w:r>
      <w:r>
        <w:rPr>
          <w:spacing w:val="-2"/>
          <w:sz w:val="24"/>
        </w:rPr>
        <w:t xml:space="preserve"> </w:t>
      </w:r>
      <w:r>
        <w:rPr>
          <w:sz w:val="24"/>
        </w:rPr>
        <w:t>specifying value to be delivered, at what price, customers' role in achieving targeted results.</w:t>
      </w:r>
    </w:p>
    <w:p w14:paraId="00179C48" w14:textId="77777777" w:rsidR="00E7388B" w:rsidRDefault="00E7388B" w:rsidP="0062071D">
      <w:pPr>
        <w:pStyle w:val="ListParagraph"/>
        <w:numPr>
          <w:ilvl w:val="0"/>
          <w:numId w:val="37"/>
        </w:numPr>
        <w:tabs>
          <w:tab w:val="left" w:pos="1125"/>
        </w:tabs>
        <w:spacing w:line="276" w:lineRule="auto"/>
        <w:jc w:val="both"/>
        <w:rPr>
          <w:sz w:val="24"/>
        </w:rPr>
      </w:pPr>
      <w:r>
        <w:rPr>
          <w:sz w:val="24"/>
        </w:rPr>
        <w:t>Offer</w:t>
      </w:r>
      <w:r>
        <w:rPr>
          <w:spacing w:val="-5"/>
          <w:sz w:val="24"/>
        </w:rPr>
        <w:t xml:space="preserve"> </w:t>
      </w:r>
      <w:r>
        <w:rPr>
          <w:sz w:val="24"/>
        </w:rPr>
        <w:t>service</w:t>
      </w:r>
      <w:r>
        <w:rPr>
          <w:spacing w:val="-5"/>
          <w:sz w:val="24"/>
        </w:rPr>
        <w:t xml:space="preserve"> </w:t>
      </w:r>
      <w:r>
        <w:rPr>
          <w:spacing w:val="-2"/>
          <w:sz w:val="24"/>
        </w:rPr>
        <w:t>guarantees.</w:t>
      </w:r>
    </w:p>
    <w:p w14:paraId="24D32A3C" w14:textId="77777777" w:rsidR="00E7388B" w:rsidDel="00EC3812" w:rsidRDefault="00E7388B" w:rsidP="0062071D">
      <w:pPr>
        <w:pStyle w:val="BodyText"/>
        <w:spacing w:line="276" w:lineRule="auto"/>
        <w:jc w:val="both"/>
        <w:rPr>
          <w:del w:id="121" w:author="Windows User" w:date="2024-11-28T13:48:00Z"/>
        </w:rPr>
      </w:pPr>
    </w:p>
    <w:p w14:paraId="5407FC7D" w14:textId="77777777" w:rsidR="0078253D" w:rsidDel="00EC3812" w:rsidRDefault="0078253D" w:rsidP="0062071D">
      <w:pPr>
        <w:pStyle w:val="BodyText"/>
        <w:spacing w:line="276" w:lineRule="auto"/>
        <w:jc w:val="both"/>
        <w:rPr>
          <w:del w:id="122" w:author="Windows User" w:date="2024-11-28T13:48:00Z"/>
        </w:rPr>
      </w:pPr>
    </w:p>
    <w:p w14:paraId="516E33D5" w14:textId="77777777" w:rsidR="0078253D" w:rsidDel="00EC3812" w:rsidRDefault="0078253D" w:rsidP="0062071D">
      <w:pPr>
        <w:pStyle w:val="BodyText"/>
        <w:spacing w:line="276" w:lineRule="auto"/>
        <w:jc w:val="both"/>
        <w:rPr>
          <w:del w:id="123" w:author="Windows User" w:date="2024-11-28T13:48:00Z"/>
        </w:rPr>
      </w:pPr>
    </w:p>
    <w:p w14:paraId="0BC745DA" w14:textId="77777777" w:rsidR="0078253D" w:rsidDel="00EC3812" w:rsidRDefault="0078253D" w:rsidP="0062071D">
      <w:pPr>
        <w:pStyle w:val="BodyText"/>
        <w:spacing w:line="276" w:lineRule="auto"/>
        <w:jc w:val="both"/>
        <w:rPr>
          <w:del w:id="124" w:author="Windows User" w:date="2024-11-28T13:48:00Z"/>
        </w:rPr>
      </w:pPr>
    </w:p>
    <w:p w14:paraId="76CF7D01" w14:textId="77777777" w:rsidR="0078253D" w:rsidDel="00EC3812" w:rsidRDefault="0078253D" w:rsidP="0062071D">
      <w:pPr>
        <w:pStyle w:val="BodyText"/>
        <w:spacing w:line="276" w:lineRule="auto"/>
        <w:jc w:val="both"/>
        <w:rPr>
          <w:del w:id="125" w:author="Windows User" w:date="2024-11-28T13:48:00Z"/>
        </w:rPr>
      </w:pPr>
    </w:p>
    <w:p w14:paraId="10FB9424" w14:textId="77777777" w:rsidR="0078253D" w:rsidDel="00EC3812" w:rsidRDefault="0078253D" w:rsidP="0062071D">
      <w:pPr>
        <w:pStyle w:val="BodyText"/>
        <w:spacing w:line="276" w:lineRule="auto"/>
        <w:jc w:val="both"/>
        <w:rPr>
          <w:del w:id="126" w:author="Windows User" w:date="2024-11-28T13:48:00Z"/>
        </w:rPr>
      </w:pPr>
    </w:p>
    <w:p w14:paraId="1E6ED776" w14:textId="77777777" w:rsidR="0078253D" w:rsidDel="00EC3812" w:rsidRDefault="0078253D" w:rsidP="0062071D">
      <w:pPr>
        <w:pStyle w:val="BodyText"/>
        <w:spacing w:line="276" w:lineRule="auto"/>
        <w:jc w:val="both"/>
        <w:rPr>
          <w:del w:id="127" w:author="Windows User" w:date="2024-11-28T13:48:00Z"/>
        </w:rPr>
      </w:pPr>
    </w:p>
    <w:p w14:paraId="1D4C8E0E" w14:textId="77777777" w:rsidR="0078253D" w:rsidDel="00EC3812" w:rsidRDefault="0078253D" w:rsidP="0062071D">
      <w:pPr>
        <w:pStyle w:val="BodyText"/>
        <w:spacing w:line="276" w:lineRule="auto"/>
        <w:jc w:val="both"/>
        <w:rPr>
          <w:del w:id="128" w:author="Windows User" w:date="2024-11-28T13:48:00Z"/>
        </w:rPr>
      </w:pPr>
    </w:p>
    <w:p w14:paraId="1CF26DCE" w14:textId="77777777" w:rsidR="0078253D" w:rsidDel="00EC3812" w:rsidRDefault="0078253D" w:rsidP="0062071D">
      <w:pPr>
        <w:pStyle w:val="BodyText"/>
        <w:spacing w:line="276" w:lineRule="auto"/>
        <w:jc w:val="both"/>
        <w:rPr>
          <w:del w:id="129" w:author="Windows User" w:date="2024-11-28T13:48:00Z"/>
        </w:rPr>
      </w:pPr>
    </w:p>
    <w:p w14:paraId="1B6B2C97" w14:textId="77777777" w:rsidR="0078253D" w:rsidDel="00EC3812" w:rsidRDefault="0078253D" w:rsidP="0062071D">
      <w:pPr>
        <w:pStyle w:val="BodyText"/>
        <w:spacing w:line="276" w:lineRule="auto"/>
        <w:jc w:val="both"/>
        <w:rPr>
          <w:del w:id="130" w:author="Windows User" w:date="2024-11-28T13:48:00Z"/>
        </w:rPr>
      </w:pPr>
    </w:p>
    <w:p w14:paraId="799A4B88" w14:textId="77777777" w:rsidR="0078253D" w:rsidDel="00EC3812" w:rsidRDefault="0078253D" w:rsidP="0062071D">
      <w:pPr>
        <w:pStyle w:val="BodyText"/>
        <w:spacing w:line="276" w:lineRule="auto"/>
        <w:jc w:val="both"/>
        <w:rPr>
          <w:del w:id="131" w:author="Windows User" w:date="2024-11-28T13:48:00Z"/>
        </w:rPr>
      </w:pPr>
    </w:p>
    <w:p w14:paraId="2F50A6D4" w14:textId="77777777" w:rsidR="0078253D" w:rsidDel="00EC3812" w:rsidRDefault="0078253D" w:rsidP="0062071D">
      <w:pPr>
        <w:pStyle w:val="BodyText"/>
        <w:spacing w:line="276" w:lineRule="auto"/>
        <w:jc w:val="both"/>
        <w:rPr>
          <w:del w:id="132" w:author="Windows User" w:date="2024-11-28T13:48:00Z"/>
        </w:rPr>
      </w:pPr>
    </w:p>
    <w:p w14:paraId="441CE7C2" w14:textId="77777777" w:rsidR="0078253D" w:rsidRDefault="0078253D" w:rsidP="0062071D">
      <w:pPr>
        <w:pStyle w:val="BodyText"/>
        <w:spacing w:line="276" w:lineRule="auto"/>
        <w:jc w:val="both"/>
      </w:pPr>
    </w:p>
    <w:p w14:paraId="23F3E807" w14:textId="77777777" w:rsidR="00A32A19" w:rsidRDefault="00A32A19" w:rsidP="0062071D">
      <w:pPr>
        <w:pStyle w:val="BodyText"/>
        <w:spacing w:line="276" w:lineRule="auto"/>
        <w:jc w:val="both"/>
        <w:rPr>
          <w:ins w:id="133" w:author="Windows User" w:date="2024-11-28T13:51:00Z"/>
        </w:rPr>
      </w:pPr>
    </w:p>
    <w:p w14:paraId="66FD05AB" w14:textId="77777777" w:rsidR="00EC3812" w:rsidRDefault="00EC3812" w:rsidP="0062071D">
      <w:pPr>
        <w:pStyle w:val="BodyText"/>
        <w:spacing w:line="276" w:lineRule="auto"/>
        <w:jc w:val="both"/>
        <w:rPr>
          <w:ins w:id="134" w:author="Windows User" w:date="2024-11-28T13:51:00Z"/>
        </w:rPr>
      </w:pPr>
    </w:p>
    <w:p w14:paraId="13CF6989" w14:textId="77777777" w:rsidR="00EC3812" w:rsidRDefault="00EC3812" w:rsidP="0062071D">
      <w:pPr>
        <w:pStyle w:val="BodyText"/>
        <w:spacing w:line="276" w:lineRule="auto"/>
        <w:jc w:val="both"/>
        <w:rPr>
          <w:ins w:id="135" w:author="Windows User" w:date="2024-11-28T13:51:00Z"/>
        </w:rPr>
      </w:pPr>
    </w:p>
    <w:p w14:paraId="17105C47" w14:textId="77777777" w:rsidR="00EC3812" w:rsidRDefault="00EC3812" w:rsidP="0062071D">
      <w:pPr>
        <w:pStyle w:val="BodyText"/>
        <w:spacing w:line="276" w:lineRule="auto"/>
        <w:jc w:val="both"/>
        <w:rPr>
          <w:ins w:id="136" w:author="Windows User" w:date="2024-11-28T13:51:00Z"/>
        </w:rPr>
      </w:pPr>
    </w:p>
    <w:p w14:paraId="69B0C969" w14:textId="77777777" w:rsidR="00EC3812" w:rsidRDefault="00EC3812" w:rsidP="0062071D">
      <w:pPr>
        <w:pStyle w:val="BodyText"/>
        <w:spacing w:line="276" w:lineRule="auto"/>
        <w:jc w:val="both"/>
        <w:rPr>
          <w:ins w:id="137" w:author="Windows User" w:date="2024-11-28T13:51:00Z"/>
        </w:rPr>
      </w:pPr>
    </w:p>
    <w:p w14:paraId="3E2BB522" w14:textId="77777777" w:rsidR="00EC3812" w:rsidRDefault="00EC3812" w:rsidP="0062071D">
      <w:pPr>
        <w:pStyle w:val="BodyText"/>
        <w:spacing w:line="276" w:lineRule="auto"/>
        <w:jc w:val="both"/>
        <w:rPr>
          <w:ins w:id="138" w:author="Windows User" w:date="2024-11-28T13:51:00Z"/>
        </w:rPr>
      </w:pPr>
    </w:p>
    <w:p w14:paraId="2DD0BA16" w14:textId="77777777" w:rsidR="00EC3812" w:rsidRDefault="00EC3812" w:rsidP="0062071D">
      <w:pPr>
        <w:pStyle w:val="BodyText"/>
        <w:spacing w:line="276" w:lineRule="auto"/>
        <w:jc w:val="both"/>
        <w:rPr>
          <w:ins w:id="139" w:author="Windows User" w:date="2024-11-28T13:51:00Z"/>
        </w:rPr>
      </w:pPr>
    </w:p>
    <w:p w14:paraId="3B7FA493" w14:textId="77777777" w:rsidR="00EC3812" w:rsidRDefault="00EC3812" w:rsidP="0062071D">
      <w:pPr>
        <w:pStyle w:val="BodyText"/>
        <w:spacing w:line="276" w:lineRule="auto"/>
        <w:jc w:val="both"/>
        <w:rPr>
          <w:ins w:id="140" w:author="Windows User" w:date="2024-11-28T13:51:00Z"/>
        </w:rPr>
      </w:pPr>
    </w:p>
    <w:p w14:paraId="2AD9794A" w14:textId="77777777" w:rsidR="00EC3812" w:rsidRDefault="00EC3812" w:rsidP="0062071D">
      <w:pPr>
        <w:pStyle w:val="BodyText"/>
        <w:spacing w:line="276" w:lineRule="auto"/>
        <w:jc w:val="both"/>
        <w:rPr>
          <w:ins w:id="141" w:author="Windows User" w:date="2024-11-28T13:51:00Z"/>
        </w:rPr>
      </w:pPr>
    </w:p>
    <w:p w14:paraId="740ED635" w14:textId="77777777" w:rsidR="00EC3812" w:rsidRDefault="00EC3812" w:rsidP="0062071D">
      <w:pPr>
        <w:pStyle w:val="BodyText"/>
        <w:spacing w:line="276" w:lineRule="auto"/>
        <w:jc w:val="both"/>
        <w:rPr>
          <w:ins w:id="142" w:author="Windows User" w:date="2024-11-28T13:51:00Z"/>
        </w:rPr>
      </w:pPr>
    </w:p>
    <w:p w14:paraId="783CB6A5" w14:textId="77777777" w:rsidR="00EC3812" w:rsidRDefault="00EC3812" w:rsidP="0062071D">
      <w:pPr>
        <w:pStyle w:val="BodyText"/>
        <w:spacing w:line="276" w:lineRule="auto"/>
        <w:jc w:val="both"/>
        <w:rPr>
          <w:ins w:id="143" w:author="Windows User" w:date="2024-11-28T13:51:00Z"/>
        </w:rPr>
      </w:pPr>
    </w:p>
    <w:p w14:paraId="4C37E0D6" w14:textId="77777777" w:rsidR="00EC3812" w:rsidRDefault="00EC3812" w:rsidP="0062071D">
      <w:pPr>
        <w:pStyle w:val="BodyText"/>
        <w:spacing w:line="276" w:lineRule="auto"/>
        <w:jc w:val="both"/>
        <w:rPr>
          <w:ins w:id="144" w:author="Windows User" w:date="2024-11-28T13:51:00Z"/>
        </w:rPr>
      </w:pPr>
    </w:p>
    <w:p w14:paraId="16B94630" w14:textId="77777777" w:rsidR="00EC3812" w:rsidRDefault="00EC3812" w:rsidP="0062071D">
      <w:pPr>
        <w:pStyle w:val="BodyText"/>
        <w:spacing w:line="276" w:lineRule="auto"/>
        <w:jc w:val="both"/>
        <w:rPr>
          <w:ins w:id="145" w:author="Windows User" w:date="2024-11-28T13:51:00Z"/>
        </w:rPr>
      </w:pPr>
    </w:p>
    <w:p w14:paraId="5CC66E1C" w14:textId="77777777" w:rsidR="00EC3812" w:rsidRDefault="00EC3812" w:rsidP="0062071D">
      <w:pPr>
        <w:pStyle w:val="BodyText"/>
        <w:spacing w:line="276" w:lineRule="auto"/>
        <w:jc w:val="both"/>
        <w:rPr>
          <w:ins w:id="146" w:author="Windows User" w:date="2024-11-28T13:51:00Z"/>
        </w:rPr>
      </w:pPr>
    </w:p>
    <w:p w14:paraId="437B1DBC" w14:textId="77777777" w:rsidR="00EC3812" w:rsidRDefault="00EC3812" w:rsidP="0062071D">
      <w:pPr>
        <w:pStyle w:val="BodyText"/>
        <w:spacing w:line="276" w:lineRule="auto"/>
        <w:jc w:val="both"/>
        <w:rPr>
          <w:ins w:id="147" w:author="Windows User" w:date="2024-11-28T13:51:00Z"/>
        </w:rPr>
      </w:pPr>
    </w:p>
    <w:p w14:paraId="65308EE9" w14:textId="77777777" w:rsidR="00EC3812" w:rsidRDefault="00EC3812" w:rsidP="0062071D">
      <w:pPr>
        <w:pStyle w:val="BodyText"/>
        <w:spacing w:line="276" w:lineRule="auto"/>
        <w:jc w:val="both"/>
        <w:rPr>
          <w:ins w:id="148" w:author="Windows User" w:date="2024-11-28T13:51:00Z"/>
        </w:rPr>
      </w:pPr>
    </w:p>
    <w:p w14:paraId="12E763C7" w14:textId="77777777" w:rsidR="00EC3812" w:rsidRDefault="00EC3812" w:rsidP="0062071D">
      <w:pPr>
        <w:pStyle w:val="BodyText"/>
        <w:spacing w:line="276" w:lineRule="auto"/>
        <w:jc w:val="both"/>
        <w:rPr>
          <w:ins w:id="149" w:author="Windows User" w:date="2024-11-28T13:51:00Z"/>
        </w:rPr>
      </w:pPr>
    </w:p>
    <w:p w14:paraId="51EB88AE" w14:textId="77777777" w:rsidR="00EC3812" w:rsidRDefault="00EC3812" w:rsidP="0062071D">
      <w:pPr>
        <w:pStyle w:val="BodyText"/>
        <w:spacing w:line="276" w:lineRule="auto"/>
        <w:jc w:val="both"/>
        <w:rPr>
          <w:ins w:id="150" w:author="Windows User" w:date="2024-11-28T13:51:00Z"/>
        </w:rPr>
      </w:pPr>
    </w:p>
    <w:p w14:paraId="53E76EAD" w14:textId="77777777" w:rsidR="00EC3812" w:rsidRDefault="00EC3812" w:rsidP="0062071D">
      <w:pPr>
        <w:pStyle w:val="BodyText"/>
        <w:spacing w:line="276" w:lineRule="auto"/>
        <w:jc w:val="both"/>
        <w:rPr>
          <w:ins w:id="151" w:author="Windows User" w:date="2024-11-28T13:51:00Z"/>
        </w:rPr>
      </w:pPr>
    </w:p>
    <w:p w14:paraId="708DB92A" w14:textId="77777777" w:rsidR="00EC3812" w:rsidRDefault="00EC3812" w:rsidP="0062071D">
      <w:pPr>
        <w:pStyle w:val="BodyText"/>
        <w:spacing w:line="276" w:lineRule="auto"/>
        <w:jc w:val="both"/>
        <w:rPr>
          <w:ins w:id="152" w:author="Windows User" w:date="2024-11-28T13:51:00Z"/>
        </w:rPr>
      </w:pPr>
    </w:p>
    <w:p w14:paraId="080563B1" w14:textId="77777777" w:rsidR="00EC3812" w:rsidRDefault="00EC3812" w:rsidP="0062071D">
      <w:pPr>
        <w:pStyle w:val="BodyText"/>
        <w:spacing w:line="276" w:lineRule="auto"/>
        <w:jc w:val="both"/>
        <w:rPr>
          <w:ins w:id="153" w:author="Windows User" w:date="2024-11-28T13:51:00Z"/>
        </w:rPr>
      </w:pPr>
    </w:p>
    <w:p w14:paraId="51CE3246" w14:textId="77777777" w:rsidR="00EC3812" w:rsidRDefault="00EC3812" w:rsidP="0062071D">
      <w:pPr>
        <w:pStyle w:val="BodyText"/>
        <w:spacing w:line="276" w:lineRule="auto"/>
        <w:jc w:val="both"/>
        <w:rPr>
          <w:ins w:id="154" w:author="Windows User" w:date="2024-11-28T13:51:00Z"/>
        </w:rPr>
      </w:pPr>
    </w:p>
    <w:p w14:paraId="6E6B9160" w14:textId="77777777" w:rsidR="00EC3812" w:rsidRDefault="00EC3812" w:rsidP="0062071D">
      <w:pPr>
        <w:pStyle w:val="BodyText"/>
        <w:spacing w:line="276" w:lineRule="auto"/>
        <w:jc w:val="both"/>
        <w:rPr>
          <w:ins w:id="155" w:author="Windows User" w:date="2024-11-28T13:51:00Z"/>
        </w:rPr>
      </w:pPr>
    </w:p>
    <w:p w14:paraId="2FB509EF" w14:textId="77777777" w:rsidR="00EC3812" w:rsidRDefault="00EC3812" w:rsidP="0062071D">
      <w:pPr>
        <w:pStyle w:val="BodyText"/>
        <w:spacing w:line="276" w:lineRule="auto"/>
        <w:jc w:val="both"/>
        <w:rPr>
          <w:ins w:id="156" w:author="Windows User" w:date="2024-11-28T13:51:00Z"/>
        </w:rPr>
      </w:pPr>
    </w:p>
    <w:p w14:paraId="4F4AEB9E" w14:textId="77777777" w:rsidR="00EC3812" w:rsidRDefault="00EC3812" w:rsidP="0062071D">
      <w:pPr>
        <w:pStyle w:val="BodyText"/>
        <w:spacing w:line="276" w:lineRule="auto"/>
        <w:jc w:val="both"/>
        <w:rPr>
          <w:ins w:id="157" w:author="Windows User" w:date="2024-11-28T13:51:00Z"/>
        </w:rPr>
      </w:pPr>
    </w:p>
    <w:p w14:paraId="083DE56B" w14:textId="77777777" w:rsidR="00EC3812" w:rsidRDefault="00EC3812" w:rsidP="0062071D">
      <w:pPr>
        <w:pStyle w:val="BodyText"/>
        <w:spacing w:line="276" w:lineRule="auto"/>
        <w:jc w:val="both"/>
        <w:rPr>
          <w:ins w:id="158" w:author="Windows User" w:date="2024-11-28T13:51:00Z"/>
        </w:rPr>
      </w:pPr>
    </w:p>
    <w:p w14:paraId="4996E541" w14:textId="77777777" w:rsidR="00EC3812" w:rsidRDefault="00EC3812" w:rsidP="0062071D">
      <w:pPr>
        <w:pStyle w:val="BodyText"/>
        <w:spacing w:line="276" w:lineRule="auto"/>
        <w:jc w:val="both"/>
        <w:rPr>
          <w:ins w:id="159" w:author="Windows User" w:date="2024-11-28T13:51:00Z"/>
        </w:rPr>
      </w:pPr>
    </w:p>
    <w:p w14:paraId="3CE5CEF9" w14:textId="77777777" w:rsidR="00EC3812" w:rsidRDefault="00EC3812" w:rsidP="0062071D">
      <w:pPr>
        <w:pStyle w:val="BodyText"/>
        <w:spacing w:line="276" w:lineRule="auto"/>
        <w:jc w:val="both"/>
        <w:rPr>
          <w:ins w:id="160" w:author="Windows User" w:date="2024-11-28T13:51:00Z"/>
        </w:rPr>
      </w:pPr>
    </w:p>
    <w:p w14:paraId="5741F08F" w14:textId="77777777" w:rsidR="00EC3812" w:rsidRDefault="00EC3812" w:rsidP="0062071D">
      <w:pPr>
        <w:pStyle w:val="BodyText"/>
        <w:spacing w:line="276" w:lineRule="auto"/>
        <w:jc w:val="both"/>
        <w:rPr>
          <w:ins w:id="161" w:author="Windows User" w:date="2024-11-28T13:51:00Z"/>
        </w:rPr>
      </w:pPr>
    </w:p>
    <w:p w14:paraId="17B69071" w14:textId="77777777" w:rsidR="00EC3812" w:rsidRDefault="00EC3812" w:rsidP="0062071D">
      <w:pPr>
        <w:pStyle w:val="BodyText"/>
        <w:spacing w:line="276" w:lineRule="auto"/>
        <w:jc w:val="both"/>
        <w:rPr>
          <w:ins w:id="162" w:author="Windows User" w:date="2024-11-28T13:51:00Z"/>
        </w:rPr>
      </w:pPr>
    </w:p>
    <w:p w14:paraId="51D00781" w14:textId="77777777" w:rsidR="00EC3812" w:rsidRDefault="00EC3812" w:rsidP="0062071D">
      <w:pPr>
        <w:pStyle w:val="BodyText"/>
        <w:spacing w:line="276" w:lineRule="auto"/>
        <w:jc w:val="both"/>
        <w:rPr>
          <w:ins w:id="163" w:author="Windows User" w:date="2024-11-28T13:51:00Z"/>
        </w:rPr>
      </w:pPr>
    </w:p>
    <w:p w14:paraId="34BCD281" w14:textId="77777777" w:rsidR="00EC3812" w:rsidRDefault="00EC3812" w:rsidP="0062071D">
      <w:pPr>
        <w:pStyle w:val="BodyText"/>
        <w:spacing w:line="276" w:lineRule="auto"/>
        <w:jc w:val="both"/>
        <w:rPr>
          <w:ins w:id="164" w:author="Windows User" w:date="2024-11-28T13:51:00Z"/>
        </w:rPr>
      </w:pPr>
    </w:p>
    <w:p w14:paraId="4AE47541" w14:textId="77777777" w:rsidR="00EC3812" w:rsidRDefault="00EC3812" w:rsidP="0062071D">
      <w:pPr>
        <w:pStyle w:val="BodyText"/>
        <w:spacing w:line="276" w:lineRule="auto"/>
        <w:jc w:val="both"/>
        <w:rPr>
          <w:ins w:id="165" w:author="Windows User" w:date="2024-11-28T13:51:00Z"/>
        </w:rPr>
      </w:pPr>
    </w:p>
    <w:p w14:paraId="39732903" w14:textId="77777777" w:rsidR="00EC3812" w:rsidRDefault="00EC3812" w:rsidP="0062071D">
      <w:pPr>
        <w:pStyle w:val="BodyText"/>
        <w:spacing w:line="276" w:lineRule="auto"/>
        <w:jc w:val="both"/>
        <w:rPr>
          <w:ins w:id="166" w:author="Windows User" w:date="2024-11-28T13:51:00Z"/>
        </w:rPr>
      </w:pPr>
    </w:p>
    <w:p w14:paraId="11F92F3C" w14:textId="77777777" w:rsidR="00EC3812" w:rsidRDefault="00EC3812" w:rsidP="0062071D">
      <w:pPr>
        <w:pStyle w:val="BodyText"/>
        <w:spacing w:line="276" w:lineRule="auto"/>
        <w:jc w:val="both"/>
        <w:rPr>
          <w:ins w:id="167" w:author="Windows User" w:date="2024-11-28T13:51:00Z"/>
        </w:rPr>
      </w:pPr>
    </w:p>
    <w:p w14:paraId="1F95CDCA" w14:textId="77777777" w:rsidR="00EC3812" w:rsidRDefault="00EC3812" w:rsidP="0062071D">
      <w:pPr>
        <w:pStyle w:val="BodyText"/>
        <w:spacing w:line="276" w:lineRule="auto"/>
        <w:jc w:val="both"/>
        <w:rPr>
          <w:ins w:id="168" w:author="Windows User" w:date="2024-11-28T13:51:00Z"/>
        </w:rPr>
      </w:pPr>
    </w:p>
    <w:p w14:paraId="510492AD" w14:textId="77777777" w:rsidR="00EC3812" w:rsidRDefault="00EC3812" w:rsidP="0062071D">
      <w:pPr>
        <w:pStyle w:val="BodyText"/>
        <w:spacing w:line="276" w:lineRule="auto"/>
        <w:jc w:val="both"/>
        <w:rPr>
          <w:ins w:id="169" w:author="Windows User" w:date="2024-11-28T13:51:00Z"/>
        </w:rPr>
      </w:pPr>
    </w:p>
    <w:p w14:paraId="377BDDF3" w14:textId="77777777" w:rsidR="00EC3812" w:rsidRDefault="00EC3812" w:rsidP="0062071D">
      <w:pPr>
        <w:pStyle w:val="BodyText"/>
        <w:spacing w:line="276" w:lineRule="auto"/>
        <w:jc w:val="both"/>
        <w:rPr>
          <w:ins w:id="170" w:author="Windows User" w:date="2024-11-28T13:51:00Z"/>
        </w:rPr>
      </w:pPr>
    </w:p>
    <w:p w14:paraId="25FE8AB8" w14:textId="77777777" w:rsidR="00EC3812" w:rsidRDefault="00EC3812" w:rsidP="0062071D">
      <w:pPr>
        <w:pStyle w:val="BodyText"/>
        <w:spacing w:line="276" w:lineRule="auto"/>
        <w:jc w:val="both"/>
        <w:rPr>
          <w:ins w:id="171" w:author="Windows User" w:date="2024-11-28T13:51:00Z"/>
        </w:rPr>
      </w:pPr>
    </w:p>
    <w:p w14:paraId="311C8DB6" w14:textId="77777777" w:rsidR="00EC3812" w:rsidRDefault="00EC3812" w:rsidP="0062071D">
      <w:pPr>
        <w:pStyle w:val="BodyText"/>
        <w:spacing w:line="276" w:lineRule="auto"/>
        <w:jc w:val="both"/>
        <w:rPr>
          <w:ins w:id="172" w:author="Windows User" w:date="2024-11-28T13:51:00Z"/>
        </w:rPr>
      </w:pPr>
    </w:p>
    <w:p w14:paraId="2F7542EE" w14:textId="77777777" w:rsidR="00EC3812" w:rsidRDefault="00EC3812" w:rsidP="0062071D">
      <w:pPr>
        <w:pStyle w:val="BodyText"/>
        <w:spacing w:line="276" w:lineRule="auto"/>
        <w:jc w:val="both"/>
        <w:rPr>
          <w:ins w:id="173" w:author="Windows User" w:date="2024-11-28T13:51:00Z"/>
        </w:rPr>
      </w:pPr>
    </w:p>
    <w:p w14:paraId="3E91AA62" w14:textId="77777777" w:rsidR="00EC3812" w:rsidRDefault="00EC3812" w:rsidP="0062071D">
      <w:pPr>
        <w:pStyle w:val="BodyText"/>
        <w:spacing w:line="276" w:lineRule="auto"/>
        <w:jc w:val="both"/>
      </w:pPr>
    </w:p>
    <w:p w14:paraId="5F191342" w14:textId="77777777" w:rsidR="00A32A19" w:rsidRDefault="00A32A19" w:rsidP="0062071D">
      <w:pPr>
        <w:pStyle w:val="BodyText"/>
        <w:spacing w:line="276" w:lineRule="auto"/>
        <w:jc w:val="both"/>
      </w:pPr>
    </w:p>
    <w:p w14:paraId="6004A616" w14:textId="77777777" w:rsidR="00A32A19" w:rsidDel="00A200E7" w:rsidRDefault="00A32A19" w:rsidP="0062071D">
      <w:pPr>
        <w:pStyle w:val="BodyText"/>
        <w:spacing w:line="276" w:lineRule="auto"/>
        <w:jc w:val="both"/>
        <w:rPr>
          <w:del w:id="174" w:author="MUKOLWE" w:date="2024-11-23T00:52:00Z"/>
        </w:rPr>
      </w:pPr>
    </w:p>
    <w:p w14:paraId="2D649567" w14:textId="77777777" w:rsidR="0078253D" w:rsidDel="00A200E7" w:rsidRDefault="0078253D" w:rsidP="0062071D">
      <w:pPr>
        <w:pStyle w:val="BodyText"/>
        <w:spacing w:line="276" w:lineRule="auto"/>
        <w:jc w:val="both"/>
        <w:rPr>
          <w:del w:id="175" w:author="MUKOLWE" w:date="2024-11-23T00:52:00Z"/>
        </w:rPr>
      </w:pPr>
    </w:p>
    <w:p w14:paraId="06C44A1E" w14:textId="77777777" w:rsidR="00035F5A" w:rsidDel="00A200E7" w:rsidRDefault="00035F5A" w:rsidP="0062071D">
      <w:pPr>
        <w:pStyle w:val="BodyText"/>
        <w:spacing w:line="276" w:lineRule="auto"/>
        <w:jc w:val="both"/>
        <w:rPr>
          <w:del w:id="176" w:author="MUKOLWE" w:date="2024-11-23T00:52:00Z"/>
        </w:rPr>
      </w:pPr>
    </w:p>
    <w:p w14:paraId="335C0F21" w14:textId="77777777" w:rsidR="003B2FA4" w:rsidRPr="00A200E7" w:rsidRDefault="00035F5A">
      <w:pPr>
        <w:pStyle w:val="Heading2"/>
        <w:jc w:val="center"/>
        <w:rPr>
          <w:sz w:val="28"/>
          <w:rPrChange w:id="177" w:author="MUKOLWE" w:date="2024-11-23T00:52:00Z">
            <w:rPr/>
          </w:rPrChange>
        </w:rPr>
        <w:pPrChange w:id="178" w:author="MUKOLWE" w:date="2024-11-23T00:52:00Z">
          <w:pPr>
            <w:pStyle w:val="Heading2"/>
          </w:pPr>
        </w:pPrChange>
      </w:pPr>
      <w:bookmarkStart w:id="179" w:name="_Toc178837806"/>
      <w:bookmarkStart w:id="180" w:name="_TOC_250006"/>
      <w:r w:rsidRPr="00A200E7">
        <w:rPr>
          <w:sz w:val="28"/>
          <w:rPrChange w:id="181" w:author="MUKOLWE" w:date="2024-11-23T00:52:00Z">
            <w:rPr/>
          </w:rPrChange>
        </w:rPr>
        <w:t xml:space="preserve">2.0 </w:t>
      </w:r>
      <w:r w:rsidR="003B2FA4" w:rsidRPr="00A200E7">
        <w:rPr>
          <w:sz w:val="28"/>
          <w:rPrChange w:id="182" w:author="MUKOLWE" w:date="2024-11-23T00:52:00Z">
            <w:rPr/>
          </w:rPrChange>
        </w:rPr>
        <w:t>CHAPTER TWO</w:t>
      </w:r>
      <w:bookmarkEnd w:id="179"/>
      <w:ins w:id="183" w:author="MUKOLWE" w:date="2024-11-23T00:52:00Z">
        <w:r w:rsidR="00A200E7" w:rsidRPr="00A200E7">
          <w:rPr>
            <w:sz w:val="28"/>
            <w:rPrChange w:id="184" w:author="MUKOLWE" w:date="2024-11-23T00:52:00Z">
              <w:rPr/>
            </w:rPrChange>
          </w:rPr>
          <w:t>: DESCRIPTION</w:t>
        </w:r>
        <w:r w:rsidR="00A200E7" w:rsidRPr="00A200E7">
          <w:rPr>
            <w:spacing w:val="-1"/>
            <w:sz w:val="28"/>
            <w:rPrChange w:id="185" w:author="MUKOLWE" w:date="2024-11-23T00:52:00Z">
              <w:rPr>
                <w:spacing w:val="-1"/>
              </w:rPr>
            </w:rPrChange>
          </w:rPr>
          <w:t xml:space="preserve"> </w:t>
        </w:r>
        <w:r w:rsidR="00A200E7" w:rsidRPr="00A200E7">
          <w:rPr>
            <w:sz w:val="28"/>
            <w:rPrChange w:id="186" w:author="MUKOLWE" w:date="2024-11-23T00:52:00Z">
              <w:rPr/>
            </w:rPrChange>
          </w:rPr>
          <w:t>OF</w:t>
        </w:r>
        <w:r w:rsidR="00A200E7" w:rsidRPr="00A200E7">
          <w:rPr>
            <w:spacing w:val="-3"/>
            <w:sz w:val="28"/>
            <w:rPrChange w:id="187" w:author="MUKOLWE" w:date="2024-11-23T00:52:00Z">
              <w:rPr>
                <w:spacing w:val="-3"/>
              </w:rPr>
            </w:rPrChange>
          </w:rPr>
          <w:t xml:space="preserve"> </w:t>
        </w:r>
        <w:r w:rsidR="00A200E7" w:rsidRPr="00A200E7">
          <w:rPr>
            <w:spacing w:val="-2"/>
            <w:sz w:val="28"/>
            <w:rPrChange w:id="188" w:author="MUKOLWE" w:date="2024-11-23T00:52:00Z">
              <w:rPr>
                <w:spacing w:val="-2"/>
              </w:rPr>
            </w:rPrChange>
          </w:rPr>
          <w:t>BUSINESS</w:t>
        </w:r>
      </w:ins>
    </w:p>
    <w:p w14:paraId="6DBD4199" w14:textId="77777777" w:rsidR="003B2FA4" w:rsidRDefault="003B2FA4" w:rsidP="00E14B75">
      <w:pPr>
        <w:pStyle w:val="BodyText"/>
      </w:pPr>
    </w:p>
    <w:p w14:paraId="108A77E8" w14:textId="77777777" w:rsidR="00E7388B" w:rsidRDefault="003D0352" w:rsidP="00E14B75">
      <w:pPr>
        <w:pStyle w:val="Heading2"/>
      </w:pPr>
      <w:bookmarkStart w:id="189" w:name="_Toc178837807"/>
      <w:r>
        <w:t xml:space="preserve">2.1 </w:t>
      </w:r>
      <w:del w:id="190" w:author="MUKOLWE" w:date="2024-11-23T00:52:00Z">
        <w:r w:rsidR="0078253D" w:rsidDel="00A200E7">
          <w:delText>DESCRIPTION</w:delText>
        </w:r>
        <w:r w:rsidR="0078253D" w:rsidDel="00A200E7">
          <w:rPr>
            <w:spacing w:val="-1"/>
          </w:rPr>
          <w:delText xml:space="preserve"> </w:delText>
        </w:r>
        <w:r w:rsidR="0078253D" w:rsidDel="00A200E7">
          <w:delText>OF</w:delText>
        </w:r>
        <w:r w:rsidR="0078253D" w:rsidDel="00A200E7">
          <w:rPr>
            <w:spacing w:val="-3"/>
          </w:rPr>
          <w:delText xml:space="preserve"> </w:delText>
        </w:r>
        <w:bookmarkEnd w:id="180"/>
        <w:r w:rsidR="0078253D" w:rsidDel="00A200E7">
          <w:rPr>
            <w:spacing w:val="-2"/>
          </w:rPr>
          <w:delText>BUSINESS</w:delText>
        </w:r>
      </w:del>
      <w:bookmarkEnd w:id="189"/>
      <w:ins w:id="191" w:author="MUKOLWE" w:date="2024-11-23T00:53:00Z">
        <w:r w:rsidR="00A200E7">
          <w:rPr>
            <w:spacing w:val="-2"/>
          </w:rPr>
          <w:t>History and Evolution</w:t>
        </w:r>
      </w:ins>
    </w:p>
    <w:p w14:paraId="2B26B35C" w14:textId="77777777" w:rsidR="00BA1DAB" w:rsidRDefault="00BA1DAB" w:rsidP="00E14B75">
      <w:pPr>
        <w:pStyle w:val="BodyText"/>
      </w:pPr>
    </w:p>
    <w:p w14:paraId="06BB8D1E" w14:textId="77777777" w:rsidR="00E7388B" w:rsidDel="00A10292" w:rsidRDefault="00E7388B" w:rsidP="00E14B75">
      <w:pPr>
        <w:pStyle w:val="BodyText"/>
        <w:rPr>
          <w:del w:id="192" w:author="MUKOLWE" w:date="2024-11-23T00:41:00Z"/>
        </w:rPr>
      </w:pPr>
    </w:p>
    <w:p w14:paraId="64217051" w14:textId="77777777" w:rsidR="00E7388B" w:rsidRDefault="00323F9A" w:rsidP="00E14B75">
      <w:pPr>
        <w:pStyle w:val="Heading2"/>
      </w:pPr>
      <w:bookmarkStart w:id="193" w:name="_TOC_250005"/>
      <w:bookmarkStart w:id="194" w:name="_Toc178837808"/>
      <w:bookmarkEnd w:id="193"/>
      <w:del w:id="195" w:author="MUKOLWE" w:date="2024-11-23T00:53:00Z">
        <w:r w:rsidDel="00A200E7">
          <w:rPr>
            <w:spacing w:val="-2"/>
          </w:rPr>
          <w:delText xml:space="preserve">2.1.1 </w:delText>
        </w:r>
        <w:r w:rsidR="00E7388B" w:rsidDel="00A200E7">
          <w:rPr>
            <w:spacing w:val="-2"/>
          </w:rPr>
          <w:delText>History</w:delText>
        </w:r>
        <w:r w:rsidR="00564DB2" w:rsidDel="00A200E7">
          <w:rPr>
            <w:spacing w:val="-2"/>
          </w:rPr>
          <w:delText xml:space="preserve"> and Evolution</w:delText>
        </w:r>
      </w:del>
      <w:bookmarkEnd w:id="194"/>
    </w:p>
    <w:p w14:paraId="71DECB02" w14:textId="77777777" w:rsidR="00E7388B" w:rsidRDefault="00E7388B" w:rsidP="00AF6E22">
      <w:pPr>
        <w:pStyle w:val="BodyText"/>
        <w:spacing w:line="276" w:lineRule="auto"/>
        <w:ind w:left="102" w:right="4"/>
        <w:jc w:val="both"/>
      </w:pPr>
      <w:r>
        <w:t>In</w:t>
      </w:r>
      <w:r>
        <w:rPr>
          <w:spacing w:val="-15"/>
        </w:rPr>
        <w:t xml:space="preserve"> </w:t>
      </w:r>
      <w:r>
        <w:t>2010,</w:t>
      </w:r>
      <w:r>
        <w:rPr>
          <w:spacing w:val="-15"/>
        </w:rPr>
        <w:t xml:space="preserve"> </w:t>
      </w:r>
      <w:r>
        <w:t>Micha</w:t>
      </w:r>
      <w:r>
        <w:rPr>
          <w:spacing w:val="-15"/>
        </w:rPr>
        <w:t xml:space="preserve"> </w:t>
      </w:r>
      <w:r>
        <w:t>Schraven</w:t>
      </w:r>
      <w:r>
        <w:rPr>
          <w:spacing w:val="-15"/>
        </w:rPr>
        <w:t xml:space="preserve"> </w:t>
      </w:r>
      <w:r>
        <w:t>and</w:t>
      </w:r>
      <w:r>
        <w:rPr>
          <w:spacing w:val="-12"/>
        </w:rPr>
        <w:t xml:space="preserve"> </w:t>
      </w:r>
      <w:r>
        <w:t>Lawrence</w:t>
      </w:r>
      <w:r>
        <w:rPr>
          <w:spacing w:val="-13"/>
        </w:rPr>
        <w:t xml:space="preserve"> </w:t>
      </w:r>
      <w:r>
        <w:t>Odongo</w:t>
      </w:r>
      <w:r>
        <w:rPr>
          <w:spacing w:val="-8"/>
        </w:rPr>
        <w:t xml:space="preserve"> </w:t>
      </w:r>
      <w:r>
        <w:t>worked</w:t>
      </w:r>
      <w:r>
        <w:rPr>
          <w:spacing w:val="-15"/>
        </w:rPr>
        <w:t xml:space="preserve"> </w:t>
      </w:r>
      <w:r>
        <w:t>together</w:t>
      </w:r>
      <w:r>
        <w:rPr>
          <w:spacing w:val="-15"/>
        </w:rPr>
        <w:t xml:space="preserve"> </w:t>
      </w:r>
      <w:r>
        <w:t>on</w:t>
      </w:r>
      <w:r>
        <w:rPr>
          <w:spacing w:val="-15"/>
        </w:rPr>
        <w:t xml:space="preserve"> </w:t>
      </w:r>
      <w:r>
        <w:t>a</w:t>
      </w:r>
      <w:r>
        <w:rPr>
          <w:spacing w:val="-13"/>
        </w:rPr>
        <w:t xml:space="preserve"> </w:t>
      </w:r>
      <w:r>
        <w:t>large</w:t>
      </w:r>
      <w:r>
        <w:rPr>
          <w:spacing w:val="-13"/>
        </w:rPr>
        <w:t xml:space="preserve"> </w:t>
      </w:r>
      <w:r>
        <w:t>ICT</w:t>
      </w:r>
      <w:r>
        <w:rPr>
          <w:spacing w:val="-10"/>
        </w:rPr>
        <w:t xml:space="preserve"> </w:t>
      </w:r>
      <w:r>
        <w:t>project</w:t>
      </w:r>
      <w:r>
        <w:rPr>
          <w:spacing w:val="-8"/>
        </w:rPr>
        <w:t xml:space="preserve"> </w:t>
      </w:r>
      <w:r>
        <w:t>in</w:t>
      </w:r>
      <w:r>
        <w:rPr>
          <w:spacing w:val="-15"/>
        </w:rPr>
        <w:t xml:space="preserve"> </w:t>
      </w:r>
      <w:r>
        <w:t>the</w:t>
      </w:r>
      <w:r>
        <w:rPr>
          <w:spacing w:val="-13"/>
        </w:rPr>
        <w:t xml:space="preserve"> </w:t>
      </w:r>
      <w:r>
        <w:t xml:space="preserve">Sega region. They </w:t>
      </w:r>
      <w:r w:rsidR="00AF6E22">
        <w:t>were</w:t>
      </w:r>
      <w:r>
        <w:t xml:space="preserve"> both driven by a shared interest in ICT and rural development.</w:t>
      </w:r>
      <w:r w:rsidR="00AF6E22">
        <w:t xml:space="preserve"> </w:t>
      </w:r>
      <w:r>
        <w:t>In</w:t>
      </w:r>
      <w:r>
        <w:rPr>
          <w:spacing w:val="-8"/>
        </w:rPr>
        <w:t xml:space="preserve"> </w:t>
      </w:r>
      <w:r>
        <w:t>December</w:t>
      </w:r>
      <w:r>
        <w:rPr>
          <w:spacing w:val="-2"/>
        </w:rPr>
        <w:t xml:space="preserve"> </w:t>
      </w:r>
      <w:r>
        <w:t>2016</w:t>
      </w:r>
      <w:r w:rsidR="00AF6E22">
        <w:t>,</w:t>
      </w:r>
      <w:r>
        <w:rPr>
          <w:spacing w:val="-8"/>
        </w:rPr>
        <w:t xml:space="preserve"> </w:t>
      </w:r>
      <w:r>
        <w:t>they</w:t>
      </w:r>
      <w:r>
        <w:rPr>
          <w:spacing w:val="-8"/>
        </w:rPr>
        <w:t xml:space="preserve"> </w:t>
      </w:r>
      <w:r>
        <w:t>founded</w:t>
      </w:r>
      <w:r>
        <w:rPr>
          <w:spacing w:val="-3"/>
        </w:rPr>
        <w:t xml:space="preserve"> </w:t>
      </w:r>
      <w:r>
        <w:t>the</w:t>
      </w:r>
      <w:r>
        <w:rPr>
          <w:spacing w:val="-4"/>
        </w:rPr>
        <w:t xml:space="preserve"> </w:t>
      </w:r>
      <w:r>
        <w:t>RuralNet Internet Services</w:t>
      </w:r>
      <w:r>
        <w:rPr>
          <w:spacing w:val="-5"/>
        </w:rPr>
        <w:t xml:space="preserve"> </w:t>
      </w:r>
      <w:r>
        <w:t>Provider</w:t>
      </w:r>
      <w:r>
        <w:rPr>
          <w:spacing w:val="-2"/>
        </w:rPr>
        <w:t xml:space="preserve"> </w:t>
      </w:r>
      <w:r>
        <w:t>and</w:t>
      </w:r>
      <w:r>
        <w:rPr>
          <w:spacing w:val="-3"/>
        </w:rPr>
        <w:t xml:space="preserve"> </w:t>
      </w:r>
      <w:r>
        <w:t>IT</w:t>
      </w:r>
      <w:r>
        <w:rPr>
          <w:spacing w:val="-6"/>
        </w:rPr>
        <w:t xml:space="preserve"> </w:t>
      </w:r>
      <w:r>
        <w:t>Academy</w:t>
      </w:r>
      <w:r>
        <w:rPr>
          <w:spacing w:val="-12"/>
        </w:rPr>
        <w:t xml:space="preserve"> </w:t>
      </w:r>
      <w:r>
        <w:t>with</w:t>
      </w:r>
      <w:r>
        <w:rPr>
          <w:spacing w:val="-13"/>
        </w:rPr>
        <w:t xml:space="preserve"> </w:t>
      </w:r>
      <w:r>
        <w:t>the use of</w:t>
      </w:r>
      <w:r>
        <w:rPr>
          <w:spacing w:val="-4"/>
        </w:rPr>
        <w:t xml:space="preserve"> </w:t>
      </w:r>
      <w:r>
        <w:t>the MacBook pro’s that were donated by</w:t>
      </w:r>
      <w:r>
        <w:rPr>
          <w:spacing w:val="-1"/>
        </w:rPr>
        <w:t xml:space="preserve"> </w:t>
      </w:r>
      <w:r>
        <w:t xml:space="preserve">Service Now. </w:t>
      </w:r>
      <w:r w:rsidR="00564DB2">
        <w:t xml:space="preserve">Over time, </w:t>
      </w:r>
      <w:r>
        <w:t xml:space="preserve">RuralNet </w:t>
      </w:r>
      <w:r w:rsidR="00564DB2">
        <w:t xml:space="preserve">has evolved and </w:t>
      </w:r>
      <w:r>
        <w:t xml:space="preserve">is designed to be a social enterprise </w:t>
      </w:r>
      <w:r w:rsidR="00564DB2">
        <w:t xml:space="preserve">that is both an Internet Services Provider (ISP) and an associated ICT </w:t>
      </w:r>
      <w:r w:rsidR="00564DB2">
        <w:rPr>
          <w:spacing w:val="-2"/>
        </w:rPr>
        <w:t>Academy</w:t>
      </w:r>
      <w:r w:rsidR="00564DB2" w:rsidDel="00AF6E22">
        <w:t xml:space="preserve"> </w:t>
      </w:r>
      <w:r w:rsidR="00AF6E22">
        <w:t xml:space="preserve">to </w:t>
      </w:r>
      <w:r w:rsidR="00564DB2">
        <w:t xml:space="preserve">interest groups in </w:t>
      </w:r>
      <w:r w:rsidR="00AF6E22">
        <w:t xml:space="preserve">Kenya’s country side </w:t>
      </w:r>
      <w:r w:rsidR="00A94199">
        <w:t>and beyond</w:t>
      </w:r>
      <w:r>
        <w:t xml:space="preserve">. </w:t>
      </w:r>
      <w:r w:rsidR="004E7BD1">
        <w:t>RICT A</w:t>
      </w:r>
      <w:r w:rsidR="00564DB2">
        <w:t>cademy advances the communities</w:t>
      </w:r>
      <w:r w:rsidR="00564DB2">
        <w:rPr>
          <w:spacing w:val="-11"/>
        </w:rPr>
        <w:t xml:space="preserve"> </w:t>
      </w:r>
      <w:r w:rsidR="00564DB2">
        <w:t>it</w:t>
      </w:r>
      <w:r w:rsidR="00564DB2">
        <w:rPr>
          <w:spacing w:val="-6"/>
        </w:rPr>
        <w:t xml:space="preserve"> </w:t>
      </w:r>
      <w:r w:rsidR="00564DB2">
        <w:t>operates</w:t>
      </w:r>
      <w:r w:rsidR="00564DB2">
        <w:rPr>
          <w:spacing w:val="-13"/>
        </w:rPr>
        <w:t xml:space="preserve"> </w:t>
      </w:r>
      <w:r w:rsidR="00564DB2">
        <w:t>in</w:t>
      </w:r>
      <w:r w:rsidR="00564DB2">
        <w:rPr>
          <w:spacing w:val="-14"/>
        </w:rPr>
        <w:t xml:space="preserve"> </w:t>
      </w:r>
      <w:r w:rsidR="00564DB2">
        <w:t>through</w:t>
      </w:r>
      <w:r w:rsidR="00564DB2">
        <w:rPr>
          <w:spacing w:val="-14"/>
        </w:rPr>
        <w:t xml:space="preserve"> </w:t>
      </w:r>
      <w:r w:rsidR="00564DB2">
        <w:t>the</w:t>
      </w:r>
      <w:r w:rsidR="00564DB2">
        <w:rPr>
          <w:spacing w:val="-7"/>
        </w:rPr>
        <w:t xml:space="preserve"> </w:t>
      </w:r>
      <w:r w:rsidR="00564DB2">
        <w:t>facilitation</w:t>
      </w:r>
      <w:r w:rsidR="00564DB2">
        <w:rPr>
          <w:spacing w:val="-11"/>
        </w:rPr>
        <w:t xml:space="preserve"> </w:t>
      </w:r>
      <w:r w:rsidR="00564DB2">
        <w:t>of</w:t>
      </w:r>
      <w:r w:rsidR="00564DB2">
        <w:rPr>
          <w:spacing w:val="-15"/>
        </w:rPr>
        <w:t xml:space="preserve"> </w:t>
      </w:r>
      <w:r w:rsidR="00564DB2">
        <w:t>sustainable,</w:t>
      </w:r>
      <w:r w:rsidR="00564DB2">
        <w:rPr>
          <w:spacing w:val="-9"/>
        </w:rPr>
        <w:t xml:space="preserve"> </w:t>
      </w:r>
      <w:r w:rsidR="00564DB2">
        <w:t>quality</w:t>
      </w:r>
      <w:r w:rsidR="00564DB2">
        <w:rPr>
          <w:spacing w:val="-14"/>
        </w:rPr>
        <w:t xml:space="preserve"> </w:t>
      </w:r>
      <w:r w:rsidR="00564DB2">
        <w:t>ICT</w:t>
      </w:r>
      <w:r w:rsidR="00564DB2">
        <w:rPr>
          <w:spacing w:val="-9"/>
        </w:rPr>
        <w:t xml:space="preserve"> </w:t>
      </w:r>
      <w:r w:rsidR="00564DB2">
        <w:t>services</w:t>
      </w:r>
      <w:r w:rsidR="00564DB2">
        <w:rPr>
          <w:spacing w:val="-8"/>
        </w:rPr>
        <w:t xml:space="preserve"> </w:t>
      </w:r>
      <w:r w:rsidR="00564DB2">
        <w:t>and</w:t>
      </w:r>
      <w:r w:rsidR="00564DB2">
        <w:rPr>
          <w:spacing w:val="-6"/>
        </w:rPr>
        <w:t xml:space="preserve"> </w:t>
      </w:r>
      <w:r w:rsidR="00564DB2">
        <w:t>network</w:t>
      </w:r>
      <w:r w:rsidR="00564DB2">
        <w:rPr>
          <w:spacing w:val="-11"/>
        </w:rPr>
        <w:t xml:space="preserve"> </w:t>
      </w:r>
      <w:r w:rsidR="00564DB2">
        <w:t xml:space="preserve">facility. </w:t>
      </w:r>
      <w:r>
        <w:t>This is an area that is typically deprived of basic IT resources (Typically IT Students have no computers, internet and electricity).</w:t>
      </w:r>
      <w:r w:rsidR="004E7BD1">
        <w:t xml:space="preserve"> The A</w:t>
      </w:r>
      <w:r w:rsidR="00564DB2">
        <w:t>cademy</w:t>
      </w:r>
      <w:r w:rsidR="00564DB2">
        <w:rPr>
          <w:spacing w:val="-6"/>
        </w:rPr>
        <w:t xml:space="preserve"> </w:t>
      </w:r>
      <w:r w:rsidR="00564DB2">
        <w:t>also has</w:t>
      </w:r>
      <w:r w:rsidR="00564DB2">
        <w:rPr>
          <w:spacing w:val="-3"/>
        </w:rPr>
        <w:t xml:space="preserve"> </w:t>
      </w:r>
      <w:r w:rsidR="00564DB2">
        <w:t>a</w:t>
      </w:r>
      <w:r w:rsidR="00564DB2">
        <w:rPr>
          <w:spacing w:val="-2"/>
        </w:rPr>
        <w:t xml:space="preserve"> </w:t>
      </w:r>
      <w:r w:rsidR="00564DB2">
        <w:t>goal</w:t>
      </w:r>
      <w:r w:rsidR="00564DB2">
        <w:rPr>
          <w:spacing w:val="-10"/>
        </w:rPr>
        <w:t xml:space="preserve"> </w:t>
      </w:r>
      <w:r w:rsidR="00564DB2">
        <w:t>of</w:t>
      </w:r>
      <w:r w:rsidR="00564DB2">
        <w:rPr>
          <w:spacing w:val="-9"/>
        </w:rPr>
        <w:t xml:space="preserve"> </w:t>
      </w:r>
      <w:r w:rsidR="00564DB2">
        <w:t>provision</w:t>
      </w:r>
      <w:r w:rsidR="00564DB2">
        <w:rPr>
          <w:spacing w:val="-6"/>
        </w:rPr>
        <w:t xml:space="preserve"> </w:t>
      </w:r>
      <w:r w:rsidR="00564DB2">
        <w:t>of</w:t>
      </w:r>
      <w:r w:rsidR="00564DB2">
        <w:rPr>
          <w:spacing w:val="-9"/>
        </w:rPr>
        <w:t xml:space="preserve"> </w:t>
      </w:r>
      <w:r w:rsidR="00564DB2">
        <w:t>suitable</w:t>
      </w:r>
      <w:r w:rsidR="00564DB2">
        <w:rPr>
          <w:spacing w:val="-2"/>
        </w:rPr>
        <w:t xml:space="preserve"> </w:t>
      </w:r>
      <w:r w:rsidR="00564DB2">
        <w:t>and</w:t>
      </w:r>
      <w:r w:rsidR="00564DB2">
        <w:rPr>
          <w:spacing w:val="-1"/>
        </w:rPr>
        <w:t xml:space="preserve"> </w:t>
      </w:r>
      <w:r w:rsidR="00564DB2">
        <w:t>stable</w:t>
      </w:r>
      <w:r w:rsidR="00564DB2">
        <w:rPr>
          <w:spacing w:val="-2"/>
        </w:rPr>
        <w:t xml:space="preserve"> </w:t>
      </w:r>
      <w:r w:rsidR="00564DB2">
        <w:t>solar energy</w:t>
      </w:r>
      <w:r w:rsidR="00564DB2">
        <w:rPr>
          <w:spacing w:val="-11"/>
        </w:rPr>
        <w:t xml:space="preserve"> </w:t>
      </w:r>
      <w:r w:rsidR="00564DB2">
        <w:t>as</w:t>
      </w:r>
      <w:r w:rsidR="00564DB2">
        <w:rPr>
          <w:spacing w:val="-3"/>
        </w:rPr>
        <w:t xml:space="preserve"> </w:t>
      </w:r>
      <w:r w:rsidR="00564DB2">
        <w:t>a</w:t>
      </w:r>
      <w:r w:rsidR="00AD3298">
        <w:rPr>
          <w:spacing w:val="-2"/>
        </w:rPr>
        <w:t xml:space="preserve">n </w:t>
      </w:r>
      <w:r w:rsidR="00564DB2">
        <w:t>option</w:t>
      </w:r>
      <w:r w:rsidR="00564DB2">
        <w:rPr>
          <w:spacing w:val="-1"/>
        </w:rPr>
        <w:t xml:space="preserve"> </w:t>
      </w:r>
      <w:r w:rsidR="00564DB2">
        <w:t>for the surrounding business premises</w:t>
      </w:r>
      <w:r w:rsidR="00AD3298">
        <w:t>,</w:t>
      </w:r>
      <w:r w:rsidR="00564DB2">
        <w:t xml:space="preserve"> in case there is power outages. This system also preserves the environment since it offers clean and safe energy.</w:t>
      </w:r>
    </w:p>
    <w:p w14:paraId="0B1F0809" w14:textId="77777777" w:rsidR="00AF6E22" w:rsidRDefault="00AF6E22" w:rsidP="0062071D">
      <w:pPr>
        <w:pStyle w:val="BodyText"/>
        <w:spacing w:line="276" w:lineRule="auto"/>
        <w:ind w:left="102" w:right="883"/>
        <w:jc w:val="both"/>
      </w:pPr>
    </w:p>
    <w:p w14:paraId="408401EF" w14:textId="77777777" w:rsidR="00E7388B" w:rsidRDefault="00B640A2" w:rsidP="00E14B75">
      <w:pPr>
        <w:pStyle w:val="BodyText"/>
        <w:spacing w:line="276" w:lineRule="auto"/>
        <w:ind w:left="102" w:right="4"/>
        <w:jc w:val="both"/>
      </w:pPr>
      <w:r>
        <w:t>At inception, t</w:t>
      </w:r>
      <w:r w:rsidR="00E7388B">
        <w:t xml:space="preserve">he </w:t>
      </w:r>
      <w:r>
        <w:t>P</w:t>
      </w:r>
      <w:r w:rsidR="00E7388B">
        <w:t xml:space="preserve">rogram was developed for the purpose </w:t>
      </w:r>
      <w:r>
        <w:t>of</w:t>
      </w:r>
      <w:r w:rsidR="00E7388B">
        <w:t xml:space="preserve"> provid</w:t>
      </w:r>
      <w:r>
        <w:t>ing</w:t>
      </w:r>
      <w:r w:rsidR="00E7388B">
        <w:t xml:space="preserve"> basic computer training to the rural area residents and primary schools.</w:t>
      </w:r>
      <w:r>
        <w:t xml:space="preserve"> </w:t>
      </w:r>
      <w:r w:rsidR="00E7388B">
        <w:t>The training was provided per 2</w:t>
      </w:r>
      <w:r>
        <w:t>-</w:t>
      </w:r>
      <w:r w:rsidR="00E7388B">
        <w:t>hour session. Upon completion of the program</w:t>
      </w:r>
      <w:r>
        <w:t>,</w:t>
      </w:r>
      <w:r w:rsidR="00E7388B">
        <w:t xml:space="preserve"> the students receive</w:t>
      </w:r>
      <w:r>
        <w:t>d</w:t>
      </w:r>
      <w:r w:rsidR="00E7388B">
        <w:rPr>
          <w:spacing w:val="-8"/>
        </w:rPr>
        <w:t xml:space="preserve"> </w:t>
      </w:r>
      <w:r w:rsidR="00E7388B">
        <w:t>a</w:t>
      </w:r>
      <w:r w:rsidR="00E7388B">
        <w:rPr>
          <w:spacing w:val="-8"/>
        </w:rPr>
        <w:t xml:space="preserve"> </w:t>
      </w:r>
      <w:r>
        <w:t>C</w:t>
      </w:r>
      <w:r w:rsidR="00E7388B">
        <w:t>ertificate.</w:t>
      </w:r>
      <w:r w:rsidR="00E7388B">
        <w:rPr>
          <w:spacing w:val="-9"/>
        </w:rPr>
        <w:t xml:space="preserve"> </w:t>
      </w:r>
      <w:r w:rsidR="00E7388B">
        <w:t>The</w:t>
      </w:r>
      <w:r w:rsidR="00E7388B">
        <w:rPr>
          <w:spacing w:val="-8"/>
        </w:rPr>
        <w:t xml:space="preserve"> </w:t>
      </w:r>
      <w:r w:rsidR="00E7388B">
        <w:t>sessions</w:t>
      </w:r>
      <w:r w:rsidR="00E7388B">
        <w:rPr>
          <w:spacing w:val="-9"/>
        </w:rPr>
        <w:t xml:space="preserve"> </w:t>
      </w:r>
      <w:r w:rsidR="00E7388B">
        <w:t>were</w:t>
      </w:r>
      <w:r w:rsidR="00E7388B">
        <w:rPr>
          <w:spacing w:val="-4"/>
        </w:rPr>
        <w:t xml:space="preserve"> </w:t>
      </w:r>
      <w:r w:rsidR="00E7388B">
        <w:t>made</w:t>
      </w:r>
      <w:r w:rsidR="00E7388B">
        <w:rPr>
          <w:spacing w:val="-8"/>
        </w:rPr>
        <w:t xml:space="preserve"> </w:t>
      </w:r>
      <w:r w:rsidR="00E7388B">
        <w:t>up</w:t>
      </w:r>
      <w:r w:rsidR="00E7388B">
        <w:rPr>
          <w:spacing w:val="-12"/>
        </w:rPr>
        <w:t xml:space="preserve"> </w:t>
      </w:r>
      <w:r w:rsidR="00E7388B">
        <w:t>of</w:t>
      </w:r>
      <w:r w:rsidR="00E7388B">
        <w:rPr>
          <w:spacing w:val="-15"/>
        </w:rPr>
        <w:t xml:space="preserve"> </w:t>
      </w:r>
      <w:r w:rsidR="00E7388B">
        <w:t>10</w:t>
      </w:r>
      <w:r w:rsidR="00E7388B">
        <w:rPr>
          <w:spacing w:val="-7"/>
        </w:rPr>
        <w:t xml:space="preserve"> </w:t>
      </w:r>
      <w:r w:rsidR="00E7388B">
        <w:t>core</w:t>
      </w:r>
      <w:r w:rsidR="00E7388B">
        <w:rPr>
          <w:spacing w:val="-13"/>
        </w:rPr>
        <w:t xml:space="preserve"> </w:t>
      </w:r>
      <w:r w:rsidR="00E7388B">
        <w:t>areas</w:t>
      </w:r>
      <w:r w:rsidR="00E7388B">
        <w:rPr>
          <w:spacing w:val="-14"/>
        </w:rPr>
        <w:t xml:space="preserve"> </w:t>
      </w:r>
      <w:r w:rsidR="00E7388B">
        <w:t>of</w:t>
      </w:r>
      <w:r w:rsidR="00E7388B">
        <w:rPr>
          <w:spacing w:val="-15"/>
        </w:rPr>
        <w:t xml:space="preserve"> </w:t>
      </w:r>
      <w:r w:rsidR="00E7388B">
        <w:t>Microsoft</w:t>
      </w:r>
      <w:r w:rsidR="00E7388B">
        <w:rPr>
          <w:spacing w:val="-6"/>
        </w:rPr>
        <w:t xml:space="preserve"> </w:t>
      </w:r>
      <w:r w:rsidR="00E7388B">
        <w:t>Office®</w:t>
      </w:r>
      <w:r w:rsidR="00E7388B">
        <w:rPr>
          <w:spacing w:val="-7"/>
        </w:rPr>
        <w:t xml:space="preserve"> </w:t>
      </w:r>
      <w:r w:rsidR="00E7388B">
        <w:t>training</w:t>
      </w:r>
      <w:r>
        <w:t>. T</w:t>
      </w:r>
      <w:r w:rsidR="00E7388B">
        <w:t>he core areas were:</w:t>
      </w:r>
      <w:r w:rsidR="00A32A19">
        <w:t xml:space="preserve"> </w:t>
      </w:r>
    </w:p>
    <w:p w14:paraId="234AFE4D" w14:textId="77777777" w:rsidR="00E7388B" w:rsidRDefault="00E7388B" w:rsidP="0062071D">
      <w:pPr>
        <w:pStyle w:val="ListParagraph"/>
        <w:numPr>
          <w:ilvl w:val="2"/>
          <w:numId w:val="12"/>
        </w:numPr>
        <w:tabs>
          <w:tab w:val="left" w:pos="1125"/>
        </w:tabs>
        <w:spacing w:line="276" w:lineRule="auto"/>
        <w:ind w:hanging="360"/>
        <w:jc w:val="both"/>
        <w:rPr>
          <w:sz w:val="24"/>
        </w:rPr>
      </w:pPr>
      <w:r>
        <w:rPr>
          <w:sz w:val="24"/>
        </w:rPr>
        <w:t>Word</w:t>
      </w:r>
      <w:r>
        <w:rPr>
          <w:spacing w:val="-1"/>
          <w:sz w:val="24"/>
        </w:rPr>
        <w:t xml:space="preserve"> </w:t>
      </w:r>
      <w:r>
        <w:rPr>
          <w:spacing w:val="-2"/>
          <w:sz w:val="24"/>
        </w:rPr>
        <w:t>Processing</w:t>
      </w:r>
    </w:p>
    <w:p w14:paraId="0F0A8699" w14:textId="77777777" w:rsidR="00E7388B" w:rsidRDefault="00E7388B" w:rsidP="0062071D">
      <w:pPr>
        <w:pStyle w:val="ListParagraph"/>
        <w:numPr>
          <w:ilvl w:val="2"/>
          <w:numId w:val="12"/>
        </w:numPr>
        <w:tabs>
          <w:tab w:val="left" w:pos="1125"/>
        </w:tabs>
        <w:spacing w:line="276" w:lineRule="auto"/>
        <w:ind w:hanging="360"/>
        <w:jc w:val="both"/>
        <w:rPr>
          <w:sz w:val="24"/>
        </w:rPr>
      </w:pPr>
      <w:r>
        <w:rPr>
          <w:sz w:val="24"/>
        </w:rPr>
        <w:t>Access</w:t>
      </w:r>
      <w:r>
        <w:rPr>
          <w:spacing w:val="-3"/>
          <w:sz w:val="24"/>
        </w:rPr>
        <w:t xml:space="preserve"> </w:t>
      </w:r>
      <w:r>
        <w:rPr>
          <w:spacing w:val="-2"/>
          <w:sz w:val="24"/>
        </w:rPr>
        <w:t>Database</w:t>
      </w:r>
    </w:p>
    <w:p w14:paraId="21DA5F05" w14:textId="77777777" w:rsidR="00E7388B" w:rsidRDefault="00E7388B" w:rsidP="0062071D">
      <w:pPr>
        <w:pStyle w:val="ListParagraph"/>
        <w:numPr>
          <w:ilvl w:val="2"/>
          <w:numId w:val="12"/>
        </w:numPr>
        <w:tabs>
          <w:tab w:val="left" w:pos="1125"/>
        </w:tabs>
        <w:spacing w:line="276" w:lineRule="auto"/>
        <w:ind w:hanging="360"/>
        <w:jc w:val="both"/>
        <w:rPr>
          <w:sz w:val="24"/>
        </w:rPr>
      </w:pPr>
      <w:r>
        <w:rPr>
          <w:spacing w:val="-2"/>
          <w:sz w:val="24"/>
        </w:rPr>
        <w:t>Publisher</w:t>
      </w:r>
    </w:p>
    <w:p w14:paraId="517C0893" w14:textId="77777777" w:rsidR="00E7388B" w:rsidRDefault="00E7388B" w:rsidP="0062071D">
      <w:pPr>
        <w:pStyle w:val="ListParagraph"/>
        <w:numPr>
          <w:ilvl w:val="2"/>
          <w:numId w:val="12"/>
        </w:numPr>
        <w:tabs>
          <w:tab w:val="left" w:pos="1125"/>
        </w:tabs>
        <w:spacing w:line="276" w:lineRule="auto"/>
        <w:ind w:hanging="360"/>
        <w:jc w:val="both"/>
        <w:rPr>
          <w:sz w:val="24"/>
        </w:rPr>
      </w:pPr>
      <w:r>
        <w:rPr>
          <w:spacing w:val="-2"/>
          <w:sz w:val="24"/>
        </w:rPr>
        <w:t>Internet</w:t>
      </w:r>
    </w:p>
    <w:p w14:paraId="1E61CD5D" w14:textId="77777777" w:rsidR="00E7388B" w:rsidRDefault="00E7388B" w:rsidP="0062071D">
      <w:pPr>
        <w:pStyle w:val="ListParagraph"/>
        <w:numPr>
          <w:ilvl w:val="2"/>
          <w:numId w:val="12"/>
        </w:numPr>
        <w:tabs>
          <w:tab w:val="left" w:pos="1125"/>
        </w:tabs>
        <w:spacing w:line="276" w:lineRule="auto"/>
        <w:ind w:hanging="360"/>
        <w:jc w:val="both"/>
        <w:rPr>
          <w:sz w:val="24"/>
        </w:rPr>
      </w:pPr>
      <w:r>
        <w:rPr>
          <w:sz w:val="24"/>
        </w:rPr>
        <w:t>Excel</w:t>
      </w:r>
      <w:r>
        <w:rPr>
          <w:spacing w:val="-4"/>
          <w:sz w:val="24"/>
        </w:rPr>
        <w:t xml:space="preserve"> </w:t>
      </w:r>
      <w:r>
        <w:rPr>
          <w:spacing w:val="-2"/>
          <w:sz w:val="24"/>
        </w:rPr>
        <w:t>spreadsheets</w:t>
      </w:r>
    </w:p>
    <w:p w14:paraId="29103A16" w14:textId="77777777" w:rsidR="00E7388B" w:rsidRDefault="00E7388B" w:rsidP="0062071D">
      <w:pPr>
        <w:pStyle w:val="ListParagraph"/>
        <w:numPr>
          <w:ilvl w:val="2"/>
          <w:numId w:val="12"/>
        </w:numPr>
        <w:tabs>
          <w:tab w:val="left" w:pos="1125"/>
        </w:tabs>
        <w:spacing w:line="276" w:lineRule="auto"/>
        <w:ind w:hanging="360"/>
        <w:jc w:val="both"/>
        <w:rPr>
          <w:sz w:val="24"/>
        </w:rPr>
      </w:pPr>
      <w:r>
        <w:rPr>
          <w:spacing w:val="-2"/>
          <w:sz w:val="24"/>
        </w:rPr>
        <w:t>Presentations</w:t>
      </w:r>
    </w:p>
    <w:p w14:paraId="6E91148A" w14:textId="77777777" w:rsidR="00E7388B" w:rsidRDefault="00E7388B" w:rsidP="0062071D">
      <w:pPr>
        <w:pStyle w:val="ListParagraph"/>
        <w:numPr>
          <w:ilvl w:val="2"/>
          <w:numId w:val="12"/>
        </w:numPr>
        <w:tabs>
          <w:tab w:val="left" w:pos="1125"/>
        </w:tabs>
        <w:spacing w:line="276" w:lineRule="auto"/>
        <w:ind w:hanging="360"/>
        <w:jc w:val="both"/>
        <w:rPr>
          <w:sz w:val="24"/>
        </w:rPr>
      </w:pPr>
      <w:r>
        <w:rPr>
          <w:sz w:val="24"/>
        </w:rPr>
        <w:t>Graphics</w:t>
      </w:r>
      <w:r>
        <w:rPr>
          <w:spacing w:val="-7"/>
          <w:sz w:val="24"/>
        </w:rPr>
        <w:t xml:space="preserve"> </w:t>
      </w:r>
      <w:r>
        <w:rPr>
          <w:spacing w:val="-2"/>
          <w:sz w:val="24"/>
        </w:rPr>
        <w:t>design</w:t>
      </w:r>
    </w:p>
    <w:p w14:paraId="4ECDD4F6" w14:textId="77777777" w:rsidR="00E7388B" w:rsidRDefault="00E7388B" w:rsidP="0062071D">
      <w:pPr>
        <w:pStyle w:val="ListParagraph"/>
        <w:numPr>
          <w:ilvl w:val="2"/>
          <w:numId w:val="12"/>
        </w:numPr>
        <w:tabs>
          <w:tab w:val="left" w:pos="1125"/>
        </w:tabs>
        <w:spacing w:line="276" w:lineRule="auto"/>
        <w:ind w:hanging="360"/>
        <w:jc w:val="both"/>
        <w:rPr>
          <w:sz w:val="24"/>
        </w:rPr>
      </w:pPr>
      <w:r>
        <w:rPr>
          <w:spacing w:val="-2"/>
          <w:sz w:val="24"/>
        </w:rPr>
        <w:t>Networking</w:t>
      </w:r>
    </w:p>
    <w:p w14:paraId="496FD1AF" w14:textId="77777777" w:rsidR="00A32A19" w:rsidRPr="00E14B75" w:rsidRDefault="00E7388B" w:rsidP="0062071D">
      <w:pPr>
        <w:pStyle w:val="ListParagraph"/>
        <w:numPr>
          <w:ilvl w:val="2"/>
          <w:numId w:val="12"/>
        </w:numPr>
        <w:tabs>
          <w:tab w:val="left" w:pos="1125"/>
        </w:tabs>
        <w:spacing w:line="276" w:lineRule="auto"/>
        <w:ind w:hanging="360"/>
        <w:jc w:val="both"/>
        <w:rPr>
          <w:sz w:val="24"/>
        </w:rPr>
      </w:pPr>
      <w:r>
        <w:rPr>
          <w:spacing w:val="-2"/>
          <w:sz w:val="24"/>
        </w:rPr>
        <w:t>Account</w:t>
      </w:r>
      <w:r w:rsidR="00A32A19">
        <w:rPr>
          <w:spacing w:val="-2"/>
          <w:sz w:val="24"/>
        </w:rPr>
        <w:t>ing</w:t>
      </w:r>
    </w:p>
    <w:p w14:paraId="61CC0B20" w14:textId="77777777" w:rsidR="00E7388B" w:rsidRPr="00E7388B" w:rsidRDefault="00A32A19" w:rsidP="0062071D">
      <w:pPr>
        <w:pStyle w:val="ListParagraph"/>
        <w:numPr>
          <w:ilvl w:val="2"/>
          <w:numId w:val="12"/>
        </w:numPr>
        <w:tabs>
          <w:tab w:val="left" w:pos="1125"/>
        </w:tabs>
        <w:spacing w:line="276" w:lineRule="auto"/>
        <w:ind w:hanging="360"/>
        <w:jc w:val="both"/>
        <w:rPr>
          <w:sz w:val="24"/>
        </w:rPr>
      </w:pPr>
      <w:r>
        <w:rPr>
          <w:spacing w:val="-2"/>
          <w:sz w:val="24"/>
        </w:rPr>
        <w:t xml:space="preserve">Data analysis </w:t>
      </w:r>
    </w:p>
    <w:p w14:paraId="6BD3C1AF" w14:textId="77777777" w:rsidR="00E7388B" w:rsidRDefault="00E7388B" w:rsidP="0062071D">
      <w:pPr>
        <w:pStyle w:val="ListParagraph"/>
        <w:numPr>
          <w:ilvl w:val="2"/>
          <w:numId w:val="12"/>
        </w:numPr>
        <w:tabs>
          <w:tab w:val="left" w:pos="1125"/>
        </w:tabs>
        <w:spacing w:line="276" w:lineRule="auto"/>
        <w:ind w:hanging="360"/>
        <w:jc w:val="both"/>
        <w:rPr>
          <w:sz w:val="24"/>
        </w:rPr>
      </w:pPr>
      <w:r>
        <w:rPr>
          <w:spacing w:val="-2"/>
          <w:sz w:val="24"/>
        </w:rPr>
        <w:t>Programming</w:t>
      </w:r>
    </w:p>
    <w:p w14:paraId="35BA4877" w14:textId="77777777" w:rsidR="00E7388B" w:rsidRDefault="00E7388B" w:rsidP="0062071D">
      <w:pPr>
        <w:widowControl/>
        <w:autoSpaceDE/>
        <w:autoSpaceDN/>
        <w:spacing w:line="276" w:lineRule="auto"/>
        <w:jc w:val="both"/>
        <w:rPr>
          <w:sz w:val="24"/>
          <w:szCs w:val="24"/>
        </w:rPr>
      </w:pPr>
      <w:r>
        <w:br w:type="page"/>
      </w:r>
    </w:p>
    <w:p w14:paraId="467ADAAA" w14:textId="77777777" w:rsidR="00E7388B" w:rsidRDefault="00E7388B" w:rsidP="0062071D">
      <w:pPr>
        <w:pStyle w:val="BodyText"/>
        <w:spacing w:line="276" w:lineRule="auto"/>
        <w:jc w:val="both"/>
      </w:pPr>
    </w:p>
    <w:p w14:paraId="72239900" w14:textId="34876F43" w:rsidR="00E7388B" w:rsidRPr="00E7388B" w:rsidRDefault="00E7388B" w:rsidP="0062071D">
      <w:pPr>
        <w:pStyle w:val="Heading2"/>
        <w:numPr>
          <w:ilvl w:val="1"/>
          <w:numId w:val="16"/>
        </w:numPr>
        <w:spacing w:line="276" w:lineRule="auto"/>
        <w:ind w:left="0" w:firstLine="0"/>
        <w:jc w:val="both"/>
      </w:pPr>
      <w:bookmarkStart w:id="196" w:name="_Toc178837809"/>
      <w:bookmarkStart w:id="197" w:name="_TOC_250004"/>
      <w:bookmarkEnd w:id="197"/>
      <w:r>
        <w:rPr>
          <w:spacing w:val="-2"/>
        </w:rPr>
        <w:t>Location</w:t>
      </w:r>
      <w:bookmarkEnd w:id="196"/>
    </w:p>
    <w:p w14:paraId="5AB18EC2" w14:textId="731D7F6A" w:rsidR="00E7388B" w:rsidRDefault="00EC3812" w:rsidP="0062071D">
      <w:pPr>
        <w:pStyle w:val="BodyText"/>
        <w:spacing w:line="276" w:lineRule="auto"/>
        <w:jc w:val="both"/>
        <w:rPr>
          <w:b/>
        </w:rPr>
      </w:pPr>
      <w:r>
        <w:rPr>
          <w:noProof/>
        </w:rPr>
        <mc:AlternateContent>
          <mc:Choice Requires="wpg">
            <w:drawing>
              <wp:anchor distT="0" distB="0" distL="0" distR="0" simplePos="0" relativeHeight="251641856" behindDoc="0" locked="0" layoutInCell="1" allowOverlap="1" wp14:anchorId="64FD1F43" wp14:editId="200A56FA">
                <wp:simplePos x="0" y="0"/>
                <wp:positionH relativeFrom="page">
                  <wp:posOffset>617855</wp:posOffset>
                </wp:positionH>
                <wp:positionV relativeFrom="paragraph">
                  <wp:posOffset>118997</wp:posOffset>
                </wp:positionV>
                <wp:extent cx="2309495" cy="182372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9495" cy="1823720"/>
                          <a:chOff x="0" y="0"/>
                          <a:chExt cx="2309495" cy="1823720"/>
                        </a:xfrm>
                      </wpg:grpSpPr>
                      <wps:wsp>
                        <wps:cNvPr id="34" name="Graphic 34"/>
                        <wps:cNvSpPr/>
                        <wps:spPr>
                          <a:xfrm>
                            <a:off x="6350" y="6350"/>
                            <a:ext cx="2296795" cy="1811020"/>
                          </a:xfrm>
                          <a:custGeom>
                            <a:avLst/>
                            <a:gdLst/>
                            <a:ahLst/>
                            <a:cxnLst/>
                            <a:rect l="l" t="t" r="r" b="b"/>
                            <a:pathLst>
                              <a:path w="2296795" h="1811020">
                                <a:moveTo>
                                  <a:pt x="0" y="1811020"/>
                                </a:moveTo>
                                <a:lnTo>
                                  <a:pt x="2296795" y="1811020"/>
                                </a:lnTo>
                                <a:lnTo>
                                  <a:pt x="2296795" y="0"/>
                                </a:lnTo>
                                <a:lnTo>
                                  <a:pt x="0" y="0"/>
                                </a:lnTo>
                                <a:lnTo>
                                  <a:pt x="0" y="181102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12" cstate="print"/>
                          <a:stretch>
                            <a:fillRect/>
                          </a:stretch>
                        </pic:blipFill>
                        <pic:spPr>
                          <a:xfrm>
                            <a:off x="101980" y="103123"/>
                            <a:ext cx="2089374" cy="1615439"/>
                          </a:xfrm>
                          <a:prstGeom prst="rect">
                            <a:avLst/>
                          </a:prstGeom>
                        </pic:spPr>
                      </pic:pic>
                    </wpg:wgp>
                  </a:graphicData>
                </a:graphic>
              </wp:anchor>
            </w:drawing>
          </mc:Choice>
          <mc:Fallback>
            <w:pict>
              <v:group w14:anchorId="62CDC292" id="Group 33" o:spid="_x0000_s1026" style="position:absolute;margin-left:48.65pt;margin-top:9.35pt;width:181.85pt;height:143.6pt;z-index:251641856;mso-wrap-distance-left:0;mso-wrap-distance-right:0;mso-position-horizontal-relative:page" coordsize="23094,18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">
                <v:shape id="Graphic 34" o:spid="_x0000_s1027" style="position:absolute;left:63;top:63;width:22968;height:18110;visibility:visible;mso-wrap-style:square;v-text-anchor:top" coordsize="2296795,1811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R8aL8A&#10;AADbAAAADwAAAGRycy9kb3ducmV2LnhtbESPzQrCMBCE74LvEFbwpqlWRKpRRBBEvfhz0NvSrG2x&#10;2ZQman17Iwgeh5n5hpktGlOKJ9WusKxg0I9AEKdWF5wpOJ/WvQkI55E1lpZJwZscLObt1gwTbV98&#10;oOfRZyJA2CWoIPe+SqR0aU4GXd9WxMG72dqgD7LOpK7xFeCmlMMoGkuDBYeFHCta5ZTejw+jIF3H&#10;BY8v+2vjR7G77bZYHnCrVLfTLKcgPDX+H/61N1pBPILvl/AD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m5HxovwAAANsAAAAPAAAAAAAAAAAAAAAAAJgCAABkcnMvZG93bnJl&#10;di54bWxQSwUGAAAAAAQABAD1AAAAhAMAAAAA&#10;" path="m,1811020r2296795,l2296795,,,,,1811020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8" type="#_x0000_t75" style="position:absolute;left:1019;top:1031;width:20894;height:161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iLRrbAAAAA2wAAAA8AAABkcnMvZG93bnJldi54bWxET01rwkAQvRf6H5YRvNWNLYqkboItVjwJ&#10;flx6G7LTJDU7GzKrSf99VxA8PR7vi7fMB9eoK3VSezYwnSSgiAtvay4NnI5fLwtQEpAtNp7JwB8J&#10;5Nnz0xJT63ve0/UQShVLWFI0UIXQplpLUZFDmfiWOGo/vnMYIu1KbTvsY7lr9GuSzLXDmuNChS19&#10;VlScDxdnoP/++F1PrfTnjTQRUfzOijHj0bB6BxVoCA/zPb21Bt5mcPsSf4DO/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OItGtsAAAADbAAAADwAAAAAAAAAAAAAAAACfAgAA&#10;ZHJzL2Rvd25yZXYueG1sUEsFBgAAAAAEAAQA9wAAAIwDAAAAAA==&#10;">
                  <v:imagedata r:id="rId13" o:title=""/>
                </v:shape>
                <w10:wrap anchorx="page"/>
              </v:group>
            </w:pict>
          </mc:Fallback>
        </mc:AlternateContent>
      </w:r>
    </w:p>
    <w:p w14:paraId="68BE88C2" w14:textId="40BB78FE" w:rsidR="00E7388B" w:rsidRDefault="00E7388B" w:rsidP="0062071D">
      <w:pPr>
        <w:pStyle w:val="BodyText"/>
        <w:spacing w:line="276" w:lineRule="auto"/>
        <w:jc w:val="both"/>
        <w:rPr>
          <w:b/>
        </w:rPr>
      </w:pPr>
    </w:p>
    <w:p w14:paraId="709163F9" w14:textId="77777777" w:rsidR="00E7388B" w:rsidRDefault="00B640A2" w:rsidP="00E14B75">
      <w:pPr>
        <w:pStyle w:val="BodyText"/>
        <w:spacing w:line="276" w:lineRule="auto"/>
        <w:ind w:left="3969" w:right="4"/>
        <w:jc w:val="both"/>
      </w:pPr>
      <w:r>
        <w:t>RICT is l</w:t>
      </w:r>
      <w:r w:rsidR="00E7388B">
        <w:t xml:space="preserve">ocated </w:t>
      </w:r>
      <w:r>
        <w:t>o</w:t>
      </w:r>
      <w:r w:rsidR="00E7388B">
        <w:t>n the second floor of Oguya Plaza</w:t>
      </w:r>
      <w:r>
        <w:t>.</w:t>
      </w:r>
      <w:r w:rsidR="00E7388B">
        <w:t xml:space="preserve"> </w:t>
      </w:r>
      <w:r>
        <w:t>D</w:t>
      </w:r>
      <w:r w:rsidR="00E7388B">
        <w:t>oting Ugunja</w:t>
      </w:r>
      <w:r w:rsidR="00E7388B">
        <w:rPr>
          <w:spacing w:val="-6"/>
        </w:rPr>
        <w:t xml:space="preserve"> </w:t>
      </w:r>
      <w:r w:rsidR="00E7388B">
        <w:t>Town</w:t>
      </w:r>
      <w:r w:rsidR="00E7388B">
        <w:rPr>
          <w:spacing w:val="-11"/>
        </w:rPr>
        <w:t xml:space="preserve"> </w:t>
      </w:r>
      <w:r w:rsidR="00E7388B">
        <w:t>is</w:t>
      </w:r>
      <w:r w:rsidR="00E7388B">
        <w:rPr>
          <w:spacing w:val="-7"/>
        </w:rPr>
        <w:t xml:space="preserve"> </w:t>
      </w:r>
      <w:r w:rsidR="00E7388B">
        <w:t>RuralNet</w:t>
      </w:r>
      <w:r w:rsidR="00E7388B">
        <w:rPr>
          <w:spacing w:val="-5"/>
        </w:rPr>
        <w:t xml:space="preserve"> </w:t>
      </w:r>
      <w:r w:rsidR="00E7388B">
        <w:t>ICT</w:t>
      </w:r>
      <w:r w:rsidR="00E7388B">
        <w:rPr>
          <w:spacing w:val="-8"/>
        </w:rPr>
        <w:t xml:space="preserve"> </w:t>
      </w:r>
      <w:r w:rsidR="00E7388B">
        <w:t>Academy;</w:t>
      </w:r>
      <w:r w:rsidR="00E7388B">
        <w:rPr>
          <w:spacing w:val="-10"/>
        </w:rPr>
        <w:t xml:space="preserve"> </w:t>
      </w:r>
      <w:r w:rsidR="00E7388B">
        <w:t>a</w:t>
      </w:r>
      <w:r w:rsidR="00E7388B">
        <w:rPr>
          <w:spacing w:val="-2"/>
        </w:rPr>
        <w:t xml:space="preserve"> </w:t>
      </w:r>
      <w:r w:rsidR="00E7388B">
        <w:t>jewel</w:t>
      </w:r>
      <w:r w:rsidR="00E7388B">
        <w:rPr>
          <w:spacing w:val="-13"/>
        </w:rPr>
        <w:t xml:space="preserve"> </w:t>
      </w:r>
      <w:r w:rsidR="00E7388B">
        <w:t>that is nestled besides Well-Oil B Petrol Station</w:t>
      </w:r>
      <w:r>
        <w:t>,</w:t>
      </w:r>
      <w:r w:rsidR="00E7388B">
        <w:t xml:space="preserve"> with lushly designs complete with MECA national full </w:t>
      </w:r>
      <w:r w:rsidR="00E7388B">
        <w:rPr>
          <w:spacing w:val="-2"/>
        </w:rPr>
        <w:t>security</w:t>
      </w:r>
      <w:r w:rsidR="00A4473A">
        <w:rPr>
          <w:spacing w:val="-2"/>
        </w:rPr>
        <w:t xml:space="preserve"> (Fig. 2.1)</w:t>
      </w:r>
      <w:r w:rsidR="00E7388B">
        <w:rPr>
          <w:spacing w:val="-2"/>
        </w:rPr>
        <w:t>.</w:t>
      </w:r>
      <w:r w:rsidR="00BD269C">
        <w:rPr>
          <w:spacing w:val="-2"/>
        </w:rPr>
        <w:t xml:space="preserve"> </w:t>
      </w:r>
    </w:p>
    <w:p w14:paraId="14B53E12" w14:textId="77777777" w:rsidR="00B640A2" w:rsidRDefault="00B640A2" w:rsidP="00E14B75">
      <w:pPr>
        <w:pStyle w:val="BodyText"/>
        <w:spacing w:line="276" w:lineRule="auto"/>
        <w:ind w:left="3969" w:right="4"/>
        <w:jc w:val="both"/>
      </w:pPr>
    </w:p>
    <w:p w14:paraId="081B00B3" w14:textId="77777777" w:rsidR="00E7388B" w:rsidRDefault="00E7388B" w:rsidP="00E14B75">
      <w:pPr>
        <w:pStyle w:val="BodyText"/>
        <w:spacing w:line="276" w:lineRule="auto"/>
        <w:ind w:left="3969" w:right="4"/>
        <w:jc w:val="both"/>
      </w:pPr>
      <w:r>
        <w:t>Currently</w:t>
      </w:r>
      <w:r w:rsidR="00B640A2">
        <w:t>,</w:t>
      </w:r>
      <w:r>
        <w:t xml:space="preserve"> it operates from</w:t>
      </w:r>
      <w:r>
        <w:rPr>
          <w:spacing w:val="-3"/>
        </w:rPr>
        <w:t xml:space="preserve"> </w:t>
      </w:r>
      <w:r>
        <w:t>one hall</w:t>
      </w:r>
      <w:r>
        <w:rPr>
          <w:spacing w:val="-2"/>
        </w:rPr>
        <w:t xml:space="preserve"> </w:t>
      </w:r>
      <w:r>
        <w:t>partitioned into two rooms</w:t>
      </w:r>
      <w:r>
        <w:rPr>
          <w:spacing w:val="-7"/>
        </w:rPr>
        <w:t xml:space="preserve"> </w:t>
      </w:r>
      <w:r>
        <w:t>with</w:t>
      </w:r>
      <w:r>
        <w:rPr>
          <w:spacing w:val="-10"/>
        </w:rPr>
        <w:t xml:space="preserve"> </w:t>
      </w:r>
      <w:r>
        <w:t>a</w:t>
      </w:r>
      <w:r>
        <w:rPr>
          <w:spacing w:val="-5"/>
        </w:rPr>
        <w:t xml:space="preserve"> </w:t>
      </w:r>
      <w:r>
        <w:t>total</w:t>
      </w:r>
      <w:r>
        <w:rPr>
          <w:spacing w:val="-14"/>
        </w:rPr>
        <w:t xml:space="preserve"> </w:t>
      </w:r>
      <w:r>
        <w:t>surface</w:t>
      </w:r>
      <w:r>
        <w:rPr>
          <w:spacing w:val="-2"/>
        </w:rPr>
        <w:t xml:space="preserve"> </w:t>
      </w:r>
      <w:r w:rsidR="00B640A2">
        <w:rPr>
          <w:spacing w:val="-2"/>
        </w:rPr>
        <w:t xml:space="preserve">area </w:t>
      </w:r>
      <w:r>
        <w:t>of</w:t>
      </w:r>
      <w:r>
        <w:rPr>
          <w:spacing w:val="-13"/>
        </w:rPr>
        <w:t xml:space="preserve"> </w:t>
      </w:r>
      <w:r>
        <w:t>50</w:t>
      </w:r>
      <w:r>
        <w:rPr>
          <w:spacing w:val="1"/>
        </w:rPr>
        <w:t xml:space="preserve"> </w:t>
      </w:r>
      <w:r>
        <w:t>m</w:t>
      </w:r>
      <w:r>
        <w:rPr>
          <w:vertAlign w:val="superscript"/>
        </w:rPr>
        <w:t>2</w:t>
      </w:r>
      <w:r>
        <w:t>.</w:t>
      </w:r>
      <w:r>
        <w:rPr>
          <w:spacing w:val="-3"/>
        </w:rPr>
        <w:t xml:space="preserve"> </w:t>
      </w:r>
      <w:r>
        <w:t>i.e.,</w:t>
      </w:r>
      <w:r>
        <w:rPr>
          <w:spacing w:val="-3"/>
        </w:rPr>
        <w:t xml:space="preserve"> </w:t>
      </w:r>
      <w:r>
        <w:t>class</w:t>
      </w:r>
      <w:r>
        <w:rPr>
          <w:spacing w:val="-6"/>
        </w:rPr>
        <w:t xml:space="preserve"> </w:t>
      </w:r>
      <w:r>
        <w:t>and</w:t>
      </w:r>
      <w:r>
        <w:rPr>
          <w:spacing w:val="-5"/>
        </w:rPr>
        <w:t xml:space="preserve"> </w:t>
      </w:r>
      <w:r>
        <w:rPr>
          <w:spacing w:val="-2"/>
        </w:rPr>
        <w:t>office</w:t>
      </w:r>
      <w:r w:rsidR="00B640A2">
        <w:rPr>
          <w:spacing w:val="-2"/>
        </w:rPr>
        <w:t>.</w:t>
      </w:r>
    </w:p>
    <w:p w14:paraId="0EF6836F" w14:textId="77777777" w:rsidR="00A4473A" w:rsidRDefault="00A4473A" w:rsidP="0062071D">
      <w:pPr>
        <w:pStyle w:val="BodyText"/>
        <w:spacing w:line="276" w:lineRule="auto"/>
        <w:jc w:val="both"/>
        <w:rPr>
          <w:i/>
        </w:rPr>
      </w:pPr>
      <w:r w:rsidRPr="00E14B75">
        <w:rPr>
          <w:i/>
        </w:rPr>
        <w:t>Figure 2.1: Location of the premise</w:t>
      </w:r>
    </w:p>
    <w:p w14:paraId="221CF9D7" w14:textId="77777777" w:rsidR="00323F9A" w:rsidRPr="00E14B75" w:rsidRDefault="00323F9A" w:rsidP="0062071D">
      <w:pPr>
        <w:pStyle w:val="BodyText"/>
        <w:spacing w:line="276" w:lineRule="auto"/>
        <w:jc w:val="both"/>
        <w:rPr>
          <w:i/>
        </w:rPr>
      </w:pPr>
    </w:p>
    <w:p w14:paraId="4CA96FA4" w14:textId="77777777" w:rsidR="00E7388B" w:rsidRDefault="00B640A2" w:rsidP="0062071D">
      <w:pPr>
        <w:pStyle w:val="BodyText"/>
        <w:spacing w:line="276" w:lineRule="auto"/>
        <w:jc w:val="both"/>
      </w:pPr>
      <w:r w:rsidRPr="00E14B75">
        <w:rPr>
          <w:b/>
          <w:i/>
        </w:rPr>
        <w:t>Source:</w:t>
      </w:r>
      <w:r>
        <w:t xml:space="preserve"> </w:t>
      </w:r>
      <w:hyperlink r:id="rId14">
        <w:r w:rsidR="00E7388B">
          <w:rPr>
            <w:spacing w:val="-2"/>
            <w:u w:val="single"/>
          </w:rPr>
          <w:t>https://earth.google.com/web/search/RURALNET+UGUNJA/@0.1795474,34.2980928,1258.889769</w:t>
        </w:r>
      </w:hyperlink>
      <w:r w:rsidR="00E7388B">
        <w:rPr>
          <w:spacing w:val="-2"/>
          <w:u w:val="single"/>
        </w:rPr>
        <w:t>45a,1056.53652078d,35y,0h,0t,0r/data=CigiJgokCbF8OiyAj8o_EYagUp3_Usc_GVvoxe_mKEFAI</w:t>
      </w:r>
    </w:p>
    <w:p w14:paraId="1B2CCBCF" w14:textId="77777777" w:rsidR="00E7388B" w:rsidRDefault="00E7388B" w:rsidP="0062071D">
      <w:pPr>
        <w:pStyle w:val="BodyText"/>
        <w:spacing w:line="276" w:lineRule="auto"/>
        <w:jc w:val="both"/>
      </w:pPr>
    </w:p>
    <w:p w14:paraId="209386E3" w14:textId="77777777" w:rsidR="00E7388B" w:rsidRDefault="00E7388B" w:rsidP="0062071D">
      <w:pPr>
        <w:pStyle w:val="Heading2"/>
        <w:numPr>
          <w:ilvl w:val="1"/>
          <w:numId w:val="15"/>
        </w:numPr>
        <w:spacing w:line="276" w:lineRule="auto"/>
        <w:ind w:left="0" w:firstLine="0"/>
        <w:jc w:val="both"/>
      </w:pPr>
      <w:bookmarkStart w:id="198" w:name="_TOC_250003"/>
      <w:bookmarkStart w:id="199" w:name="_Toc178837810"/>
      <w:r>
        <w:t>Organizational</w:t>
      </w:r>
      <w:r>
        <w:rPr>
          <w:spacing w:val="-13"/>
        </w:rPr>
        <w:t xml:space="preserve"> </w:t>
      </w:r>
      <w:bookmarkEnd w:id="198"/>
      <w:r w:rsidR="004E7BD1">
        <w:rPr>
          <w:spacing w:val="-2"/>
        </w:rPr>
        <w:t>S</w:t>
      </w:r>
      <w:r>
        <w:rPr>
          <w:spacing w:val="-2"/>
        </w:rPr>
        <w:t>tructure</w:t>
      </w:r>
      <w:bookmarkEnd w:id="199"/>
    </w:p>
    <w:p w14:paraId="56AA7F44" w14:textId="77777777" w:rsidR="00E7388B" w:rsidRDefault="00E7388B" w:rsidP="00E14B75">
      <w:pPr>
        <w:pStyle w:val="BodyText"/>
        <w:spacing w:line="276" w:lineRule="auto"/>
        <w:ind w:right="4"/>
        <w:jc w:val="both"/>
      </w:pPr>
      <w:r>
        <w:t>RuralNet ICT Academy is organized into a hierarchy with top, middle and operational management</w:t>
      </w:r>
      <w:r>
        <w:rPr>
          <w:spacing w:val="-15"/>
        </w:rPr>
        <w:t xml:space="preserve"> </w:t>
      </w:r>
      <w:r>
        <w:t>levels.</w:t>
      </w:r>
      <w:r>
        <w:rPr>
          <w:spacing w:val="-15"/>
        </w:rPr>
        <w:t xml:space="preserve"> </w:t>
      </w:r>
      <w:r>
        <w:t>The</w:t>
      </w:r>
      <w:r>
        <w:rPr>
          <w:spacing w:val="-15"/>
        </w:rPr>
        <w:t xml:space="preserve"> </w:t>
      </w:r>
      <w:r>
        <w:t>company</w:t>
      </w:r>
      <w:r>
        <w:rPr>
          <w:spacing w:val="-15"/>
        </w:rPr>
        <w:t xml:space="preserve"> </w:t>
      </w:r>
      <w:r>
        <w:t>has</w:t>
      </w:r>
      <w:r>
        <w:rPr>
          <w:spacing w:val="-15"/>
        </w:rPr>
        <w:t xml:space="preserve"> </w:t>
      </w:r>
      <w:r>
        <w:t>various</w:t>
      </w:r>
      <w:r>
        <w:rPr>
          <w:spacing w:val="-15"/>
        </w:rPr>
        <w:t xml:space="preserve"> </w:t>
      </w:r>
      <w:r>
        <w:t>departments</w:t>
      </w:r>
      <w:r>
        <w:rPr>
          <w:spacing w:val="-15"/>
        </w:rPr>
        <w:t xml:space="preserve"> </w:t>
      </w:r>
      <w:r>
        <w:t>which</w:t>
      </w:r>
      <w:r>
        <w:rPr>
          <w:spacing w:val="-15"/>
        </w:rPr>
        <w:t xml:space="preserve"> </w:t>
      </w:r>
      <w:r>
        <w:t>assist</w:t>
      </w:r>
      <w:r>
        <w:rPr>
          <w:spacing w:val="-15"/>
        </w:rPr>
        <w:t xml:space="preserve"> </w:t>
      </w:r>
      <w:r>
        <w:t>in</w:t>
      </w:r>
      <w:r>
        <w:rPr>
          <w:spacing w:val="-15"/>
        </w:rPr>
        <w:t xml:space="preserve"> </w:t>
      </w:r>
      <w:r>
        <w:t>the</w:t>
      </w:r>
      <w:r>
        <w:rPr>
          <w:spacing w:val="-15"/>
        </w:rPr>
        <w:t xml:space="preserve"> </w:t>
      </w:r>
      <w:r>
        <w:t>delivery</w:t>
      </w:r>
      <w:r>
        <w:rPr>
          <w:spacing w:val="-15"/>
        </w:rPr>
        <w:t xml:space="preserve"> </w:t>
      </w:r>
      <w:r>
        <w:t>of</w:t>
      </w:r>
      <w:r>
        <w:rPr>
          <w:spacing w:val="-15"/>
        </w:rPr>
        <w:t xml:space="preserve"> </w:t>
      </w:r>
      <w:r>
        <w:t>quality services to the clients.</w:t>
      </w:r>
    </w:p>
    <w:p w14:paraId="65E13482" w14:textId="77777777" w:rsidR="00E7388B" w:rsidRDefault="00E7388B" w:rsidP="0062071D">
      <w:pPr>
        <w:pStyle w:val="BodyText"/>
        <w:spacing w:line="276" w:lineRule="auto"/>
        <w:jc w:val="both"/>
      </w:pPr>
    </w:p>
    <w:p w14:paraId="0BA85325" w14:textId="77777777" w:rsidR="00E7388B" w:rsidRDefault="00595BE2" w:rsidP="00E14B75">
      <w:pPr>
        <w:pStyle w:val="Heading2"/>
        <w:tabs>
          <w:tab w:val="left" w:pos="450"/>
        </w:tabs>
        <w:spacing w:line="276" w:lineRule="auto"/>
        <w:ind w:left="0" w:firstLine="0"/>
        <w:jc w:val="both"/>
      </w:pPr>
      <w:bookmarkStart w:id="200" w:name="_TOC_250002"/>
      <w:bookmarkStart w:id="201" w:name="_Toc178837811"/>
      <w:r>
        <w:t xml:space="preserve">2.3.1 </w:t>
      </w:r>
      <w:r w:rsidR="00E7388B">
        <w:t>Top</w:t>
      </w:r>
      <w:r w:rsidR="00E7388B">
        <w:rPr>
          <w:spacing w:val="-4"/>
        </w:rPr>
        <w:t xml:space="preserve"> </w:t>
      </w:r>
      <w:bookmarkEnd w:id="200"/>
      <w:r w:rsidR="00E7388B">
        <w:rPr>
          <w:spacing w:val="-2"/>
        </w:rPr>
        <w:t>Management</w:t>
      </w:r>
      <w:bookmarkEnd w:id="201"/>
    </w:p>
    <w:p w14:paraId="538A65D7" w14:textId="77777777" w:rsidR="00E7388B" w:rsidRDefault="00E7388B" w:rsidP="00E14B75">
      <w:pPr>
        <w:pStyle w:val="BodyText"/>
        <w:tabs>
          <w:tab w:val="left" w:pos="450"/>
        </w:tabs>
        <w:spacing w:line="276" w:lineRule="auto"/>
        <w:ind w:right="4"/>
        <w:jc w:val="both"/>
      </w:pPr>
      <w:r>
        <w:t>This level</w:t>
      </w:r>
      <w:r>
        <w:rPr>
          <w:spacing w:val="-10"/>
        </w:rPr>
        <w:t xml:space="preserve"> </w:t>
      </w:r>
      <w:r>
        <w:t>of</w:t>
      </w:r>
      <w:r>
        <w:rPr>
          <w:spacing w:val="-5"/>
        </w:rPr>
        <w:t xml:space="preserve"> </w:t>
      </w:r>
      <w:r>
        <w:t>management consists</w:t>
      </w:r>
      <w:r>
        <w:rPr>
          <w:spacing w:val="-5"/>
        </w:rPr>
        <w:t xml:space="preserve"> </w:t>
      </w:r>
      <w:r>
        <w:t>of</w:t>
      </w:r>
      <w:r>
        <w:rPr>
          <w:spacing w:val="-9"/>
        </w:rPr>
        <w:t xml:space="preserve"> </w:t>
      </w:r>
      <w:r>
        <w:t>an</w:t>
      </w:r>
      <w:r>
        <w:rPr>
          <w:spacing w:val="-7"/>
        </w:rPr>
        <w:t xml:space="preserve"> </w:t>
      </w:r>
      <w:r>
        <w:t>organization’s</w:t>
      </w:r>
      <w:r>
        <w:rPr>
          <w:spacing w:val="-5"/>
        </w:rPr>
        <w:t xml:space="preserve"> </w:t>
      </w:r>
      <w:r>
        <w:t>chief</w:t>
      </w:r>
      <w:r>
        <w:rPr>
          <w:spacing w:val="-9"/>
        </w:rPr>
        <w:t xml:space="preserve"> </w:t>
      </w:r>
      <w:r>
        <w:t>executive</w:t>
      </w:r>
      <w:r>
        <w:rPr>
          <w:spacing w:val="-3"/>
        </w:rPr>
        <w:t xml:space="preserve"> </w:t>
      </w:r>
      <w:r>
        <w:t>or</w:t>
      </w:r>
      <w:r>
        <w:rPr>
          <w:spacing w:val="-5"/>
        </w:rPr>
        <w:t xml:space="preserve"> </w:t>
      </w:r>
      <w:r>
        <w:t>managing</w:t>
      </w:r>
      <w:r>
        <w:rPr>
          <w:spacing w:val="-2"/>
        </w:rPr>
        <w:t xml:space="preserve"> </w:t>
      </w:r>
      <w:r>
        <w:t>director.</w:t>
      </w:r>
      <w:r>
        <w:rPr>
          <w:spacing w:val="-5"/>
        </w:rPr>
        <w:t xml:space="preserve"> </w:t>
      </w:r>
      <w:r>
        <w:t>It is</w:t>
      </w:r>
      <w:r>
        <w:rPr>
          <w:spacing w:val="-15"/>
        </w:rPr>
        <w:t xml:space="preserve"> </w:t>
      </w:r>
      <w:r>
        <w:t>the</w:t>
      </w:r>
      <w:r>
        <w:rPr>
          <w:spacing w:val="-15"/>
        </w:rPr>
        <w:t xml:space="preserve"> </w:t>
      </w:r>
      <w:r>
        <w:t>ultimate</w:t>
      </w:r>
      <w:r>
        <w:rPr>
          <w:spacing w:val="-15"/>
        </w:rPr>
        <w:t xml:space="preserve"> </w:t>
      </w:r>
      <w:r>
        <w:t>source</w:t>
      </w:r>
      <w:r>
        <w:rPr>
          <w:spacing w:val="-15"/>
        </w:rPr>
        <w:t xml:space="preserve"> </w:t>
      </w:r>
      <w:r>
        <w:t>of</w:t>
      </w:r>
      <w:r>
        <w:rPr>
          <w:spacing w:val="-15"/>
        </w:rPr>
        <w:t xml:space="preserve"> </w:t>
      </w:r>
      <w:r>
        <w:t>power</w:t>
      </w:r>
      <w:r>
        <w:rPr>
          <w:spacing w:val="-15"/>
        </w:rPr>
        <w:t xml:space="preserve"> </w:t>
      </w:r>
      <w:r>
        <w:t>and</w:t>
      </w:r>
      <w:r>
        <w:rPr>
          <w:spacing w:val="-15"/>
        </w:rPr>
        <w:t xml:space="preserve"> </w:t>
      </w:r>
      <w:r>
        <w:t>authority,</w:t>
      </w:r>
      <w:r>
        <w:rPr>
          <w:spacing w:val="-15"/>
        </w:rPr>
        <w:t xml:space="preserve"> </w:t>
      </w:r>
      <w:r>
        <w:t>since</w:t>
      </w:r>
      <w:r>
        <w:rPr>
          <w:spacing w:val="-15"/>
        </w:rPr>
        <w:t xml:space="preserve"> </w:t>
      </w:r>
      <w:r>
        <w:t>it</w:t>
      </w:r>
      <w:r>
        <w:rPr>
          <w:spacing w:val="-15"/>
        </w:rPr>
        <w:t xml:space="preserve"> </w:t>
      </w:r>
      <w:r>
        <w:t>oversees</w:t>
      </w:r>
      <w:r>
        <w:rPr>
          <w:spacing w:val="-15"/>
        </w:rPr>
        <w:t xml:space="preserve"> </w:t>
      </w:r>
      <w:r>
        <w:t>the</w:t>
      </w:r>
      <w:r>
        <w:rPr>
          <w:spacing w:val="-15"/>
        </w:rPr>
        <w:t xml:space="preserve"> </w:t>
      </w:r>
      <w:r>
        <w:t>goals,</w:t>
      </w:r>
      <w:r>
        <w:rPr>
          <w:spacing w:val="-15"/>
        </w:rPr>
        <w:t xml:space="preserve"> </w:t>
      </w:r>
      <w:r>
        <w:t>policies,</w:t>
      </w:r>
      <w:r>
        <w:rPr>
          <w:spacing w:val="-15"/>
        </w:rPr>
        <w:t xml:space="preserve"> </w:t>
      </w:r>
      <w:r>
        <w:t>and</w:t>
      </w:r>
      <w:r>
        <w:rPr>
          <w:spacing w:val="-15"/>
        </w:rPr>
        <w:t xml:space="preserve"> </w:t>
      </w:r>
      <w:r>
        <w:t>procedures of</w:t>
      </w:r>
      <w:r>
        <w:rPr>
          <w:spacing w:val="-3"/>
        </w:rPr>
        <w:t xml:space="preserve"> </w:t>
      </w:r>
      <w:r>
        <w:t xml:space="preserve">the company. Some roles and responsibilities of the top management can be summarized as </w:t>
      </w:r>
      <w:r>
        <w:rPr>
          <w:spacing w:val="-2"/>
        </w:rPr>
        <w:t>follows:</w:t>
      </w:r>
    </w:p>
    <w:p w14:paraId="7F71DA2B" w14:textId="77777777" w:rsidR="00E7388B" w:rsidRDefault="00E7388B" w:rsidP="00E14B75">
      <w:pPr>
        <w:pStyle w:val="ListParagraph"/>
        <w:numPr>
          <w:ilvl w:val="0"/>
          <w:numId w:val="14"/>
        </w:numPr>
        <w:tabs>
          <w:tab w:val="left" w:pos="567"/>
        </w:tabs>
        <w:spacing w:line="276" w:lineRule="auto"/>
        <w:ind w:left="567" w:firstLine="142"/>
        <w:jc w:val="both"/>
        <w:rPr>
          <w:sz w:val="24"/>
        </w:rPr>
      </w:pPr>
      <w:r>
        <w:rPr>
          <w:sz w:val="24"/>
        </w:rPr>
        <w:t>Laying</w:t>
      </w:r>
      <w:r>
        <w:rPr>
          <w:spacing w:val="-3"/>
          <w:sz w:val="24"/>
        </w:rPr>
        <w:t xml:space="preserve"> </w:t>
      </w:r>
      <w:r>
        <w:rPr>
          <w:sz w:val="24"/>
        </w:rPr>
        <w:t>down</w:t>
      </w:r>
      <w:r>
        <w:rPr>
          <w:spacing w:val="-7"/>
          <w:sz w:val="24"/>
        </w:rPr>
        <w:t xml:space="preserve"> </w:t>
      </w:r>
      <w:r>
        <w:rPr>
          <w:sz w:val="24"/>
        </w:rPr>
        <w:t>the</w:t>
      </w:r>
      <w:r>
        <w:rPr>
          <w:spacing w:val="-7"/>
          <w:sz w:val="24"/>
        </w:rPr>
        <w:t xml:space="preserve"> </w:t>
      </w:r>
      <w:r>
        <w:rPr>
          <w:sz w:val="24"/>
        </w:rPr>
        <w:t>objectives</w:t>
      </w:r>
      <w:r>
        <w:rPr>
          <w:spacing w:val="-3"/>
          <w:sz w:val="24"/>
        </w:rPr>
        <w:t xml:space="preserve"> </w:t>
      </w:r>
      <w:r>
        <w:rPr>
          <w:sz w:val="24"/>
        </w:rPr>
        <w:t>and</w:t>
      </w:r>
      <w:r>
        <w:rPr>
          <w:spacing w:val="-1"/>
          <w:sz w:val="24"/>
        </w:rPr>
        <w:t xml:space="preserve"> </w:t>
      </w:r>
      <w:r>
        <w:rPr>
          <w:sz w:val="24"/>
        </w:rPr>
        <w:t>broad</w:t>
      </w:r>
      <w:r>
        <w:rPr>
          <w:spacing w:val="4"/>
          <w:sz w:val="24"/>
        </w:rPr>
        <w:t xml:space="preserve"> </w:t>
      </w:r>
      <w:r>
        <w:rPr>
          <w:sz w:val="24"/>
        </w:rPr>
        <w:t>policies</w:t>
      </w:r>
      <w:r>
        <w:rPr>
          <w:spacing w:val="-3"/>
          <w:sz w:val="24"/>
        </w:rPr>
        <w:t xml:space="preserve"> </w:t>
      </w:r>
      <w:r>
        <w:rPr>
          <w:sz w:val="24"/>
        </w:rPr>
        <w:t>of</w:t>
      </w:r>
      <w:r>
        <w:rPr>
          <w:spacing w:val="-8"/>
          <w:sz w:val="24"/>
        </w:rPr>
        <w:t xml:space="preserve"> </w:t>
      </w:r>
      <w:r>
        <w:rPr>
          <w:sz w:val="24"/>
        </w:rPr>
        <w:t>the</w:t>
      </w:r>
      <w:r>
        <w:rPr>
          <w:spacing w:val="2"/>
          <w:sz w:val="24"/>
        </w:rPr>
        <w:t xml:space="preserve"> </w:t>
      </w:r>
      <w:r>
        <w:rPr>
          <w:sz w:val="24"/>
        </w:rPr>
        <w:t>business</w:t>
      </w:r>
      <w:r>
        <w:rPr>
          <w:spacing w:val="-2"/>
          <w:sz w:val="24"/>
        </w:rPr>
        <w:t xml:space="preserve"> enterprise.</w:t>
      </w:r>
    </w:p>
    <w:p w14:paraId="4DCBA77F" w14:textId="77777777" w:rsidR="00E7388B" w:rsidRDefault="00E7388B" w:rsidP="00E14B75">
      <w:pPr>
        <w:pStyle w:val="ListParagraph"/>
        <w:numPr>
          <w:ilvl w:val="0"/>
          <w:numId w:val="14"/>
        </w:numPr>
        <w:tabs>
          <w:tab w:val="left" w:pos="0"/>
          <w:tab w:val="left" w:pos="1418"/>
        </w:tabs>
        <w:spacing w:line="276" w:lineRule="auto"/>
        <w:ind w:left="1418" w:right="874" w:hanging="709"/>
        <w:jc w:val="both"/>
        <w:rPr>
          <w:sz w:val="24"/>
        </w:rPr>
      </w:pPr>
      <w:r>
        <w:rPr>
          <w:sz w:val="24"/>
        </w:rPr>
        <w:t>Issuing</w:t>
      </w:r>
      <w:r>
        <w:rPr>
          <w:spacing w:val="40"/>
          <w:sz w:val="24"/>
        </w:rPr>
        <w:t xml:space="preserve"> </w:t>
      </w:r>
      <w:r>
        <w:rPr>
          <w:sz w:val="24"/>
        </w:rPr>
        <w:t>necessary</w:t>
      </w:r>
      <w:r>
        <w:rPr>
          <w:spacing w:val="40"/>
          <w:sz w:val="24"/>
        </w:rPr>
        <w:t xml:space="preserve"> </w:t>
      </w:r>
      <w:r>
        <w:rPr>
          <w:sz w:val="24"/>
        </w:rPr>
        <w:t>instructions</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preparation</w:t>
      </w:r>
      <w:r>
        <w:rPr>
          <w:spacing w:val="40"/>
          <w:sz w:val="24"/>
        </w:rPr>
        <w:t xml:space="preserve"> </w:t>
      </w:r>
      <w:r>
        <w:rPr>
          <w:sz w:val="24"/>
        </w:rPr>
        <w:t>of</w:t>
      </w:r>
      <w:r>
        <w:rPr>
          <w:spacing w:val="40"/>
          <w:sz w:val="24"/>
        </w:rPr>
        <w:t xml:space="preserve"> </w:t>
      </w:r>
      <w:r>
        <w:rPr>
          <w:sz w:val="24"/>
        </w:rPr>
        <w:t>department-specific</w:t>
      </w:r>
      <w:r>
        <w:rPr>
          <w:spacing w:val="40"/>
          <w:sz w:val="24"/>
        </w:rPr>
        <w:t xml:space="preserve"> </w:t>
      </w:r>
      <w:r>
        <w:rPr>
          <w:sz w:val="24"/>
        </w:rPr>
        <w:t xml:space="preserve">programs, schedules, </w:t>
      </w:r>
      <w:r w:rsidR="003F6E92">
        <w:rPr>
          <w:sz w:val="24"/>
        </w:rPr>
        <w:t xml:space="preserve">and </w:t>
      </w:r>
      <w:r>
        <w:rPr>
          <w:sz w:val="24"/>
        </w:rPr>
        <w:t xml:space="preserve">procedures, </w:t>
      </w:r>
      <w:r w:rsidR="003F6E92">
        <w:rPr>
          <w:sz w:val="24"/>
        </w:rPr>
        <w:t>among others</w:t>
      </w:r>
      <w:r>
        <w:rPr>
          <w:sz w:val="24"/>
        </w:rPr>
        <w:t>.</w:t>
      </w:r>
    </w:p>
    <w:p w14:paraId="18E580FD" w14:textId="77777777" w:rsidR="00E7388B" w:rsidRDefault="00E7388B" w:rsidP="00E14B75">
      <w:pPr>
        <w:pStyle w:val="ListParagraph"/>
        <w:numPr>
          <w:ilvl w:val="0"/>
          <w:numId w:val="14"/>
        </w:numPr>
        <w:tabs>
          <w:tab w:val="left" w:pos="630"/>
          <w:tab w:val="left" w:pos="1418"/>
        </w:tabs>
        <w:spacing w:line="276" w:lineRule="auto"/>
        <w:ind w:left="0" w:firstLine="709"/>
        <w:jc w:val="both"/>
        <w:rPr>
          <w:sz w:val="24"/>
        </w:rPr>
      </w:pPr>
      <w:r>
        <w:rPr>
          <w:sz w:val="24"/>
        </w:rPr>
        <w:t>Preparing</w:t>
      </w:r>
      <w:r>
        <w:rPr>
          <w:spacing w:val="-3"/>
          <w:sz w:val="24"/>
        </w:rPr>
        <w:t xml:space="preserve"> </w:t>
      </w:r>
      <w:r>
        <w:rPr>
          <w:sz w:val="24"/>
        </w:rPr>
        <w:t>strategic</w:t>
      </w:r>
      <w:r>
        <w:rPr>
          <w:spacing w:val="-3"/>
          <w:sz w:val="24"/>
        </w:rPr>
        <w:t xml:space="preserve"> </w:t>
      </w:r>
      <w:r>
        <w:rPr>
          <w:sz w:val="24"/>
        </w:rPr>
        <w:t>plans</w:t>
      </w:r>
      <w:r>
        <w:rPr>
          <w:spacing w:val="-3"/>
          <w:sz w:val="24"/>
        </w:rPr>
        <w:t xml:space="preserve"> </w:t>
      </w:r>
      <w:r>
        <w:rPr>
          <w:sz w:val="24"/>
        </w:rPr>
        <w:t>and</w:t>
      </w:r>
      <w:r>
        <w:rPr>
          <w:spacing w:val="-2"/>
          <w:sz w:val="24"/>
        </w:rPr>
        <w:t xml:space="preserve"> </w:t>
      </w:r>
      <w:r>
        <w:rPr>
          <w:sz w:val="24"/>
        </w:rPr>
        <w:t>policies</w:t>
      </w:r>
      <w:r>
        <w:rPr>
          <w:spacing w:val="-1"/>
          <w:sz w:val="24"/>
        </w:rPr>
        <w:t xml:space="preserve"> </w:t>
      </w:r>
      <w:r>
        <w:rPr>
          <w:sz w:val="24"/>
        </w:rPr>
        <w:t>for</w:t>
      </w:r>
      <w:r>
        <w:rPr>
          <w:spacing w:val="-5"/>
          <w:sz w:val="24"/>
        </w:rPr>
        <w:t xml:space="preserve"> </w:t>
      </w:r>
      <w:r>
        <w:rPr>
          <w:sz w:val="24"/>
        </w:rPr>
        <w:t>the</w:t>
      </w:r>
      <w:r>
        <w:rPr>
          <w:spacing w:val="-2"/>
          <w:sz w:val="24"/>
        </w:rPr>
        <w:t xml:space="preserve"> organization.</w:t>
      </w:r>
    </w:p>
    <w:p w14:paraId="3792392F" w14:textId="77777777" w:rsidR="00E7388B" w:rsidRDefault="00E7388B" w:rsidP="00E14B75">
      <w:pPr>
        <w:pStyle w:val="ListParagraph"/>
        <w:numPr>
          <w:ilvl w:val="0"/>
          <w:numId w:val="14"/>
        </w:numPr>
        <w:tabs>
          <w:tab w:val="left" w:pos="1418"/>
        </w:tabs>
        <w:spacing w:line="276" w:lineRule="auto"/>
        <w:ind w:left="1418" w:hanging="709"/>
        <w:jc w:val="both"/>
        <w:rPr>
          <w:sz w:val="24"/>
        </w:rPr>
      </w:pPr>
      <w:r>
        <w:rPr>
          <w:sz w:val="24"/>
        </w:rPr>
        <w:t>Appointing</w:t>
      </w:r>
      <w:r>
        <w:rPr>
          <w:spacing w:val="-4"/>
          <w:sz w:val="24"/>
        </w:rPr>
        <w:t xml:space="preserve"> </w:t>
      </w:r>
      <w:r>
        <w:rPr>
          <w:sz w:val="24"/>
        </w:rPr>
        <w:t>the</w:t>
      </w:r>
      <w:r>
        <w:rPr>
          <w:spacing w:val="62"/>
          <w:w w:val="150"/>
          <w:sz w:val="24"/>
        </w:rPr>
        <w:t xml:space="preserve"> </w:t>
      </w:r>
      <w:r>
        <w:rPr>
          <w:sz w:val="24"/>
        </w:rPr>
        <w:t>employees for</w:t>
      </w:r>
      <w:r>
        <w:rPr>
          <w:spacing w:val="-1"/>
          <w:sz w:val="24"/>
        </w:rPr>
        <w:t xml:space="preserve"> </w:t>
      </w:r>
      <w:r>
        <w:rPr>
          <w:sz w:val="24"/>
        </w:rPr>
        <w:t>middle-level</w:t>
      </w:r>
      <w:r>
        <w:rPr>
          <w:spacing w:val="-6"/>
          <w:sz w:val="24"/>
        </w:rPr>
        <w:t xml:space="preserve"> </w:t>
      </w:r>
      <w:r>
        <w:rPr>
          <w:sz w:val="24"/>
        </w:rPr>
        <w:t xml:space="preserve">management, i.e. </w:t>
      </w:r>
      <w:r w:rsidR="004E7BD1">
        <w:rPr>
          <w:sz w:val="24"/>
        </w:rPr>
        <w:t>D</w:t>
      </w:r>
      <w:r>
        <w:rPr>
          <w:sz w:val="24"/>
        </w:rPr>
        <w:t>epartmental</w:t>
      </w:r>
      <w:r>
        <w:rPr>
          <w:spacing w:val="-6"/>
          <w:sz w:val="24"/>
        </w:rPr>
        <w:t xml:space="preserve"> </w:t>
      </w:r>
      <w:r>
        <w:rPr>
          <w:spacing w:val="-2"/>
          <w:sz w:val="24"/>
        </w:rPr>
        <w:t>managers.</w:t>
      </w:r>
    </w:p>
    <w:p w14:paraId="7FA8A0A7" w14:textId="77777777" w:rsidR="00E7388B" w:rsidRDefault="00E7388B" w:rsidP="00E14B75">
      <w:pPr>
        <w:pStyle w:val="ListParagraph"/>
        <w:numPr>
          <w:ilvl w:val="0"/>
          <w:numId w:val="14"/>
        </w:numPr>
        <w:tabs>
          <w:tab w:val="left" w:pos="630"/>
          <w:tab w:val="left" w:pos="1418"/>
        </w:tabs>
        <w:spacing w:line="276" w:lineRule="auto"/>
        <w:ind w:left="1418" w:right="875" w:hanging="709"/>
        <w:jc w:val="both"/>
        <w:rPr>
          <w:sz w:val="24"/>
        </w:rPr>
      </w:pPr>
      <w:r>
        <w:rPr>
          <w:sz w:val="24"/>
        </w:rPr>
        <w:t>Establishing</w:t>
      </w:r>
      <w:r>
        <w:rPr>
          <w:spacing w:val="-15"/>
          <w:sz w:val="24"/>
        </w:rPr>
        <w:t xml:space="preserve"> </w:t>
      </w:r>
      <w:r>
        <w:rPr>
          <w:sz w:val="24"/>
        </w:rPr>
        <w:t>controls</w:t>
      </w:r>
      <w:r>
        <w:rPr>
          <w:spacing w:val="-15"/>
          <w:sz w:val="24"/>
        </w:rPr>
        <w:t xml:space="preserve"> </w:t>
      </w:r>
      <w:r>
        <w:rPr>
          <w:sz w:val="24"/>
        </w:rPr>
        <w:t>of</w:t>
      </w:r>
      <w:r>
        <w:rPr>
          <w:spacing w:val="-16"/>
          <w:sz w:val="24"/>
        </w:rPr>
        <w:t xml:space="preserve"> </w:t>
      </w:r>
      <w:r>
        <w:rPr>
          <w:sz w:val="24"/>
        </w:rPr>
        <w:t>all</w:t>
      </w:r>
      <w:r>
        <w:rPr>
          <w:spacing w:val="-17"/>
          <w:sz w:val="24"/>
        </w:rPr>
        <w:t xml:space="preserve"> </w:t>
      </w:r>
      <w:r>
        <w:rPr>
          <w:sz w:val="24"/>
        </w:rPr>
        <w:t>organizational</w:t>
      </w:r>
      <w:r>
        <w:rPr>
          <w:spacing w:val="-15"/>
          <w:sz w:val="24"/>
        </w:rPr>
        <w:t xml:space="preserve"> </w:t>
      </w:r>
      <w:r>
        <w:rPr>
          <w:sz w:val="24"/>
        </w:rPr>
        <w:t>departments.</w:t>
      </w:r>
      <w:r>
        <w:rPr>
          <w:spacing w:val="-15"/>
          <w:sz w:val="24"/>
        </w:rPr>
        <w:t xml:space="preserve"> </w:t>
      </w:r>
      <w:r>
        <w:rPr>
          <w:sz w:val="24"/>
        </w:rPr>
        <w:t>Strategic</w:t>
      </w:r>
      <w:r>
        <w:rPr>
          <w:spacing w:val="-15"/>
          <w:sz w:val="24"/>
        </w:rPr>
        <w:t xml:space="preserve"> </w:t>
      </w:r>
      <w:r>
        <w:rPr>
          <w:sz w:val="24"/>
        </w:rPr>
        <w:t>planning</w:t>
      </w:r>
      <w:r>
        <w:rPr>
          <w:spacing w:val="-15"/>
          <w:sz w:val="24"/>
        </w:rPr>
        <w:t xml:space="preserve"> </w:t>
      </w:r>
      <w:r>
        <w:rPr>
          <w:sz w:val="24"/>
        </w:rPr>
        <w:t>and</w:t>
      </w:r>
      <w:r>
        <w:rPr>
          <w:spacing w:val="-15"/>
          <w:sz w:val="24"/>
        </w:rPr>
        <w:t xml:space="preserve"> </w:t>
      </w:r>
      <w:r>
        <w:rPr>
          <w:sz w:val="24"/>
        </w:rPr>
        <w:t>execution of</w:t>
      </w:r>
      <w:r w:rsidR="0020642D">
        <w:rPr>
          <w:sz w:val="24"/>
        </w:rPr>
        <w:t xml:space="preserve"> </w:t>
      </w:r>
      <w:r>
        <w:rPr>
          <w:sz w:val="24"/>
        </w:rPr>
        <w:t>the overall business success.</w:t>
      </w:r>
    </w:p>
    <w:p w14:paraId="03282C0B" w14:textId="77777777" w:rsidR="00E7388B" w:rsidRDefault="00E7388B" w:rsidP="0062071D">
      <w:pPr>
        <w:pStyle w:val="BodyText"/>
        <w:spacing w:line="276" w:lineRule="auto"/>
        <w:jc w:val="both"/>
      </w:pPr>
    </w:p>
    <w:p w14:paraId="372E61C3" w14:textId="77777777" w:rsidR="00E7388B" w:rsidRDefault="00595BE2" w:rsidP="00E14B75">
      <w:pPr>
        <w:pStyle w:val="Heading2"/>
        <w:tabs>
          <w:tab w:val="left" w:pos="529"/>
        </w:tabs>
        <w:spacing w:line="276" w:lineRule="auto"/>
        <w:jc w:val="both"/>
      </w:pPr>
      <w:bookmarkStart w:id="202" w:name="_Toc178837812"/>
      <w:r>
        <w:t xml:space="preserve">2.3.2 </w:t>
      </w:r>
      <w:r w:rsidR="00E7388B">
        <w:t>Middle</w:t>
      </w:r>
      <w:r w:rsidR="00E7388B">
        <w:rPr>
          <w:spacing w:val="-1"/>
        </w:rPr>
        <w:t xml:space="preserve"> </w:t>
      </w:r>
      <w:r w:rsidR="00E7388B">
        <w:t>Level</w:t>
      </w:r>
      <w:r w:rsidR="00E7388B">
        <w:rPr>
          <w:spacing w:val="-5"/>
        </w:rPr>
        <w:t xml:space="preserve"> </w:t>
      </w:r>
      <w:r w:rsidR="00E7388B">
        <w:t>of</w:t>
      </w:r>
      <w:r w:rsidR="00E7388B">
        <w:rPr>
          <w:spacing w:val="-2"/>
        </w:rPr>
        <w:t xml:space="preserve"> Management</w:t>
      </w:r>
      <w:bookmarkEnd w:id="202"/>
    </w:p>
    <w:p w14:paraId="09693F6D" w14:textId="77777777" w:rsidR="003F6E92" w:rsidRDefault="00E7388B" w:rsidP="00E14B75">
      <w:pPr>
        <w:pStyle w:val="BodyText"/>
        <w:spacing w:line="276" w:lineRule="auto"/>
        <w:jc w:val="both"/>
      </w:pPr>
      <w:r>
        <w:t xml:space="preserve">The Departmental managers form this middle management level. These people are directly accountable to top management for the functioning of their respective departments, devoting more time to organizational and directional functions. Some of their roles are; </w:t>
      </w:r>
    </w:p>
    <w:p w14:paraId="25B2EAF4" w14:textId="77777777" w:rsidR="007D54E5" w:rsidRPr="009F6352" w:rsidRDefault="00653245" w:rsidP="00E14B75">
      <w:pPr>
        <w:pStyle w:val="BodyText"/>
        <w:numPr>
          <w:ilvl w:val="0"/>
          <w:numId w:val="17"/>
        </w:numPr>
        <w:tabs>
          <w:tab w:val="left" w:pos="1125"/>
        </w:tabs>
        <w:spacing w:line="276" w:lineRule="auto"/>
        <w:ind w:left="720" w:hanging="11"/>
        <w:jc w:val="both"/>
      </w:pPr>
      <w:r>
        <w:t>Executing the</w:t>
      </w:r>
      <w:r>
        <w:rPr>
          <w:spacing w:val="17"/>
        </w:rPr>
        <w:t xml:space="preserve"> </w:t>
      </w:r>
      <w:r>
        <w:t>plans</w:t>
      </w:r>
      <w:r>
        <w:rPr>
          <w:spacing w:val="16"/>
        </w:rPr>
        <w:t xml:space="preserve"> </w:t>
      </w:r>
      <w:r>
        <w:t>of</w:t>
      </w:r>
      <w:r>
        <w:rPr>
          <w:spacing w:val="10"/>
        </w:rPr>
        <w:t xml:space="preserve"> </w:t>
      </w:r>
      <w:r>
        <w:t>the</w:t>
      </w:r>
      <w:r>
        <w:rPr>
          <w:spacing w:val="12"/>
        </w:rPr>
        <w:t xml:space="preserve"> </w:t>
      </w:r>
      <w:r>
        <w:t>organization</w:t>
      </w:r>
      <w:r>
        <w:rPr>
          <w:spacing w:val="18"/>
        </w:rPr>
        <w:t xml:space="preserve"> </w:t>
      </w:r>
      <w:r>
        <w:t>in</w:t>
      </w:r>
      <w:r>
        <w:rPr>
          <w:spacing w:val="13"/>
        </w:rPr>
        <w:t xml:space="preserve"> </w:t>
      </w:r>
      <w:r>
        <w:t>accordance</w:t>
      </w:r>
      <w:r>
        <w:rPr>
          <w:spacing w:val="17"/>
        </w:rPr>
        <w:t xml:space="preserve"> </w:t>
      </w:r>
      <w:r>
        <w:t>with</w:t>
      </w:r>
      <w:r>
        <w:rPr>
          <w:spacing w:val="21"/>
        </w:rPr>
        <w:t xml:space="preserve"> </w:t>
      </w:r>
      <w:r>
        <w:t>the</w:t>
      </w:r>
      <w:r>
        <w:rPr>
          <w:spacing w:val="17"/>
        </w:rPr>
        <w:t xml:space="preserve"> </w:t>
      </w:r>
      <w:r>
        <w:t>policies</w:t>
      </w:r>
      <w:r>
        <w:rPr>
          <w:spacing w:val="16"/>
        </w:rPr>
        <w:t xml:space="preserve"> </w:t>
      </w:r>
      <w:r>
        <w:t>and</w:t>
      </w:r>
      <w:r>
        <w:rPr>
          <w:spacing w:val="18"/>
        </w:rPr>
        <w:t xml:space="preserve"> </w:t>
      </w:r>
      <w:r>
        <w:rPr>
          <w:spacing w:val="-2"/>
        </w:rPr>
        <w:t xml:space="preserve">directives </w:t>
      </w:r>
      <w:r>
        <w:t>laid</w:t>
      </w:r>
      <w:r>
        <w:rPr>
          <w:spacing w:val="-1"/>
        </w:rPr>
        <w:t xml:space="preserve"> </w:t>
      </w:r>
      <w:r>
        <w:t>out</w:t>
      </w:r>
      <w:r>
        <w:rPr>
          <w:spacing w:val="4"/>
        </w:rPr>
        <w:t xml:space="preserve"> </w:t>
      </w:r>
      <w:r>
        <w:t>by</w:t>
      </w:r>
      <w:r>
        <w:rPr>
          <w:spacing w:val="-10"/>
        </w:rPr>
        <w:t xml:space="preserve"> </w:t>
      </w:r>
      <w:r>
        <w:t>the</w:t>
      </w:r>
      <w:r>
        <w:rPr>
          <w:spacing w:val="-1"/>
        </w:rPr>
        <w:t xml:space="preserve"> </w:t>
      </w:r>
      <w:r>
        <w:t>top</w:t>
      </w:r>
      <w:r>
        <w:rPr>
          <w:spacing w:val="-6"/>
        </w:rPr>
        <w:t xml:space="preserve"> </w:t>
      </w:r>
      <w:r>
        <w:t>management</w:t>
      </w:r>
      <w:r>
        <w:rPr>
          <w:spacing w:val="5"/>
        </w:rPr>
        <w:t xml:space="preserve"> </w:t>
      </w:r>
      <w:r>
        <w:rPr>
          <w:spacing w:val="-2"/>
        </w:rPr>
        <w:t>level</w:t>
      </w:r>
    </w:p>
    <w:p w14:paraId="5BEC4883" w14:textId="77777777" w:rsidR="00E7388B" w:rsidRDefault="00E7388B" w:rsidP="00A01F98">
      <w:pPr>
        <w:pStyle w:val="ListParagraph"/>
        <w:numPr>
          <w:ilvl w:val="0"/>
          <w:numId w:val="17"/>
        </w:numPr>
        <w:tabs>
          <w:tab w:val="left" w:pos="1125"/>
        </w:tabs>
        <w:spacing w:line="276" w:lineRule="auto"/>
        <w:ind w:left="720" w:hanging="11"/>
        <w:jc w:val="both"/>
        <w:rPr>
          <w:sz w:val="24"/>
        </w:rPr>
      </w:pPr>
      <w:r>
        <w:rPr>
          <w:sz w:val="24"/>
        </w:rPr>
        <w:t>Forming</w:t>
      </w:r>
      <w:r>
        <w:rPr>
          <w:spacing w:val="-2"/>
          <w:sz w:val="24"/>
        </w:rPr>
        <w:t xml:space="preserve"> </w:t>
      </w:r>
      <w:r>
        <w:rPr>
          <w:sz w:val="24"/>
        </w:rPr>
        <w:t>plans</w:t>
      </w:r>
      <w:r>
        <w:rPr>
          <w:spacing w:val="3"/>
          <w:sz w:val="24"/>
        </w:rPr>
        <w:t xml:space="preserve"> </w:t>
      </w:r>
      <w:r>
        <w:rPr>
          <w:sz w:val="24"/>
        </w:rPr>
        <w:t>for</w:t>
      </w:r>
      <w:r>
        <w:rPr>
          <w:spacing w:val="-3"/>
          <w:sz w:val="24"/>
        </w:rPr>
        <w:t xml:space="preserve"> </w:t>
      </w:r>
      <w:r>
        <w:rPr>
          <w:sz w:val="24"/>
        </w:rPr>
        <w:t>the sub-units</w:t>
      </w:r>
      <w:r>
        <w:rPr>
          <w:spacing w:val="-2"/>
          <w:sz w:val="24"/>
        </w:rPr>
        <w:t xml:space="preserve"> </w:t>
      </w:r>
      <w:r>
        <w:rPr>
          <w:sz w:val="24"/>
        </w:rPr>
        <w:t>of</w:t>
      </w:r>
      <w:r>
        <w:rPr>
          <w:spacing w:val="-7"/>
          <w:sz w:val="24"/>
        </w:rPr>
        <w:t xml:space="preserve"> </w:t>
      </w:r>
      <w:r>
        <w:rPr>
          <w:sz w:val="24"/>
        </w:rPr>
        <w:t>the</w:t>
      </w:r>
      <w:r>
        <w:rPr>
          <w:spacing w:val="-1"/>
          <w:sz w:val="24"/>
        </w:rPr>
        <w:t xml:space="preserve"> </w:t>
      </w:r>
      <w:r>
        <w:rPr>
          <w:sz w:val="24"/>
        </w:rPr>
        <w:t>organization</w:t>
      </w:r>
      <w:r>
        <w:rPr>
          <w:spacing w:val="-9"/>
          <w:sz w:val="24"/>
        </w:rPr>
        <w:t xml:space="preserve"> </w:t>
      </w:r>
      <w:r>
        <w:rPr>
          <w:sz w:val="24"/>
        </w:rPr>
        <w:t>that</w:t>
      </w:r>
      <w:r>
        <w:rPr>
          <w:spacing w:val="1"/>
          <w:sz w:val="24"/>
        </w:rPr>
        <w:t xml:space="preserve"> </w:t>
      </w:r>
      <w:r>
        <w:rPr>
          <w:sz w:val="24"/>
        </w:rPr>
        <w:t>they</w:t>
      </w:r>
      <w:r>
        <w:rPr>
          <w:spacing w:val="-9"/>
          <w:sz w:val="24"/>
        </w:rPr>
        <w:t xml:space="preserve"> </w:t>
      </w:r>
      <w:r>
        <w:rPr>
          <w:spacing w:val="-2"/>
          <w:sz w:val="24"/>
        </w:rPr>
        <w:t>supervise</w:t>
      </w:r>
    </w:p>
    <w:p w14:paraId="12A6BA6F" w14:textId="77777777" w:rsidR="00E7388B" w:rsidRPr="00A01F98" w:rsidRDefault="00E7388B" w:rsidP="003F6E92">
      <w:pPr>
        <w:pStyle w:val="ListParagraph"/>
        <w:numPr>
          <w:ilvl w:val="0"/>
          <w:numId w:val="17"/>
        </w:numPr>
        <w:tabs>
          <w:tab w:val="left" w:pos="1125"/>
        </w:tabs>
        <w:spacing w:line="276" w:lineRule="auto"/>
        <w:ind w:left="720" w:hanging="11"/>
        <w:jc w:val="both"/>
        <w:rPr>
          <w:sz w:val="24"/>
        </w:rPr>
      </w:pPr>
      <w:r>
        <w:rPr>
          <w:sz w:val="24"/>
        </w:rPr>
        <w:t>Participating</w:t>
      </w:r>
      <w:r>
        <w:rPr>
          <w:spacing w:val="-1"/>
          <w:sz w:val="24"/>
        </w:rPr>
        <w:t xml:space="preserve"> </w:t>
      </w:r>
      <w:r>
        <w:rPr>
          <w:sz w:val="24"/>
        </w:rPr>
        <w:t>in</w:t>
      </w:r>
      <w:r>
        <w:rPr>
          <w:spacing w:val="-7"/>
          <w:sz w:val="24"/>
        </w:rPr>
        <w:t xml:space="preserve"> </w:t>
      </w:r>
      <w:r>
        <w:rPr>
          <w:sz w:val="24"/>
        </w:rPr>
        <w:t>the</w:t>
      </w:r>
      <w:r>
        <w:rPr>
          <w:spacing w:val="2"/>
          <w:sz w:val="24"/>
        </w:rPr>
        <w:t xml:space="preserve"> </w:t>
      </w:r>
      <w:r>
        <w:rPr>
          <w:sz w:val="24"/>
        </w:rPr>
        <w:t>hiring</w:t>
      </w:r>
      <w:r>
        <w:rPr>
          <w:spacing w:val="-2"/>
          <w:sz w:val="24"/>
        </w:rPr>
        <w:t xml:space="preserve"> </w:t>
      </w:r>
      <w:r>
        <w:rPr>
          <w:sz w:val="24"/>
        </w:rPr>
        <w:t>and</w:t>
      </w:r>
      <w:r>
        <w:rPr>
          <w:spacing w:val="-2"/>
          <w:sz w:val="24"/>
        </w:rPr>
        <w:t xml:space="preserve"> </w:t>
      </w:r>
      <w:r>
        <w:rPr>
          <w:sz w:val="24"/>
        </w:rPr>
        <w:t>training</w:t>
      </w:r>
      <w:r>
        <w:rPr>
          <w:spacing w:val="-2"/>
          <w:sz w:val="24"/>
        </w:rPr>
        <w:t xml:space="preserve"> </w:t>
      </w:r>
      <w:r>
        <w:rPr>
          <w:sz w:val="24"/>
        </w:rPr>
        <w:t>processes</w:t>
      </w:r>
      <w:r>
        <w:rPr>
          <w:spacing w:val="-4"/>
          <w:sz w:val="24"/>
        </w:rPr>
        <w:t xml:space="preserve"> </w:t>
      </w:r>
      <w:r>
        <w:rPr>
          <w:sz w:val="24"/>
        </w:rPr>
        <w:t>of</w:t>
      </w:r>
      <w:r>
        <w:rPr>
          <w:spacing w:val="-5"/>
          <w:sz w:val="24"/>
        </w:rPr>
        <w:t xml:space="preserve"> </w:t>
      </w:r>
      <w:r>
        <w:rPr>
          <w:sz w:val="24"/>
        </w:rPr>
        <w:t>lower-level</w:t>
      </w:r>
      <w:r>
        <w:rPr>
          <w:spacing w:val="-2"/>
          <w:sz w:val="24"/>
        </w:rPr>
        <w:t xml:space="preserve"> management.</w:t>
      </w:r>
    </w:p>
    <w:p w14:paraId="214AFCEF" w14:textId="77777777" w:rsidR="003F6E92" w:rsidRPr="00996677" w:rsidRDefault="003F6E92" w:rsidP="00A01F98">
      <w:pPr>
        <w:pStyle w:val="ListParagraph"/>
        <w:numPr>
          <w:ilvl w:val="0"/>
          <w:numId w:val="17"/>
        </w:numPr>
        <w:tabs>
          <w:tab w:val="left" w:pos="8062"/>
        </w:tabs>
        <w:spacing w:line="276" w:lineRule="auto"/>
        <w:ind w:right="1298" w:hanging="416"/>
        <w:jc w:val="both"/>
        <w:rPr>
          <w:sz w:val="24"/>
        </w:rPr>
      </w:pPr>
      <w:r w:rsidRPr="00996677">
        <w:rPr>
          <w:sz w:val="24"/>
        </w:rPr>
        <w:t>Interpreting and explaining the policies from</w:t>
      </w:r>
      <w:r w:rsidRPr="00996677">
        <w:rPr>
          <w:spacing w:val="-3"/>
          <w:sz w:val="24"/>
        </w:rPr>
        <w:t xml:space="preserve"> </w:t>
      </w:r>
      <w:r w:rsidRPr="00996677">
        <w:rPr>
          <w:sz w:val="24"/>
        </w:rPr>
        <w:t xml:space="preserve">top-level management to lower-level </w:t>
      </w:r>
      <w:r w:rsidRPr="00996677">
        <w:rPr>
          <w:spacing w:val="-2"/>
          <w:sz w:val="24"/>
        </w:rPr>
        <w:t>management.</w:t>
      </w:r>
    </w:p>
    <w:p w14:paraId="54D610AC" w14:textId="77777777" w:rsidR="00E7388B" w:rsidRDefault="00E7388B" w:rsidP="00A01F98">
      <w:pPr>
        <w:pStyle w:val="ListParagraph"/>
        <w:numPr>
          <w:ilvl w:val="0"/>
          <w:numId w:val="17"/>
        </w:numPr>
        <w:tabs>
          <w:tab w:val="left" w:pos="1134"/>
        </w:tabs>
        <w:spacing w:line="276" w:lineRule="auto"/>
        <w:ind w:left="1134" w:hanging="425"/>
        <w:jc w:val="both"/>
        <w:rPr>
          <w:sz w:val="24"/>
        </w:rPr>
      </w:pPr>
      <w:r>
        <w:rPr>
          <w:sz w:val="24"/>
        </w:rPr>
        <w:t>Sending</w:t>
      </w:r>
      <w:r>
        <w:rPr>
          <w:spacing w:val="-4"/>
          <w:sz w:val="24"/>
        </w:rPr>
        <w:t xml:space="preserve"> </w:t>
      </w:r>
      <w:r>
        <w:rPr>
          <w:sz w:val="24"/>
        </w:rPr>
        <w:t>reports</w:t>
      </w:r>
      <w:r>
        <w:rPr>
          <w:spacing w:val="-4"/>
          <w:sz w:val="24"/>
        </w:rPr>
        <w:t xml:space="preserve"> </w:t>
      </w:r>
      <w:r>
        <w:rPr>
          <w:sz w:val="24"/>
        </w:rPr>
        <w:t>and</w:t>
      </w:r>
      <w:r>
        <w:rPr>
          <w:spacing w:val="-1"/>
          <w:sz w:val="24"/>
        </w:rPr>
        <w:t xml:space="preserve"> </w:t>
      </w:r>
      <w:r>
        <w:rPr>
          <w:sz w:val="24"/>
        </w:rPr>
        <w:t>data</w:t>
      </w:r>
      <w:r>
        <w:rPr>
          <w:spacing w:val="-8"/>
          <w:sz w:val="24"/>
        </w:rPr>
        <w:t xml:space="preserve"> </w:t>
      </w:r>
      <w:r>
        <w:rPr>
          <w:sz w:val="24"/>
        </w:rPr>
        <w:t>to</w:t>
      </w:r>
      <w:r>
        <w:rPr>
          <w:spacing w:val="-1"/>
          <w:sz w:val="24"/>
        </w:rPr>
        <w:t xml:space="preserve"> </w:t>
      </w:r>
      <w:r>
        <w:rPr>
          <w:sz w:val="24"/>
        </w:rPr>
        <w:t>top</w:t>
      </w:r>
      <w:r>
        <w:rPr>
          <w:spacing w:val="-2"/>
          <w:sz w:val="24"/>
        </w:rPr>
        <w:t xml:space="preserve"> </w:t>
      </w:r>
      <w:r>
        <w:rPr>
          <w:sz w:val="24"/>
        </w:rPr>
        <w:t>management</w:t>
      </w:r>
      <w:r>
        <w:rPr>
          <w:spacing w:val="8"/>
          <w:sz w:val="24"/>
        </w:rPr>
        <w:t xml:space="preserve"> </w:t>
      </w:r>
      <w:r>
        <w:rPr>
          <w:sz w:val="24"/>
        </w:rPr>
        <w:t>in</w:t>
      </w:r>
      <w:r>
        <w:rPr>
          <w:spacing w:val="-7"/>
          <w:sz w:val="24"/>
        </w:rPr>
        <w:t xml:space="preserve"> </w:t>
      </w:r>
      <w:r>
        <w:rPr>
          <w:sz w:val="24"/>
        </w:rPr>
        <w:t>a</w:t>
      </w:r>
      <w:r>
        <w:rPr>
          <w:spacing w:val="-2"/>
          <w:sz w:val="24"/>
        </w:rPr>
        <w:t xml:space="preserve"> </w:t>
      </w:r>
      <w:r>
        <w:rPr>
          <w:sz w:val="24"/>
        </w:rPr>
        <w:t>timely</w:t>
      </w:r>
      <w:r>
        <w:rPr>
          <w:spacing w:val="-7"/>
          <w:sz w:val="24"/>
        </w:rPr>
        <w:t xml:space="preserve"> </w:t>
      </w:r>
      <w:r>
        <w:rPr>
          <w:sz w:val="24"/>
        </w:rPr>
        <w:t>and</w:t>
      </w:r>
      <w:r>
        <w:rPr>
          <w:spacing w:val="-2"/>
          <w:sz w:val="24"/>
        </w:rPr>
        <w:t xml:space="preserve"> </w:t>
      </w:r>
      <w:r>
        <w:rPr>
          <w:sz w:val="24"/>
        </w:rPr>
        <w:t>efficient</w:t>
      </w:r>
      <w:r>
        <w:rPr>
          <w:spacing w:val="4"/>
          <w:sz w:val="24"/>
        </w:rPr>
        <w:t xml:space="preserve"> </w:t>
      </w:r>
      <w:r>
        <w:rPr>
          <w:spacing w:val="-2"/>
          <w:sz w:val="24"/>
        </w:rPr>
        <w:t>manner</w:t>
      </w:r>
      <w:r w:rsidR="006C497B">
        <w:rPr>
          <w:spacing w:val="-2"/>
          <w:sz w:val="24"/>
        </w:rPr>
        <w:t>.</w:t>
      </w:r>
    </w:p>
    <w:p w14:paraId="334A8B00" w14:textId="77777777" w:rsidR="00E7388B" w:rsidRDefault="00E7388B" w:rsidP="0062071D">
      <w:pPr>
        <w:pStyle w:val="BodyText"/>
        <w:spacing w:line="276" w:lineRule="auto"/>
        <w:jc w:val="both"/>
      </w:pPr>
    </w:p>
    <w:p w14:paraId="4DC343C9" w14:textId="77777777" w:rsidR="00E7388B" w:rsidRDefault="00595BE2" w:rsidP="00E14B75">
      <w:pPr>
        <w:pStyle w:val="Heading2"/>
        <w:tabs>
          <w:tab w:val="left" w:pos="0"/>
        </w:tabs>
        <w:spacing w:line="276" w:lineRule="auto"/>
        <w:ind w:left="0" w:firstLine="0"/>
        <w:jc w:val="both"/>
      </w:pPr>
      <w:bookmarkStart w:id="203" w:name="_Toc178837813"/>
      <w:r>
        <w:t>2.3.3</w:t>
      </w:r>
      <w:r w:rsidR="00EA4CA0">
        <w:t xml:space="preserve"> </w:t>
      </w:r>
      <w:r w:rsidR="00E7388B">
        <w:t>Operational</w:t>
      </w:r>
      <w:r w:rsidR="00E7388B">
        <w:rPr>
          <w:spacing w:val="-5"/>
        </w:rPr>
        <w:t xml:space="preserve"> </w:t>
      </w:r>
      <w:r w:rsidR="00E7388B">
        <w:t>Level</w:t>
      </w:r>
      <w:r w:rsidR="00E7388B">
        <w:rPr>
          <w:spacing w:val="-4"/>
        </w:rPr>
        <w:t xml:space="preserve"> </w:t>
      </w:r>
      <w:r w:rsidR="00E7388B">
        <w:t>of</w:t>
      </w:r>
      <w:r w:rsidR="00E7388B">
        <w:rPr>
          <w:spacing w:val="-2"/>
        </w:rPr>
        <w:t xml:space="preserve"> Management</w:t>
      </w:r>
      <w:bookmarkEnd w:id="203"/>
    </w:p>
    <w:p w14:paraId="570C461E" w14:textId="77777777" w:rsidR="00E7388B" w:rsidRDefault="00E7388B" w:rsidP="00E14B75">
      <w:pPr>
        <w:pStyle w:val="BodyText"/>
        <w:spacing w:line="276" w:lineRule="auto"/>
        <w:ind w:right="124"/>
        <w:jc w:val="both"/>
      </w:pPr>
      <w:r>
        <w:t>This</w:t>
      </w:r>
      <w:r>
        <w:rPr>
          <w:spacing w:val="-15"/>
        </w:rPr>
        <w:t xml:space="preserve"> </w:t>
      </w:r>
      <w:r>
        <w:t>level</w:t>
      </w:r>
      <w:r>
        <w:rPr>
          <w:spacing w:val="-15"/>
        </w:rPr>
        <w:t xml:space="preserve"> </w:t>
      </w:r>
      <w:r>
        <w:t>consists</w:t>
      </w:r>
      <w:r>
        <w:rPr>
          <w:spacing w:val="-15"/>
        </w:rPr>
        <w:t xml:space="preserve"> </w:t>
      </w:r>
      <w:r>
        <w:t>of</w:t>
      </w:r>
      <w:r>
        <w:rPr>
          <w:spacing w:val="-15"/>
        </w:rPr>
        <w:t xml:space="preserve"> </w:t>
      </w:r>
      <w:r>
        <w:t>operational</w:t>
      </w:r>
      <w:r>
        <w:rPr>
          <w:spacing w:val="-15"/>
        </w:rPr>
        <w:t xml:space="preserve"> </w:t>
      </w:r>
      <w:r>
        <w:t>employees</w:t>
      </w:r>
      <w:r>
        <w:rPr>
          <w:spacing w:val="-15"/>
        </w:rPr>
        <w:t xml:space="preserve"> </w:t>
      </w:r>
      <w:r>
        <w:t>whose</w:t>
      </w:r>
      <w:r>
        <w:rPr>
          <w:spacing w:val="-15"/>
        </w:rPr>
        <w:t xml:space="preserve"> </w:t>
      </w:r>
      <w:r>
        <w:t>job</w:t>
      </w:r>
      <w:r>
        <w:rPr>
          <w:spacing w:val="-15"/>
        </w:rPr>
        <w:t xml:space="preserve"> </w:t>
      </w:r>
      <w:r>
        <w:t>is</w:t>
      </w:r>
      <w:r>
        <w:rPr>
          <w:spacing w:val="-15"/>
        </w:rPr>
        <w:t xml:space="preserve"> </w:t>
      </w:r>
      <w:r>
        <w:t>to</w:t>
      </w:r>
      <w:r>
        <w:rPr>
          <w:spacing w:val="-15"/>
        </w:rPr>
        <w:t xml:space="preserve"> </w:t>
      </w:r>
      <w:r>
        <w:t>complete</w:t>
      </w:r>
      <w:r>
        <w:rPr>
          <w:spacing w:val="-15"/>
        </w:rPr>
        <w:t xml:space="preserve"> </w:t>
      </w:r>
      <w:r>
        <w:t>tasks</w:t>
      </w:r>
      <w:r>
        <w:rPr>
          <w:spacing w:val="-15"/>
        </w:rPr>
        <w:t xml:space="preserve"> </w:t>
      </w:r>
      <w:r>
        <w:t>assigned</w:t>
      </w:r>
      <w:r>
        <w:rPr>
          <w:spacing w:val="-15"/>
        </w:rPr>
        <w:t xml:space="preserve"> </w:t>
      </w:r>
      <w:r>
        <w:t>by</w:t>
      </w:r>
      <w:r>
        <w:rPr>
          <w:spacing w:val="-15"/>
        </w:rPr>
        <w:t xml:space="preserve"> </w:t>
      </w:r>
      <w:r>
        <w:t>the</w:t>
      </w:r>
      <w:r>
        <w:rPr>
          <w:spacing w:val="-15"/>
        </w:rPr>
        <w:t xml:space="preserve"> </w:t>
      </w:r>
      <w:r>
        <w:t>manager.</w:t>
      </w:r>
      <w:r>
        <w:rPr>
          <w:spacing w:val="26"/>
        </w:rPr>
        <w:t xml:space="preserve"> </w:t>
      </w:r>
      <w:r>
        <w:t>They include ICT instructors, Technicians and marketing personnel.</w:t>
      </w:r>
    </w:p>
    <w:p w14:paraId="0CEACD69" w14:textId="77777777" w:rsidR="00E7388B" w:rsidRDefault="00E7388B" w:rsidP="0062071D">
      <w:pPr>
        <w:pStyle w:val="BodyText"/>
        <w:spacing w:line="276" w:lineRule="auto"/>
        <w:jc w:val="both"/>
      </w:pPr>
    </w:p>
    <w:p w14:paraId="26D6E6D3" w14:textId="77777777" w:rsidR="00E7388B" w:rsidRDefault="00EA4CA0" w:rsidP="00E14B75">
      <w:pPr>
        <w:pStyle w:val="Heading2"/>
        <w:tabs>
          <w:tab w:val="left" w:pos="466"/>
        </w:tabs>
        <w:spacing w:line="276" w:lineRule="auto"/>
        <w:jc w:val="both"/>
      </w:pPr>
      <w:bookmarkStart w:id="204" w:name="_TOC_250001"/>
      <w:bookmarkStart w:id="205" w:name="_Toc178837814"/>
      <w:r>
        <w:t xml:space="preserve">2.3.3.1 </w:t>
      </w:r>
      <w:r w:rsidR="00E7388B">
        <w:t>Core</w:t>
      </w:r>
      <w:r w:rsidR="00E7388B">
        <w:rPr>
          <w:spacing w:val="-6"/>
        </w:rPr>
        <w:t xml:space="preserve"> </w:t>
      </w:r>
      <w:bookmarkEnd w:id="204"/>
      <w:r w:rsidR="00E7388B">
        <w:rPr>
          <w:spacing w:val="-2"/>
        </w:rPr>
        <w:t>Activities</w:t>
      </w:r>
      <w:bookmarkEnd w:id="205"/>
    </w:p>
    <w:p w14:paraId="1D61F08A" w14:textId="77777777" w:rsidR="00E7388B" w:rsidRDefault="00E7388B" w:rsidP="00A01F98">
      <w:pPr>
        <w:pStyle w:val="BodyText"/>
        <w:spacing w:line="276" w:lineRule="auto"/>
        <w:ind w:right="111"/>
        <w:jc w:val="both"/>
      </w:pPr>
      <w:r>
        <w:t>RuralNet</w:t>
      </w:r>
      <w:r>
        <w:rPr>
          <w:spacing w:val="-9"/>
        </w:rPr>
        <w:t xml:space="preserve"> </w:t>
      </w:r>
      <w:r w:rsidR="00A01F98">
        <w:rPr>
          <w:spacing w:val="-9"/>
        </w:rPr>
        <w:t xml:space="preserve">academy </w:t>
      </w:r>
      <w:r>
        <w:t>started</w:t>
      </w:r>
      <w:r>
        <w:rPr>
          <w:spacing w:val="-13"/>
        </w:rPr>
        <w:t xml:space="preserve"> </w:t>
      </w:r>
      <w:r>
        <w:t>as</w:t>
      </w:r>
      <w:r>
        <w:rPr>
          <w:spacing w:val="-14"/>
        </w:rPr>
        <w:t xml:space="preserve"> </w:t>
      </w:r>
      <w:r>
        <w:t>an</w:t>
      </w:r>
      <w:r>
        <w:rPr>
          <w:spacing w:val="-15"/>
        </w:rPr>
        <w:t xml:space="preserve"> </w:t>
      </w:r>
      <w:r>
        <w:t>Internet</w:t>
      </w:r>
      <w:r>
        <w:rPr>
          <w:spacing w:val="-8"/>
        </w:rPr>
        <w:t xml:space="preserve"> </w:t>
      </w:r>
      <w:r>
        <w:t>Service</w:t>
      </w:r>
      <w:r>
        <w:rPr>
          <w:spacing w:val="-13"/>
        </w:rPr>
        <w:t xml:space="preserve"> </w:t>
      </w:r>
      <w:r>
        <w:t>Provider</w:t>
      </w:r>
      <w:r>
        <w:rPr>
          <w:spacing w:val="-11"/>
        </w:rPr>
        <w:t xml:space="preserve"> </w:t>
      </w:r>
      <w:r>
        <w:t>(ISP)</w:t>
      </w:r>
      <w:r>
        <w:rPr>
          <w:spacing w:val="-9"/>
        </w:rPr>
        <w:t xml:space="preserve"> </w:t>
      </w:r>
      <w:r>
        <w:t>to</w:t>
      </w:r>
      <w:r>
        <w:rPr>
          <w:spacing w:val="-8"/>
        </w:rPr>
        <w:t xml:space="preserve"> </w:t>
      </w:r>
      <w:r>
        <w:t>explore</w:t>
      </w:r>
      <w:r>
        <w:rPr>
          <w:spacing w:val="-12"/>
        </w:rPr>
        <w:t xml:space="preserve"> </w:t>
      </w:r>
      <w:r>
        <w:t>revenue</w:t>
      </w:r>
      <w:r>
        <w:rPr>
          <w:spacing w:val="-13"/>
        </w:rPr>
        <w:t xml:space="preserve"> </w:t>
      </w:r>
      <w:r>
        <w:t>generating</w:t>
      </w:r>
      <w:r>
        <w:rPr>
          <w:spacing w:val="-13"/>
        </w:rPr>
        <w:t xml:space="preserve"> </w:t>
      </w:r>
      <w:r>
        <w:t>activities.</w:t>
      </w:r>
      <w:r>
        <w:rPr>
          <w:spacing w:val="-11"/>
        </w:rPr>
        <w:t xml:space="preserve"> </w:t>
      </w:r>
      <w:r>
        <w:t>In</w:t>
      </w:r>
      <w:r>
        <w:rPr>
          <w:spacing w:val="-15"/>
        </w:rPr>
        <w:t xml:space="preserve"> </w:t>
      </w:r>
      <w:r>
        <w:t>February 2017, its Academy became accredited as an official</w:t>
      </w:r>
      <w:r>
        <w:rPr>
          <w:spacing w:val="-2"/>
        </w:rPr>
        <w:t xml:space="preserve"> </w:t>
      </w:r>
      <w:r>
        <w:t>training institute. Table 2.</w:t>
      </w:r>
      <w:r w:rsidR="00A01F98">
        <w:t>1 p</w:t>
      </w:r>
      <w:r>
        <w:t>resents Ruralnet ICT Academy</w:t>
      </w:r>
      <w:r w:rsidR="00A01F98">
        <w:t>’s</w:t>
      </w:r>
      <w:r>
        <w:t xml:space="preserve"> activities and time of establishment.</w:t>
      </w:r>
    </w:p>
    <w:p w14:paraId="5155A756" w14:textId="77777777" w:rsidR="00E7388B" w:rsidRDefault="00E7388B" w:rsidP="0062071D">
      <w:pPr>
        <w:pStyle w:val="BodyText"/>
        <w:spacing w:line="276" w:lineRule="auto"/>
        <w:jc w:val="both"/>
      </w:pPr>
    </w:p>
    <w:p w14:paraId="5E0179D6" w14:textId="77777777" w:rsidR="00A200E7" w:rsidRPr="00A200E7" w:rsidRDefault="00A200E7" w:rsidP="00A200E7">
      <w:pPr>
        <w:pStyle w:val="BodyText"/>
        <w:rPr>
          <w:moveTo w:id="206" w:author="MUKOLWE" w:date="2024-11-23T00:54:00Z"/>
          <w:b/>
          <w:rPrChange w:id="207" w:author="MUKOLWE" w:date="2024-11-23T00:54:00Z">
            <w:rPr>
              <w:moveTo w:id="208" w:author="MUKOLWE" w:date="2024-11-23T00:54:00Z"/>
              <w:i/>
            </w:rPr>
          </w:rPrChange>
        </w:rPr>
      </w:pPr>
      <w:moveToRangeStart w:id="209" w:author="MUKOLWE" w:date="2024-11-23T00:54:00Z" w:name="move183215682"/>
      <w:moveTo w:id="210" w:author="MUKOLWE" w:date="2024-11-23T00:54:00Z">
        <w:r w:rsidRPr="00A200E7">
          <w:rPr>
            <w:b/>
            <w:rPrChange w:id="211" w:author="MUKOLWE" w:date="2024-11-23T00:54:00Z">
              <w:rPr>
                <w:i/>
              </w:rPr>
            </w:rPrChange>
          </w:rPr>
          <w:t>Table</w:t>
        </w:r>
        <w:r w:rsidRPr="00A200E7">
          <w:rPr>
            <w:b/>
            <w:spacing w:val="-2"/>
            <w:rPrChange w:id="212" w:author="MUKOLWE" w:date="2024-11-23T00:54:00Z">
              <w:rPr>
                <w:i/>
                <w:spacing w:val="-2"/>
              </w:rPr>
            </w:rPrChange>
          </w:rPr>
          <w:t xml:space="preserve"> </w:t>
        </w:r>
        <w:r w:rsidRPr="00A200E7">
          <w:rPr>
            <w:b/>
            <w:rPrChange w:id="213" w:author="MUKOLWE" w:date="2024-11-23T00:54:00Z">
              <w:rPr>
                <w:i/>
              </w:rPr>
            </w:rPrChange>
          </w:rPr>
          <w:t>2.1:</w:t>
        </w:r>
        <w:r w:rsidRPr="00A200E7">
          <w:rPr>
            <w:b/>
            <w:spacing w:val="-4"/>
            <w:rPrChange w:id="214" w:author="MUKOLWE" w:date="2024-11-23T00:54:00Z">
              <w:rPr>
                <w:i/>
                <w:spacing w:val="-4"/>
              </w:rPr>
            </w:rPrChange>
          </w:rPr>
          <w:t xml:space="preserve"> </w:t>
        </w:r>
        <w:r w:rsidRPr="00A200E7">
          <w:rPr>
            <w:b/>
            <w:rPrChange w:id="215" w:author="MUKOLWE" w:date="2024-11-23T00:54:00Z">
              <w:rPr>
                <w:i/>
              </w:rPr>
            </w:rPrChange>
          </w:rPr>
          <w:t>Core</w:t>
        </w:r>
        <w:r w:rsidRPr="00A200E7">
          <w:rPr>
            <w:b/>
            <w:spacing w:val="-1"/>
            <w:rPrChange w:id="216" w:author="MUKOLWE" w:date="2024-11-23T00:54:00Z">
              <w:rPr>
                <w:i/>
                <w:spacing w:val="-1"/>
              </w:rPr>
            </w:rPrChange>
          </w:rPr>
          <w:t xml:space="preserve"> </w:t>
        </w:r>
        <w:r w:rsidRPr="00A200E7">
          <w:rPr>
            <w:b/>
            <w:spacing w:val="-2"/>
            <w:rPrChange w:id="217" w:author="MUKOLWE" w:date="2024-11-23T00:54:00Z">
              <w:rPr>
                <w:i/>
                <w:spacing w:val="-2"/>
              </w:rPr>
            </w:rPrChange>
          </w:rPr>
          <w:t>Activities</w:t>
        </w:r>
      </w:moveTo>
    </w:p>
    <w:tbl>
      <w:tblPr>
        <w:tblW w:w="9239"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218" w:author="MUKOLWE" w:date="2024-11-26T04:19:00Z">
          <w:tblPr>
            <w:tblW w:w="9359"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3597"/>
        <w:gridCol w:w="2641"/>
        <w:gridCol w:w="3001"/>
        <w:tblGridChange w:id="219">
          <w:tblGrid>
            <w:gridCol w:w="3597"/>
            <w:gridCol w:w="2641"/>
            <w:gridCol w:w="3121"/>
          </w:tblGrid>
        </w:tblGridChange>
      </w:tblGrid>
      <w:tr w:rsidR="00E7388B" w14:paraId="1867DD0A" w14:textId="77777777" w:rsidTr="002829F8">
        <w:trPr>
          <w:trHeight w:val="359"/>
          <w:trPrChange w:id="220" w:author="MUKOLWE" w:date="2024-11-26T04:19:00Z">
            <w:trPr>
              <w:trHeight w:val="359"/>
            </w:trPr>
          </w:trPrChange>
        </w:trPr>
        <w:tc>
          <w:tcPr>
            <w:tcW w:w="3597" w:type="dxa"/>
            <w:tcPrChange w:id="221" w:author="MUKOLWE" w:date="2024-11-26T04:19:00Z">
              <w:tcPr>
                <w:tcW w:w="3597" w:type="dxa"/>
              </w:tcPr>
            </w:tcPrChange>
          </w:tcPr>
          <w:moveToRangeEnd w:id="209"/>
          <w:p w14:paraId="79AC00A6" w14:textId="77777777" w:rsidR="00E7388B" w:rsidRDefault="00E7388B" w:rsidP="0062071D">
            <w:pPr>
              <w:pStyle w:val="TableParagraph"/>
              <w:spacing w:line="276" w:lineRule="auto"/>
              <w:ind w:left="172"/>
              <w:jc w:val="both"/>
              <w:rPr>
                <w:b/>
                <w:sz w:val="24"/>
              </w:rPr>
            </w:pPr>
            <w:r>
              <w:rPr>
                <w:b/>
                <w:spacing w:val="-2"/>
                <w:sz w:val="24"/>
              </w:rPr>
              <w:t>Activity</w:t>
            </w:r>
          </w:p>
        </w:tc>
        <w:tc>
          <w:tcPr>
            <w:tcW w:w="2641" w:type="dxa"/>
            <w:tcPrChange w:id="222" w:author="MUKOLWE" w:date="2024-11-26T04:19:00Z">
              <w:tcPr>
                <w:tcW w:w="2641" w:type="dxa"/>
              </w:tcPr>
            </w:tcPrChange>
          </w:tcPr>
          <w:p w14:paraId="56A1CE73" w14:textId="77777777" w:rsidR="00E7388B" w:rsidRDefault="00E7388B" w:rsidP="0062071D">
            <w:pPr>
              <w:pStyle w:val="TableParagraph"/>
              <w:spacing w:line="276" w:lineRule="auto"/>
              <w:ind w:left="172"/>
              <w:jc w:val="both"/>
              <w:rPr>
                <w:b/>
                <w:sz w:val="24"/>
              </w:rPr>
            </w:pPr>
            <w:r>
              <w:rPr>
                <w:b/>
                <w:spacing w:val="-2"/>
                <w:sz w:val="24"/>
              </w:rPr>
              <w:t>Purpose</w:t>
            </w:r>
          </w:p>
        </w:tc>
        <w:tc>
          <w:tcPr>
            <w:tcW w:w="3001" w:type="dxa"/>
            <w:tcPrChange w:id="223" w:author="MUKOLWE" w:date="2024-11-26T04:19:00Z">
              <w:tcPr>
                <w:tcW w:w="3121" w:type="dxa"/>
              </w:tcPr>
            </w:tcPrChange>
          </w:tcPr>
          <w:p w14:paraId="1879EC38" w14:textId="77777777" w:rsidR="00E7388B" w:rsidRDefault="00E7388B" w:rsidP="0062071D">
            <w:pPr>
              <w:pStyle w:val="TableParagraph"/>
              <w:spacing w:line="276" w:lineRule="auto"/>
              <w:ind w:left="172"/>
              <w:jc w:val="both"/>
              <w:rPr>
                <w:b/>
                <w:sz w:val="24"/>
              </w:rPr>
            </w:pPr>
            <w:r>
              <w:rPr>
                <w:b/>
                <w:spacing w:val="-2"/>
                <w:sz w:val="24"/>
              </w:rPr>
              <w:t>Established</w:t>
            </w:r>
          </w:p>
        </w:tc>
      </w:tr>
      <w:tr w:rsidR="00E7388B" w14:paraId="15D93588" w14:textId="77777777" w:rsidTr="002829F8">
        <w:trPr>
          <w:trHeight w:val="359"/>
          <w:trPrChange w:id="224" w:author="MUKOLWE" w:date="2024-11-26T04:19:00Z">
            <w:trPr>
              <w:trHeight w:val="359"/>
            </w:trPr>
          </w:trPrChange>
        </w:trPr>
        <w:tc>
          <w:tcPr>
            <w:tcW w:w="3597" w:type="dxa"/>
            <w:tcPrChange w:id="225" w:author="MUKOLWE" w:date="2024-11-26T04:19:00Z">
              <w:tcPr>
                <w:tcW w:w="3597" w:type="dxa"/>
              </w:tcPr>
            </w:tcPrChange>
          </w:tcPr>
          <w:p w14:paraId="6397810D" w14:textId="77777777" w:rsidR="00E7388B" w:rsidRDefault="00E7388B" w:rsidP="0062071D">
            <w:pPr>
              <w:pStyle w:val="TableParagraph"/>
              <w:spacing w:line="276" w:lineRule="auto"/>
              <w:ind w:left="172"/>
              <w:jc w:val="both"/>
              <w:rPr>
                <w:sz w:val="24"/>
              </w:rPr>
            </w:pPr>
            <w:r>
              <w:rPr>
                <w:sz w:val="24"/>
              </w:rPr>
              <w:t>Internet</w:t>
            </w:r>
            <w:r>
              <w:rPr>
                <w:spacing w:val="-1"/>
                <w:sz w:val="24"/>
              </w:rPr>
              <w:t xml:space="preserve"> </w:t>
            </w:r>
            <w:r>
              <w:rPr>
                <w:sz w:val="24"/>
              </w:rPr>
              <w:t>Service</w:t>
            </w:r>
            <w:r>
              <w:rPr>
                <w:spacing w:val="-6"/>
                <w:sz w:val="24"/>
              </w:rPr>
              <w:t xml:space="preserve"> </w:t>
            </w:r>
            <w:r>
              <w:rPr>
                <w:sz w:val="24"/>
              </w:rPr>
              <w:t>Provider</w:t>
            </w:r>
            <w:r>
              <w:rPr>
                <w:spacing w:val="-4"/>
                <w:sz w:val="24"/>
              </w:rPr>
              <w:t xml:space="preserve"> </w:t>
            </w:r>
            <w:r>
              <w:rPr>
                <w:spacing w:val="-2"/>
                <w:sz w:val="24"/>
              </w:rPr>
              <w:t>(ISP)</w:t>
            </w:r>
          </w:p>
        </w:tc>
        <w:tc>
          <w:tcPr>
            <w:tcW w:w="2641" w:type="dxa"/>
            <w:tcPrChange w:id="226" w:author="MUKOLWE" w:date="2024-11-26T04:19:00Z">
              <w:tcPr>
                <w:tcW w:w="2641" w:type="dxa"/>
              </w:tcPr>
            </w:tcPrChange>
          </w:tcPr>
          <w:p w14:paraId="463EC74F" w14:textId="77777777" w:rsidR="00E7388B" w:rsidRDefault="00E7388B" w:rsidP="0062071D">
            <w:pPr>
              <w:pStyle w:val="TableParagraph"/>
              <w:spacing w:line="276" w:lineRule="auto"/>
              <w:ind w:left="172"/>
              <w:jc w:val="both"/>
              <w:rPr>
                <w:sz w:val="24"/>
              </w:rPr>
            </w:pPr>
            <w:r>
              <w:rPr>
                <w:sz w:val="24"/>
              </w:rPr>
              <w:t>Revenue</w:t>
            </w:r>
            <w:r>
              <w:rPr>
                <w:spacing w:val="-5"/>
                <w:sz w:val="24"/>
              </w:rPr>
              <w:t xml:space="preserve"> </w:t>
            </w:r>
            <w:r>
              <w:rPr>
                <w:spacing w:val="-2"/>
                <w:sz w:val="24"/>
              </w:rPr>
              <w:t>generator</w:t>
            </w:r>
          </w:p>
        </w:tc>
        <w:tc>
          <w:tcPr>
            <w:tcW w:w="3001" w:type="dxa"/>
            <w:tcPrChange w:id="227" w:author="MUKOLWE" w:date="2024-11-26T04:19:00Z">
              <w:tcPr>
                <w:tcW w:w="3121" w:type="dxa"/>
              </w:tcPr>
            </w:tcPrChange>
          </w:tcPr>
          <w:p w14:paraId="7170F7A4" w14:textId="77777777" w:rsidR="00E7388B" w:rsidRDefault="00E7388B" w:rsidP="0062071D">
            <w:pPr>
              <w:pStyle w:val="TableParagraph"/>
              <w:spacing w:line="276" w:lineRule="auto"/>
              <w:ind w:left="172"/>
              <w:jc w:val="both"/>
              <w:rPr>
                <w:sz w:val="24"/>
              </w:rPr>
            </w:pPr>
            <w:r>
              <w:rPr>
                <w:sz w:val="24"/>
              </w:rPr>
              <w:t>December</w:t>
            </w:r>
            <w:r>
              <w:rPr>
                <w:spacing w:val="-3"/>
                <w:sz w:val="24"/>
              </w:rPr>
              <w:t xml:space="preserve"> </w:t>
            </w:r>
            <w:r>
              <w:rPr>
                <w:spacing w:val="-4"/>
                <w:sz w:val="24"/>
              </w:rPr>
              <w:t>2016</w:t>
            </w:r>
          </w:p>
        </w:tc>
      </w:tr>
      <w:tr w:rsidR="00E7388B" w14:paraId="2F4D351C" w14:textId="77777777" w:rsidTr="002829F8">
        <w:trPr>
          <w:trHeight w:val="355"/>
          <w:trPrChange w:id="228" w:author="MUKOLWE" w:date="2024-11-26T04:19:00Z">
            <w:trPr>
              <w:trHeight w:val="355"/>
            </w:trPr>
          </w:trPrChange>
        </w:trPr>
        <w:tc>
          <w:tcPr>
            <w:tcW w:w="3597" w:type="dxa"/>
            <w:tcPrChange w:id="229" w:author="MUKOLWE" w:date="2024-11-26T04:19:00Z">
              <w:tcPr>
                <w:tcW w:w="3597" w:type="dxa"/>
              </w:tcPr>
            </w:tcPrChange>
          </w:tcPr>
          <w:p w14:paraId="48E76C0F" w14:textId="77777777" w:rsidR="00E7388B" w:rsidRDefault="00E7388B" w:rsidP="0062071D">
            <w:pPr>
              <w:pStyle w:val="TableParagraph"/>
              <w:spacing w:line="276" w:lineRule="auto"/>
              <w:ind w:left="172"/>
              <w:jc w:val="both"/>
              <w:rPr>
                <w:sz w:val="24"/>
              </w:rPr>
            </w:pPr>
            <w:r>
              <w:rPr>
                <w:sz w:val="24"/>
              </w:rPr>
              <w:t>ICT</w:t>
            </w:r>
            <w:r>
              <w:rPr>
                <w:spacing w:val="3"/>
                <w:sz w:val="24"/>
              </w:rPr>
              <w:t xml:space="preserve"> </w:t>
            </w:r>
            <w:r>
              <w:rPr>
                <w:spacing w:val="-2"/>
                <w:sz w:val="24"/>
              </w:rPr>
              <w:t>Academy</w:t>
            </w:r>
          </w:p>
        </w:tc>
        <w:tc>
          <w:tcPr>
            <w:tcW w:w="2641" w:type="dxa"/>
            <w:tcPrChange w:id="230" w:author="MUKOLWE" w:date="2024-11-26T04:19:00Z">
              <w:tcPr>
                <w:tcW w:w="2641" w:type="dxa"/>
              </w:tcPr>
            </w:tcPrChange>
          </w:tcPr>
          <w:p w14:paraId="71296A7E" w14:textId="77777777" w:rsidR="00E7388B" w:rsidRDefault="00E7388B" w:rsidP="0062071D">
            <w:pPr>
              <w:pStyle w:val="TableParagraph"/>
              <w:spacing w:line="276" w:lineRule="auto"/>
              <w:ind w:left="172"/>
              <w:jc w:val="both"/>
              <w:rPr>
                <w:sz w:val="24"/>
              </w:rPr>
            </w:pPr>
            <w:r>
              <w:rPr>
                <w:sz w:val="24"/>
              </w:rPr>
              <w:t>ICT</w:t>
            </w:r>
            <w:r>
              <w:rPr>
                <w:spacing w:val="1"/>
                <w:sz w:val="24"/>
              </w:rPr>
              <w:t xml:space="preserve"> </w:t>
            </w:r>
            <w:r>
              <w:rPr>
                <w:spacing w:val="-2"/>
                <w:sz w:val="24"/>
              </w:rPr>
              <w:t>Training</w:t>
            </w:r>
          </w:p>
        </w:tc>
        <w:tc>
          <w:tcPr>
            <w:tcW w:w="3001" w:type="dxa"/>
            <w:tcPrChange w:id="231" w:author="MUKOLWE" w:date="2024-11-26T04:19:00Z">
              <w:tcPr>
                <w:tcW w:w="3121" w:type="dxa"/>
              </w:tcPr>
            </w:tcPrChange>
          </w:tcPr>
          <w:p w14:paraId="5CE744F4" w14:textId="77777777" w:rsidR="00E7388B" w:rsidRDefault="00E7388B" w:rsidP="0062071D">
            <w:pPr>
              <w:pStyle w:val="TableParagraph"/>
              <w:spacing w:line="276" w:lineRule="auto"/>
              <w:ind w:left="172"/>
              <w:jc w:val="both"/>
              <w:rPr>
                <w:sz w:val="24"/>
              </w:rPr>
            </w:pPr>
            <w:r>
              <w:rPr>
                <w:sz w:val="24"/>
              </w:rPr>
              <w:t>April</w:t>
            </w:r>
            <w:r>
              <w:rPr>
                <w:spacing w:val="-7"/>
                <w:sz w:val="24"/>
              </w:rPr>
              <w:t xml:space="preserve"> </w:t>
            </w:r>
            <w:r>
              <w:rPr>
                <w:spacing w:val="-4"/>
                <w:sz w:val="24"/>
              </w:rPr>
              <w:t>2017</w:t>
            </w:r>
          </w:p>
        </w:tc>
      </w:tr>
      <w:tr w:rsidR="00E7388B" w14:paraId="2C2BBF8E" w14:textId="77777777" w:rsidTr="002829F8">
        <w:trPr>
          <w:trHeight w:val="407"/>
          <w:trPrChange w:id="232" w:author="MUKOLWE" w:date="2024-11-26T04:19:00Z">
            <w:trPr>
              <w:trHeight w:val="407"/>
            </w:trPr>
          </w:trPrChange>
        </w:trPr>
        <w:tc>
          <w:tcPr>
            <w:tcW w:w="3597" w:type="dxa"/>
            <w:tcPrChange w:id="233" w:author="MUKOLWE" w:date="2024-11-26T04:19:00Z">
              <w:tcPr>
                <w:tcW w:w="3597" w:type="dxa"/>
              </w:tcPr>
            </w:tcPrChange>
          </w:tcPr>
          <w:p w14:paraId="3FFB3F4D" w14:textId="77777777" w:rsidR="00E7388B" w:rsidRDefault="00E7388B" w:rsidP="0062071D">
            <w:pPr>
              <w:pStyle w:val="TableParagraph"/>
              <w:spacing w:line="276" w:lineRule="auto"/>
              <w:ind w:left="177"/>
              <w:jc w:val="both"/>
              <w:rPr>
                <w:sz w:val="24"/>
              </w:rPr>
            </w:pPr>
            <w:r>
              <w:rPr>
                <w:sz w:val="24"/>
              </w:rPr>
              <w:t>Advanced</w:t>
            </w:r>
            <w:r>
              <w:rPr>
                <w:spacing w:val="-3"/>
                <w:sz w:val="24"/>
              </w:rPr>
              <w:t xml:space="preserve"> </w:t>
            </w:r>
            <w:r>
              <w:rPr>
                <w:sz w:val="24"/>
              </w:rPr>
              <w:t>computer</w:t>
            </w:r>
            <w:r>
              <w:rPr>
                <w:spacing w:val="-2"/>
                <w:sz w:val="24"/>
              </w:rPr>
              <w:t xml:space="preserve"> courses</w:t>
            </w:r>
          </w:p>
        </w:tc>
        <w:tc>
          <w:tcPr>
            <w:tcW w:w="2641" w:type="dxa"/>
            <w:tcPrChange w:id="234" w:author="MUKOLWE" w:date="2024-11-26T04:19:00Z">
              <w:tcPr>
                <w:tcW w:w="2641" w:type="dxa"/>
              </w:tcPr>
            </w:tcPrChange>
          </w:tcPr>
          <w:p w14:paraId="24B8356E" w14:textId="77777777" w:rsidR="00E7388B" w:rsidRDefault="00E7388B" w:rsidP="0062071D">
            <w:pPr>
              <w:pStyle w:val="TableParagraph"/>
              <w:spacing w:line="276" w:lineRule="auto"/>
              <w:ind w:left="177"/>
              <w:jc w:val="both"/>
              <w:rPr>
                <w:sz w:val="24"/>
              </w:rPr>
            </w:pPr>
            <w:r>
              <w:rPr>
                <w:sz w:val="24"/>
              </w:rPr>
              <w:t>ICT</w:t>
            </w:r>
            <w:r>
              <w:rPr>
                <w:spacing w:val="1"/>
                <w:sz w:val="24"/>
              </w:rPr>
              <w:t xml:space="preserve"> </w:t>
            </w:r>
            <w:r>
              <w:rPr>
                <w:spacing w:val="-2"/>
                <w:sz w:val="24"/>
              </w:rPr>
              <w:t>Training</w:t>
            </w:r>
          </w:p>
        </w:tc>
        <w:tc>
          <w:tcPr>
            <w:tcW w:w="3001" w:type="dxa"/>
            <w:tcPrChange w:id="235" w:author="MUKOLWE" w:date="2024-11-26T04:19:00Z">
              <w:tcPr>
                <w:tcW w:w="3121" w:type="dxa"/>
              </w:tcPr>
            </w:tcPrChange>
          </w:tcPr>
          <w:p w14:paraId="49E6893D" w14:textId="77777777" w:rsidR="00E7388B" w:rsidRDefault="00E7388B" w:rsidP="0062071D">
            <w:pPr>
              <w:pStyle w:val="TableParagraph"/>
              <w:spacing w:line="276" w:lineRule="auto"/>
              <w:ind w:left="176"/>
              <w:jc w:val="both"/>
              <w:rPr>
                <w:sz w:val="24"/>
              </w:rPr>
            </w:pPr>
            <w:r>
              <w:rPr>
                <w:sz w:val="24"/>
              </w:rPr>
              <w:t>January</w:t>
            </w:r>
            <w:r>
              <w:rPr>
                <w:spacing w:val="-8"/>
                <w:sz w:val="24"/>
              </w:rPr>
              <w:t xml:space="preserve"> </w:t>
            </w:r>
            <w:r>
              <w:rPr>
                <w:spacing w:val="-4"/>
                <w:sz w:val="24"/>
              </w:rPr>
              <w:t>2019</w:t>
            </w:r>
          </w:p>
        </w:tc>
      </w:tr>
      <w:tr w:rsidR="00E7388B" w14:paraId="7A9CCEDF" w14:textId="77777777" w:rsidTr="002829F8">
        <w:trPr>
          <w:trHeight w:val="350"/>
          <w:trPrChange w:id="236" w:author="MUKOLWE" w:date="2024-11-26T04:19:00Z">
            <w:trPr>
              <w:trHeight w:val="350"/>
            </w:trPr>
          </w:trPrChange>
        </w:trPr>
        <w:tc>
          <w:tcPr>
            <w:tcW w:w="3597" w:type="dxa"/>
            <w:tcPrChange w:id="237" w:author="MUKOLWE" w:date="2024-11-26T04:19:00Z">
              <w:tcPr>
                <w:tcW w:w="3597" w:type="dxa"/>
              </w:tcPr>
            </w:tcPrChange>
          </w:tcPr>
          <w:p w14:paraId="25606E9F" w14:textId="77777777" w:rsidR="00E7388B" w:rsidRDefault="00E7388B" w:rsidP="0062071D">
            <w:pPr>
              <w:pStyle w:val="TableParagraph"/>
              <w:spacing w:line="276" w:lineRule="auto"/>
              <w:ind w:left="172"/>
              <w:jc w:val="both"/>
              <w:rPr>
                <w:sz w:val="24"/>
              </w:rPr>
            </w:pPr>
            <w:r>
              <w:rPr>
                <w:sz w:val="24"/>
              </w:rPr>
              <w:t>KASNEB</w:t>
            </w:r>
            <w:r>
              <w:rPr>
                <w:spacing w:val="-4"/>
                <w:sz w:val="24"/>
              </w:rPr>
              <w:t xml:space="preserve"> </w:t>
            </w:r>
            <w:r>
              <w:rPr>
                <w:sz w:val="24"/>
              </w:rPr>
              <w:t>and</w:t>
            </w:r>
            <w:r>
              <w:rPr>
                <w:spacing w:val="-1"/>
                <w:sz w:val="24"/>
              </w:rPr>
              <w:t xml:space="preserve"> </w:t>
            </w:r>
            <w:r>
              <w:rPr>
                <w:sz w:val="24"/>
              </w:rPr>
              <w:t>CPA</w:t>
            </w:r>
            <w:r>
              <w:rPr>
                <w:spacing w:val="-6"/>
                <w:sz w:val="24"/>
              </w:rPr>
              <w:t xml:space="preserve"> </w:t>
            </w:r>
            <w:r>
              <w:rPr>
                <w:spacing w:val="-2"/>
                <w:sz w:val="24"/>
              </w:rPr>
              <w:t>courses</w:t>
            </w:r>
          </w:p>
        </w:tc>
        <w:tc>
          <w:tcPr>
            <w:tcW w:w="2641" w:type="dxa"/>
            <w:tcPrChange w:id="238" w:author="MUKOLWE" w:date="2024-11-26T04:19:00Z">
              <w:tcPr>
                <w:tcW w:w="2641" w:type="dxa"/>
              </w:tcPr>
            </w:tcPrChange>
          </w:tcPr>
          <w:p w14:paraId="7F80A0E6" w14:textId="77777777" w:rsidR="00E7388B" w:rsidRDefault="00E7388B" w:rsidP="0062071D">
            <w:pPr>
              <w:pStyle w:val="TableParagraph"/>
              <w:spacing w:line="276" w:lineRule="auto"/>
              <w:ind w:left="172"/>
              <w:jc w:val="both"/>
              <w:rPr>
                <w:sz w:val="24"/>
              </w:rPr>
            </w:pPr>
            <w:r>
              <w:rPr>
                <w:sz w:val="24"/>
              </w:rPr>
              <w:t>Exam</w:t>
            </w:r>
            <w:r>
              <w:rPr>
                <w:spacing w:val="-10"/>
                <w:sz w:val="24"/>
              </w:rPr>
              <w:t xml:space="preserve"> </w:t>
            </w:r>
            <w:r>
              <w:rPr>
                <w:spacing w:val="-2"/>
                <w:sz w:val="24"/>
              </w:rPr>
              <w:t>Centre</w:t>
            </w:r>
          </w:p>
        </w:tc>
        <w:tc>
          <w:tcPr>
            <w:tcW w:w="3001" w:type="dxa"/>
            <w:tcPrChange w:id="239" w:author="MUKOLWE" w:date="2024-11-26T04:19:00Z">
              <w:tcPr>
                <w:tcW w:w="3121" w:type="dxa"/>
              </w:tcPr>
            </w:tcPrChange>
          </w:tcPr>
          <w:p w14:paraId="04A9A147" w14:textId="77777777" w:rsidR="00E7388B" w:rsidRDefault="00E7388B" w:rsidP="0062071D">
            <w:pPr>
              <w:pStyle w:val="TableParagraph"/>
              <w:spacing w:line="276" w:lineRule="auto"/>
              <w:ind w:left="172"/>
              <w:jc w:val="both"/>
              <w:rPr>
                <w:sz w:val="24"/>
              </w:rPr>
            </w:pPr>
            <w:r>
              <w:rPr>
                <w:sz w:val="24"/>
              </w:rPr>
              <w:t>January</w:t>
            </w:r>
            <w:r>
              <w:rPr>
                <w:spacing w:val="-8"/>
                <w:sz w:val="24"/>
              </w:rPr>
              <w:t xml:space="preserve"> </w:t>
            </w:r>
            <w:r>
              <w:rPr>
                <w:spacing w:val="-4"/>
                <w:sz w:val="24"/>
              </w:rPr>
              <w:t>2020</w:t>
            </w:r>
          </w:p>
        </w:tc>
      </w:tr>
      <w:tr w:rsidR="00F220F9" w14:paraId="76387F1C" w14:textId="77777777" w:rsidTr="002829F8">
        <w:trPr>
          <w:trHeight w:val="350"/>
          <w:trPrChange w:id="240" w:author="MUKOLWE" w:date="2024-11-26T04:19:00Z">
            <w:trPr>
              <w:trHeight w:val="350"/>
            </w:trPr>
          </w:trPrChange>
        </w:trPr>
        <w:tc>
          <w:tcPr>
            <w:tcW w:w="3597" w:type="dxa"/>
            <w:tcPrChange w:id="241" w:author="MUKOLWE" w:date="2024-11-26T04:19:00Z">
              <w:tcPr>
                <w:tcW w:w="3597" w:type="dxa"/>
              </w:tcPr>
            </w:tcPrChange>
          </w:tcPr>
          <w:p w14:paraId="6CB9360C" w14:textId="77777777" w:rsidR="00F220F9" w:rsidRDefault="00F220F9" w:rsidP="0062071D">
            <w:pPr>
              <w:pStyle w:val="TableParagraph"/>
              <w:spacing w:line="276" w:lineRule="auto"/>
              <w:ind w:left="172"/>
              <w:jc w:val="both"/>
              <w:rPr>
                <w:sz w:val="24"/>
              </w:rPr>
            </w:pPr>
            <w:r>
              <w:rPr>
                <w:sz w:val="24"/>
              </w:rPr>
              <w:t>Transition to Star link Internet</w:t>
            </w:r>
          </w:p>
        </w:tc>
        <w:tc>
          <w:tcPr>
            <w:tcW w:w="2641" w:type="dxa"/>
            <w:tcPrChange w:id="242" w:author="MUKOLWE" w:date="2024-11-26T04:19:00Z">
              <w:tcPr>
                <w:tcW w:w="2641" w:type="dxa"/>
              </w:tcPr>
            </w:tcPrChange>
          </w:tcPr>
          <w:p w14:paraId="185B6013" w14:textId="77777777" w:rsidR="00F220F9" w:rsidRDefault="00F220F9" w:rsidP="0062071D">
            <w:pPr>
              <w:pStyle w:val="TableParagraph"/>
              <w:spacing w:line="276" w:lineRule="auto"/>
              <w:ind w:left="172"/>
              <w:jc w:val="both"/>
              <w:rPr>
                <w:sz w:val="24"/>
              </w:rPr>
            </w:pPr>
            <w:r>
              <w:rPr>
                <w:sz w:val="24"/>
              </w:rPr>
              <w:t xml:space="preserve">High speed internet </w:t>
            </w:r>
          </w:p>
        </w:tc>
        <w:tc>
          <w:tcPr>
            <w:tcW w:w="3001" w:type="dxa"/>
            <w:tcPrChange w:id="243" w:author="MUKOLWE" w:date="2024-11-26T04:19:00Z">
              <w:tcPr>
                <w:tcW w:w="3121" w:type="dxa"/>
              </w:tcPr>
            </w:tcPrChange>
          </w:tcPr>
          <w:p w14:paraId="04817A2B" w14:textId="77777777" w:rsidR="00F220F9" w:rsidRDefault="00F220F9" w:rsidP="0062071D">
            <w:pPr>
              <w:pStyle w:val="TableParagraph"/>
              <w:spacing w:line="276" w:lineRule="auto"/>
              <w:ind w:left="172"/>
              <w:jc w:val="both"/>
              <w:rPr>
                <w:sz w:val="24"/>
              </w:rPr>
            </w:pPr>
            <w:r>
              <w:rPr>
                <w:sz w:val="24"/>
              </w:rPr>
              <w:t>January 2025</w:t>
            </w:r>
          </w:p>
        </w:tc>
      </w:tr>
      <w:tr w:rsidR="00E7388B" w14:paraId="577BE75A" w14:textId="77777777" w:rsidTr="002829F8">
        <w:trPr>
          <w:trHeight w:val="354"/>
          <w:trPrChange w:id="244" w:author="MUKOLWE" w:date="2024-11-26T04:19:00Z">
            <w:trPr>
              <w:trHeight w:val="354"/>
            </w:trPr>
          </w:trPrChange>
        </w:trPr>
        <w:tc>
          <w:tcPr>
            <w:tcW w:w="3597" w:type="dxa"/>
            <w:tcPrChange w:id="245" w:author="MUKOLWE" w:date="2024-11-26T04:19:00Z">
              <w:tcPr>
                <w:tcW w:w="3597" w:type="dxa"/>
              </w:tcPr>
            </w:tcPrChange>
          </w:tcPr>
          <w:p w14:paraId="70715DEA" w14:textId="77777777" w:rsidR="00E7388B" w:rsidRDefault="00E7388B" w:rsidP="0062071D">
            <w:pPr>
              <w:pStyle w:val="TableParagraph"/>
              <w:spacing w:line="276" w:lineRule="auto"/>
              <w:ind w:left="172"/>
              <w:jc w:val="both"/>
              <w:rPr>
                <w:sz w:val="24"/>
              </w:rPr>
            </w:pPr>
            <w:r>
              <w:rPr>
                <w:sz w:val="24"/>
              </w:rPr>
              <w:t>College</w:t>
            </w:r>
            <w:r>
              <w:rPr>
                <w:spacing w:val="-4"/>
                <w:sz w:val="24"/>
              </w:rPr>
              <w:t xml:space="preserve"> </w:t>
            </w:r>
            <w:r>
              <w:rPr>
                <w:sz w:val="24"/>
              </w:rPr>
              <w:t>Centre</w:t>
            </w:r>
            <w:r>
              <w:rPr>
                <w:spacing w:val="-1"/>
                <w:sz w:val="24"/>
              </w:rPr>
              <w:t xml:space="preserve"> </w:t>
            </w:r>
            <w:r>
              <w:rPr>
                <w:sz w:val="24"/>
              </w:rPr>
              <w:t>for</w:t>
            </w:r>
            <w:r>
              <w:rPr>
                <w:spacing w:val="-3"/>
                <w:sz w:val="24"/>
              </w:rPr>
              <w:t xml:space="preserve"> </w:t>
            </w:r>
            <w:r>
              <w:rPr>
                <w:spacing w:val="-5"/>
                <w:sz w:val="24"/>
              </w:rPr>
              <w:t>ICT</w:t>
            </w:r>
          </w:p>
        </w:tc>
        <w:tc>
          <w:tcPr>
            <w:tcW w:w="2641" w:type="dxa"/>
            <w:tcPrChange w:id="246" w:author="MUKOLWE" w:date="2024-11-26T04:19:00Z">
              <w:tcPr>
                <w:tcW w:w="2641" w:type="dxa"/>
              </w:tcPr>
            </w:tcPrChange>
          </w:tcPr>
          <w:p w14:paraId="482CC6E1" w14:textId="77777777" w:rsidR="00E7388B" w:rsidRDefault="00E7388B" w:rsidP="0062071D">
            <w:pPr>
              <w:pStyle w:val="TableParagraph"/>
              <w:spacing w:line="276" w:lineRule="auto"/>
              <w:ind w:left="172"/>
              <w:jc w:val="both"/>
              <w:rPr>
                <w:sz w:val="24"/>
              </w:rPr>
            </w:pPr>
            <w:r>
              <w:rPr>
                <w:sz w:val="24"/>
              </w:rPr>
              <w:t>ICT</w:t>
            </w:r>
            <w:r>
              <w:rPr>
                <w:spacing w:val="-4"/>
                <w:sz w:val="24"/>
              </w:rPr>
              <w:t xml:space="preserve"> </w:t>
            </w:r>
            <w:r>
              <w:rPr>
                <w:spacing w:val="-2"/>
                <w:sz w:val="24"/>
              </w:rPr>
              <w:t>training</w:t>
            </w:r>
          </w:p>
        </w:tc>
        <w:tc>
          <w:tcPr>
            <w:tcW w:w="3001" w:type="dxa"/>
            <w:tcPrChange w:id="247" w:author="MUKOLWE" w:date="2024-11-26T04:19:00Z">
              <w:tcPr>
                <w:tcW w:w="3121" w:type="dxa"/>
              </w:tcPr>
            </w:tcPrChange>
          </w:tcPr>
          <w:p w14:paraId="78D67CBA" w14:textId="77777777" w:rsidR="00E7388B" w:rsidRDefault="00E7388B" w:rsidP="0062071D">
            <w:pPr>
              <w:pStyle w:val="TableParagraph"/>
              <w:spacing w:line="276" w:lineRule="auto"/>
              <w:ind w:left="172"/>
              <w:jc w:val="both"/>
              <w:rPr>
                <w:sz w:val="24"/>
              </w:rPr>
            </w:pPr>
            <w:r>
              <w:rPr>
                <w:sz w:val="24"/>
              </w:rPr>
              <w:t>January</w:t>
            </w:r>
            <w:r>
              <w:rPr>
                <w:spacing w:val="-8"/>
                <w:sz w:val="24"/>
              </w:rPr>
              <w:t xml:space="preserve"> </w:t>
            </w:r>
            <w:r>
              <w:rPr>
                <w:sz w:val="24"/>
              </w:rPr>
              <w:t>2030</w:t>
            </w:r>
            <w:r>
              <w:rPr>
                <w:spacing w:val="3"/>
                <w:sz w:val="24"/>
              </w:rPr>
              <w:t xml:space="preserve"> </w:t>
            </w:r>
            <w:r>
              <w:rPr>
                <w:spacing w:val="-2"/>
                <w:sz w:val="24"/>
              </w:rPr>
              <w:t>(planned)</w:t>
            </w:r>
          </w:p>
        </w:tc>
      </w:tr>
      <w:tr w:rsidR="00E7388B" w14:paraId="4D0AD293" w14:textId="77777777" w:rsidTr="002829F8">
        <w:trPr>
          <w:trHeight w:val="323"/>
          <w:trPrChange w:id="248" w:author="MUKOLWE" w:date="2024-11-26T04:19:00Z">
            <w:trPr>
              <w:trHeight w:val="323"/>
            </w:trPr>
          </w:trPrChange>
        </w:trPr>
        <w:tc>
          <w:tcPr>
            <w:tcW w:w="3597" w:type="dxa"/>
            <w:tcPrChange w:id="249" w:author="MUKOLWE" w:date="2024-11-26T04:19:00Z">
              <w:tcPr>
                <w:tcW w:w="3597" w:type="dxa"/>
              </w:tcPr>
            </w:tcPrChange>
          </w:tcPr>
          <w:p w14:paraId="4767443B" w14:textId="77777777" w:rsidR="00E7388B" w:rsidRDefault="00E7388B" w:rsidP="0062071D">
            <w:pPr>
              <w:pStyle w:val="TableParagraph"/>
              <w:spacing w:line="276" w:lineRule="auto"/>
              <w:ind w:left="172"/>
              <w:jc w:val="both"/>
              <w:rPr>
                <w:sz w:val="24"/>
              </w:rPr>
            </w:pPr>
            <w:r>
              <w:rPr>
                <w:sz w:val="24"/>
              </w:rPr>
              <w:t>Skills</w:t>
            </w:r>
            <w:r>
              <w:rPr>
                <w:spacing w:val="-15"/>
                <w:sz w:val="24"/>
              </w:rPr>
              <w:t xml:space="preserve"> </w:t>
            </w:r>
            <w:r>
              <w:rPr>
                <w:sz w:val="24"/>
              </w:rPr>
              <w:t>and</w:t>
            </w:r>
            <w:r>
              <w:rPr>
                <w:spacing w:val="-14"/>
                <w:sz w:val="24"/>
              </w:rPr>
              <w:t xml:space="preserve"> </w:t>
            </w:r>
            <w:r>
              <w:rPr>
                <w:sz w:val="24"/>
              </w:rPr>
              <w:t>Talent</w:t>
            </w:r>
            <w:r>
              <w:rPr>
                <w:spacing w:val="-9"/>
                <w:sz w:val="24"/>
              </w:rPr>
              <w:t xml:space="preserve"> </w:t>
            </w:r>
            <w:r>
              <w:rPr>
                <w:sz w:val="24"/>
              </w:rPr>
              <w:t>incubation</w:t>
            </w:r>
            <w:r>
              <w:rPr>
                <w:spacing w:val="-15"/>
                <w:sz w:val="24"/>
              </w:rPr>
              <w:t xml:space="preserve"> </w:t>
            </w:r>
            <w:r>
              <w:rPr>
                <w:spacing w:val="-2"/>
                <w:sz w:val="24"/>
              </w:rPr>
              <w:t>center</w:t>
            </w:r>
          </w:p>
        </w:tc>
        <w:tc>
          <w:tcPr>
            <w:tcW w:w="2641" w:type="dxa"/>
            <w:tcPrChange w:id="250" w:author="MUKOLWE" w:date="2024-11-26T04:19:00Z">
              <w:tcPr>
                <w:tcW w:w="2641" w:type="dxa"/>
              </w:tcPr>
            </w:tcPrChange>
          </w:tcPr>
          <w:p w14:paraId="5FB171C9" w14:textId="77777777" w:rsidR="00E7388B" w:rsidRDefault="00E7388B" w:rsidP="0062071D">
            <w:pPr>
              <w:pStyle w:val="TableParagraph"/>
              <w:spacing w:line="276" w:lineRule="auto"/>
              <w:ind w:left="172"/>
              <w:jc w:val="both"/>
              <w:rPr>
                <w:sz w:val="24"/>
              </w:rPr>
            </w:pPr>
            <w:r>
              <w:rPr>
                <w:sz w:val="24"/>
              </w:rPr>
              <w:t>Capacity</w:t>
            </w:r>
            <w:r>
              <w:rPr>
                <w:spacing w:val="-5"/>
                <w:sz w:val="24"/>
              </w:rPr>
              <w:t xml:space="preserve"> </w:t>
            </w:r>
            <w:r>
              <w:rPr>
                <w:spacing w:val="-2"/>
                <w:sz w:val="24"/>
              </w:rPr>
              <w:t>building</w:t>
            </w:r>
          </w:p>
        </w:tc>
        <w:tc>
          <w:tcPr>
            <w:tcW w:w="3001" w:type="dxa"/>
            <w:tcPrChange w:id="251" w:author="MUKOLWE" w:date="2024-11-26T04:19:00Z">
              <w:tcPr>
                <w:tcW w:w="3121" w:type="dxa"/>
              </w:tcPr>
            </w:tcPrChange>
          </w:tcPr>
          <w:p w14:paraId="35670A81" w14:textId="77777777" w:rsidR="00E7388B" w:rsidRDefault="00E7388B" w:rsidP="0062071D">
            <w:pPr>
              <w:pStyle w:val="TableParagraph"/>
              <w:spacing w:line="276" w:lineRule="auto"/>
              <w:ind w:left="172"/>
              <w:jc w:val="both"/>
              <w:rPr>
                <w:sz w:val="24"/>
              </w:rPr>
            </w:pPr>
            <w:r>
              <w:rPr>
                <w:sz w:val="24"/>
              </w:rPr>
              <w:t>January</w:t>
            </w:r>
            <w:r>
              <w:rPr>
                <w:spacing w:val="-8"/>
                <w:sz w:val="24"/>
              </w:rPr>
              <w:t xml:space="preserve"> </w:t>
            </w:r>
            <w:r>
              <w:rPr>
                <w:sz w:val="24"/>
              </w:rPr>
              <w:t>2030</w:t>
            </w:r>
            <w:r>
              <w:rPr>
                <w:spacing w:val="2"/>
                <w:sz w:val="24"/>
              </w:rPr>
              <w:t xml:space="preserve"> </w:t>
            </w:r>
            <w:r>
              <w:rPr>
                <w:spacing w:val="-2"/>
                <w:sz w:val="24"/>
              </w:rPr>
              <w:t>(planned)</w:t>
            </w:r>
          </w:p>
        </w:tc>
      </w:tr>
    </w:tbl>
    <w:p w14:paraId="333D37D5" w14:textId="77777777" w:rsidR="00323F9A" w:rsidRPr="00F12291" w:rsidDel="00A200E7" w:rsidRDefault="00323F9A" w:rsidP="00323F9A">
      <w:pPr>
        <w:pStyle w:val="BodyText"/>
        <w:rPr>
          <w:moveFrom w:id="252" w:author="MUKOLWE" w:date="2024-11-23T00:54:00Z"/>
          <w:i/>
        </w:rPr>
      </w:pPr>
      <w:moveFromRangeStart w:id="253" w:author="MUKOLWE" w:date="2024-11-23T00:54:00Z" w:name="move183215682"/>
      <w:moveFrom w:id="254" w:author="MUKOLWE" w:date="2024-11-23T00:54:00Z">
        <w:r w:rsidRPr="00F12291" w:rsidDel="00A200E7">
          <w:rPr>
            <w:i/>
          </w:rPr>
          <w:t>Table</w:t>
        </w:r>
        <w:r w:rsidRPr="00F12291" w:rsidDel="00A200E7">
          <w:rPr>
            <w:i/>
            <w:spacing w:val="-2"/>
          </w:rPr>
          <w:t xml:space="preserve"> </w:t>
        </w:r>
        <w:r w:rsidRPr="00F12291" w:rsidDel="00A200E7">
          <w:rPr>
            <w:i/>
          </w:rPr>
          <w:t>2.1:</w:t>
        </w:r>
        <w:r w:rsidRPr="00F12291" w:rsidDel="00A200E7">
          <w:rPr>
            <w:i/>
            <w:spacing w:val="-4"/>
          </w:rPr>
          <w:t xml:space="preserve"> </w:t>
        </w:r>
        <w:r w:rsidRPr="00F12291" w:rsidDel="00A200E7">
          <w:rPr>
            <w:i/>
          </w:rPr>
          <w:t>Core</w:t>
        </w:r>
        <w:r w:rsidRPr="00F12291" w:rsidDel="00A200E7">
          <w:rPr>
            <w:i/>
            <w:spacing w:val="-1"/>
          </w:rPr>
          <w:t xml:space="preserve"> </w:t>
        </w:r>
        <w:r w:rsidRPr="00F12291" w:rsidDel="00A200E7">
          <w:rPr>
            <w:i/>
            <w:spacing w:val="-2"/>
          </w:rPr>
          <w:t>Activities</w:t>
        </w:r>
      </w:moveFrom>
    </w:p>
    <w:moveFromRangeEnd w:id="253"/>
    <w:p w14:paraId="4E93A578" w14:textId="77777777" w:rsidR="00E7388B" w:rsidRDefault="00E7388B" w:rsidP="0062071D">
      <w:pPr>
        <w:pStyle w:val="BodyText"/>
        <w:spacing w:line="276" w:lineRule="auto"/>
        <w:jc w:val="both"/>
        <w:rPr>
          <w:b/>
        </w:rPr>
      </w:pPr>
    </w:p>
    <w:p w14:paraId="113FC430" w14:textId="77777777" w:rsidR="00E7388B" w:rsidRPr="00E14B75" w:rsidRDefault="00803B3E" w:rsidP="00A200E7">
      <w:pPr>
        <w:pStyle w:val="Heading2"/>
        <w:spacing w:line="276" w:lineRule="auto"/>
        <w:ind w:left="0" w:firstLine="0"/>
        <w:jc w:val="both"/>
        <w:rPr>
          <w:b w:val="0"/>
          <w:spacing w:val="-2"/>
        </w:rPr>
      </w:pPr>
      <w:bookmarkStart w:id="255" w:name="_Toc178837815"/>
      <w:r>
        <w:rPr>
          <w:spacing w:val="-2"/>
        </w:rPr>
        <w:t xml:space="preserve">2.4 </w:t>
      </w:r>
      <w:r w:rsidR="00E7388B" w:rsidRPr="00E14B75">
        <w:rPr>
          <w:spacing w:val="-2"/>
        </w:rPr>
        <w:t xml:space="preserve">The </w:t>
      </w:r>
      <w:r w:rsidR="0020642D" w:rsidRPr="00E14B75">
        <w:rPr>
          <w:spacing w:val="-2"/>
        </w:rPr>
        <w:t>P</w:t>
      </w:r>
      <w:r w:rsidR="00E7388B" w:rsidRPr="00E14B75">
        <w:rPr>
          <w:spacing w:val="-2"/>
        </w:rPr>
        <w:t>roblems to</w:t>
      </w:r>
      <w:r w:rsidR="00E7388B" w:rsidRPr="00AC14F5">
        <w:rPr>
          <w:spacing w:val="-2"/>
        </w:rPr>
        <w:t xml:space="preserve"> </w:t>
      </w:r>
      <w:r w:rsidR="0020642D" w:rsidRPr="00AC14F5">
        <w:rPr>
          <w:spacing w:val="-2"/>
        </w:rPr>
        <w:t>A</w:t>
      </w:r>
      <w:r w:rsidR="00E7388B" w:rsidRPr="00AC14F5">
        <w:rPr>
          <w:spacing w:val="-2"/>
        </w:rPr>
        <w:t>ddr</w:t>
      </w:r>
      <w:r w:rsidR="00E7388B" w:rsidRPr="009F6352">
        <w:rPr>
          <w:spacing w:val="-2"/>
        </w:rPr>
        <w:t>ess</w:t>
      </w:r>
      <w:bookmarkEnd w:id="255"/>
    </w:p>
    <w:p w14:paraId="565625E0" w14:textId="77777777" w:rsidR="00E7388B" w:rsidRDefault="00E7388B" w:rsidP="002829F8">
      <w:pPr>
        <w:pStyle w:val="BodyText"/>
        <w:spacing w:line="276" w:lineRule="auto"/>
        <w:ind w:right="4"/>
        <w:jc w:val="both"/>
      </w:pPr>
      <w:r>
        <w:t xml:space="preserve">Almost half of </w:t>
      </w:r>
      <w:r w:rsidR="00A01F98">
        <w:t xml:space="preserve">the countries in </w:t>
      </w:r>
      <w:r>
        <w:t>Africa have a mobile phone. This divide is larger when it comes to gaining access to the</w:t>
      </w:r>
      <w:r>
        <w:rPr>
          <w:spacing w:val="-3"/>
        </w:rPr>
        <w:t xml:space="preserve"> </w:t>
      </w:r>
      <w:r>
        <w:t>internet.</w:t>
      </w:r>
      <w:r>
        <w:rPr>
          <w:spacing w:val="-5"/>
        </w:rPr>
        <w:t xml:space="preserve"> </w:t>
      </w:r>
      <w:r>
        <w:t>The</w:t>
      </w:r>
      <w:r>
        <w:rPr>
          <w:spacing w:val="-3"/>
        </w:rPr>
        <w:t xml:space="preserve"> </w:t>
      </w:r>
      <w:r w:rsidR="00A01F98">
        <w:t>I</w:t>
      </w:r>
      <w:r>
        <w:t>nternational</w:t>
      </w:r>
      <w:r>
        <w:rPr>
          <w:spacing w:val="-7"/>
        </w:rPr>
        <w:t xml:space="preserve"> </w:t>
      </w:r>
      <w:r>
        <w:t>Telecommunication</w:t>
      </w:r>
      <w:r>
        <w:rPr>
          <w:spacing w:val="-7"/>
        </w:rPr>
        <w:t xml:space="preserve"> </w:t>
      </w:r>
      <w:r>
        <w:t>Union</w:t>
      </w:r>
      <w:r>
        <w:rPr>
          <w:spacing w:val="-7"/>
        </w:rPr>
        <w:t xml:space="preserve"> </w:t>
      </w:r>
      <w:r>
        <w:t>(ITU)</w:t>
      </w:r>
      <w:r w:rsidR="00A01F98">
        <w:t>,</w:t>
      </w:r>
      <w:r>
        <w:rPr>
          <w:spacing w:val="-10"/>
        </w:rPr>
        <w:t xml:space="preserve"> </w:t>
      </w:r>
      <w:r>
        <w:t>reckons</w:t>
      </w:r>
      <w:r>
        <w:rPr>
          <w:spacing w:val="-9"/>
        </w:rPr>
        <w:t xml:space="preserve"> </w:t>
      </w:r>
      <w:r>
        <w:t>that</w:t>
      </w:r>
      <w:r>
        <w:rPr>
          <w:spacing w:val="-2"/>
        </w:rPr>
        <w:t xml:space="preserve"> </w:t>
      </w:r>
      <w:r>
        <w:t>54%</w:t>
      </w:r>
      <w:r>
        <w:rPr>
          <w:spacing w:val="-10"/>
        </w:rPr>
        <w:t xml:space="preserve"> </w:t>
      </w:r>
      <w:r>
        <w:t>of</w:t>
      </w:r>
      <w:r>
        <w:rPr>
          <w:spacing w:val="-10"/>
        </w:rPr>
        <w:t xml:space="preserve"> </w:t>
      </w:r>
      <w:r>
        <w:t>Kenyans</w:t>
      </w:r>
      <w:r>
        <w:rPr>
          <w:spacing w:val="-4"/>
        </w:rPr>
        <w:t xml:space="preserve"> </w:t>
      </w:r>
      <w:r>
        <w:t>do</w:t>
      </w:r>
      <w:r>
        <w:rPr>
          <w:spacing w:val="-2"/>
        </w:rPr>
        <w:t xml:space="preserve"> </w:t>
      </w:r>
      <w:r>
        <w:t>not</w:t>
      </w:r>
      <w:r>
        <w:rPr>
          <w:spacing w:val="-6"/>
        </w:rPr>
        <w:t xml:space="preserve"> </w:t>
      </w:r>
      <w:r>
        <w:t>yet use the internet, compared to just 11% of the Western countries (Figure 2.</w:t>
      </w:r>
      <w:r w:rsidR="00A01F98">
        <w:t>1</w:t>
      </w:r>
      <w:r>
        <w:t>)</w:t>
      </w:r>
      <w:r w:rsidR="00A01F98">
        <w:t>.</w:t>
      </w:r>
      <w:r w:rsidR="006C55D3">
        <w:t xml:space="preserve"> The use of internet is constrained by a number of factors, namely:</w:t>
      </w:r>
    </w:p>
    <w:p w14:paraId="41F7E44E" w14:textId="77777777" w:rsidR="002954F8" w:rsidRDefault="002954F8" w:rsidP="002954F8">
      <w:pPr>
        <w:pStyle w:val="ListParagraph"/>
        <w:numPr>
          <w:ilvl w:val="0"/>
          <w:numId w:val="18"/>
        </w:numPr>
        <w:tabs>
          <w:tab w:val="left" w:pos="1106"/>
        </w:tabs>
        <w:spacing w:line="276" w:lineRule="auto"/>
        <w:ind w:hanging="360"/>
        <w:jc w:val="both"/>
        <w:rPr>
          <w:rFonts w:ascii="Symbol" w:hAnsi="Symbol"/>
        </w:rPr>
      </w:pPr>
      <w:r>
        <w:rPr>
          <w:sz w:val="24"/>
        </w:rPr>
        <w:t>Facts</w:t>
      </w:r>
      <w:r>
        <w:rPr>
          <w:spacing w:val="-4"/>
          <w:sz w:val="24"/>
        </w:rPr>
        <w:t xml:space="preserve"> </w:t>
      </w:r>
      <w:r>
        <w:rPr>
          <w:sz w:val="24"/>
        </w:rPr>
        <w:t>and</w:t>
      </w:r>
      <w:r>
        <w:rPr>
          <w:spacing w:val="3"/>
          <w:sz w:val="24"/>
        </w:rPr>
        <w:t xml:space="preserve"> </w:t>
      </w:r>
      <w:r>
        <w:rPr>
          <w:spacing w:val="-2"/>
          <w:sz w:val="24"/>
        </w:rPr>
        <w:t>numbers.</w:t>
      </w:r>
    </w:p>
    <w:p w14:paraId="5DFE6DAF" w14:textId="77777777" w:rsidR="002954F8" w:rsidRDefault="002954F8" w:rsidP="002954F8">
      <w:pPr>
        <w:pStyle w:val="ListParagraph"/>
        <w:numPr>
          <w:ilvl w:val="0"/>
          <w:numId w:val="18"/>
        </w:numPr>
        <w:tabs>
          <w:tab w:val="left" w:pos="1106"/>
        </w:tabs>
        <w:spacing w:line="276" w:lineRule="auto"/>
        <w:ind w:hanging="360"/>
        <w:jc w:val="both"/>
        <w:rPr>
          <w:rFonts w:ascii="Symbol" w:hAnsi="Symbol"/>
          <w:sz w:val="24"/>
        </w:rPr>
      </w:pPr>
      <w:r>
        <w:rPr>
          <w:sz w:val="24"/>
        </w:rPr>
        <w:t>Teen</w:t>
      </w:r>
      <w:r>
        <w:rPr>
          <w:spacing w:val="-4"/>
          <w:sz w:val="24"/>
        </w:rPr>
        <w:t xml:space="preserve"> </w:t>
      </w:r>
      <w:r>
        <w:rPr>
          <w:sz w:val="24"/>
        </w:rPr>
        <w:t xml:space="preserve">age </w:t>
      </w:r>
      <w:r>
        <w:rPr>
          <w:spacing w:val="-2"/>
          <w:sz w:val="24"/>
        </w:rPr>
        <w:t>pregnancies.</w:t>
      </w:r>
    </w:p>
    <w:p w14:paraId="04C2BB41" w14:textId="77777777" w:rsidR="002954F8" w:rsidRDefault="002954F8" w:rsidP="002954F8">
      <w:pPr>
        <w:pStyle w:val="ListParagraph"/>
        <w:numPr>
          <w:ilvl w:val="0"/>
          <w:numId w:val="18"/>
        </w:numPr>
        <w:tabs>
          <w:tab w:val="left" w:pos="1106"/>
        </w:tabs>
        <w:spacing w:line="276" w:lineRule="auto"/>
        <w:ind w:hanging="360"/>
        <w:jc w:val="both"/>
        <w:rPr>
          <w:rFonts w:ascii="Symbol" w:hAnsi="Symbol"/>
          <w:sz w:val="24"/>
        </w:rPr>
      </w:pPr>
      <w:r>
        <w:rPr>
          <w:sz w:val="24"/>
        </w:rPr>
        <w:t>High</w:t>
      </w:r>
      <w:r>
        <w:rPr>
          <w:spacing w:val="-7"/>
          <w:sz w:val="24"/>
        </w:rPr>
        <w:t xml:space="preserve"> </w:t>
      </w:r>
      <w:r>
        <w:rPr>
          <w:sz w:val="24"/>
        </w:rPr>
        <w:t>dropout</w:t>
      </w:r>
      <w:r>
        <w:rPr>
          <w:spacing w:val="1"/>
          <w:sz w:val="24"/>
        </w:rPr>
        <w:t xml:space="preserve"> </w:t>
      </w:r>
      <w:r>
        <w:rPr>
          <w:spacing w:val="-4"/>
          <w:sz w:val="24"/>
        </w:rPr>
        <w:t>rate.</w:t>
      </w:r>
    </w:p>
    <w:p w14:paraId="3D965693" w14:textId="77777777" w:rsidR="002954F8" w:rsidRDefault="002954F8" w:rsidP="002954F8">
      <w:pPr>
        <w:pStyle w:val="ListParagraph"/>
        <w:numPr>
          <w:ilvl w:val="0"/>
          <w:numId w:val="18"/>
        </w:numPr>
        <w:tabs>
          <w:tab w:val="left" w:pos="1106"/>
        </w:tabs>
        <w:spacing w:line="276" w:lineRule="auto"/>
        <w:ind w:hanging="360"/>
        <w:jc w:val="both"/>
        <w:rPr>
          <w:rFonts w:ascii="Symbol" w:hAnsi="Symbol"/>
          <w:sz w:val="24"/>
        </w:rPr>
      </w:pPr>
      <w:r>
        <w:rPr>
          <w:sz w:val="24"/>
        </w:rPr>
        <w:t>Regional</w:t>
      </w:r>
      <w:r>
        <w:rPr>
          <w:spacing w:val="-9"/>
          <w:sz w:val="24"/>
        </w:rPr>
        <w:t xml:space="preserve"> </w:t>
      </w:r>
      <w:r>
        <w:rPr>
          <w:spacing w:val="-2"/>
          <w:sz w:val="24"/>
        </w:rPr>
        <w:t>unemployment.</w:t>
      </w:r>
    </w:p>
    <w:p w14:paraId="4B841474" w14:textId="77777777" w:rsidR="002954F8" w:rsidRPr="005B3189" w:rsidRDefault="002954F8" w:rsidP="002954F8">
      <w:pPr>
        <w:pStyle w:val="ListParagraph"/>
        <w:numPr>
          <w:ilvl w:val="0"/>
          <w:numId w:val="18"/>
        </w:numPr>
        <w:tabs>
          <w:tab w:val="left" w:pos="1106"/>
        </w:tabs>
        <w:spacing w:line="276" w:lineRule="auto"/>
        <w:ind w:hanging="360"/>
        <w:jc w:val="both"/>
        <w:rPr>
          <w:rFonts w:ascii="Symbol" w:hAnsi="Symbol"/>
          <w:sz w:val="24"/>
        </w:rPr>
      </w:pPr>
      <w:r>
        <w:rPr>
          <w:sz w:val="24"/>
        </w:rPr>
        <w:t>Power</w:t>
      </w:r>
      <w:r>
        <w:rPr>
          <w:spacing w:val="-8"/>
          <w:sz w:val="24"/>
        </w:rPr>
        <w:t xml:space="preserve"> </w:t>
      </w:r>
      <w:r>
        <w:rPr>
          <w:sz w:val="24"/>
        </w:rPr>
        <w:t>outages.</w:t>
      </w:r>
    </w:p>
    <w:p w14:paraId="251171D2" w14:textId="77777777" w:rsidR="002954F8" w:rsidRDefault="002954F8" w:rsidP="002954F8">
      <w:pPr>
        <w:pStyle w:val="ListParagraph"/>
        <w:numPr>
          <w:ilvl w:val="0"/>
          <w:numId w:val="18"/>
        </w:numPr>
        <w:tabs>
          <w:tab w:val="left" w:pos="1106"/>
        </w:tabs>
        <w:spacing w:line="276" w:lineRule="auto"/>
        <w:ind w:hanging="360"/>
        <w:jc w:val="both"/>
        <w:rPr>
          <w:rFonts w:ascii="Symbol" w:hAnsi="Symbol"/>
          <w:sz w:val="24"/>
        </w:rPr>
      </w:pPr>
      <w:r>
        <w:rPr>
          <w:sz w:val="24"/>
        </w:rPr>
        <w:t>No</w:t>
      </w:r>
      <w:r>
        <w:rPr>
          <w:spacing w:val="1"/>
          <w:sz w:val="24"/>
        </w:rPr>
        <w:t xml:space="preserve"> </w:t>
      </w:r>
      <w:r>
        <w:rPr>
          <w:spacing w:val="-2"/>
          <w:sz w:val="24"/>
        </w:rPr>
        <w:t>broadband.</w:t>
      </w:r>
    </w:p>
    <w:p w14:paraId="29484A4D" w14:textId="77777777" w:rsidR="006C55D3" w:rsidRDefault="006C55D3" w:rsidP="00E14B75">
      <w:pPr>
        <w:pStyle w:val="BodyText"/>
        <w:spacing w:line="276" w:lineRule="auto"/>
        <w:ind w:right="125"/>
        <w:jc w:val="both"/>
      </w:pPr>
    </w:p>
    <w:p w14:paraId="55572A9D" w14:textId="77777777" w:rsidR="00E7388B" w:rsidRPr="00E7388B" w:rsidRDefault="00E7388B" w:rsidP="0062071D">
      <w:pPr>
        <w:pStyle w:val="BodyText"/>
        <w:spacing w:line="276" w:lineRule="auto"/>
        <w:ind w:right="873"/>
        <w:jc w:val="both"/>
      </w:pPr>
    </w:p>
    <w:p w14:paraId="0C0A9D2F" w14:textId="4F9F6B4F" w:rsidR="00E7388B" w:rsidDel="00BF70C2" w:rsidRDefault="00E7388B" w:rsidP="0062071D">
      <w:pPr>
        <w:tabs>
          <w:tab w:val="left" w:pos="1125"/>
        </w:tabs>
        <w:spacing w:line="276" w:lineRule="auto"/>
        <w:jc w:val="both"/>
        <w:rPr>
          <w:del w:id="256" w:author="MUKOLWE" w:date="2024-11-26T07:21:00Z"/>
          <w:sz w:val="24"/>
        </w:rPr>
      </w:pPr>
    </w:p>
    <w:p w14:paraId="0E3CC6E1" w14:textId="31E4A2B9" w:rsidR="002954F8" w:rsidDel="00BF70C2" w:rsidRDefault="002954F8" w:rsidP="0062071D">
      <w:pPr>
        <w:tabs>
          <w:tab w:val="left" w:pos="1125"/>
        </w:tabs>
        <w:spacing w:line="276" w:lineRule="auto"/>
        <w:jc w:val="both"/>
        <w:rPr>
          <w:del w:id="257" w:author="MUKOLWE" w:date="2024-11-26T07:21:00Z"/>
          <w:sz w:val="24"/>
        </w:rPr>
      </w:pPr>
    </w:p>
    <w:p w14:paraId="4CA65F0F" w14:textId="2B4351B3" w:rsidR="002954F8" w:rsidDel="00BF70C2" w:rsidRDefault="002954F8" w:rsidP="0062071D">
      <w:pPr>
        <w:tabs>
          <w:tab w:val="left" w:pos="1125"/>
        </w:tabs>
        <w:spacing w:line="276" w:lineRule="auto"/>
        <w:jc w:val="both"/>
        <w:rPr>
          <w:del w:id="258" w:author="MUKOLWE" w:date="2024-11-26T07:21:00Z"/>
          <w:sz w:val="24"/>
        </w:rPr>
      </w:pPr>
    </w:p>
    <w:p w14:paraId="25999A91" w14:textId="77777777" w:rsidR="002954F8" w:rsidRPr="00E7388B" w:rsidDel="00A200E7" w:rsidRDefault="002954F8" w:rsidP="0062071D">
      <w:pPr>
        <w:tabs>
          <w:tab w:val="left" w:pos="1125"/>
        </w:tabs>
        <w:spacing w:line="276" w:lineRule="auto"/>
        <w:jc w:val="both"/>
        <w:rPr>
          <w:del w:id="259" w:author="MUKOLWE" w:date="2024-11-23T00:55:00Z"/>
          <w:sz w:val="24"/>
        </w:rPr>
      </w:pPr>
    </w:p>
    <w:p w14:paraId="10CB7788" w14:textId="77777777" w:rsidR="00E7388B" w:rsidRDefault="00E7388B" w:rsidP="0062071D">
      <w:pPr>
        <w:spacing w:line="276" w:lineRule="auto"/>
        <w:jc w:val="both"/>
      </w:pPr>
      <w:r>
        <w:rPr>
          <w:noProof/>
        </w:rPr>
        <mc:AlternateContent>
          <mc:Choice Requires="wpg">
            <w:drawing>
              <wp:anchor distT="0" distB="0" distL="0" distR="0" simplePos="0" relativeHeight="251643904" behindDoc="1" locked="0" layoutInCell="1" allowOverlap="1" wp14:anchorId="2729FB5D" wp14:editId="109CE1D9">
                <wp:simplePos x="0" y="0"/>
                <wp:positionH relativeFrom="page">
                  <wp:posOffset>1199515</wp:posOffset>
                </wp:positionH>
                <wp:positionV relativeFrom="paragraph">
                  <wp:posOffset>171450</wp:posOffset>
                </wp:positionV>
                <wp:extent cx="5287645" cy="2314575"/>
                <wp:effectExtent l="0" t="0" r="8255" b="9525"/>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645" cy="2314575"/>
                          <a:chOff x="0" y="0"/>
                          <a:chExt cx="5297170" cy="2411095"/>
                        </a:xfrm>
                      </wpg:grpSpPr>
                      <pic:pic xmlns:pic="http://schemas.openxmlformats.org/drawingml/2006/picture">
                        <pic:nvPicPr>
                          <pic:cNvPr id="37" name="Image 37"/>
                          <pic:cNvPicPr/>
                        </pic:nvPicPr>
                        <pic:blipFill>
                          <a:blip r:embed="rId15" cstate="print"/>
                          <a:stretch>
                            <a:fillRect/>
                          </a:stretch>
                        </pic:blipFill>
                        <pic:spPr>
                          <a:xfrm>
                            <a:off x="9283" y="4711"/>
                            <a:ext cx="5280152" cy="2406015"/>
                          </a:xfrm>
                          <a:prstGeom prst="rect">
                            <a:avLst/>
                          </a:prstGeom>
                        </pic:spPr>
                      </pic:pic>
                      <wps:wsp>
                        <wps:cNvPr id="38" name="Graphic 38"/>
                        <wps:cNvSpPr/>
                        <wps:spPr>
                          <a:xfrm>
                            <a:off x="4762" y="4762"/>
                            <a:ext cx="5287645" cy="2399030"/>
                          </a:xfrm>
                          <a:custGeom>
                            <a:avLst/>
                            <a:gdLst/>
                            <a:ahLst/>
                            <a:cxnLst/>
                            <a:rect l="l" t="t" r="r" b="b"/>
                            <a:pathLst>
                              <a:path w="5287645" h="2399030">
                                <a:moveTo>
                                  <a:pt x="0" y="2398712"/>
                                </a:moveTo>
                                <a:lnTo>
                                  <a:pt x="5287378" y="2398712"/>
                                </a:lnTo>
                                <a:lnTo>
                                  <a:pt x="5287378" y="0"/>
                                </a:lnTo>
                              </a:path>
                              <a:path w="5287645" h="2399030">
                                <a:moveTo>
                                  <a:pt x="0" y="0"/>
                                </a:moveTo>
                                <a:lnTo>
                                  <a:pt x="0" y="2398712"/>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group w14:anchorId="04FFF491" id="Group 36" o:spid="_x0000_s1026" style="position:absolute;margin-left:94.45pt;margin-top:13.5pt;width:416.35pt;height:182.25pt;z-index:-251672576;mso-wrap-distance-left:0;mso-wrap-distance-right:0;mso-position-horizontal-relative:page;mso-width-relative:margin;mso-height-relative:margin" coordsize="52971,24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">
                <v:shape id="Image 37" o:spid="_x0000_s1027" type="#_x0000_t75" style="position:absolute;left:92;top:47;width:52802;height:24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">
                  <v:imagedata r:id="rId16" o:title=""/>
                </v:shape>
                <v:shape id="Graphic 38" o:spid="_x0000_s1028" style="position:absolute;left:47;top:47;width:52877;height:23990;visibility:visible;mso-wrap-style:square;v-text-anchor:top" coordsize="5287645,239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" path="m,2398712r5287378,l5287378,em,l,2398712e" filled="f">
                  <v:path arrowok="t"/>
                </v:shape>
                <w10:wrap type="topAndBottom" anchorx="page"/>
              </v:group>
            </w:pict>
          </mc:Fallback>
        </mc:AlternateContent>
      </w:r>
    </w:p>
    <w:p w14:paraId="68B5617D" w14:textId="77777777" w:rsidR="00A01F98" w:rsidRPr="00E14B75" w:rsidRDefault="00A4473A" w:rsidP="00E14B75">
      <w:pPr>
        <w:spacing w:line="276" w:lineRule="auto"/>
        <w:ind w:left="426"/>
        <w:jc w:val="both"/>
        <w:rPr>
          <w:b/>
        </w:rPr>
      </w:pPr>
      <w:r w:rsidRPr="00E14B75">
        <w:rPr>
          <w:i/>
          <w:sz w:val="24"/>
        </w:rPr>
        <w:t>Figure 2.2</w:t>
      </w:r>
      <w:r w:rsidR="00A01F98" w:rsidRPr="00E14B75">
        <w:rPr>
          <w:i/>
          <w:sz w:val="24"/>
        </w:rPr>
        <w:t>: Population without internet access</w:t>
      </w:r>
    </w:p>
    <w:p w14:paraId="1169E463" w14:textId="77777777" w:rsidR="00E7388B" w:rsidRDefault="00E7388B" w:rsidP="0062071D">
      <w:pPr>
        <w:pStyle w:val="BodyText"/>
        <w:spacing w:line="276" w:lineRule="auto"/>
        <w:jc w:val="both"/>
      </w:pPr>
    </w:p>
    <w:p w14:paraId="266B53A0" w14:textId="77777777" w:rsidR="00E7388B" w:rsidRDefault="000C41DD" w:rsidP="00E14B75">
      <w:pPr>
        <w:pStyle w:val="Heading2"/>
        <w:spacing w:line="276" w:lineRule="auto"/>
        <w:ind w:left="0" w:firstLine="0"/>
        <w:jc w:val="both"/>
      </w:pPr>
      <w:bookmarkStart w:id="260" w:name="_Toc178837816"/>
      <w:r>
        <w:t>2.4.1</w:t>
      </w:r>
      <w:r w:rsidR="006C4BC4">
        <w:t xml:space="preserve"> </w:t>
      </w:r>
      <w:r w:rsidR="00E7388B">
        <w:t>Our</w:t>
      </w:r>
      <w:r w:rsidR="00E7388B">
        <w:rPr>
          <w:spacing w:val="-2"/>
        </w:rPr>
        <w:t xml:space="preserve"> Solution</w:t>
      </w:r>
      <w:bookmarkEnd w:id="260"/>
    </w:p>
    <w:p w14:paraId="7E73FAA9" w14:textId="77777777" w:rsidR="00E7388B" w:rsidRDefault="00E7388B" w:rsidP="00E14B75">
      <w:pPr>
        <w:pStyle w:val="BodyText"/>
        <w:spacing w:line="276" w:lineRule="auto"/>
        <w:ind w:right="4"/>
        <w:jc w:val="both"/>
      </w:pPr>
      <w:r>
        <w:t>The global</w:t>
      </w:r>
      <w:r>
        <w:rPr>
          <w:spacing w:val="-3"/>
        </w:rPr>
        <w:t xml:space="preserve"> </w:t>
      </w:r>
      <w:r>
        <w:t>ICT industry is continually</w:t>
      </w:r>
      <w:r>
        <w:rPr>
          <w:spacing w:val="-3"/>
        </w:rPr>
        <w:t xml:space="preserve"> </w:t>
      </w:r>
      <w:r>
        <w:t>going through significant world changing transformations. The recent shift from</w:t>
      </w:r>
      <w:r>
        <w:rPr>
          <w:spacing w:val="-1"/>
        </w:rPr>
        <w:t xml:space="preserve"> </w:t>
      </w:r>
      <w:r>
        <w:t>the capital-intensive hardware and software production to services</w:t>
      </w:r>
      <w:r w:rsidR="009670FE">
        <w:t>-</w:t>
      </w:r>
      <w:r>
        <w:t>oriented models</w:t>
      </w:r>
      <w:r>
        <w:rPr>
          <w:spacing w:val="-11"/>
        </w:rPr>
        <w:t xml:space="preserve"> </w:t>
      </w:r>
      <w:r>
        <w:t>with</w:t>
      </w:r>
      <w:r>
        <w:rPr>
          <w:spacing w:val="-13"/>
        </w:rPr>
        <w:t xml:space="preserve"> </w:t>
      </w:r>
      <w:r>
        <w:t>extensive</w:t>
      </w:r>
      <w:r>
        <w:rPr>
          <w:spacing w:val="-9"/>
        </w:rPr>
        <w:t xml:space="preserve"> </w:t>
      </w:r>
      <w:r>
        <w:t>social</w:t>
      </w:r>
      <w:r>
        <w:rPr>
          <w:spacing w:val="-8"/>
        </w:rPr>
        <w:t xml:space="preserve"> </w:t>
      </w:r>
      <w:r>
        <w:t>media</w:t>
      </w:r>
      <w:r>
        <w:rPr>
          <w:spacing w:val="-4"/>
        </w:rPr>
        <w:t xml:space="preserve"> </w:t>
      </w:r>
      <w:r>
        <w:t>integration</w:t>
      </w:r>
      <w:r w:rsidR="00797F1D">
        <w:t>,</w:t>
      </w:r>
      <w:r>
        <w:rPr>
          <w:spacing w:val="-13"/>
        </w:rPr>
        <w:t xml:space="preserve"> </w:t>
      </w:r>
      <w:r>
        <w:t>has</w:t>
      </w:r>
      <w:r>
        <w:rPr>
          <w:spacing w:val="-5"/>
        </w:rPr>
        <w:t xml:space="preserve"> </w:t>
      </w:r>
      <w:r>
        <w:t>provided</w:t>
      </w:r>
      <w:r>
        <w:rPr>
          <w:spacing w:val="-8"/>
        </w:rPr>
        <w:t xml:space="preserve"> </w:t>
      </w:r>
      <w:r>
        <w:t>ground</w:t>
      </w:r>
      <w:r>
        <w:rPr>
          <w:spacing w:val="-8"/>
        </w:rPr>
        <w:t xml:space="preserve"> </w:t>
      </w:r>
      <w:r>
        <w:t>for</w:t>
      </w:r>
      <w:r>
        <w:rPr>
          <w:spacing w:val="-11"/>
        </w:rPr>
        <w:t xml:space="preserve"> </w:t>
      </w:r>
      <w:r>
        <w:t>small</w:t>
      </w:r>
      <w:r>
        <w:rPr>
          <w:spacing w:val="-15"/>
        </w:rPr>
        <w:t xml:space="preserve"> </w:t>
      </w:r>
      <w:r>
        <w:t>and</w:t>
      </w:r>
      <w:r>
        <w:rPr>
          <w:spacing w:val="-3"/>
        </w:rPr>
        <w:t xml:space="preserve"> </w:t>
      </w:r>
      <w:r>
        <w:t>medium</w:t>
      </w:r>
      <w:r>
        <w:rPr>
          <w:spacing w:val="-12"/>
        </w:rPr>
        <w:t xml:space="preserve"> </w:t>
      </w:r>
      <w:r>
        <w:t>startups to</w:t>
      </w:r>
      <w:r>
        <w:rPr>
          <w:spacing w:val="-12"/>
        </w:rPr>
        <w:t xml:space="preserve"> </w:t>
      </w:r>
      <w:r>
        <w:t>disrupt</w:t>
      </w:r>
      <w:r>
        <w:rPr>
          <w:spacing w:val="-9"/>
        </w:rPr>
        <w:t xml:space="preserve"> </w:t>
      </w:r>
      <w:r>
        <w:t>dominant</w:t>
      </w:r>
      <w:r>
        <w:rPr>
          <w:spacing w:val="-9"/>
        </w:rPr>
        <w:t xml:space="preserve"> </w:t>
      </w:r>
      <w:r>
        <w:t>industries</w:t>
      </w:r>
      <w:r>
        <w:rPr>
          <w:spacing w:val="-15"/>
        </w:rPr>
        <w:t xml:space="preserve"> </w:t>
      </w:r>
      <w:r>
        <w:t>(Uber,</w:t>
      </w:r>
      <w:r>
        <w:rPr>
          <w:spacing w:val="-12"/>
        </w:rPr>
        <w:t xml:space="preserve"> </w:t>
      </w:r>
      <w:r>
        <w:t>AirBNB,</w:t>
      </w:r>
      <w:r>
        <w:rPr>
          <w:spacing w:val="-12"/>
        </w:rPr>
        <w:t xml:space="preserve"> </w:t>
      </w:r>
      <w:r>
        <w:t>Facebook,</w:t>
      </w:r>
      <w:r>
        <w:rPr>
          <w:spacing w:val="-15"/>
        </w:rPr>
        <w:t xml:space="preserve"> </w:t>
      </w:r>
      <w:r>
        <w:t>and</w:t>
      </w:r>
      <w:r>
        <w:rPr>
          <w:spacing w:val="-13"/>
        </w:rPr>
        <w:t xml:space="preserve"> </w:t>
      </w:r>
      <w:r>
        <w:t>Service</w:t>
      </w:r>
      <w:r>
        <w:rPr>
          <w:spacing w:val="-14"/>
        </w:rPr>
        <w:t xml:space="preserve"> </w:t>
      </w:r>
      <w:r>
        <w:t>Now).</w:t>
      </w:r>
      <w:r>
        <w:rPr>
          <w:spacing w:val="-15"/>
        </w:rPr>
        <w:t xml:space="preserve"> </w:t>
      </w:r>
      <w:r>
        <w:t>This</w:t>
      </w:r>
      <w:r>
        <w:rPr>
          <w:spacing w:val="-11"/>
        </w:rPr>
        <w:t xml:space="preserve"> </w:t>
      </w:r>
      <w:r>
        <w:t>is</w:t>
      </w:r>
      <w:r>
        <w:rPr>
          <w:spacing w:val="-15"/>
        </w:rPr>
        <w:t xml:space="preserve"> </w:t>
      </w:r>
      <w:r>
        <w:t>the</w:t>
      </w:r>
      <w:r>
        <w:rPr>
          <w:spacing w:val="-14"/>
        </w:rPr>
        <w:t xml:space="preserve"> </w:t>
      </w:r>
      <w:r>
        <w:t>time</w:t>
      </w:r>
      <w:r>
        <w:rPr>
          <w:spacing w:val="-14"/>
        </w:rPr>
        <w:t xml:space="preserve"> </w:t>
      </w:r>
      <w:r>
        <w:t>where the successful execution of a great idea can change the world.</w:t>
      </w:r>
    </w:p>
    <w:p w14:paraId="426427EB" w14:textId="77777777" w:rsidR="00E7388B" w:rsidRDefault="00E7388B" w:rsidP="0062071D">
      <w:pPr>
        <w:pStyle w:val="BodyText"/>
        <w:spacing w:line="276" w:lineRule="auto"/>
        <w:jc w:val="both"/>
      </w:pPr>
    </w:p>
    <w:p w14:paraId="175C4C66" w14:textId="77777777" w:rsidR="00E7388B" w:rsidRDefault="00E7388B" w:rsidP="00E14B75">
      <w:pPr>
        <w:pStyle w:val="BodyText"/>
        <w:spacing w:line="276" w:lineRule="auto"/>
        <w:ind w:right="4"/>
        <w:jc w:val="both"/>
      </w:pPr>
      <w:r>
        <w:t>Kenya's</w:t>
      </w:r>
      <w:r>
        <w:rPr>
          <w:spacing w:val="-12"/>
        </w:rPr>
        <w:t xml:space="preserve"> </w:t>
      </w:r>
      <w:r>
        <w:t>young,</w:t>
      </w:r>
      <w:r>
        <w:rPr>
          <w:spacing w:val="-11"/>
        </w:rPr>
        <w:t xml:space="preserve"> </w:t>
      </w:r>
      <w:r>
        <w:t>educated</w:t>
      </w:r>
      <w:r>
        <w:rPr>
          <w:spacing w:val="-12"/>
        </w:rPr>
        <w:t xml:space="preserve"> </w:t>
      </w:r>
      <w:r>
        <w:t>human</w:t>
      </w:r>
      <w:r>
        <w:rPr>
          <w:spacing w:val="-15"/>
        </w:rPr>
        <w:t xml:space="preserve"> </w:t>
      </w:r>
      <w:r>
        <w:t>resource</w:t>
      </w:r>
      <w:r>
        <w:rPr>
          <w:spacing w:val="-13"/>
        </w:rPr>
        <w:t xml:space="preserve"> </w:t>
      </w:r>
      <w:r>
        <w:t>with</w:t>
      </w:r>
      <w:r>
        <w:rPr>
          <w:spacing w:val="-15"/>
        </w:rPr>
        <w:t xml:space="preserve"> </w:t>
      </w:r>
      <w:r>
        <w:t>competitive</w:t>
      </w:r>
      <w:r>
        <w:rPr>
          <w:spacing w:val="-2"/>
        </w:rPr>
        <w:t xml:space="preserve"> </w:t>
      </w:r>
      <w:r>
        <w:t>labor</w:t>
      </w:r>
      <w:r>
        <w:rPr>
          <w:spacing w:val="-11"/>
        </w:rPr>
        <w:t xml:space="preserve"> </w:t>
      </w:r>
      <w:r>
        <w:t>costs,</w:t>
      </w:r>
      <w:r>
        <w:rPr>
          <w:spacing w:val="-14"/>
        </w:rPr>
        <w:t xml:space="preserve"> </w:t>
      </w:r>
      <w:r>
        <w:t>have</w:t>
      </w:r>
      <w:r>
        <w:rPr>
          <w:spacing w:val="-13"/>
        </w:rPr>
        <w:t xml:space="preserve"> </w:t>
      </w:r>
      <w:r>
        <w:t>been</w:t>
      </w:r>
      <w:r>
        <w:rPr>
          <w:spacing w:val="-15"/>
        </w:rPr>
        <w:t xml:space="preserve"> </w:t>
      </w:r>
      <w:r>
        <w:t>the</w:t>
      </w:r>
      <w:r>
        <w:rPr>
          <w:spacing w:val="-9"/>
        </w:rPr>
        <w:t xml:space="preserve"> </w:t>
      </w:r>
      <w:r>
        <w:t>main</w:t>
      </w:r>
      <w:r>
        <w:rPr>
          <w:spacing w:val="-12"/>
        </w:rPr>
        <w:t xml:space="preserve"> </w:t>
      </w:r>
      <w:r>
        <w:t xml:space="preserve">success factors that contributed towards the growth of ICT sectors in Sub-Saharan African countries. </w:t>
      </w:r>
      <w:r w:rsidR="008A2B63">
        <w:t>We believe there</w:t>
      </w:r>
      <w:r>
        <w:rPr>
          <w:spacing w:val="18"/>
        </w:rPr>
        <w:t xml:space="preserve"> </w:t>
      </w:r>
      <w:r w:rsidR="008A2B63">
        <w:t>is a brain</w:t>
      </w:r>
      <w:r w:rsidR="00F13390">
        <w:t xml:space="preserve"> </w:t>
      </w:r>
      <w:r w:rsidR="008A2B63">
        <w:t>drain</w:t>
      </w:r>
      <w:r>
        <w:rPr>
          <w:spacing w:val="20"/>
        </w:rPr>
        <w:t xml:space="preserve"> </w:t>
      </w:r>
      <w:r w:rsidR="008A2B63">
        <w:t>as</w:t>
      </w:r>
      <w:r>
        <w:rPr>
          <w:spacing w:val="21"/>
        </w:rPr>
        <w:t xml:space="preserve"> </w:t>
      </w:r>
      <w:r w:rsidR="008A2B63">
        <w:t>well</w:t>
      </w:r>
      <w:r>
        <w:rPr>
          <w:spacing w:val="18"/>
        </w:rPr>
        <w:t xml:space="preserve"> </w:t>
      </w:r>
      <w:r w:rsidR="008A2B63">
        <w:t>as higher educated folks</w:t>
      </w:r>
      <w:r>
        <w:rPr>
          <w:spacing w:val="21"/>
        </w:rPr>
        <w:t xml:space="preserve"> </w:t>
      </w:r>
      <w:r w:rsidR="008A2B63">
        <w:t>will</w:t>
      </w:r>
      <w:r w:rsidR="00323F9A">
        <w:t xml:space="preserve"> </w:t>
      </w:r>
      <w:r w:rsidR="008A2B63">
        <w:t>migrate</w:t>
      </w:r>
      <w:r>
        <w:t>,</w:t>
      </w:r>
      <w:r>
        <w:rPr>
          <w:spacing w:val="-1"/>
        </w:rPr>
        <w:t xml:space="preserve"> </w:t>
      </w:r>
      <w:r>
        <w:t>a</w:t>
      </w:r>
      <w:r>
        <w:rPr>
          <w:spacing w:val="-7"/>
        </w:rPr>
        <w:t xml:space="preserve"> </w:t>
      </w:r>
      <w:r>
        <w:t>problem</w:t>
      </w:r>
      <w:r>
        <w:rPr>
          <w:spacing w:val="-6"/>
        </w:rPr>
        <w:t xml:space="preserve"> </w:t>
      </w:r>
      <w:r>
        <w:t>we</w:t>
      </w:r>
      <w:r>
        <w:rPr>
          <w:spacing w:val="-2"/>
        </w:rPr>
        <w:t xml:space="preserve"> </w:t>
      </w:r>
      <w:r>
        <w:t>address</w:t>
      </w:r>
      <w:r>
        <w:rPr>
          <w:spacing w:val="1"/>
        </w:rPr>
        <w:t xml:space="preserve"> </w:t>
      </w:r>
      <w:r>
        <w:t>by</w:t>
      </w:r>
      <w:r>
        <w:rPr>
          <w:spacing w:val="-11"/>
        </w:rPr>
        <w:t xml:space="preserve"> </w:t>
      </w:r>
      <w:r>
        <w:t>providing</w:t>
      </w:r>
      <w:r>
        <w:rPr>
          <w:spacing w:val="-1"/>
        </w:rPr>
        <w:t xml:space="preserve"> </w:t>
      </w:r>
      <w:r>
        <w:t>business</w:t>
      </w:r>
      <w:r>
        <w:rPr>
          <w:spacing w:val="-2"/>
        </w:rPr>
        <w:t xml:space="preserve"> opportunities.</w:t>
      </w:r>
    </w:p>
    <w:p w14:paraId="4AEB995B" w14:textId="77777777" w:rsidR="00FD626E" w:rsidRDefault="00FD626E" w:rsidP="00E14B75">
      <w:pPr>
        <w:pStyle w:val="BodyText"/>
        <w:spacing w:line="276" w:lineRule="auto"/>
        <w:ind w:right="4"/>
        <w:jc w:val="both"/>
      </w:pPr>
    </w:p>
    <w:p w14:paraId="4B6709A8" w14:textId="77777777" w:rsidR="00E7388B" w:rsidRDefault="00E7388B" w:rsidP="00E14B75">
      <w:pPr>
        <w:pStyle w:val="BodyText"/>
        <w:spacing w:line="276" w:lineRule="auto"/>
        <w:ind w:right="4"/>
        <w:jc w:val="both"/>
      </w:pPr>
      <w:r>
        <w:t>The companies in the region, most of which are small and Medium-sized Enterprises (SMEs), face global competition by several times bigger outsourcing destinations such as India, China, Russia and others. Even so, there are important opportunities for Kenya that did not exist until very</w:t>
      </w:r>
      <w:r>
        <w:rPr>
          <w:spacing w:val="-15"/>
        </w:rPr>
        <w:t xml:space="preserve"> </w:t>
      </w:r>
      <w:r>
        <w:t>recently,</w:t>
      </w:r>
      <w:r>
        <w:rPr>
          <w:spacing w:val="-4"/>
        </w:rPr>
        <w:t xml:space="preserve"> </w:t>
      </w:r>
      <w:r>
        <w:t>like</w:t>
      </w:r>
      <w:r>
        <w:rPr>
          <w:spacing w:val="-9"/>
        </w:rPr>
        <w:t xml:space="preserve"> </w:t>
      </w:r>
      <w:r>
        <w:t>the</w:t>
      </w:r>
      <w:r>
        <w:rPr>
          <w:spacing w:val="-9"/>
        </w:rPr>
        <w:t xml:space="preserve"> </w:t>
      </w:r>
      <w:r>
        <w:t>opportunity</w:t>
      </w:r>
      <w:r>
        <w:rPr>
          <w:spacing w:val="-13"/>
        </w:rPr>
        <w:t xml:space="preserve"> </w:t>
      </w:r>
      <w:r>
        <w:t>for</w:t>
      </w:r>
      <w:r>
        <w:rPr>
          <w:spacing w:val="-11"/>
        </w:rPr>
        <w:t xml:space="preserve"> </w:t>
      </w:r>
      <w:r>
        <w:t>small</w:t>
      </w:r>
      <w:r>
        <w:rPr>
          <w:spacing w:val="-15"/>
        </w:rPr>
        <w:t xml:space="preserve"> </w:t>
      </w:r>
      <w:r>
        <w:t>and</w:t>
      </w:r>
      <w:r>
        <w:rPr>
          <w:spacing w:val="-8"/>
        </w:rPr>
        <w:t xml:space="preserve"> </w:t>
      </w:r>
      <w:r>
        <w:t>new</w:t>
      </w:r>
      <w:r>
        <w:rPr>
          <w:spacing w:val="-8"/>
        </w:rPr>
        <w:t xml:space="preserve"> </w:t>
      </w:r>
      <w:r>
        <w:t>entrepreneurs</w:t>
      </w:r>
      <w:r>
        <w:rPr>
          <w:spacing w:val="-15"/>
        </w:rPr>
        <w:t xml:space="preserve"> </w:t>
      </w:r>
      <w:r>
        <w:t>to</w:t>
      </w:r>
      <w:r>
        <w:rPr>
          <w:spacing w:val="-7"/>
        </w:rPr>
        <w:t xml:space="preserve"> </w:t>
      </w:r>
      <w:r>
        <w:t>invent</w:t>
      </w:r>
      <w:r>
        <w:rPr>
          <w:spacing w:val="-4"/>
        </w:rPr>
        <w:t xml:space="preserve"> </w:t>
      </w:r>
      <w:r>
        <w:t>and</w:t>
      </w:r>
      <w:r>
        <w:rPr>
          <w:spacing w:val="-8"/>
        </w:rPr>
        <w:t xml:space="preserve"> </w:t>
      </w:r>
      <w:r>
        <w:t>globally</w:t>
      </w:r>
      <w:r>
        <w:rPr>
          <w:spacing w:val="-8"/>
        </w:rPr>
        <w:t xml:space="preserve"> </w:t>
      </w:r>
      <w:r>
        <w:t>market new technologies, based on universal problems they will solve domestically.</w:t>
      </w:r>
    </w:p>
    <w:p w14:paraId="4AEA4474" w14:textId="77777777" w:rsidR="00E7388B" w:rsidRDefault="00E7388B" w:rsidP="00FD626E">
      <w:pPr>
        <w:pStyle w:val="BodyText"/>
        <w:spacing w:line="276" w:lineRule="auto"/>
        <w:jc w:val="both"/>
      </w:pPr>
    </w:p>
    <w:p w14:paraId="1850E87D" w14:textId="77777777" w:rsidR="00E7388B" w:rsidRDefault="00E7388B" w:rsidP="004A1535">
      <w:pPr>
        <w:pStyle w:val="BodyText"/>
        <w:spacing w:line="276" w:lineRule="auto"/>
        <w:ind w:right="4"/>
        <w:jc w:val="both"/>
      </w:pPr>
      <w:r>
        <w:t>Kenyan</w:t>
      </w:r>
      <w:r>
        <w:rPr>
          <w:spacing w:val="-2"/>
        </w:rPr>
        <w:t xml:space="preserve"> </w:t>
      </w:r>
      <w:r>
        <w:t>technology</w:t>
      </w:r>
      <w:r>
        <w:rPr>
          <w:spacing w:val="-2"/>
        </w:rPr>
        <w:t xml:space="preserve"> </w:t>
      </w:r>
      <w:r>
        <w:t>hubs, where startups cluster</w:t>
      </w:r>
      <w:r>
        <w:rPr>
          <w:spacing w:val="-1"/>
        </w:rPr>
        <w:t xml:space="preserve"> </w:t>
      </w:r>
      <w:r>
        <w:t>their powers in</w:t>
      </w:r>
      <w:r>
        <w:rPr>
          <w:spacing w:val="-2"/>
        </w:rPr>
        <w:t xml:space="preserve"> </w:t>
      </w:r>
      <w:r>
        <w:t>shared office space are producing promising companies and therefore</w:t>
      </w:r>
      <w:r w:rsidR="004A1535">
        <w:t>,</w:t>
      </w:r>
      <w:r>
        <w:t xml:space="preserve"> attract international attention (Hub, ilab).</w:t>
      </w:r>
      <w:r w:rsidR="00FD626E">
        <w:t xml:space="preserve"> </w:t>
      </w:r>
      <w:r>
        <w:t>We envision a significant economic opportunity for the East African countryside to improve the IT curriculum with relevant universally demanded skills. To seize business opportunities with relevant cheap labor and to add value to our local organizations</w:t>
      </w:r>
      <w:r w:rsidR="00F13390">
        <w:t>,</w:t>
      </w:r>
      <w:r>
        <w:t xml:space="preserve"> and by doing so</w:t>
      </w:r>
      <w:r w:rsidR="00FD626E">
        <w:t>,</w:t>
      </w:r>
      <w:r>
        <w:t xml:space="preserve"> becoming an accelerator to the local economy.</w:t>
      </w:r>
    </w:p>
    <w:p w14:paraId="0E50EAE3" w14:textId="77777777" w:rsidR="00E7388B" w:rsidRDefault="00E7388B" w:rsidP="0062071D">
      <w:pPr>
        <w:pStyle w:val="BodyText"/>
        <w:spacing w:line="276" w:lineRule="auto"/>
        <w:jc w:val="both"/>
      </w:pPr>
    </w:p>
    <w:p w14:paraId="514FAF4D" w14:textId="77777777" w:rsidR="00E7388B" w:rsidRDefault="0088016F" w:rsidP="00E14B75">
      <w:pPr>
        <w:pStyle w:val="Heading2"/>
        <w:tabs>
          <w:tab w:val="left" w:pos="630"/>
        </w:tabs>
        <w:spacing w:line="276" w:lineRule="auto"/>
        <w:ind w:left="0" w:firstLine="0"/>
        <w:jc w:val="both"/>
      </w:pPr>
      <w:bookmarkStart w:id="261" w:name="_Toc178837817"/>
      <w:r>
        <w:t>2.</w:t>
      </w:r>
      <w:r w:rsidR="000C41DD">
        <w:t>5</w:t>
      </w:r>
      <w:ins w:id="262" w:author="MUKOLWE" w:date="2024-11-23T00:56:00Z">
        <w:r w:rsidR="00A200E7">
          <w:t xml:space="preserve"> </w:t>
        </w:r>
      </w:ins>
      <w:r w:rsidR="00E7388B">
        <w:t>Strategy</w:t>
      </w:r>
      <w:r w:rsidR="00E7388B">
        <w:rPr>
          <w:spacing w:val="-4"/>
        </w:rPr>
        <w:t xml:space="preserve"> </w:t>
      </w:r>
      <w:r w:rsidR="00E7388B">
        <w:t xml:space="preserve">and </w:t>
      </w:r>
      <w:r w:rsidR="0020642D">
        <w:t>O</w:t>
      </w:r>
      <w:r w:rsidR="00E7388B">
        <w:t>perational</w:t>
      </w:r>
      <w:r w:rsidR="00E7388B">
        <w:rPr>
          <w:spacing w:val="-7"/>
        </w:rPr>
        <w:t xml:space="preserve"> </w:t>
      </w:r>
      <w:r w:rsidR="0020642D">
        <w:rPr>
          <w:spacing w:val="-2"/>
        </w:rPr>
        <w:t>G</w:t>
      </w:r>
      <w:r w:rsidR="00E7388B">
        <w:rPr>
          <w:spacing w:val="-2"/>
        </w:rPr>
        <w:t>oals</w:t>
      </w:r>
      <w:bookmarkEnd w:id="261"/>
    </w:p>
    <w:p w14:paraId="7904F695" w14:textId="77777777" w:rsidR="009D23B9" w:rsidRDefault="009D23B9" w:rsidP="0062071D">
      <w:pPr>
        <w:spacing w:line="276" w:lineRule="auto"/>
        <w:jc w:val="both"/>
        <w:rPr>
          <w:b/>
        </w:rPr>
      </w:pPr>
    </w:p>
    <w:p w14:paraId="4E74BB9F" w14:textId="77777777" w:rsidR="00E7388B" w:rsidRPr="009D23B9" w:rsidRDefault="0088016F" w:rsidP="00A200E7">
      <w:pPr>
        <w:pStyle w:val="Heading2"/>
        <w:ind w:hanging="466"/>
      </w:pPr>
      <w:bookmarkStart w:id="263" w:name="_Toc178837818"/>
      <w:r>
        <w:t>2.</w:t>
      </w:r>
      <w:r w:rsidR="000C41DD">
        <w:t>5</w:t>
      </w:r>
      <w:r w:rsidR="008A2B63">
        <w:t xml:space="preserve">.1 </w:t>
      </w:r>
      <w:r w:rsidR="00E7388B" w:rsidRPr="009D23B9">
        <w:t>Target</w:t>
      </w:r>
      <w:r w:rsidR="00E7388B" w:rsidRPr="009D23B9">
        <w:rPr>
          <w:spacing w:val="-3"/>
        </w:rPr>
        <w:t xml:space="preserve"> </w:t>
      </w:r>
      <w:r w:rsidR="00E7388B" w:rsidRPr="009D23B9">
        <w:t>Market</w:t>
      </w:r>
      <w:r w:rsidR="00E7388B" w:rsidRPr="009D23B9">
        <w:rPr>
          <w:spacing w:val="-3"/>
        </w:rPr>
        <w:t xml:space="preserve"> </w:t>
      </w:r>
      <w:r w:rsidR="00E7388B" w:rsidRPr="009D23B9">
        <w:rPr>
          <w:spacing w:val="-2"/>
        </w:rPr>
        <w:t>Strategy</w:t>
      </w:r>
      <w:bookmarkEnd w:id="263"/>
    </w:p>
    <w:p w14:paraId="6F4EA896" w14:textId="77777777" w:rsidR="00E7388B" w:rsidRDefault="00E7388B" w:rsidP="00E14B75">
      <w:pPr>
        <w:pStyle w:val="BodyText"/>
        <w:spacing w:line="276" w:lineRule="auto"/>
        <w:ind w:right="4"/>
        <w:jc w:val="both"/>
      </w:pPr>
      <w:r w:rsidRPr="00A200E7">
        <w:rPr>
          <w:highlight w:val="yellow"/>
          <w:rPrChange w:id="264" w:author="MUKOLWE" w:date="2024-11-23T00:56:00Z">
            <w:rPr/>
          </w:rPrChange>
        </w:rPr>
        <w:t>Ruralnet</w:t>
      </w:r>
      <w:r>
        <w:t xml:space="preserve"> ICT Academy (RICT) will focus on the highlighted segments. These segments are more interesting than other groups because they have the specific computer training needs, which RICT intends to meet.</w:t>
      </w:r>
    </w:p>
    <w:p w14:paraId="37A67CED" w14:textId="77777777" w:rsidR="00E7388B" w:rsidRDefault="00E7388B" w:rsidP="0062071D">
      <w:pPr>
        <w:pStyle w:val="BodyText"/>
        <w:spacing w:line="276" w:lineRule="auto"/>
        <w:jc w:val="both"/>
      </w:pPr>
    </w:p>
    <w:p w14:paraId="09136273" w14:textId="77777777" w:rsidR="00E7388B" w:rsidRDefault="00E7388B" w:rsidP="00E14B75">
      <w:pPr>
        <w:pStyle w:val="ListParagraph"/>
        <w:numPr>
          <w:ilvl w:val="3"/>
          <w:numId w:val="15"/>
        </w:numPr>
        <w:tabs>
          <w:tab w:val="left" w:pos="567"/>
        </w:tabs>
        <w:spacing w:line="276" w:lineRule="auto"/>
        <w:ind w:left="0" w:firstLine="0"/>
        <w:jc w:val="both"/>
        <w:rPr>
          <w:rFonts w:ascii="Symbol" w:hAnsi="Symbol"/>
          <w:sz w:val="24"/>
        </w:rPr>
      </w:pPr>
      <w:r>
        <w:rPr>
          <w:sz w:val="24"/>
        </w:rPr>
        <w:t>Microsoft</w:t>
      </w:r>
      <w:r>
        <w:rPr>
          <w:spacing w:val="-8"/>
          <w:sz w:val="24"/>
        </w:rPr>
        <w:t xml:space="preserve"> </w:t>
      </w:r>
      <w:r>
        <w:rPr>
          <w:sz w:val="24"/>
        </w:rPr>
        <w:t>Training</w:t>
      </w:r>
      <w:r>
        <w:rPr>
          <w:spacing w:val="-3"/>
          <w:sz w:val="24"/>
        </w:rPr>
        <w:t xml:space="preserve"> </w:t>
      </w:r>
      <w:r>
        <w:rPr>
          <w:sz w:val="24"/>
        </w:rPr>
        <w:t>for</w:t>
      </w:r>
      <w:r>
        <w:rPr>
          <w:spacing w:val="-5"/>
          <w:sz w:val="24"/>
        </w:rPr>
        <w:t xml:space="preserve"> </w:t>
      </w:r>
      <w:r>
        <w:rPr>
          <w:sz w:val="24"/>
        </w:rPr>
        <w:t>different</w:t>
      </w:r>
      <w:r>
        <w:rPr>
          <w:spacing w:val="-2"/>
          <w:sz w:val="24"/>
        </w:rPr>
        <w:t xml:space="preserve"> </w:t>
      </w:r>
      <w:r>
        <w:rPr>
          <w:sz w:val="24"/>
        </w:rPr>
        <w:t>Institutions</w:t>
      </w:r>
      <w:r>
        <w:rPr>
          <w:spacing w:val="-3"/>
          <w:sz w:val="24"/>
        </w:rPr>
        <w:t xml:space="preserve"> </w:t>
      </w:r>
      <w:r>
        <w:rPr>
          <w:spacing w:val="-2"/>
          <w:sz w:val="24"/>
        </w:rPr>
        <w:t>employees.</w:t>
      </w:r>
    </w:p>
    <w:p w14:paraId="47B47ACB" w14:textId="77777777" w:rsidR="00E7388B" w:rsidRDefault="00E7388B" w:rsidP="00F13390">
      <w:pPr>
        <w:pStyle w:val="ListParagraph"/>
        <w:numPr>
          <w:ilvl w:val="3"/>
          <w:numId w:val="15"/>
        </w:numPr>
        <w:tabs>
          <w:tab w:val="left" w:pos="567"/>
        </w:tabs>
        <w:spacing w:line="276" w:lineRule="auto"/>
        <w:ind w:left="0" w:right="4" w:firstLine="0"/>
        <w:jc w:val="both"/>
        <w:rPr>
          <w:rFonts w:ascii="Symbol" w:hAnsi="Symbol"/>
          <w:sz w:val="24"/>
        </w:rPr>
      </w:pPr>
      <w:r>
        <w:rPr>
          <w:sz w:val="24"/>
        </w:rPr>
        <w:t>Training</w:t>
      </w:r>
      <w:r>
        <w:rPr>
          <w:spacing w:val="40"/>
          <w:sz w:val="24"/>
        </w:rPr>
        <w:t xml:space="preserve"> </w:t>
      </w:r>
      <w:r>
        <w:rPr>
          <w:sz w:val="24"/>
        </w:rPr>
        <w:t>clients</w:t>
      </w:r>
      <w:r>
        <w:rPr>
          <w:spacing w:val="40"/>
          <w:sz w:val="24"/>
        </w:rPr>
        <w:t xml:space="preserve"> </w:t>
      </w:r>
      <w:r>
        <w:rPr>
          <w:sz w:val="24"/>
        </w:rPr>
        <w:t>on</w:t>
      </w:r>
      <w:r>
        <w:rPr>
          <w:spacing w:val="40"/>
          <w:sz w:val="24"/>
        </w:rPr>
        <w:t xml:space="preserve"> </w:t>
      </w:r>
      <w:r>
        <w:rPr>
          <w:sz w:val="24"/>
        </w:rPr>
        <w:t>realty</w:t>
      </w:r>
      <w:r>
        <w:rPr>
          <w:spacing w:val="40"/>
          <w:sz w:val="24"/>
        </w:rPr>
        <w:t xml:space="preserve"> </w:t>
      </w:r>
      <w:r>
        <w:rPr>
          <w:sz w:val="24"/>
        </w:rPr>
        <w:t>software</w:t>
      </w:r>
      <w:r>
        <w:rPr>
          <w:spacing w:val="40"/>
          <w:sz w:val="24"/>
        </w:rPr>
        <w:t xml:space="preserve"> </w:t>
      </w:r>
      <w:r>
        <w:rPr>
          <w:sz w:val="24"/>
        </w:rPr>
        <w:t>and</w:t>
      </w:r>
      <w:r>
        <w:rPr>
          <w:spacing w:val="40"/>
          <w:sz w:val="24"/>
        </w:rPr>
        <w:t xml:space="preserve"> </w:t>
      </w:r>
      <w:r>
        <w:rPr>
          <w:sz w:val="24"/>
        </w:rPr>
        <w:t>basic</w:t>
      </w:r>
      <w:r>
        <w:rPr>
          <w:spacing w:val="40"/>
          <w:sz w:val="24"/>
        </w:rPr>
        <w:t xml:space="preserve"> </w:t>
      </w:r>
      <w:r>
        <w:rPr>
          <w:sz w:val="24"/>
        </w:rPr>
        <w:t>Windows</w:t>
      </w:r>
      <w:r>
        <w:rPr>
          <w:spacing w:val="40"/>
          <w:sz w:val="24"/>
        </w:rPr>
        <w:t xml:space="preserve"> </w:t>
      </w:r>
      <w:r>
        <w:rPr>
          <w:sz w:val="24"/>
        </w:rPr>
        <w:t>and</w:t>
      </w:r>
      <w:r>
        <w:rPr>
          <w:spacing w:val="40"/>
          <w:sz w:val="24"/>
        </w:rPr>
        <w:t xml:space="preserve"> </w:t>
      </w:r>
      <w:r>
        <w:rPr>
          <w:sz w:val="24"/>
        </w:rPr>
        <w:t>Microsoft</w:t>
      </w:r>
      <w:r w:rsidR="00182AF9">
        <w:rPr>
          <w:sz w:val="24"/>
        </w:rPr>
        <w:t xml:space="preserve"> </w:t>
      </w:r>
      <w:r>
        <w:rPr>
          <w:sz w:val="24"/>
        </w:rPr>
        <w:t xml:space="preserve">Office </w:t>
      </w:r>
      <w:r>
        <w:rPr>
          <w:spacing w:val="-2"/>
          <w:sz w:val="24"/>
        </w:rPr>
        <w:t>software.</w:t>
      </w:r>
    </w:p>
    <w:p w14:paraId="71D78D3E" w14:textId="77777777" w:rsidR="00E7388B" w:rsidRDefault="00E7388B" w:rsidP="00E14B75">
      <w:pPr>
        <w:pStyle w:val="ListParagraph"/>
        <w:numPr>
          <w:ilvl w:val="3"/>
          <w:numId w:val="15"/>
        </w:numPr>
        <w:tabs>
          <w:tab w:val="left" w:pos="567"/>
        </w:tabs>
        <w:spacing w:line="276" w:lineRule="auto"/>
        <w:ind w:left="567" w:right="4" w:hanging="567"/>
        <w:jc w:val="both"/>
        <w:rPr>
          <w:rFonts w:ascii="Symbol" w:hAnsi="Symbol"/>
          <w:sz w:val="24"/>
        </w:rPr>
      </w:pPr>
      <w:r>
        <w:rPr>
          <w:sz w:val="24"/>
        </w:rPr>
        <w:t>Training</w:t>
      </w:r>
      <w:r>
        <w:rPr>
          <w:spacing w:val="-15"/>
          <w:sz w:val="24"/>
        </w:rPr>
        <w:t xml:space="preserve"> </w:t>
      </w:r>
      <w:r>
        <w:rPr>
          <w:sz w:val="24"/>
        </w:rPr>
        <w:t>clients</w:t>
      </w:r>
      <w:r>
        <w:rPr>
          <w:spacing w:val="-13"/>
          <w:sz w:val="24"/>
        </w:rPr>
        <w:t xml:space="preserve"> </w:t>
      </w:r>
      <w:r>
        <w:rPr>
          <w:sz w:val="24"/>
        </w:rPr>
        <w:t>on</w:t>
      </w:r>
      <w:r>
        <w:rPr>
          <w:spacing w:val="-15"/>
          <w:sz w:val="24"/>
        </w:rPr>
        <w:t xml:space="preserve"> </w:t>
      </w:r>
      <w:r>
        <w:rPr>
          <w:sz w:val="24"/>
        </w:rPr>
        <w:t>basic</w:t>
      </w:r>
      <w:r>
        <w:rPr>
          <w:spacing w:val="-14"/>
          <w:sz w:val="24"/>
        </w:rPr>
        <w:t xml:space="preserve"> </w:t>
      </w:r>
      <w:r>
        <w:rPr>
          <w:sz w:val="24"/>
        </w:rPr>
        <w:t>desktop</w:t>
      </w:r>
      <w:r>
        <w:rPr>
          <w:spacing w:val="-13"/>
          <w:sz w:val="24"/>
        </w:rPr>
        <w:t xml:space="preserve"> </w:t>
      </w:r>
      <w:r>
        <w:rPr>
          <w:sz w:val="24"/>
        </w:rPr>
        <w:t>publishing</w:t>
      </w:r>
      <w:r>
        <w:rPr>
          <w:spacing w:val="-13"/>
          <w:sz w:val="24"/>
        </w:rPr>
        <w:t xml:space="preserve"> </w:t>
      </w:r>
      <w:r>
        <w:rPr>
          <w:sz w:val="24"/>
        </w:rPr>
        <w:t>skills</w:t>
      </w:r>
      <w:r w:rsidR="00182AF9">
        <w:rPr>
          <w:sz w:val="24"/>
        </w:rPr>
        <w:t xml:space="preserve">, </w:t>
      </w:r>
      <w:r>
        <w:rPr>
          <w:sz w:val="24"/>
        </w:rPr>
        <w:t>scanning</w:t>
      </w:r>
      <w:r>
        <w:rPr>
          <w:spacing w:val="-13"/>
          <w:sz w:val="24"/>
        </w:rPr>
        <w:t xml:space="preserve"> </w:t>
      </w:r>
      <w:r>
        <w:rPr>
          <w:sz w:val="24"/>
        </w:rPr>
        <w:t>color</w:t>
      </w:r>
      <w:r>
        <w:rPr>
          <w:spacing w:val="-12"/>
          <w:sz w:val="24"/>
        </w:rPr>
        <w:t xml:space="preserve"> </w:t>
      </w:r>
      <w:r>
        <w:rPr>
          <w:sz w:val="24"/>
        </w:rPr>
        <w:t>photos,</w:t>
      </w:r>
      <w:r>
        <w:rPr>
          <w:spacing w:val="-12"/>
          <w:sz w:val="24"/>
        </w:rPr>
        <w:t xml:space="preserve"> </w:t>
      </w:r>
      <w:r>
        <w:rPr>
          <w:sz w:val="24"/>
        </w:rPr>
        <w:t>creating flyers for property, etc.</w:t>
      </w:r>
    </w:p>
    <w:p w14:paraId="75527902" w14:textId="77777777" w:rsidR="00E7388B" w:rsidRDefault="00E7388B" w:rsidP="00E14B75">
      <w:pPr>
        <w:pStyle w:val="ListParagraph"/>
        <w:numPr>
          <w:ilvl w:val="3"/>
          <w:numId w:val="15"/>
        </w:numPr>
        <w:tabs>
          <w:tab w:val="left" w:pos="567"/>
        </w:tabs>
        <w:spacing w:line="276" w:lineRule="auto"/>
        <w:ind w:left="0" w:firstLine="0"/>
        <w:jc w:val="both"/>
        <w:rPr>
          <w:rFonts w:ascii="Symbol" w:hAnsi="Symbol"/>
          <w:sz w:val="24"/>
        </w:rPr>
      </w:pPr>
      <w:r>
        <w:rPr>
          <w:sz w:val="24"/>
        </w:rPr>
        <w:t>Training</w:t>
      </w:r>
      <w:r>
        <w:rPr>
          <w:spacing w:val="-7"/>
          <w:sz w:val="24"/>
        </w:rPr>
        <w:t xml:space="preserve"> </w:t>
      </w:r>
      <w:r>
        <w:rPr>
          <w:sz w:val="24"/>
        </w:rPr>
        <w:t>physicians</w:t>
      </w:r>
      <w:r>
        <w:rPr>
          <w:spacing w:val="-2"/>
          <w:sz w:val="24"/>
        </w:rPr>
        <w:t xml:space="preserve"> </w:t>
      </w:r>
      <w:r>
        <w:rPr>
          <w:sz w:val="24"/>
        </w:rPr>
        <w:t>in</w:t>
      </w:r>
      <w:r>
        <w:rPr>
          <w:spacing w:val="-9"/>
          <w:sz w:val="24"/>
        </w:rPr>
        <w:t xml:space="preserve"> </w:t>
      </w:r>
      <w:r>
        <w:rPr>
          <w:sz w:val="24"/>
        </w:rPr>
        <w:t>specific</w:t>
      </w:r>
      <w:r>
        <w:rPr>
          <w:spacing w:val="-5"/>
          <w:sz w:val="24"/>
        </w:rPr>
        <w:t xml:space="preserve"> </w:t>
      </w:r>
      <w:r>
        <w:rPr>
          <w:sz w:val="24"/>
        </w:rPr>
        <w:t>specialties</w:t>
      </w:r>
      <w:r>
        <w:rPr>
          <w:spacing w:val="-6"/>
          <w:sz w:val="24"/>
        </w:rPr>
        <w:t xml:space="preserve"> </w:t>
      </w:r>
      <w:r>
        <w:rPr>
          <w:sz w:val="24"/>
        </w:rPr>
        <w:t>to use</w:t>
      </w:r>
      <w:r>
        <w:rPr>
          <w:spacing w:val="-9"/>
          <w:sz w:val="24"/>
        </w:rPr>
        <w:t xml:space="preserve"> </w:t>
      </w:r>
      <w:r>
        <w:rPr>
          <w:sz w:val="24"/>
        </w:rPr>
        <w:t>their</w:t>
      </w:r>
      <w:r>
        <w:rPr>
          <w:spacing w:val="-4"/>
          <w:sz w:val="24"/>
        </w:rPr>
        <w:t xml:space="preserve"> </w:t>
      </w:r>
      <w:r>
        <w:rPr>
          <w:sz w:val="24"/>
        </w:rPr>
        <w:t>patient</w:t>
      </w:r>
      <w:r>
        <w:rPr>
          <w:spacing w:val="5"/>
          <w:sz w:val="24"/>
        </w:rPr>
        <w:t xml:space="preserve"> </w:t>
      </w:r>
      <w:r>
        <w:rPr>
          <w:sz w:val="24"/>
        </w:rPr>
        <w:t>management</w:t>
      </w:r>
      <w:r>
        <w:rPr>
          <w:spacing w:val="1"/>
          <w:sz w:val="24"/>
        </w:rPr>
        <w:t xml:space="preserve"> </w:t>
      </w:r>
      <w:r>
        <w:rPr>
          <w:spacing w:val="-2"/>
          <w:sz w:val="24"/>
        </w:rPr>
        <w:t>software.</w:t>
      </w:r>
    </w:p>
    <w:p w14:paraId="77F93ABC" w14:textId="77777777" w:rsidR="00E7388B" w:rsidRDefault="00E7388B" w:rsidP="00E14B75">
      <w:pPr>
        <w:pStyle w:val="ListParagraph"/>
        <w:numPr>
          <w:ilvl w:val="3"/>
          <w:numId w:val="15"/>
        </w:numPr>
        <w:tabs>
          <w:tab w:val="left" w:pos="567"/>
        </w:tabs>
        <w:spacing w:line="276" w:lineRule="auto"/>
        <w:ind w:left="0" w:firstLine="0"/>
        <w:jc w:val="both"/>
        <w:rPr>
          <w:rFonts w:ascii="Symbol" w:hAnsi="Symbol"/>
          <w:sz w:val="24"/>
        </w:rPr>
      </w:pPr>
      <w:r>
        <w:rPr>
          <w:sz w:val="24"/>
        </w:rPr>
        <w:t>Training</w:t>
      </w:r>
      <w:r>
        <w:rPr>
          <w:spacing w:val="-1"/>
          <w:sz w:val="24"/>
        </w:rPr>
        <w:t xml:space="preserve"> </w:t>
      </w:r>
      <w:r>
        <w:rPr>
          <w:sz w:val="24"/>
        </w:rPr>
        <w:t>people</w:t>
      </w:r>
      <w:r>
        <w:rPr>
          <w:spacing w:val="-2"/>
          <w:sz w:val="24"/>
        </w:rPr>
        <w:t xml:space="preserve"> </w:t>
      </w:r>
      <w:r>
        <w:rPr>
          <w:sz w:val="24"/>
        </w:rPr>
        <w:t>on</w:t>
      </w:r>
      <w:r>
        <w:rPr>
          <w:spacing w:val="-5"/>
          <w:sz w:val="24"/>
        </w:rPr>
        <w:t xml:space="preserve"> </w:t>
      </w:r>
      <w:r>
        <w:rPr>
          <w:sz w:val="24"/>
        </w:rPr>
        <w:t>how</w:t>
      </w:r>
      <w:r>
        <w:rPr>
          <w:spacing w:val="-6"/>
          <w:sz w:val="24"/>
        </w:rPr>
        <w:t xml:space="preserve"> </w:t>
      </w:r>
      <w:r>
        <w:rPr>
          <w:sz w:val="24"/>
        </w:rPr>
        <w:t>to</w:t>
      </w:r>
      <w:r>
        <w:rPr>
          <w:spacing w:val="4"/>
          <w:sz w:val="24"/>
        </w:rPr>
        <w:t xml:space="preserve"> </w:t>
      </w:r>
      <w:r>
        <w:rPr>
          <w:sz w:val="24"/>
        </w:rPr>
        <w:t>get</w:t>
      </w:r>
      <w:r>
        <w:rPr>
          <w:spacing w:val="-5"/>
          <w:sz w:val="24"/>
        </w:rPr>
        <w:t xml:space="preserve"> </w:t>
      </w:r>
      <w:r>
        <w:rPr>
          <w:sz w:val="24"/>
        </w:rPr>
        <w:t>the</w:t>
      </w:r>
      <w:r>
        <w:rPr>
          <w:spacing w:val="4"/>
          <w:sz w:val="24"/>
        </w:rPr>
        <w:t xml:space="preserve"> </w:t>
      </w:r>
      <w:r>
        <w:rPr>
          <w:sz w:val="24"/>
        </w:rPr>
        <w:t>most</w:t>
      </w:r>
      <w:r>
        <w:rPr>
          <w:spacing w:val="4"/>
          <w:sz w:val="24"/>
        </w:rPr>
        <w:t xml:space="preserve"> </w:t>
      </w:r>
      <w:r>
        <w:rPr>
          <w:sz w:val="24"/>
        </w:rPr>
        <w:t>from</w:t>
      </w:r>
      <w:r>
        <w:rPr>
          <w:spacing w:val="-10"/>
          <w:sz w:val="24"/>
        </w:rPr>
        <w:t xml:space="preserve"> </w:t>
      </w:r>
      <w:r>
        <w:rPr>
          <w:sz w:val="24"/>
        </w:rPr>
        <w:t>the</w:t>
      </w:r>
      <w:r>
        <w:rPr>
          <w:spacing w:val="-1"/>
          <w:sz w:val="24"/>
        </w:rPr>
        <w:t xml:space="preserve"> </w:t>
      </w:r>
      <w:r>
        <w:rPr>
          <w:spacing w:val="-2"/>
          <w:sz w:val="24"/>
        </w:rPr>
        <w:t>Internet.</w:t>
      </w:r>
    </w:p>
    <w:p w14:paraId="2F4F25A0" w14:textId="77777777" w:rsidR="00E7388B" w:rsidRDefault="00E7388B" w:rsidP="00E14B75">
      <w:pPr>
        <w:pStyle w:val="ListParagraph"/>
        <w:numPr>
          <w:ilvl w:val="3"/>
          <w:numId w:val="15"/>
        </w:numPr>
        <w:tabs>
          <w:tab w:val="left" w:pos="567"/>
        </w:tabs>
        <w:spacing w:line="276" w:lineRule="auto"/>
        <w:ind w:left="567" w:right="4" w:hanging="567"/>
        <w:jc w:val="both"/>
        <w:rPr>
          <w:rFonts w:ascii="Symbol" w:hAnsi="Symbol"/>
          <w:sz w:val="24"/>
        </w:rPr>
      </w:pPr>
      <w:r>
        <w:rPr>
          <w:sz w:val="24"/>
        </w:rPr>
        <w:t>Training</w:t>
      </w:r>
      <w:r>
        <w:rPr>
          <w:spacing w:val="40"/>
          <w:sz w:val="24"/>
        </w:rPr>
        <w:t xml:space="preserve"> </w:t>
      </w:r>
      <w:r>
        <w:rPr>
          <w:sz w:val="24"/>
        </w:rPr>
        <w:t>business</w:t>
      </w:r>
      <w:r>
        <w:rPr>
          <w:spacing w:val="40"/>
          <w:sz w:val="24"/>
        </w:rPr>
        <w:t xml:space="preserve"> </w:t>
      </w:r>
      <w:r>
        <w:rPr>
          <w:sz w:val="24"/>
        </w:rPr>
        <w:t>people</w:t>
      </w:r>
      <w:r>
        <w:rPr>
          <w:spacing w:val="40"/>
          <w:sz w:val="24"/>
        </w:rPr>
        <w:t xml:space="preserve"> </w:t>
      </w:r>
      <w:r>
        <w:rPr>
          <w:sz w:val="24"/>
        </w:rPr>
        <w:t>on</w:t>
      </w:r>
      <w:r>
        <w:rPr>
          <w:spacing w:val="40"/>
          <w:sz w:val="24"/>
        </w:rPr>
        <w:t xml:space="preserve"> </w:t>
      </w:r>
      <w:r>
        <w:rPr>
          <w:sz w:val="24"/>
        </w:rPr>
        <w:t>how</w:t>
      </w:r>
      <w:r>
        <w:rPr>
          <w:spacing w:val="36"/>
          <w:sz w:val="24"/>
        </w:rPr>
        <w:t xml:space="preserve"> </w:t>
      </w:r>
      <w:r>
        <w:rPr>
          <w:sz w:val="24"/>
        </w:rPr>
        <w:t>to</w:t>
      </w:r>
      <w:r>
        <w:rPr>
          <w:spacing w:val="40"/>
          <w:sz w:val="24"/>
        </w:rPr>
        <w:t xml:space="preserve"> </w:t>
      </w:r>
      <w:r>
        <w:rPr>
          <w:sz w:val="24"/>
        </w:rPr>
        <w:t>keep</w:t>
      </w:r>
      <w:r>
        <w:rPr>
          <w:spacing w:val="40"/>
          <w:sz w:val="24"/>
        </w:rPr>
        <w:t xml:space="preserve"> </w:t>
      </w:r>
      <w:r>
        <w:rPr>
          <w:sz w:val="24"/>
        </w:rPr>
        <w:t>up</w:t>
      </w:r>
      <w:r>
        <w:rPr>
          <w:spacing w:val="40"/>
          <w:sz w:val="24"/>
        </w:rPr>
        <w:t xml:space="preserve"> </w:t>
      </w:r>
      <w:r>
        <w:rPr>
          <w:sz w:val="24"/>
        </w:rPr>
        <w:t>with</w:t>
      </w:r>
      <w:r>
        <w:rPr>
          <w:spacing w:val="36"/>
          <w:sz w:val="24"/>
        </w:rPr>
        <w:t xml:space="preserve"> </w:t>
      </w:r>
      <w:r>
        <w:rPr>
          <w:sz w:val="24"/>
        </w:rPr>
        <w:t>their</w:t>
      </w:r>
      <w:r>
        <w:rPr>
          <w:spacing w:val="40"/>
          <w:sz w:val="24"/>
        </w:rPr>
        <w:t xml:space="preserve"> </w:t>
      </w:r>
      <w:r>
        <w:rPr>
          <w:sz w:val="24"/>
        </w:rPr>
        <w:t>websites,</w:t>
      </w:r>
      <w:r>
        <w:rPr>
          <w:spacing w:val="40"/>
          <w:sz w:val="24"/>
        </w:rPr>
        <w:t xml:space="preserve"> </w:t>
      </w:r>
      <w:r>
        <w:rPr>
          <w:sz w:val="24"/>
        </w:rPr>
        <w:t>from</w:t>
      </w:r>
      <w:r>
        <w:rPr>
          <w:spacing w:val="37"/>
          <w:sz w:val="24"/>
        </w:rPr>
        <w:t xml:space="preserve"> </w:t>
      </w:r>
      <w:r>
        <w:rPr>
          <w:sz w:val="24"/>
        </w:rPr>
        <w:t>e</w:t>
      </w:r>
      <w:r w:rsidR="00182AF9">
        <w:rPr>
          <w:sz w:val="24"/>
        </w:rPr>
        <w:t xml:space="preserve"> </w:t>
      </w:r>
      <w:r>
        <w:rPr>
          <w:sz w:val="24"/>
        </w:rPr>
        <w:t>-</w:t>
      </w:r>
      <w:r>
        <w:rPr>
          <w:spacing w:val="40"/>
          <w:sz w:val="24"/>
        </w:rPr>
        <w:t xml:space="preserve"> </w:t>
      </w:r>
      <w:r>
        <w:rPr>
          <w:sz w:val="24"/>
        </w:rPr>
        <w:t>mail management to web page creation.</w:t>
      </w:r>
    </w:p>
    <w:p w14:paraId="0A633130" w14:textId="77777777" w:rsidR="00E7388B" w:rsidRDefault="00E7388B" w:rsidP="00E14B75">
      <w:pPr>
        <w:pStyle w:val="ListParagraph"/>
        <w:numPr>
          <w:ilvl w:val="3"/>
          <w:numId w:val="15"/>
        </w:numPr>
        <w:tabs>
          <w:tab w:val="left" w:pos="567"/>
        </w:tabs>
        <w:spacing w:line="276" w:lineRule="auto"/>
        <w:ind w:left="567" w:hanging="567"/>
        <w:jc w:val="both"/>
        <w:rPr>
          <w:rFonts w:ascii="Symbol" w:hAnsi="Symbol"/>
          <w:sz w:val="24"/>
        </w:rPr>
      </w:pPr>
      <w:r>
        <w:rPr>
          <w:sz w:val="24"/>
        </w:rPr>
        <w:t>Training</w:t>
      </w:r>
      <w:r>
        <w:rPr>
          <w:spacing w:val="-3"/>
          <w:sz w:val="24"/>
        </w:rPr>
        <w:t xml:space="preserve"> </w:t>
      </w:r>
      <w:r>
        <w:rPr>
          <w:sz w:val="24"/>
        </w:rPr>
        <w:t>office</w:t>
      </w:r>
      <w:r>
        <w:rPr>
          <w:spacing w:val="-2"/>
          <w:sz w:val="24"/>
        </w:rPr>
        <w:t xml:space="preserve"> </w:t>
      </w:r>
      <w:r>
        <w:rPr>
          <w:sz w:val="24"/>
        </w:rPr>
        <w:t>personnel</w:t>
      </w:r>
      <w:r>
        <w:rPr>
          <w:spacing w:val="-10"/>
          <w:sz w:val="24"/>
        </w:rPr>
        <w:t xml:space="preserve"> </w:t>
      </w:r>
      <w:r>
        <w:rPr>
          <w:sz w:val="24"/>
        </w:rPr>
        <w:t>on</w:t>
      </w:r>
      <w:r>
        <w:rPr>
          <w:spacing w:val="-1"/>
          <w:sz w:val="24"/>
        </w:rPr>
        <w:t xml:space="preserve"> </w:t>
      </w:r>
      <w:r>
        <w:rPr>
          <w:sz w:val="24"/>
        </w:rPr>
        <w:t>how</w:t>
      </w:r>
      <w:r>
        <w:rPr>
          <w:spacing w:val="-5"/>
          <w:sz w:val="24"/>
        </w:rPr>
        <w:t xml:space="preserve"> </w:t>
      </w:r>
      <w:r>
        <w:rPr>
          <w:sz w:val="24"/>
        </w:rPr>
        <w:t>to</w:t>
      </w:r>
      <w:r>
        <w:rPr>
          <w:spacing w:val="3"/>
          <w:sz w:val="24"/>
        </w:rPr>
        <w:t xml:space="preserve"> </w:t>
      </w:r>
      <w:r>
        <w:rPr>
          <w:sz w:val="24"/>
        </w:rPr>
        <w:t>use</w:t>
      </w:r>
      <w:r>
        <w:rPr>
          <w:spacing w:val="-1"/>
          <w:sz w:val="24"/>
        </w:rPr>
        <w:t xml:space="preserve"> </w:t>
      </w:r>
      <w:r>
        <w:rPr>
          <w:sz w:val="24"/>
        </w:rPr>
        <w:t>Microsoft</w:t>
      </w:r>
      <w:r>
        <w:rPr>
          <w:spacing w:val="-1"/>
          <w:sz w:val="24"/>
        </w:rPr>
        <w:t xml:space="preserve"> </w:t>
      </w:r>
      <w:r>
        <w:rPr>
          <w:sz w:val="24"/>
        </w:rPr>
        <w:t>Office</w:t>
      </w:r>
      <w:r>
        <w:rPr>
          <w:spacing w:val="-2"/>
          <w:sz w:val="24"/>
        </w:rPr>
        <w:t xml:space="preserve"> </w:t>
      </w:r>
      <w:r>
        <w:rPr>
          <w:sz w:val="24"/>
        </w:rPr>
        <w:t>or</w:t>
      </w:r>
      <w:r>
        <w:rPr>
          <w:spacing w:val="-9"/>
          <w:sz w:val="24"/>
        </w:rPr>
        <w:t xml:space="preserve"> </w:t>
      </w:r>
      <w:r>
        <w:rPr>
          <w:sz w:val="24"/>
        </w:rPr>
        <w:t>other</w:t>
      </w:r>
      <w:r>
        <w:rPr>
          <w:spacing w:val="-4"/>
          <w:sz w:val="24"/>
        </w:rPr>
        <w:t xml:space="preserve"> </w:t>
      </w:r>
      <w:r>
        <w:rPr>
          <w:sz w:val="24"/>
        </w:rPr>
        <w:t>office</w:t>
      </w:r>
      <w:r>
        <w:rPr>
          <w:spacing w:val="-1"/>
          <w:sz w:val="24"/>
        </w:rPr>
        <w:t xml:space="preserve"> </w:t>
      </w:r>
      <w:r>
        <w:rPr>
          <w:spacing w:val="-2"/>
          <w:sz w:val="24"/>
        </w:rPr>
        <w:t>packages.</w:t>
      </w:r>
    </w:p>
    <w:p w14:paraId="1A62AB8C" w14:textId="77777777" w:rsidR="00E7388B" w:rsidRDefault="00E7388B" w:rsidP="00E14B75">
      <w:pPr>
        <w:pStyle w:val="ListParagraph"/>
        <w:numPr>
          <w:ilvl w:val="3"/>
          <w:numId w:val="15"/>
        </w:numPr>
        <w:tabs>
          <w:tab w:val="left" w:pos="567"/>
        </w:tabs>
        <w:spacing w:line="276" w:lineRule="auto"/>
        <w:ind w:left="0" w:firstLine="0"/>
        <w:jc w:val="both"/>
        <w:rPr>
          <w:rFonts w:ascii="Symbol" w:hAnsi="Symbol"/>
          <w:sz w:val="24"/>
        </w:rPr>
      </w:pPr>
      <w:r>
        <w:rPr>
          <w:sz w:val="24"/>
        </w:rPr>
        <w:t>Training</w:t>
      </w:r>
      <w:r>
        <w:rPr>
          <w:spacing w:val="-4"/>
          <w:sz w:val="24"/>
        </w:rPr>
        <w:t xml:space="preserve"> </w:t>
      </w:r>
      <w:r>
        <w:rPr>
          <w:sz w:val="24"/>
        </w:rPr>
        <w:t>the</w:t>
      </w:r>
      <w:r>
        <w:rPr>
          <w:spacing w:val="3"/>
          <w:sz w:val="24"/>
        </w:rPr>
        <w:t xml:space="preserve"> </w:t>
      </w:r>
      <w:r>
        <w:rPr>
          <w:sz w:val="24"/>
        </w:rPr>
        <w:t>first-time</w:t>
      </w:r>
      <w:r>
        <w:rPr>
          <w:spacing w:val="-3"/>
          <w:sz w:val="24"/>
        </w:rPr>
        <w:t xml:space="preserve"> </w:t>
      </w:r>
      <w:r>
        <w:rPr>
          <w:sz w:val="24"/>
        </w:rPr>
        <w:t>computer</w:t>
      </w:r>
      <w:r>
        <w:rPr>
          <w:spacing w:val="-4"/>
          <w:sz w:val="24"/>
        </w:rPr>
        <w:t xml:space="preserve"> </w:t>
      </w:r>
      <w:r>
        <w:rPr>
          <w:sz w:val="24"/>
        </w:rPr>
        <w:t>owner</w:t>
      </w:r>
      <w:r>
        <w:rPr>
          <w:spacing w:val="-4"/>
          <w:sz w:val="24"/>
        </w:rPr>
        <w:t xml:space="preserve"> </w:t>
      </w:r>
      <w:r>
        <w:rPr>
          <w:sz w:val="24"/>
        </w:rPr>
        <w:t>on</w:t>
      </w:r>
      <w:r>
        <w:rPr>
          <w:spacing w:val="-6"/>
          <w:sz w:val="24"/>
        </w:rPr>
        <w:t xml:space="preserve"> </w:t>
      </w:r>
      <w:r>
        <w:rPr>
          <w:sz w:val="24"/>
        </w:rPr>
        <w:t>how</w:t>
      </w:r>
      <w:r>
        <w:rPr>
          <w:spacing w:val="-6"/>
          <w:sz w:val="24"/>
        </w:rPr>
        <w:t xml:space="preserve"> </w:t>
      </w:r>
      <w:r>
        <w:rPr>
          <w:sz w:val="24"/>
        </w:rPr>
        <w:t>to</w:t>
      </w:r>
      <w:r>
        <w:rPr>
          <w:spacing w:val="-2"/>
          <w:sz w:val="24"/>
        </w:rPr>
        <w:t xml:space="preserve"> </w:t>
      </w:r>
      <w:r>
        <w:rPr>
          <w:sz w:val="24"/>
        </w:rPr>
        <w:t>use</w:t>
      </w:r>
      <w:r>
        <w:rPr>
          <w:spacing w:val="-2"/>
          <w:sz w:val="24"/>
        </w:rPr>
        <w:t xml:space="preserve"> </w:t>
      </w:r>
      <w:r>
        <w:rPr>
          <w:sz w:val="24"/>
        </w:rPr>
        <w:t>their home</w:t>
      </w:r>
      <w:r>
        <w:rPr>
          <w:spacing w:val="-2"/>
          <w:sz w:val="24"/>
        </w:rPr>
        <w:t xml:space="preserve"> </w:t>
      </w:r>
      <w:r>
        <w:rPr>
          <w:spacing w:val="-5"/>
          <w:sz w:val="24"/>
        </w:rPr>
        <w:t>PC.</w:t>
      </w:r>
    </w:p>
    <w:p w14:paraId="565BDAAC" w14:textId="77777777" w:rsidR="00E7388B" w:rsidRDefault="00E7388B" w:rsidP="00E14B75">
      <w:pPr>
        <w:pStyle w:val="ListParagraph"/>
        <w:numPr>
          <w:ilvl w:val="3"/>
          <w:numId w:val="15"/>
        </w:numPr>
        <w:tabs>
          <w:tab w:val="left" w:pos="567"/>
        </w:tabs>
        <w:spacing w:line="276" w:lineRule="auto"/>
        <w:ind w:left="567" w:right="4" w:hanging="567"/>
        <w:jc w:val="both"/>
        <w:rPr>
          <w:rFonts w:ascii="Symbol" w:hAnsi="Symbol"/>
          <w:sz w:val="24"/>
        </w:rPr>
      </w:pPr>
      <w:r>
        <w:rPr>
          <w:sz w:val="24"/>
        </w:rPr>
        <w:t>Setting up newsletter templates and teaching businesses how to keep up with the in- house or Institutional newsletter.</w:t>
      </w:r>
    </w:p>
    <w:p w14:paraId="1CE0D6E6" w14:textId="77777777" w:rsidR="00E7388B" w:rsidRDefault="00E7388B" w:rsidP="00E14B75">
      <w:pPr>
        <w:pStyle w:val="ListParagraph"/>
        <w:numPr>
          <w:ilvl w:val="3"/>
          <w:numId w:val="15"/>
        </w:numPr>
        <w:tabs>
          <w:tab w:val="left" w:pos="567"/>
        </w:tabs>
        <w:spacing w:line="276" w:lineRule="auto"/>
        <w:ind w:left="567" w:right="4" w:hanging="567"/>
        <w:jc w:val="both"/>
        <w:rPr>
          <w:rFonts w:ascii="Symbol" w:hAnsi="Symbol"/>
          <w:sz w:val="24"/>
        </w:rPr>
      </w:pPr>
      <w:r>
        <w:rPr>
          <w:sz w:val="24"/>
        </w:rPr>
        <w:t>Training</w:t>
      </w:r>
      <w:r>
        <w:rPr>
          <w:spacing w:val="35"/>
          <w:sz w:val="24"/>
        </w:rPr>
        <w:t xml:space="preserve"> </w:t>
      </w:r>
      <w:r>
        <w:rPr>
          <w:sz w:val="24"/>
        </w:rPr>
        <w:t>sales</w:t>
      </w:r>
      <w:r>
        <w:rPr>
          <w:spacing w:val="33"/>
          <w:sz w:val="24"/>
        </w:rPr>
        <w:t xml:space="preserve"> </w:t>
      </w:r>
      <w:r>
        <w:rPr>
          <w:sz w:val="24"/>
        </w:rPr>
        <w:t>officials</w:t>
      </w:r>
      <w:r>
        <w:rPr>
          <w:spacing w:val="37"/>
          <w:sz w:val="24"/>
        </w:rPr>
        <w:t xml:space="preserve"> </w:t>
      </w:r>
      <w:r>
        <w:rPr>
          <w:sz w:val="24"/>
        </w:rPr>
        <w:t>on</w:t>
      </w:r>
      <w:r>
        <w:rPr>
          <w:spacing w:val="31"/>
          <w:sz w:val="24"/>
        </w:rPr>
        <w:t xml:space="preserve"> </w:t>
      </w:r>
      <w:r>
        <w:rPr>
          <w:sz w:val="24"/>
        </w:rPr>
        <w:t>how</w:t>
      </w:r>
      <w:r>
        <w:rPr>
          <w:spacing w:val="31"/>
          <w:sz w:val="24"/>
        </w:rPr>
        <w:t xml:space="preserve"> </w:t>
      </w:r>
      <w:r>
        <w:rPr>
          <w:sz w:val="24"/>
        </w:rPr>
        <w:t>to</w:t>
      </w:r>
      <w:r>
        <w:rPr>
          <w:spacing w:val="36"/>
          <w:sz w:val="24"/>
        </w:rPr>
        <w:t xml:space="preserve"> </w:t>
      </w:r>
      <w:r>
        <w:rPr>
          <w:sz w:val="24"/>
        </w:rPr>
        <w:t>use</w:t>
      </w:r>
      <w:r>
        <w:rPr>
          <w:spacing w:val="34"/>
          <w:sz w:val="24"/>
        </w:rPr>
        <w:t xml:space="preserve"> </w:t>
      </w:r>
      <w:r>
        <w:rPr>
          <w:sz w:val="24"/>
        </w:rPr>
        <w:t>database</w:t>
      </w:r>
      <w:r>
        <w:rPr>
          <w:spacing w:val="34"/>
          <w:sz w:val="24"/>
        </w:rPr>
        <w:t xml:space="preserve"> </w:t>
      </w:r>
      <w:r>
        <w:rPr>
          <w:sz w:val="24"/>
        </w:rPr>
        <w:t>software</w:t>
      </w:r>
      <w:r>
        <w:rPr>
          <w:spacing w:val="30"/>
          <w:sz w:val="24"/>
        </w:rPr>
        <w:t xml:space="preserve"> </w:t>
      </w:r>
      <w:r>
        <w:rPr>
          <w:sz w:val="24"/>
        </w:rPr>
        <w:t>to</w:t>
      </w:r>
      <w:r>
        <w:rPr>
          <w:spacing w:val="31"/>
          <w:sz w:val="24"/>
        </w:rPr>
        <w:t xml:space="preserve"> </w:t>
      </w:r>
      <w:r>
        <w:rPr>
          <w:sz w:val="24"/>
        </w:rPr>
        <w:t>track</w:t>
      </w:r>
      <w:r>
        <w:rPr>
          <w:spacing w:val="26"/>
          <w:sz w:val="24"/>
        </w:rPr>
        <w:t xml:space="preserve"> </w:t>
      </w:r>
      <w:r>
        <w:rPr>
          <w:sz w:val="24"/>
        </w:rPr>
        <w:t>their</w:t>
      </w:r>
      <w:r>
        <w:rPr>
          <w:spacing w:val="37"/>
          <w:sz w:val="24"/>
        </w:rPr>
        <w:t xml:space="preserve"> </w:t>
      </w:r>
      <w:r>
        <w:rPr>
          <w:sz w:val="24"/>
        </w:rPr>
        <w:t>sales</w:t>
      </w:r>
      <w:r>
        <w:rPr>
          <w:spacing w:val="33"/>
          <w:sz w:val="24"/>
        </w:rPr>
        <w:t xml:space="preserve"> </w:t>
      </w:r>
      <w:r>
        <w:rPr>
          <w:sz w:val="24"/>
        </w:rPr>
        <w:t>and marketing functions.</w:t>
      </w:r>
    </w:p>
    <w:p w14:paraId="78A0E3EF" w14:textId="77777777" w:rsidR="00E7388B" w:rsidRDefault="00E7388B" w:rsidP="00E14B75">
      <w:pPr>
        <w:pStyle w:val="ListParagraph"/>
        <w:numPr>
          <w:ilvl w:val="3"/>
          <w:numId w:val="15"/>
        </w:numPr>
        <w:spacing w:line="276" w:lineRule="auto"/>
        <w:ind w:left="567" w:right="4" w:hanging="567"/>
        <w:jc w:val="both"/>
        <w:rPr>
          <w:rFonts w:ascii="Symbol" w:hAnsi="Symbol"/>
          <w:sz w:val="24"/>
        </w:rPr>
      </w:pPr>
      <w:r>
        <w:rPr>
          <w:sz w:val="24"/>
        </w:rPr>
        <w:t>Training individuals who are looking for better employment on how to use the latest software packages.</w:t>
      </w:r>
    </w:p>
    <w:p w14:paraId="4F55325F" w14:textId="77777777" w:rsidR="00E7388B" w:rsidRDefault="00E7388B" w:rsidP="00E14B75">
      <w:pPr>
        <w:pStyle w:val="ListParagraph"/>
        <w:numPr>
          <w:ilvl w:val="3"/>
          <w:numId w:val="15"/>
        </w:numPr>
        <w:tabs>
          <w:tab w:val="left" w:pos="567"/>
        </w:tabs>
        <w:spacing w:line="276" w:lineRule="auto"/>
        <w:ind w:left="0" w:firstLine="0"/>
        <w:jc w:val="both"/>
        <w:rPr>
          <w:rFonts w:ascii="Symbol" w:hAnsi="Symbol"/>
          <w:sz w:val="24"/>
        </w:rPr>
      </w:pPr>
      <w:r>
        <w:rPr>
          <w:sz w:val="24"/>
        </w:rPr>
        <w:t>Training</w:t>
      </w:r>
      <w:r>
        <w:rPr>
          <w:spacing w:val="-2"/>
          <w:sz w:val="24"/>
        </w:rPr>
        <w:t xml:space="preserve"> </w:t>
      </w:r>
      <w:r>
        <w:rPr>
          <w:sz w:val="24"/>
        </w:rPr>
        <w:t>clients on</w:t>
      </w:r>
      <w:r>
        <w:rPr>
          <w:spacing w:val="-5"/>
          <w:sz w:val="24"/>
        </w:rPr>
        <w:t xml:space="preserve"> </w:t>
      </w:r>
      <w:r>
        <w:rPr>
          <w:sz w:val="24"/>
        </w:rPr>
        <w:t>how</w:t>
      </w:r>
      <w:r>
        <w:rPr>
          <w:spacing w:val="-4"/>
          <w:sz w:val="24"/>
        </w:rPr>
        <w:t xml:space="preserve"> </w:t>
      </w:r>
      <w:r>
        <w:rPr>
          <w:sz w:val="24"/>
        </w:rPr>
        <w:t>to use</w:t>
      </w:r>
      <w:r>
        <w:rPr>
          <w:spacing w:val="-1"/>
          <w:sz w:val="24"/>
        </w:rPr>
        <w:t xml:space="preserve"> </w:t>
      </w:r>
      <w:r>
        <w:rPr>
          <w:sz w:val="24"/>
        </w:rPr>
        <w:t>Macintosh</w:t>
      </w:r>
      <w:r>
        <w:rPr>
          <w:spacing w:val="-5"/>
          <w:sz w:val="24"/>
        </w:rPr>
        <w:t xml:space="preserve"> </w:t>
      </w:r>
      <w:r>
        <w:rPr>
          <w:sz w:val="24"/>
        </w:rPr>
        <w:t>Operating</w:t>
      </w:r>
      <w:r>
        <w:rPr>
          <w:spacing w:val="1"/>
          <w:sz w:val="24"/>
        </w:rPr>
        <w:t xml:space="preserve"> </w:t>
      </w:r>
      <w:r>
        <w:rPr>
          <w:spacing w:val="-2"/>
          <w:sz w:val="24"/>
        </w:rPr>
        <w:t>System.</w:t>
      </w:r>
    </w:p>
    <w:p w14:paraId="127A4BBE" w14:textId="1A56E9DC" w:rsidR="00E7388B" w:rsidDel="00EC3812" w:rsidRDefault="00E7388B" w:rsidP="00F13390">
      <w:pPr>
        <w:pStyle w:val="BodyText"/>
        <w:spacing w:line="276" w:lineRule="auto"/>
        <w:jc w:val="both"/>
        <w:rPr>
          <w:ins w:id="265" w:author="MUKOLWE" w:date="2024-11-26T07:22:00Z"/>
          <w:del w:id="266" w:author="Windows User" w:date="2024-11-28T13:48:00Z"/>
        </w:rPr>
      </w:pPr>
    </w:p>
    <w:p w14:paraId="135659FE" w14:textId="3FE8927C" w:rsidR="00BF70C2" w:rsidDel="00EC3812" w:rsidRDefault="00BF70C2" w:rsidP="00F13390">
      <w:pPr>
        <w:pStyle w:val="BodyText"/>
        <w:spacing w:line="276" w:lineRule="auto"/>
        <w:jc w:val="both"/>
        <w:rPr>
          <w:ins w:id="267" w:author="MUKOLWE" w:date="2024-11-26T07:22:00Z"/>
          <w:del w:id="268" w:author="Windows User" w:date="2024-11-28T13:48:00Z"/>
        </w:rPr>
      </w:pPr>
    </w:p>
    <w:p w14:paraId="5848779C" w14:textId="13071EF0" w:rsidR="00BF70C2" w:rsidDel="00EC3812" w:rsidRDefault="00BF70C2" w:rsidP="00F13390">
      <w:pPr>
        <w:pStyle w:val="BodyText"/>
        <w:spacing w:line="276" w:lineRule="auto"/>
        <w:jc w:val="both"/>
        <w:rPr>
          <w:ins w:id="269" w:author="MUKOLWE" w:date="2024-11-26T07:22:00Z"/>
          <w:del w:id="270" w:author="Windows User" w:date="2024-11-28T13:48:00Z"/>
        </w:rPr>
      </w:pPr>
    </w:p>
    <w:p w14:paraId="133A8786" w14:textId="77777777" w:rsidR="00BF70C2" w:rsidRDefault="00BF70C2" w:rsidP="00F13390">
      <w:pPr>
        <w:pStyle w:val="BodyText"/>
        <w:spacing w:line="276" w:lineRule="auto"/>
        <w:jc w:val="both"/>
      </w:pPr>
    </w:p>
    <w:p w14:paraId="78B87AB5" w14:textId="77777777" w:rsidR="00E7388B" w:rsidRDefault="00E7388B" w:rsidP="0062071D">
      <w:pPr>
        <w:pStyle w:val="BodyText"/>
        <w:spacing w:line="276" w:lineRule="auto"/>
        <w:jc w:val="both"/>
      </w:pPr>
      <w:r>
        <w:t>These</w:t>
      </w:r>
      <w:r>
        <w:rPr>
          <w:spacing w:val="-6"/>
        </w:rPr>
        <w:t xml:space="preserve"> </w:t>
      </w:r>
      <w:r>
        <w:t>strategies</w:t>
      </w:r>
      <w:r>
        <w:rPr>
          <w:spacing w:val="-4"/>
        </w:rPr>
        <w:t xml:space="preserve"> </w:t>
      </w:r>
      <w:r>
        <w:t>are</w:t>
      </w:r>
      <w:r>
        <w:rPr>
          <w:spacing w:val="1"/>
        </w:rPr>
        <w:t xml:space="preserve"> </w:t>
      </w:r>
      <w:r>
        <w:t>most</w:t>
      </w:r>
      <w:r>
        <w:rPr>
          <w:spacing w:val="-2"/>
        </w:rPr>
        <w:t xml:space="preserve"> </w:t>
      </w:r>
      <w:r>
        <w:t>effective</w:t>
      </w:r>
      <w:r>
        <w:rPr>
          <w:spacing w:val="-4"/>
        </w:rPr>
        <w:t xml:space="preserve"> </w:t>
      </w:r>
      <w:r>
        <w:t>when</w:t>
      </w:r>
      <w:r>
        <w:rPr>
          <w:spacing w:val="-7"/>
        </w:rPr>
        <w:t xml:space="preserve"> </w:t>
      </w:r>
      <w:r>
        <w:t>put</w:t>
      </w:r>
      <w:r>
        <w:rPr>
          <w:spacing w:val="2"/>
        </w:rPr>
        <w:t xml:space="preserve"> </w:t>
      </w:r>
      <w:r>
        <w:t>into</w:t>
      </w:r>
      <w:r>
        <w:rPr>
          <w:spacing w:val="-2"/>
        </w:rPr>
        <w:t xml:space="preserve"> </w:t>
      </w:r>
      <w:r>
        <w:t>a</w:t>
      </w:r>
      <w:r>
        <w:rPr>
          <w:spacing w:val="-8"/>
        </w:rPr>
        <w:t xml:space="preserve"> </w:t>
      </w:r>
      <w:r>
        <w:t>formula</w:t>
      </w:r>
      <w:r>
        <w:rPr>
          <w:spacing w:val="1"/>
        </w:rPr>
        <w:t xml:space="preserve"> </w:t>
      </w:r>
      <w:r>
        <w:t>in</w:t>
      </w:r>
      <w:r>
        <w:rPr>
          <w:spacing w:val="-7"/>
        </w:rPr>
        <w:t xml:space="preserve"> </w:t>
      </w:r>
      <w:r>
        <w:t>the</w:t>
      </w:r>
      <w:r>
        <w:rPr>
          <w:spacing w:val="1"/>
        </w:rPr>
        <w:t xml:space="preserve"> </w:t>
      </w:r>
      <w:r>
        <w:t>following</w:t>
      </w:r>
      <w:r>
        <w:rPr>
          <w:spacing w:val="-2"/>
        </w:rPr>
        <w:t xml:space="preserve"> order:</w:t>
      </w:r>
    </w:p>
    <w:p w14:paraId="584864EB" w14:textId="5B3E85E2" w:rsidR="00E7388B" w:rsidDel="00BF70C2" w:rsidRDefault="00E7388B" w:rsidP="0062071D">
      <w:pPr>
        <w:pStyle w:val="BodyText"/>
        <w:spacing w:line="276" w:lineRule="auto"/>
        <w:jc w:val="both"/>
        <w:rPr>
          <w:del w:id="271" w:author="MUKOLWE" w:date="2024-11-26T07:22:00Z"/>
        </w:rPr>
      </w:pPr>
    </w:p>
    <w:p w14:paraId="6C546C40" w14:textId="77777777" w:rsidR="00E7388B" w:rsidRDefault="00E7388B" w:rsidP="0062071D">
      <w:pPr>
        <w:pStyle w:val="ListParagraph"/>
        <w:numPr>
          <w:ilvl w:val="0"/>
          <w:numId w:val="19"/>
        </w:numPr>
        <w:tabs>
          <w:tab w:val="left" w:pos="1125"/>
        </w:tabs>
        <w:spacing w:line="276" w:lineRule="auto"/>
        <w:ind w:hanging="360"/>
        <w:jc w:val="both"/>
        <w:rPr>
          <w:sz w:val="24"/>
        </w:rPr>
      </w:pPr>
      <w:r>
        <w:rPr>
          <w:sz w:val="24"/>
        </w:rPr>
        <w:t>Identifying</w:t>
      </w:r>
      <w:r>
        <w:rPr>
          <w:spacing w:val="-4"/>
          <w:sz w:val="24"/>
        </w:rPr>
        <w:t xml:space="preserve"> </w:t>
      </w:r>
      <w:r>
        <w:rPr>
          <w:sz w:val="24"/>
        </w:rPr>
        <w:t>the</w:t>
      </w:r>
      <w:r>
        <w:rPr>
          <w:spacing w:val="-3"/>
          <w:sz w:val="24"/>
        </w:rPr>
        <w:t xml:space="preserve"> </w:t>
      </w:r>
      <w:r>
        <w:rPr>
          <w:spacing w:val="-2"/>
          <w:sz w:val="24"/>
        </w:rPr>
        <w:t>symptoms</w:t>
      </w:r>
    </w:p>
    <w:p w14:paraId="7DC9CE21" w14:textId="77777777" w:rsidR="00E7388B" w:rsidRDefault="00E7388B" w:rsidP="0062071D">
      <w:pPr>
        <w:pStyle w:val="ListParagraph"/>
        <w:numPr>
          <w:ilvl w:val="0"/>
          <w:numId w:val="19"/>
        </w:numPr>
        <w:tabs>
          <w:tab w:val="left" w:pos="1125"/>
        </w:tabs>
        <w:spacing w:line="276" w:lineRule="auto"/>
        <w:ind w:hanging="360"/>
        <w:jc w:val="both"/>
        <w:rPr>
          <w:sz w:val="24"/>
        </w:rPr>
      </w:pPr>
      <w:r>
        <w:rPr>
          <w:sz w:val="24"/>
        </w:rPr>
        <w:t>Diagnosis</w:t>
      </w:r>
      <w:r>
        <w:rPr>
          <w:spacing w:val="-2"/>
          <w:sz w:val="24"/>
        </w:rPr>
        <w:t xml:space="preserve"> </w:t>
      </w:r>
      <w:r>
        <w:rPr>
          <w:sz w:val="24"/>
        </w:rPr>
        <w:t>of</w:t>
      </w:r>
      <w:r>
        <w:rPr>
          <w:spacing w:val="-6"/>
          <w:sz w:val="24"/>
        </w:rPr>
        <w:t xml:space="preserve"> </w:t>
      </w:r>
      <w:r>
        <w:rPr>
          <w:sz w:val="24"/>
        </w:rPr>
        <w:t xml:space="preserve">the </w:t>
      </w:r>
      <w:r>
        <w:rPr>
          <w:spacing w:val="-2"/>
          <w:sz w:val="24"/>
        </w:rPr>
        <w:t>problem</w:t>
      </w:r>
    </w:p>
    <w:p w14:paraId="41F5C3FF" w14:textId="77777777" w:rsidR="00E7388B" w:rsidRDefault="00E7388B" w:rsidP="0062071D">
      <w:pPr>
        <w:pStyle w:val="ListParagraph"/>
        <w:numPr>
          <w:ilvl w:val="0"/>
          <w:numId w:val="19"/>
        </w:numPr>
        <w:tabs>
          <w:tab w:val="left" w:pos="1125"/>
        </w:tabs>
        <w:spacing w:line="276" w:lineRule="auto"/>
        <w:ind w:hanging="360"/>
        <w:jc w:val="both"/>
        <w:rPr>
          <w:sz w:val="24"/>
        </w:rPr>
      </w:pPr>
      <w:r>
        <w:rPr>
          <w:spacing w:val="-2"/>
          <w:sz w:val="24"/>
        </w:rPr>
        <w:t>Prognosis</w:t>
      </w:r>
    </w:p>
    <w:p w14:paraId="0C6CD8CB" w14:textId="77777777" w:rsidR="00E7388B" w:rsidRDefault="00E7388B" w:rsidP="0062071D">
      <w:pPr>
        <w:pStyle w:val="ListParagraph"/>
        <w:numPr>
          <w:ilvl w:val="0"/>
          <w:numId w:val="19"/>
        </w:numPr>
        <w:tabs>
          <w:tab w:val="left" w:pos="1125"/>
        </w:tabs>
        <w:spacing w:line="276" w:lineRule="auto"/>
        <w:ind w:hanging="360"/>
        <w:jc w:val="both"/>
        <w:rPr>
          <w:sz w:val="24"/>
        </w:rPr>
      </w:pPr>
      <w:r>
        <w:rPr>
          <w:spacing w:val="-2"/>
          <w:sz w:val="24"/>
        </w:rPr>
        <w:t>Treatment</w:t>
      </w:r>
    </w:p>
    <w:p w14:paraId="46C59E57" w14:textId="77777777" w:rsidR="00E7388B" w:rsidRDefault="00E7388B" w:rsidP="0062071D">
      <w:pPr>
        <w:pStyle w:val="ListParagraph"/>
        <w:numPr>
          <w:ilvl w:val="0"/>
          <w:numId w:val="19"/>
        </w:numPr>
        <w:tabs>
          <w:tab w:val="left" w:pos="1125"/>
        </w:tabs>
        <w:spacing w:line="276" w:lineRule="auto"/>
        <w:ind w:hanging="360"/>
        <w:jc w:val="both"/>
        <w:rPr>
          <w:sz w:val="24"/>
        </w:rPr>
      </w:pPr>
      <w:r>
        <w:rPr>
          <w:sz w:val="24"/>
        </w:rPr>
        <w:t>Follow-up/Outcome</w:t>
      </w:r>
      <w:r>
        <w:rPr>
          <w:spacing w:val="-11"/>
          <w:sz w:val="24"/>
        </w:rPr>
        <w:t xml:space="preserve"> </w:t>
      </w:r>
      <w:r>
        <w:rPr>
          <w:spacing w:val="-2"/>
          <w:sz w:val="24"/>
        </w:rPr>
        <w:t>Management</w:t>
      </w:r>
    </w:p>
    <w:p w14:paraId="26584B18" w14:textId="77777777" w:rsidR="00E7388B" w:rsidRPr="00997460" w:rsidRDefault="00E7388B" w:rsidP="0062071D">
      <w:pPr>
        <w:spacing w:line="276" w:lineRule="auto"/>
        <w:jc w:val="both"/>
      </w:pPr>
    </w:p>
    <w:p w14:paraId="2445A93E" w14:textId="77777777" w:rsidR="00E7388B" w:rsidRPr="00E14B75" w:rsidRDefault="00E7388B" w:rsidP="0062071D">
      <w:pPr>
        <w:spacing w:line="276" w:lineRule="auto"/>
        <w:jc w:val="both"/>
        <w:rPr>
          <w:b/>
          <w:i/>
        </w:rPr>
      </w:pPr>
      <w:r w:rsidRPr="00E14B75">
        <w:rPr>
          <w:b/>
          <w:i/>
        </w:rPr>
        <w:t>Additional</w:t>
      </w:r>
      <w:r w:rsidRPr="00E14B75">
        <w:rPr>
          <w:b/>
          <w:i/>
          <w:spacing w:val="-2"/>
        </w:rPr>
        <w:t xml:space="preserve"> </w:t>
      </w:r>
      <w:r w:rsidRPr="00E14B75">
        <w:rPr>
          <w:b/>
          <w:i/>
        </w:rPr>
        <w:t>Target Marketing</w:t>
      </w:r>
      <w:r w:rsidRPr="00E14B75">
        <w:rPr>
          <w:b/>
          <w:i/>
          <w:spacing w:val="-1"/>
        </w:rPr>
        <w:t xml:space="preserve"> </w:t>
      </w:r>
      <w:r w:rsidRPr="00E14B75">
        <w:rPr>
          <w:b/>
          <w:i/>
          <w:spacing w:val="-2"/>
        </w:rPr>
        <w:t>Strategies</w:t>
      </w:r>
    </w:p>
    <w:p w14:paraId="1F7A7AFB" w14:textId="77777777" w:rsidR="00E7388B" w:rsidRDefault="00E7388B" w:rsidP="00E14B75">
      <w:pPr>
        <w:spacing w:line="276" w:lineRule="auto"/>
        <w:ind w:right="4"/>
        <w:jc w:val="both"/>
        <w:rPr>
          <w:sz w:val="24"/>
        </w:rPr>
      </w:pPr>
      <w:r>
        <w:rPr>
          <w:sz w:val="24"/>
        </w:rPr>
        <w:t>Our</w:t>
      </w:r>
      <w:r>
        <w:rPr>
          <w:spacing w:val="-1"/>
          <w:sz w:val="24"/>
        </w:rPr>
        <w:t xml:space="preserve"> </w:t>
      </w:r>
      <w:r>
        <w:rPr>
          <w:sz w:val="24"/>
        </w:rPr>
        <w:t>slogan</w:t>
      </w:r>
      <w:r>
        <w:rPr>
          <w:spacing w:val="-5"/>
          <w:sz w:val="24"/>
        </w:rPr>
        <w:t xml:space="preserve"> </w:t>
      </w:r>
      <w:r>
        <w:rPr>
          <w:b/>
          <w:sz w:val="24"/>
        </w:rPr>
        <w:t>"For</w:t>
      </w:r>
      <w:r>
        <w:rPr>
          <w:b/>
          <w:spacing w:val="-3"/>
          <w:sz w:val="24"/>
        </w:rPr>
        <w:t xml:space="preserve"> </w:t>
      </w:r>
      <w:r>
        <w:rPr>
          <w:b/>
          <w:sz w:val="24"/>
        </w:rPr>
        <w:t>smart</w:t>
      </w:r>
      <w:r>
        <w:rPr>
          <w:b/>
          <w:spacing w:val="-1"/>
          <w:sz w:val="24"/>
        </w:rPr>
        <w:t xml:space="preserve"> </w:t>
      </w:r>
      <w:r>
        <w:rPr>
          <w:b/>
          <w:sz w:val="24"/>
        </w:rPr>
        <w:t>and</w:t>
      </w:r>
      <w:r>
        <w:rPr>
          <w:b/>
          <w:spacing w:val="-2"/>
          <w:sz w:val="24"/>
        </w:rPr>
        <w:t xml:space="preserve"> </w:t>
      </w:r>
      <w:r>
        <w:rPr>
          <w:b/>
          <w:sz w:val="24"/>
        </w:rPr>
        <w:t>sharp</w:t>
      </w:r>
      <w:r>
        <w:rPr>
          <w:b/>
          <w:spacing w:val="-2"/>
          <w:sz w:val="24"/>
        </w:rPr>
        <w:t xml:space="preserve"> </w:t>
      </w:r>
      <w:r>
        <w:rPr>
          <w:b/>
          <w:sz w:val="24"/>
        </w:rPr>
        <w:t>IT</w:t>
      </w:r>
      <w:r>
        <w:rPr>
          <w:b/>
          <w:spacing w:val="-4"/>
          <w:sz w:val="24"/>
        </w:rPr>
        <w:t xml:space="preserve"> </w:t>
      </w:r>
      <w:r>
        <w:rPr>
          <w:b/>
          <w:sz w:val="24"/>
        </w:rPr>
        <w:t xml:space="preserve">trainings" </w:t>
      </w:r>
      <w:r>
        <w:rPr>
          <w:sz w:val="24"/>
        </w:rPr>
        <w:t>emphasizes</w:t>
      </w:r>
      <w:r>
        <w:rPr>
          <w:spacing w:val="-4"/>
          <w:sz w:val="24"/>
        </w:rPr>
        <w:t xml:space="preserve"> </w:t>
      </w:r>
      <w:r>
        <w:rPr>
          <w:sz w:val="24"/>
        </w:rPr>
        <w:t>one</w:t>
      </w:r>
      <w:r>
        <w:rPr>
          <w:spacing w:val="-3"/>
          <w:sz w:val="24"/>
        </w:rPr>
        <w:t xml:space="preserve"> </w:t>
      </w:r>
      <w:r>
        <w:rPr>
          <w:sz w:val="24"/>
        </w:rPr>
        <w:t>of</w:t>
      </w:r>
      <w:r>
        <w:rPr>
          <w:spacing w:val="-10"/>
          <w:sz w:val="24"/>
        </w:rPr>
        <w:t xml:space="preserve"> </w:t>
      </w:r>
      <w:r>
        <w:rPr>
          <w:sz w:val="24"/>
        </w:rPr>
        <w:t>our</w:t>
      </w:r>
      <w:r>
        <w:rPr>
          <w:spacing w:val="-1"/>
          <w:sz w:val="24"/>
        </w:rPr>
        <w:t xml:space="preserve"> </w:t>
      </w:r>
      <w:r>
        <w:rPr>
          <w:sz w:val="24"/>
        </w:rPr>
        <w:t>major benefits</w:t>
      </w:r>
      <w:r>
        <w:rPr>
          <w:spacing w:val="-4"/>
          <w:sz w:val="24"/>
        </w:rPr>
        <w:t xml:space="preserve"> </w:t>
      </w:r>
      <w:r>
        <w:rPr>
          <w:sz w:val="24"/>
        </w:rPr>
        <w:t>and we will use this slogan throughout our literature, advertising, and graphics.</w:t>
      </w:r>
    </w:p>
    <w:p w14:paraId="38CC9F4A" w14:textId="77777777" w:rsidR="00997460" w:rsidRDefault="00997460" w:rsidP="0062071D">
      <w:pPr>
        <w:pStyle w:val="BodyText"/>
        <w:spacing w:line="276" w:lineRule="auto"/>
        <w:jc w:val="both"/>
      </w:pPr>
    </w:p>
    <w:p w14:paraId="1D07A4E3" w14:textId="77777777" w:rsidR="00E7388B" w:rsidRDefault="00E7388B" w:rsidP="0062071D">
      <w:pPr>
        <w:pStyle w:val="BodyText"/>
        <w:spacing w:line="276" w:lineRule="auto"/>
        <w:jc w:val="both"/>
      </w:pPr>
      <w:r>
        <w:t>The</w:t>
      </w:r>
      <w:r>
        <w:rPr>
          <w:spacing w:val="-2"/>
        </w:rPr>
        <w:t xml:space="preserve"> </w:t>
      </w:r>
      <w:r>
        <w:t>following functions</w:t>
      </w:r>
      <w:r>
        <w:rPr>
          <w:spacing w:val="-5"/>
        </w:rPr>
        <w:t xml:space="preserve"> </w:t>
      </w:r>
      <w:r>
        <w:t>will</w:t>
      </w:r>
      <w:r>
        <w:rPr>
          <w:spacing w:val="-4"/>
        </w:rPr>
        <w:t xml:space="preserve"> </w:t>
      </w:r>
      <w:r>
        <w:t>be</w:t>
      </w:r>
      <w:r>
        <w:rPr>
          <w:spacing w:val="-4"/>
        </w:rPr>
        <w:t xml:space="preserve"> </w:t>
      </w:r>
      <w:r>
        <w:t>assigned</w:t>
      </w:r>
      <w:r>
        <w:rPr>
          <w:spacing w:val="-3"/>
        </w:rPr>
        <w:t xml:space="preserve"> </w:t>
      </w:r>
      <w:r>
        <w:t>to</w:t>
      </w:r>
      <w:r>
        <w:rPr>
          <w:spacing w:val="-4"/>
        </w:rPr>
        <w:t xml:space="preserve"> </w:t>
      </w:r>
      <w:r>
        <w:t>our</w:t>
      </w:r>
      <w:r>
        <w:rPr>
          <w:spacing w:val="-2"/>
        </w:rPr>
        <w:t xml:space="preserve"> </w:t>
      </w:r>
      <w:r>
        <w:t>marketing</w:t>
      </w:r>
      <w:r>
        <w:rPr>
          <w:spacing w:val="-3"/>
        </w:rPr>
        <w:t xml:space="preserve"> </w:t>
      </w:r>
      <w:r>
        <w:rPr>
          <w:spacing w:val="-2"/>
        </w:rPr>
        <w:t>tools:</w:t>
      </w:r>
    </w:p>
    <w:p w14:paraId="494D6B7C" w14:textId="77777777" w:rsidR="00E7388B" w:rsidRDefault="00E7388B" w:rsidP="0062071D">
      <w:pPr>
        <w:pStyle w:val="ListParagraph"/>
        <w:numPr>
          <w:ilvl w:val="1"/>
          <w:numId w:val="19"/>
        </w:numPr>
        <w:tabs>
          <w:tab w:val="left" w:pos="1125"/>
        </w:tabs>
        <w:spacing w:line="276" w:lineRule="auto"/>
        <w:ind w:hanging="360"/>
        <w:jc w:val="both"/>
        <w:rPr>
          <w:sz w:val="24"/>
        </w:rPr>
      </w:pPr>
      <w:r>
        <w:rPr>
          <w:sz w:val="24"/>
        </w:rPr>
        <w:t>Get</w:t>
      </w:r>
      <w:r>
        <w:rPr>
          <w:spacing w:val="-1"/>
          <w:sz w:val="24"/>
        </w:rPr>
        <w:t xml:space="preserve"> </w:t>
      </w:r>
      <w:r>
        <w:rPr>
          <w:sz w:val="24"/>
        </w:rPr>
        <w:t>name</w:t>
      </w:r>
      <w:r>
        <w:rPr>
          <w:spacing w:val="-5"/>
          <w:sz w:val="24"/>
        </w:rPr>
        <w:t xml:space="preserve"> </w:t>
      </w:r>
      <w:r>
        <w:rPr>
          <w:spacing w:val="-2"/>
          <w:sz w:val="24"/>
        </w:rPr>
        <w:t>recognition</w:t>
      </w:r>
      <w:r w:rsidR="00997460">
        <w:rPr>
          <w:spacing w:val="-2"/>
          <w:sz w:val="24"/>
        </w:rPr>
        <w:t>.</w:t>
      </w:r>
    </w:p>
    <w:p w14:paraId="3A2157C7" w14:textId="77777777" w:rsidR="00E7388B" w:rsidRDefault="00E7388B" w:rsidP="0062071D">
      <w:pPr>
        <w:pStyle w:val="ListParagraph"/>
        <w:numPr>
          <w:ilvl w:val="1"/>
          <w:numId w:val="19"/>
        </w:numPr>
        <w:tabs>
          <w:tab w:val="left" w:pos="1125"/>
        </w:tabs>
        <w:spacing w:line="276" w:lineRule="auto"/>
        <w:ind w:hanging="360"/>
        <w:jc w:val="both"/>
        <w:rPr>
          <w:sz w:val="24"/>
        </w:rPr>
      </w:pPr>
      <w:r>
        <w:rPr>
          <w:sz w:val="24"/>
        </w:rPr>
        <w:t>Obtain</w:t>
      </w:r>
      <w:r>
        <w:rPr>
          <w:spacing w:val="-1"/>
          <w:sz w:val="24"/>
        </w:rPr>
        <w:t xml:space="preserve"> </w:t>
      </w:r>
      <w:r>
        <w:rPr>
          <w:spacing w:val="-2"/>
          <w:sz w:val="24"/>
        </w:rPr>
        <w:t>leads</w:t>
      </w:r>
      <w:r w:rsidR="00997460">
        <w:rPr>
          <w:spacing w:val="-2"/>
          <w:sz w:val="24"/>
        </w:rPr>
        <w:t>.</w:t>
      </w:r>
    </w:p>
    <w:p w14:paraId="2C313E11" w14:textId="77777777" w:rsidR="00E7388B" w:rsidRDefault="00E7388B" w:rsidP="0062071D">
      <w:pPr>
        <w:pStyle w:val="ListParagraph"/>
        <w:numPr>
          <w:ilvl w:val="1"/>
          <w:numId w:val="19"/>
        </w:numPr>
        <w:tabs>
          <w:tab w:val="left" w:pos="1125"/>
        </w:tabs>
        <w:spacing w:line="276" w:lineRule="auto"/>
        <w:ind w:hanging="360"/>
        <w:jc w:val="both"/>
        <w:rPr>
          <w:sz w:val="24"/>
        </w:rPr>
      </w:pPr>
      <w:r>
        <w:rPr>
          <w:sz w:val="24"/>
        </w:rPr>
        <w:t>Turn</w:t>
      </w:r>
      <w:r>
        <w:rPr>
          <w:spacing w:val="-7"/>
          <w:sz w:val="24"/>
        </w:rPr>
        <w:t xml:space="preserve"> </w:t>
      </w:r>
      <w:r>
        <w:rPr>
          <w:sz w:val="24"/>
        </w:rPr>
        <w:t>qualified</w:t>
      </w:r>
      <w:r>
        <w:rPr>
          <w:spacing w:val="-2"/>
          <w:sz w:val="24"/>
        </w:rPr>
        <w:t xml:space="preserve"> </w:t>
      </w:r>
      <w:r>
        <w:rPr>
          <w:sz w:val="24"/>
        </w:rPr>
        <w:t>prospect</w:t>
      </w:r>
      <w:r>
        <w:rPr>
          <w:spacing w:val="3"/>
          <w:sz w:val="24"/>
        </w:rPr>
        <w:t xml:space="preserve"> </w:t>
      </w:r>
      <w:r>
        <w:rPr>
          <w:sz w:val="24"/>
        </w:rPr>
        <w:t>into</w:t>
      </w:r>
      <w:r>
        <w:rPr>
          <w:spacing w:val="2"/>
          <w:sz w:val="24"/>
        </w:rPr>
        <w:t xml:space="preserve"> </w:t>
      </w:r>
      <w:r>
        <w:rPr>
          <w:sz w:val="24"/>
        </w:rPr>
        <w:t>a</w:t>
      </w:r>
      <w:r>
        <w:rPr>
          <w:spacing w:val="-2"/>
          <w:sz w:val="24"/>
        </w:rPr>
        <w:t xml:space="preserve"> customer</w:t>
      </w:r>
      <w:r w:rsidR="00997460">
        <w:rPr>
          <w:spacing w:val="-2"/>
          <w:sz w:val="24"/>
        </w:rPr>
        <w:t>.</w:t>
      </w:r>
    </w:p>
    <w:p w14:paraId="7826E4AB" w14:textId="77777777" w:rsidR="00E7388B" w:rsidRDefault="00E7388B" w:rsidP="0062071D">
      <w:pPr>
        <w:pStyle w:val="ListParagraph"/>
        <w:numPr>
          <w:ilvl w:val="1"/>
          <w:numId w:val="19"/>
        </w:numPr>
        <w:tabs>
          <w:tab w:val="left" w:pos="1125"/>
        </w:tabs>
        <w:spacing w:line="276" w:lineRule="auto"/>
        <w:ind w:hanging="360"/>
        <w:jc w:val="both"/>
        <w:rPr>
          <w:sz w:val="24"/>
        </w:rPr>
      </w:pPr>
      <w:r>
        <w:rPr>
          <w:sz w:val="24"/>
        </w:rPr>
        <w:t>Ensure</w:t>
      </w:r>
      <w:r>
        <w:rPr>
          <w:spacing w:val="-5"/>
          <w:sz w:val="24"/>
        </w:rPr>
        <w:t xml:space="preserve"> </w:t>
      </w:r>
      <w:r>
        <w:rPr>
          <w:sz w:val="24"/>
        </w:rPr>
        <w:t>customer</w:t>
      </w:r>
      <w:r>
        <w:rPr>
          <w:spacing w:val="2"/>
          <w:sz w:val="24"/>
        </w:rPr>
        <w:t xml:space="preserve"> </w:t>
      </w:r>
      <w:r>
        <w:rPr>
          <w:spacing w:val="-2"/>
          <w:sz w:val="24"/>
        </w:rPr>
        <w:t>loyalty</w:t>
      </w:r>
      <w:r w:rsidR="00997460">
        <w:rPr>
          <w:spacing w:val="-2"/>
          <w:sz w:val="24"/>
        </w:rPr>
        <w:t>.</w:t>
      </w:r>
    </w:p>
    <w:p w14:paraId="071F73CD" w14:textId="77777777" w:rsidR="00E7388B" w:rsidRDefault="00E7388B" w:rsidP="0062071D">
      <w:pPr>
        <w:pStyle w:val="ListParagraph"/>
        <w:numPr>
          <w:ilvl w:val="1"/>
          <w:numId w:val="19"/>
        </w:numPr>
        <w:tabs>
          <w:tab w:val="left" w:pos="1125"/>
        </w:tabs>
        <w:spacing w:line="276" w:lineRule="auto"/>
        <w:ind w:hanging="360"/>
        <w:jc w:val="both"/>
        <w:rPr>
          <w:sz w:val="24"/>
        </w:rPr>
      </w:pPr>
      <w:r>
        <w:rPr>
          <w:sz w:val="24"/>
        </w:rPr>
        <w:t>Stimulate</w:t>
      </w:r>
      <w:r>
        <w:rPr>
          <w:spacing w:val="-4"/>
          <w:sz w:val="24"/>
        </w:rPr>
        <w:t xml:space="preserve"> </w:t>
      </w:r>
      <w:r>
        <w:rPr>
          <w:sz w:val="24"/>
        </w:rPr>
        <w:t>training</w:t>
      </w:r>
      <w:r>
        <w:rPr>
          <w:spacing w:val="-2"/>
          <w:sz w:val="24"/>
        </w:rPr>
        <w:t xml:space="preserve"> </w:t>
      </w:r>
      <w:r>
        <w:rPr>
          <w:sz w:val="24"/>
        </w:rPr>
        <w:t>Center</w:t>
      </w:r>
      <w:r>
        <w:rPr>
          <w:spacing w:val="-4"/>
          <w:sz w:val="24"/>
        </w:rPr>
        <w:t xml:space="preserve"> </w:t>
      </w:r>
      <w:r>
        <w:rPr>
          <w:spacing w:val="-2"/>
          <w:sz w:val="24"/>
        </w:rPr>
        <w:t>traffic</w:t>
      </w:r>
      <w:r w:rsidR="00997460">
        <w:rPr>
          <w:spacing w:val="-2"/>
          <w:sz w:val="24"/>
        </w:rPr>
        <w:t>.</w:t>
      </w:r>
    </w:p>
    <w:p w14:paraId="5CAA46BA" w14:textId="77777777" w:rsidR="00E7388B" w:rsidRDefault="00E7388B" w:rsidP="0062071D">
      <w:pPr>
        <w:pStyle w:val="ListParagraph"/>
        <w:numPr>
          <w:ilvl w:val="1"/>
          <w:numId w:val="19"/>
        </w:numPr>
        <w:tabs>
          <w:tab w:val="left" w:pos="1125"/>
        </w:tabs>
        <w:spacing w:line="276" w:lineRule="auto"/>
        <w:ind w:hanging="360"/>
        <w:jc w:val="both"/>
        <w:rPr>
          <w:sz w:val="24"/>
        </w:rPr>
      </w:pPr>
      <w:r>
        <w:rPr>
          <w:sz w:val="24"/>
        </w:rPr>
        <w:t>Sell</w:t>
      </w:r>
      <w:r>
        <w:rPr>
          <w:spacing w:val="-6"/>
          <w:sz w:val="24"/>
        </w:rPr>
        <w:t xml:space="preserve"> </w:t>
      </w:r>
      <w:r>
        <w:rPr>
          <w:sz w:val="24"/>
        </w:rPr>
        <w:t>service</w:t>
      </w:r>
      <w:r>
        <w:rPr>
          <w:spacing w:val="-2"/>
          <w:sz w:val="24"/>
        </w:rPr>
        <w:t xml:space="preserve"> directly</w:t>
      </w:r>
      <w:r w:rsidR="00997460">
        <w:rPr>
          <w:spacing w:val="-2"/>
          <w:sz w:val="24"/>
        </w:rPr>
        <w:t>.</w:t>
      </w:r>
    </w:p>
    <w:p w14:paraId="0B6843D0" w14:textId="77777777" w:rsidR="00E7388B" w:rsidRDefault="00E7388B" w:rsidP="0062071D">
      <w:pPr>
        <w:pStyle w:val="ListParagraph"/>
        <w:numPr>
          <w:ilvl w:val="1"/>
          <w:numId w:val="19"/>
        </w:numPr>
        <w:tabs>
          <w:tab w:val="left" w:pos="1125"/>
        </w:tabs>
        <w:spacing w:line="276" w:lineRule="auto"/>
        <w:ind w:hanging="360"/>
        <w:jc w:val="both"/>
        <w:rPr>
          <w:sz w:val="24"/>
        </w:rPr>
      </w:pPr>
      <w:r>
        <w:rPr>
          <w:sz w:val="24"/>
        </w:rPr>
        <w:t>Introduce</w:t>
      </w:r>
      <w:r>
        <w:rPr>
          <w:spacing w:val="-2"/>
          <w:sz w:val="24"/>
        </w:rPr>
        <w:t xml:space="preserve"> </w:t>
      </w:r>
      <w:r>
        <w:rPr>
          <w:sz w:val="24"/>
        </w:rPr>
        <w:t>new</w:t>
      </w:r>
      <w:r>
        <w:rPr>
          <w:spacing w:val="-2"/>
          <w:sz w:val="24"/>
        </w:rPr>
        <w:t xml:space="preserve"> service</w:t>
      </w:r>
      <w:r w:rsidR="00997460">
        <w:rPr>
          <w:spacing w:val="-2"/>
          <w:sz w:val="24"/>
        </w:rPr>
        <w:t>.</w:t>
      </w:r>
    </w:p>
    <w:p w14:paraId="39FE27CD" w14:textId="77777777" w:rsidR="00E7388B" w:rsidRDefault="00E7388B" w:rsidP="0062071D">
      <w:pPr>
        <w:pStyle w:val="ListParagraph"/>
        <w:numPr>
          <w:ilvl w:val="1"/>
          <w:numId w:val="19"/>
        </w:numPr>
        <w:tabs>
          <w:tab w:val="left" w:pos="1125"/>
        </w:tabs>
        <w:spacing w:line="276" w:lineRule="auto"/>
        <w:ind w:hanging="360"/>
        <w:jc w:val="both"/>
        <w:rPr>
          <w:sz w:val="24"/>
        </w:rPr>
      </w:pPr>
      <w:r>
        <w:rPr>
          <w:sz w:val="24"/>
        </w:rPr>
        <w:t>Sell</w:t>
      </w:r>
      <w:r>
        <w:rPr>
          <w:spacing w:val="-9"/>
          <w:sz w:val="24"/>
        </w:rPr>
        <w:t xml:space="preserve"> </w:t>
      </w:r>
      <w:r>
        <w:rPr>
          <w:sz w:val="24"/>
        </w:rPr>
        <w:t>a special</w:t>
      </w:r>
      <w:r>
        <w:rPr>
          <w:spacing w:val="-4"/>
          <w:sz w:val="24"/>
        </w:rPr>
        <w:t xml:space="preserve"> </w:t>
      </w:r>
      <w:r>
        <w:rPr>
          <w:sz w:val="24"/>
        </w:rPr>
        <w:t xml:space="preserve">service </w:t>
      </w:r>
      <w:r>
        <w:rPr>
          <w:spacing w:val="-2"/>
          <w:sz w:val="24"/>
        </w:rPr>
        <w:t>package</w:t>
      </w:r>
      <w:r w:rsidR="00997460">
        <w:rPr>
          <w:spacing w:val="-2"/>
          <w:sz w:val="24"/>
        </w:rPr>
        <w:t>.</w:t>
      </w:r>
    </w:p>
    <w:p w14:paraId="6649C7E0" w14:textId="77777777" w:rsidR="00E7388B" w:rsidRDefault="00E7388B" w:rsidP="0062071D">
      <w:pPr>
        <w:pStyle w:val="BodyText"/>
        <w:spacing w:line="276" w:lineRule="auto"/>
        <w:jc w:val="both"/>
      </w:pPr>
    </w:p>
    <w:p w14:paraId="3785C580" w14:textId="77777777" w:rsidR="00E7388B" w:rsidRDefault="00E7388B" w:rsidP="0062071D">
      <w:pPr>
        <w:pStyle w:val="BodyText"/>
        <w:spacing w:line="276" w:lineRule="auto"/>
        <w:jc w:val="both"/>
      </w:pPr>
      <w:r>
        <w:t>The</w:t>
      </w:r>
      <w:r>
        <w:rPr>
          <w:spacing w:val="-3"/>
        </w:rPr>
        <w:t xml:space="preserve"> </w:t>
      </w:r>
      <w:r>
        <w:t>following</w:t>
      </w:r>
      <w:r>
        <w:rPr>
          <w:spacing w:val="-4"/>
        </w:rPr>
        <w:t xml:space="preserve"> </w:t>
      </w:r>
      <w:r>
        <w:t>are low</w:t>
      </w:r>
      <w:r>
        <w:rPr>
          <w:spacing w:val="-5"/>
        </w:rPr>
        <w:t xml:space="preserve"> </w:t>
      </w:r>
      <w:r>
        <w:t>cost/no</w:t>
      </w:r>
      <w:r>
        <w:rPr>
          <w:spacing w:val="-4"/>
        </w:rPr>
        <w:t xml:space="preserve"> </w:t>
      </w:r>
      <w:r>
        <w:t>cost</w:t>
      </w:r>
      <w:r>
        <w:rPr>
          <w:spacing w:val="-4"/>
        </w:rPr>
        <w:t xml:space="preserve"> </w:t>
      </w:r>
      <w:r>
        <w:t>marketing</w:t>
      </w:r>
      <w:r>
        <w:rPr>
          <w:spacing w:val="7"/>
        </w:rPr>
        <w:t xml:space="preserve"> </w:t>
      </w:r>
      <w:r>
        <w:rPr>
          <w:spacing w:val="-2"/>
        </w:rPr>
        <w:t>methods:</w:t>
      </w:r>
    </w:p>
    <w:p w14:paraId="21F69346"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Form</w:t>
      </w:r>
      <w:r>
        <w:rPr>
          <w:spacing w:val="-10"/>
          <w:sz w:val="24"/>
        </w:rPr>
        <w:t xml:space="preserve"> </w:t>
      </w:r>
      <w:r>
        <w:rPr>
          <w:sz w:val="24"/>
        </w:rPr>
        <w:t>relationships</w:t>
      </w:r>
      <w:r>
        <w:rPr>
          <w:spacing w:val="-4"/>
          <w:sz w:val="24"/>
        </w:rPr>
        <w:t xml:space="preserve"> </w:t>
      </w:r>
      <w:r>
        <w:rPr>
          <w:sz w:val="24"/>
        </w:rPr>
        <w:t>with</w:t>
      </w:r>
      <w:r>
        <w:rPr>
          <w:spacing w:val="-6"/>
          <w:sz w:val="24"/>
        </w:rPr>
        <w:t xml:space="preserve"> </w:t>
      </w:r>
      <w:r>
        <w:rPr>
          <w:sz w:val="24"/>
        </w:rPr>
        <w:t>noncompeting</w:t>
      </w:r>
      <w:r>
        <w:rPr>
          <w:spacing w:val="3"/>
          <w:sz w:val="24"/>
        </w:rPr>
        <w:t xml:space="preserve"> </w:t>
      </w:r>
      <w:r>
        <w:rPr>
          <w:spacing w:val="-2"/>
          <w:sz w:val="24"/>
        </w:rPr>
        <w:t>businesses.</w:t>
      </w:r>
    </w:p>
    <w:p w14:paraId="0B7C9AC2"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Get</w:t>
      </w:r>
      <w:r>
        <w:rPr>
          <w:spacing w:val="-1"/>
          <w:sz w:val="24"/>
        </w:rPr>
        <w:t xml:space="preserve"> </w:t>
      </w:r>
      <w:r>
        <w:rPr>
          <w:sz w:val="24"/>
        </w:rPr>
        <w:t>to know</w:t>
      </w:r>
      <w:r>
        <w:rPr>
          <w:spacing w:val="-6"/>
          <w:sz w:val="24"/>
        </w:rPr>
        <w:t xml:space="preserve"> </w:t>
      </w:r>
      <w:r>
        <w:rPr>
          <w:sz w:val="24"/>
        </w:rPr>
        <w:t>other</w:t>
      </w:r>
      <w:r>
        <w:rPr>
          <w:spacing w:val="1"/>
          <w:sz w:val="24"/>
        </w:rPr>
        <w:t xml:space="preserve"> </w:t>
      </w:r>
      <w:r>
        <w:rPr>
          <w:sz w:val="24"/>
        </w:rPr>
        <w:t>computer</w:t>
      </w:r>
      <w:r>
        <w:rPr>
          <w:spacing w:val="1"/>
          <w:sz w:val="24"/>
        </w:rPr>
        <w:t xml:space="preserve"> </w:t>
      </w:r>
      <w:r>
        <w:rPr>
          <w:spacing w:val="-2"/>
          <w:sz w:val="24"/>
        </w:rPr>
        <w:t>professionals.</w:t>
      </w:r>
    </w:p>
    <w:p w14:paraId="4649AC0A"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Combine</w:t>
      </w:r>
      <w:r>
        <w:rPr>
          <w:spacing w:val="-4"/>
          <w:sz w:val="24"/>
        </w:rPr>
        <w:t xml:space="preserve"> </w:t>
      </w:r>
      <w:r>
        <w:rPr>
          <w:sz w:val="24"/>
        </w:rPr>
        <w:t>services</w:t>
      </w:r>
      <w:r>
        <w:rPr>
          <w:spacing w:val="1"/>
          <w:sz w:val="24"/>
        </w:rPr>
        <w:t xml:space="preserve"> </w:t>
      </w:r>
      <w:r>
        <w:rPr>
          <w:sz w:val="24"/>
        </w:rPr>
        <w:t>in virtual</w:t>
      </w:r>
      <w:r>
        <w:rPr>
          <w:spacing w:val="-10"/>
          <w:sz w:val="24"/>
        </w:rPr>
        <w:t xml:space="preserve"> </w:t>
      </w:r>
      <w:r>
        <w:rPr>
          <w:sz w:val="24"/>
        </w:rPr>
        <w:t>corporations</w:t>
      </w:r>
      <w:r>
        <w:rPr>
          <w:spacing w:val="-2"/>
          <w:sz w:val="24"/>
        </w:rPr>
        <w:t xml:space="preserve"> </w:t>
      </w:r>
      <w:r>
        <w:rPr>
          <w:sz w:val="24"/>
        </w:rPr>
        <w:t>to</w:t>
      </w:r>
      <w:r>
        <w:rPr>
          <w:spacing w:val="-1"/>
          <w:sz w:val="24"/>
        </w:rPr>
        <w:t xml:space="preserve"> </w:t>
      </w:r>
      <w:r>
        <w:rPr>
          <w:sz w:val="24"/>
        </w:rPr>
        <w:t>provide</w:t>
      </w:r>
      <w:r>
        <w:rPr>
          <w:spacing w:val="-1"/>
          <w:sz w:val="24"/>
        </w:rPr>
        <w:t xml:space="preserve"> </w:t>
      </w:r>
      <w:r>
        <w:rPr>
          <w:sz w:val="24"/>
        </w:rPr>
        <w:t>turnkey</w:t>
      </w:r>
      <w:r>
        <w:rPr>
          <w:spacing w:val="-10"/>
          <w:sz w:val="24"/>
        </w:rPr>
        <w:t xml:space="preserve"> </w:t>
      </w:r>
      <w:r>
        <w:rPr>
          <w:sz w:val="24"/>
        </w:rPr>
        <w:t>solutions</w:t>
      </w:r>
      <w:r>
        <w:rPr>
          <w:spacing w:val="-3"/>
          <w:sz w:val="24"/>
        </w:rPr>
        <w:t xml:space="preserve"> </w:t>
      </w:r>
      <w:r>
        <w:rPr>
          <w:sz w:val="24"/>
        </w:rPr>
        <w:t xml:space="preserve">to </w:t>
      </w:r>
      <w:r>
        <w:rPr>
          <w:spacing w:val="-2"/>
          <w:sz w:val="24"/>
        </w:rPr>
        <w:t>clients.</w:t>
      </w:r>
    </w:p>
    <w:p w14:paraId="1359D1E1"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Do</w:t>
      </w:r>
      <w:r>
        <w:rPr>
          <w:spacing w:val="-2"/>
          <w:sz w:val="24"/>
        </w:rPr>
        <w:t xml:space="preserve"> </w:t>
      </w:r>
      <w:r>
        <w:rPr>
          <w:sz w:val="24"/>
        </w:rPr>
        <w:t>cooperative mailings</w:t>
      </w:r>
      <w:r>
        <w:rPr>
          <w:spacing w:val="-5"/>
          <w:sz w:val="24"/>
        </w:rPr>
        <w:t xml:space="preserve"> </w:t>
      </w:r>
      <w:r>
        <w:rPr>
          <w:sz w:val="24"/>
        </w:rPr>
        <w:t>with</w:t>
      </w:r>
      <w:r>
        <w:rPr>
          <w:spacing w:val="-8"/>
          <w:sz w:val="24"/>
        </w:rPr>
        <w:t xml:space="preserve"> </w:t>
      </w:r>
      <w:r>
        <w:rPr>
          <w:sz w:val="24"/>
        </w:rPr>
        <w:t>other</w:t>
      </w:r>
      <w:r>
        <w:rPr>
          <w:spacing w:val="-3"/>
          <w:sz w:val="24"/>
        </w:rPr>
        <w:t xml:space="preserve"> </w:t>
      </w:r>
      <w:r>
        <w:rPr>
          <w:sz w:val="24"/>
        </w:rPr>
        <w:t>non</w:t>
      </w:r>
      <w:r w:rsidR="00997460">
        <w:rPr>
          <w:sz w:val="24"/>
        </w:rPr>
        <w:t>-</w:t>
      </w:r>
      <w:r>
        <w:rPr>
          <w:sz w:val="24"/>
        </w:rPr>
        <w:t>competing</w:t>
      </w:r>
      <w:r>
        <w:rPr>
          <w:spacing w:val="-3"/>
          <w:sz w:val="24"/>
        </w:rPr>
        <w:t xml:space="preserve"> </w:t>
      </w:r>
      <w:r>
        <w:rPr>
          <w:spacing w:val="-2"/>
          <w:sz w:val="24"/>
        </w:rPr>
        <w:t>professionals.</w:t>
      </w:r>
    </w:p>
    <w:p w14:paraId="77D55AD5"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Volunteer</w:t>
      </w:r>
      <w:r>
        <w:rPr>
          <w:spacing w:val="-7"/>
          <w:sz w:val="24"/>
        </w:rPr>
        <w:t xml:space="preserve"> </w:t>
      </w:r>
      <w:r>
        <w:rPr>
          <w:sz w:val="24"/>
        </w:rPr>
        <w:t>to</w:t>
      </w:r>
      <w:r>
        <w:rPr>
          <w:spacing w:val="3"/>
          <w:sz w:val="24"/>
        </w:rPr>
        <w:t xml:space="preserve"> </w:t>
      </w:r>
      <w:r>
        <w:rPr>
          <w:sz w:val="24"/>
        </w:rPr>
        <w:t>speak</w:t>
      </w:r>
      <w:r>
        <w:rPr>
          <w:spacing w:val="-2"/>
          <w:sz w:val="24"/>
        </w:rPr>
        <w:t xml:space="preserve"> </w:t>
      </w:r>
      <w:r>
        <w:rPr>
          <w:sz w:val="24"/>
        </w:rPr>
        <w:t>in</w:t>
      </w:r>
      <w:r>
        <w:rPr>
          <w:spacing w:val="-6"/>
          <w:sz w:val="24"/>
        </w:rPr>
        <w:t xml:space="preserve"> </w:t>
      </w:r>
      <w:r>
        <w:rPr>
          <w:sz w:val="24"/>
        </w:rPr>
        <w:t>clubs, associations, workshops,</w:t>
      </w:r>
      <w:r>
        <w:rPr>
          <w:spacing w:val="-4"/>
          <w:sz w:val="24"/>
        </w:rPr>
        <w:t xml:space="preserve"> </w:t>
      </w:r>
      <w:r>
        <w:rPr>
          <w:sz w:val="24"/>
        </w:rPr>
        <w:t>or</w:t>
      </w:r>
      <w:r>
        <w:rPr>
          <w:spacing w:val="-1"/>
          <w:sz w:val="24"/>
        </w:rPr>
        <w:t xml:space="preserve"> </w:t>
      </w:r>
      <w:r>
        <w:rPr>
          <w:sz w:val="24"/>
        </w:rPr>
        <w:t>seminars</w:t>
      </w:r>
      <w:r>
        <w:rPr>
          <w:spacing w:val="-4"/>
          <w:sz w:val="24"/>
        </w:rPr>
        <w:t xml:space="preserve"> </w:t>
      </w:r>
      <w:r>
        <w:rPr>
          <w:sz w:val="24"/>
        </w:rPr>
        <w:t>on</w:t>
      </w:r>
      <w:r>
        <w:rPr>
          <w:spacing w:val="-6"/>
          <w:sz w:val="24"/>
        </w:rPr>
        <w:t xml:space="preserve"> </w:t>
      </w:r>
      <w:r>
        <w:rPr>
          <w:sz w:val="24"/>
        </w:rPr>
        <w:t>our</w:t>
      </w:r>
      <w:r>
        <w:rPr>
          <w:spacing w:val="-4"/>
          <w:sz w:val="24"/>
        </w:rPr>
        <w:t xml:space="preserve"> </w:t>
      </w:r>
      <w:r>
        <w:rPr>
          <w:spacing w:val="-2"/>
          <w:sz w:val="24"/>
        </w:rPr>
        <w:t>specialty.</w:t>
      </w:r>
    </w:p>
    <w:p w14:paraId="4F0AA320" w14:textId="77777777" w:rsidR="00E7388B" w:rsidRDefault="00E7388B" w:rsidP="0062071D">
      <w:pPr>
        <w:pStyle w:val="ListParagraph"/>
        <w:numPr>
          <w:ilvl w:val="1"/>
          <w:numId w:val="19"/>
        </w:numPr>
        <w:spacing w:line="276" w:lineRule="auto"/>
        <w:jc w:val="both"/>
      </w:pPr>
      <w:r w:rsidRPr="00E7388B">
        <w:rPr>
          <w:sz w:val="24"/>
        </w:rPr>
        <w:t>Periodically</w:t>
      </w:r>
      <w:r w:rsidRPr="00E7388B">
        <w:rPr>
          <w:spacing w:val="-11"/>
          <w:sz w:val="24"/>
        </w:rPr>
        <w:t xml:space="preserve"> </w:t>
      </w:r>
      <w:r w:rsidRPr="00E7388B">
        <w:rPr>
          <w:sz w:val="24"/>
        </w:rPr>
        <w:t>ask</w:t>
      </w:r>
      <w:r w:rsidRPr="00E7388B">
        <w:rPr>
          <w:spacing w:val="-2"/>
          <w:sz w:val="24"/>
        </w:rPr>
        <w:t xml:space="preserve"> </w:t>
      </w:r>
      <w:r w:rsidRPr="00E7388B">
        <w:rPr>
          <w:sz w:val="24"/>
        </w:rPr>
        <w:t>customers</w:t>
      </w:r>
      <w:r w:rsidRPr="00E7388B">
        <w:rPr>
          <w:spacing w:val="1"/>
          <w:sz w:val="24"/>
        </w:rPr>
        <w:t xml:space="preserve"> </w:t>
      </w:r>
      <w:r w:rsidRPr="00E7388B">
        <w:rPr>
          <w:sz w:val="24"/>
        </w:rPr>
        <w:t xml:space="preserve">for </w:t>
      </w:r>
      <w:r w:rsidRPr="00E7388B">
        <w:rPr>
          <w:spacing w:val="-2"/>
          <w:sz w:val="24"/>
        </w:rPr>
        <w:t>referrals</w:t>
      </w:r>
      <w:r w:rsidR="00997460">
        <w:rPr>
          <w:spacing w:val="-2"/>
          <w:sz w:val="24"/>
        </w:rPr>
        <w:t>.</w:t>
      </w:r>
    </w:p>
    <w:p w14:paraId="6620E54E"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Join</w:t>
      </w:r>
      <w:r>
        <w:rPr>
          <w:spacing w:val="-5"/>
          <w:sz w:val="24"/>
        </w:rPr>
        <w:t xml:space="preserve"> </w:t>
      </w:r>
      <w:r>
        <w:rPr>
          <w:sz w:val="24"/>
        </w:rPr>
        <w:t>a</w:t>
      </w:r>
      <w:r>
        <w:rPr>
          <w:spacing w:val="4"/>
          <w:sz w:val="24"/>
        </w:rPr>
        <w:t xml:space="preserve"> </w:t>
      </w:r>
      <w:r>
        <w:rPr>
          <w:sz w:val="24"/>
        </w:rPr>
        <w:t>barter</w:t>
      </w:r>
      <w:r>
        <w:rPr>
          <w:spacing w:val="2"/>
          <w:sz w:val="24"/>
        </w:rPr>
        <w:t xml:space="preserve"> </w:t>
      </w:r>
      <w:r>
        <w:rPr>
          <w:spacing w:val="-2"/>
          <w:sz w:val="24"/>
        </w:rPr>
        <w:t>exchange.</w:t>
      </w:r>
    </w:p>
    <w:p w14:paraId="1709C3A5"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Produce</w:t>
      </w:r>
      <w:r>
        <w:rPr>
          <w:spacing w:val="-4"/>
          <w:sz w:val="24"/>
        </w:rPr>
        <w:t xml:space="preserve"> </w:t>
      </w:r>
      <w:r>
        <w:rPr>
          <w:sz w:val="24"/>
        </w:rPr>
        <w:t>a</w:t>
      </w:r>
      <w:r>
        <w:rPr>
          <w:spacing w:val="-3"/>
          <w:sz w:val="24"/>
        </w:rPr>
        <w:t xml:space="preserve"> </w:t>
      </w:r>
      <w:r>
        <w:rPr>
          <w:sz w:val="24"/>
        </w:rPr>
        <w:t>periodic</w:t>
      </w:r>
      <w:r>
        <w:rPr>
          <w:spacing w:val="-3"/>
          <w:sz w:val="24"/>
        </w:rPr>
        <w:t xml:space="preserve"> </w:t>
      </w:r>
      <w:r>
        <w:rPr>
          <w:spacing w:val="-2"/>
          <w:sz w:val="24"/>
        </w:rPr>
        <w:t>newsletter.</w:t>
      </w:r>
    </w:p>
    <w:p w14:paraId="6CA35067"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Write</w:t>
      </w:r>
      <w:r>
        <w:rPr>
          <w:spacing w:val="-5"/>
          <w:sz w:val="24"/>
        </w:rPr>
        <w:t xml:space="preserve"> </w:t>
      </w:r>
      <w:r>
        <w:rPr>
          <w:sz w:val="24"/>
        </w:rPr>
        <w:t>articles for</w:t>
      </w:r>
      <w:r>
        <w:rPr>
          <w:spacing w:val="-1"/>
          <w:sz w:val="24"/>
        </w:rPr>
        <w:t xml:space="preserve"> </w:t>
      </w:r>
      <w:r>
        <w:rPr>
          <w:sz w:val="24"/>
        </w:rPr>
        <w:t>local</w:t>
      </w:r>
      <w:r>
        <w:rPr>
          <w:spacing w:val="-6"/>
          <w:sz w:val="24"/>
        </w:rPr>
        <w:t xml:space="preserve"> </w:t>
      </w:r>
      <w:r>
        <w:rPr>
          <w:sz w:val="24"/>
        </w:rPr>
        <w:t>newspapers</w:t>
      </w:r>
      <w:r>
        <w:rPr>
          <w:spacing w:val="-4"/>
          <w:sz w:val="24"/>
        </w:rPr>
        <w:t xml:space="preserve"> </w:t>
      </w:r>
      <w:r>
        <w:rPr>
          <w:sz w:val="24"/>
        </w:rPr>
        <w:t>or</w:t>
      </w:r>
      <w:r>
        <w:rPr>
          <w:spacing w:val="-4"/>
          <w:sz w:val="24"/>
        </w:rPr>
        <w:t xml:space="preserve"> </w:t>
      </w:r>
      <w:r>
        <w:rPr>
          <w:sz w:val="24"/>
        </w:rPr>
        <w:t>upload</w:t>
      </w:r>
      <w:r>
        <w:rPr>
          <w:spacing w:val="-2"/>
          <w:sz w:val="24"/>
        </w:rPr>
        <w:t xml:space="preserve"> </w:t>
      </w:r>
      <w:r>
        <w:rPr>
          <w:sz w:val="24"/>
        </w:rPr>
        <w:t>them</w:t>
      </w:r>
      <w:r>
        <w:rPr>
          <w:spacing w:val="-10"/>
          <w:sz w:val="24"/>
        </w:rPr>
        <w:t xml:space="preserve"> </w:t>
      </w:r>
      <w:r>
        <w:rPr>
          <w:sz w:val="24"/>
        </w:rPr>
        <w:t>to</w:t>
      </w:r>
      <w:r>
        <w:rPr>
          <w:spacing w:val="3"/>
          <w:sz w:val="24"/>
        </w:rPr>
        <w:t xml:space="preserve"> </w:t>
      </w:r>
      <w:r>
        <w:rPr>
          <w:sz w:val="24"/>
        </w:rPr>
        <w:t>Internet</w:t>
      </w:r>
      <w:r>
        <w:rPr>
          <w:spacing w:val="3"/>
          <w:sz w:val="24"/>
        </w:rPr>
        <w:t xml:space="preserve"> </w:t>
      </w:r>
      <w:r>
        <w:rPr>
          <w:sz w:val="24"/>
        </w:rPr>
        <w:t>bulletin</w:t>
      </w:r>
      <w:r>
        <w:rPr>
          <w:spacing w:val="4"/>
          <w:sz w:val="24"/>
        </w:rPr>
        <w:t xml:space="preserve"> </w:t>
      </w:r>
      <w:r>
        <w:rPr>
          <w:spacing w:val="-2"/>
          <w:sz w:val="24"/>
        </w:rPr>
        <w:t>boards.</w:t>
      </w:r>
    </w:p>
    <w:p w14:paraId="505079DA"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Join</w:t>
      </w:r>
      <w:r>
        <w:rPr>
          <w:spacing w:val="-8"/>
          <w:sz w:val="24"/>
        </w:rPr>
        <w:t xml:space="preserve"> </w:t>
      </w:r>
      <w:r>
        <w:rPr>
          <w:sz w:val="24"/>
        </w:rPr>
        <w:t>Internet</w:t>
      </w:r>
      <w:r>
        <w:rPr>
          <w:spacing w:val="3"/>
          <w:sz w:val="24"/>
        </w:rPr>
        <w:t xml:space="preserve"> </w:t>
      </w:r>
      <w:r>
        <w:rPr>
          <w:sz w:val="24"/>
        </w:rPr>
        <w:t>newsgroups</w:t>
      </w:r>
      <w:r>
        <w:rPr>
          <w:spacing w:val="-5"/>
          <w:sz w:val="24"/>
        </w:rPr>
        <w:t xml:space="preserve"> </w:t>
      </w:r>
      <w:r>
        <w:rPr>
          <w:sz w:val="24"/>
        </w:rPr>
        <w:t>and</w:t>
      </w:r>
      <w:r>
        <w:rPr>
          <w:spacing w:val="2"/>
          <w:sz w:val="24"/>
        </w:rPr>
        <w:t xml:space="preserve"> </w:t>
      </w:r>
      <w:r>
        <w:rPr>
          <w:sz w:val="24"/>
        </w:rPr>
        <w:t>mail</w:t>
      </w:r>
      <w:r>
        <w:rPr>
          <w:spacing w:val="-6"/>
          <w:sz w:val="24"/>
        </w:rPr>
        <w:t xml:space="preserve"> </w:t>
      </w:r>
      <w:r>
        <w:rPr>
          <w:spacing w:val="-2"/>
          <w:sz w:val="24"/>
        </w:rPr>
        <w:t>lists.</w:t>
      </w:r>
    </w:p>
    <w:p w14:paraId="3A5F728B"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Submit press</w:t>
      </w:r>
      <w:r>
        <w:rPr>
          <w:spacing w:val="-5"/>
          <w:sz w:val="24"/>
        </w:rPr>
        <w:t xml:space="preserve"> </w:t>
      </w:r>
      <w:r>
        <w:rPr>
          <w:spacing w:val="-2"/>
          <w:sz w:val="24"/>
        </w:rPr>
        <w:t>releases.</w:t>
      </w:r>
    </w:p>
    <w:p w14:paraId="7ABA09DF" w14:textId="77777777" w:rsidR="00E7388B" w:rsidRDefault="00E7388B" w:rsidP="0062071D">
      <w:pPr>
        <w:pStyle w:val="BodyText"/>
        <w:spacing w:line="276" w:lineRule="auto"/>
        <w:jc w:val="both"/>
      </w:pPr>
    </w:p>
    <w:p w14:paraId="4E19A5E0" w14:textId="77777777" w:rsidR="00E7388B" w:rsidRDefault="00E7388B" w:rsidP="00E14B75">
      <w:pPr>
        <w:pStyle w:val="Heading2"/>
        <w:spacing w:line="276" w:lineRule="auto"/>
        <w:ind w:left="0" w:firstLine="0"/>
        <w:jc w:val="both"/>
      </w:pPr>
      <w:bookmarkStart w:id="272" w:name="_Toc178837819"/>
      <w:r>
        <w:t>The</w:t>
      </w:r>
      <w:r>
        <w:rPr>
          <w:spacing w:val="-2"/>
        </w:rPr>
        <w:t xml:space="preserve"> </w:t>
      </w:r>
      <w:r>
        <w:t>following</w:t>
      </w:r>
      <w:r>
        <w:rPr>
          <w:spacing w:val="-1"/>
        </w:rPr>
        <w:t xml:space="preserve"> </w:t>
      </w:r>
      <w:r>
        <w:t>are</w:t>
      </w:r>
      <w:r>
        <w:rPr>
          <w:spacing w:val="-2"/>
        </w:rPr>
        <w:t xml:space="preserve"> </w:t>
      </w:r>
      <w:r>
        <w:t>for</w:t>
      </w:r>
      <w:r>
        <w:rPr>
          <w:spacing w:val="-6"/>
        </w:rPr>
        <w:t xml:space="preserve"> </w:t>
      </w:r>
      <w:r>
        <w:t>fee</w:t>
      </w:r>
      <w:r>
        <w:rPr>
          <w:spacing w:val="-2"/>
        </w:rPr>
        <w:t xml:space="preserve"> </w:t>
      </w:r>
      <w:r>
        <w:t xml:space="preserve">marketing </w:t>
      </w:r>
      <w:r>
        <w:rPr>
          <w:spacing w:val="-2"/>
        </w:rPr>
        <w:t>methods:</w:t>
      </w:r>
      <w:bookmarkEnd w:id="272"/>
    </w:p>
    <w:p w14:paraId="48FD5193"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Join</w:t>
      </w:r>
      <w:r>
        <w:rPr>
          <w:spacing w:val="-7"/>
          <w:sz w:val="24"/>
        </w:rPr>
        <w:t xml:space="preserve"> </w:t>
      </w:r>
      <w:r>
        <w:rPr>
          <w:spacing w:val="-2"/>
          <w:sz w:val="24"/>
        </w:rPr>
        <w:t>associations</w:t>
      </w:r>
      <w:r w:rsidR="00B6469B">
        <w:rPr>
          <w:spacing w:val="-2"/>
          <w:sz w:val="24"/>
        </w:rPr>
        <w:t>.</w:t>
      </w:r>
    </w:p>
    <w:p w14:paraId="392F4E04"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Conduct</w:t>
      </w:r>
      <w:r>
        <w:rPr>
          <w:spacing w:val="3"/>
          <w:sz w:val="24"/>
        </w:rPr>
        <w:t xml:space="preserve"> </w:t>
      </w:r>
      <w:r>
        <w:rPr>
          <w:spacing w:val="-2"/>
          <w:sz w:val="24"/>
        </w:rPr>
        <w:t>seminars</w:t>
      </w:r>
      <w:r w:rsidR="00B6469B">
        <w:rPr>
          <w:spacing w:val="-2"/>
          <w:sz w:val="24"/>
        </w:rPr>
        <w:t>.</w:t>
      </w:r>
    </w:p>
    <w:p w14:paraId="66D0D295" w14:textId="77777777" w:rsidR="00E7388B" w:rsidRDefault="00E7388B" w:rsidP="0062071D">
      <w:pPr>
        <w:pStyle w:val="ListParagraph"/>
        <w:numPr>
          <w:ilvl w:val="1"/>
          <w:numId w:val="19"/>
        </w:numPr>
        <w:tabs>
          <w:tab w:val="left" w:pos="1183"/>
        </w:tabs>
        <w:spacing w:line="276" w:lineRule="auto"/>
        <w:ind w:left="1183"/>
        <w:jc w:val="both"/>
        <w:rPr>
          <w:sz w:val="24"/>
        </w:rPr>
      </w:pPr>
      <w:r>
        <w:rPr>
          <w:sz w:val="24"/>
        </w:rPr>
        <w:t>Conduct</w:t>
      </w:r>
      <w:r>
        <w:rPr>
          <w:spacing w:val="3"/>
          <w:sz w:val="24"/>
        </w:rPr>
        <w:t xml:space="preserve"> </w:t>
      </w:r>
      <w:r>
        <w:rPr>
          <w:spacing w:val="-2"/>
          <w:sz w:val="24"/>
        </w:rPr>
        <w:t>contests</w:t>
      </w:r>
      <w:r w:rsidR="00B6469B">
        <w:rPr>
          <w:spacing w:val="-2"/>
          <w:sz w:val="24"/>
        </w:rPr>
        <w:t>.</w:t>
      </w:r>
    </w:p>
    <w:p w14:paraId="742B83E1" w14:textId="77777777" w:rsidR="00E7388B" w:rsidRDefault="00E7388B" w:rsidP="0062071D">
      <w:pPr>
        <w:pStyle w:val="ListParagraph"/>
        <w:numPr>
          <w:ilvl w:val="1"/>
          <w:numId w:val="19"/>
        </w:numPr>
        <w:tabs>
          <w:tab w:val="left" w:pos="1124"/>
        </w:tabs>
        <w:spacing w:line="276" w:lineRule="auto"/>
        <w:ind w:left="1124" w:hanging="302"/>
        <w:jc w:val="both"/>
        <w:rPr>
          <w:sz w:val="24"/>
        </w:rPr>
      </w:pPr>
      <w:r>
        <w:rPr>
          <w:sz w:val="24"/>
        </w:rPr>
        <w:t>Offer</w:t>
      </w:r>
      <w:r>
        <w:rPr>
          <w:spacing w:val="-2"/>
          <w:sz w:val="24"/>
        </w:rPr>
        <w:t xml:space="preserve"> freebees</w:t>
      </w:r>
      <w:r w:rsidR="00B6469B">
        <w:rPr>
          <w:spacing w:val="-2"/>
          <w:sz w:val="24"/>
        </w:rPr>
        <w:t>.</w:t>
      </w:r>
    </w:p>
    <w:p w14:paraId="446F4234" w14:textId="77777777" w:rsidR="00E7388B" w:rsidRDefault="00E7388B" w:rsidP="0062071D">
      <w:pPr>
        <w:pStyle w:val="BodyText"/>
        <w:spacing w:line="276" w:lineRule="auto"/>
        <w:jc w:val="both"/>
      </w:pPr>
    </w:p>
    <w:p w14:paraId="7B4B9B48" w14:textId="77777777" w:rsidR="00E7388B" w:rsidRDefault="00E7388B" w:rsidP="00E14B75">
      <w:pPr>
        <w:pStyle w:val="BodyText"/>
        <w:spacing w:line="276" w:lineRule="auto"/>
        <w:jc w:val="both"/>
      </w:pPr>
      <w:r>
        <w:t>RICT has</w:t>
      </w:r>
      <w:r>
        <w:rPr>
          <w:spacing w:val="-4"/>
        </w:rPr>
        <w:t xml:space="preserve"> </w:t>
      </w:r>
      <w:r>
        <w:t>two</w:t>
      </w:r>
      <w:r>
        <w:rPr>
          <w:spacing w:val="2"/>
        </w:rPr>
        <w:t xml:space="preserve"> </w:t>
      </w:r>
      <w:r>
        <w:t>marketing</w:t>
      </w:r>
      <w:r>
        <w:rPr>
          <w:spacing w:val="-2"/>
        </w:rPr>
        <w:t xml:space="preserve"> </w:t>
      </w:r>
      <w:r>
        <w:t>Approaches</w:t>
      </w:r>
      <w:r>
        <w:rPr>
          <w:spacing w:val="5"/>
        </w:rPr>
        <w:t xml:space="preserve"> </w:t>
      </w:r>
      <w:r>
        <w:t>in</w:t>
      </w:r>
      <w:r>
        <w:rPr>
          <w:spacing w:val="-7"/>
        </w:rPr>
        <w:t xml:space="preserve"> </w:t>
      </w:r>
      <w:r>
        <w:t>place</w:t>
      </w:r>
      <w:r>
        <w:rPr>
          <w:spacing w:val="-2"/>
        </w:rPr>
        <w:t xml:space="preserve"> </w:t>
      </w:r>
      <w:r>
        <w:t>and</w:t>
      </w:r>
      <w:r>
        <w:rPr>
          <w:spacing w:val="-2"/>
        </w:rPr>
        <w:t xml:space="preserve"> </w:t>
      </w:r>
      <w:r>
        <w:t>they</w:t>
      </w:r>
      <w:r>
        <w:rPr>
          <w:spacing w:val="-11"/>
        </w:rPr>
        <w:t xml:space="preserve"> </w:t>
      </w:r>
      <w:r>
        <w:rPr>
          <w:spacing w:val="-4"/>
        </w:rPr>
        <w:t>are:</w:t>
      </w:r>
    </w:p>
    <w:p w14:paraId="1E91038F" w14:textId="77777777" w:rsidR="00E7388B" w:rsidRPr="003376A1" w:rsidRDefault="00E7388B" w:rsidP="0062071D">
      <w:pPr>
        <w:spacing w:line="276" w:lineRule="auto"/>
        <w:jc w:val="both"/>
        <w:rPr>
          <w:b/>
        </w:rPr>
      </w:pPr>
      <w:r w:rsidRPr="003376A1">
        <w:rPr>
          <w:b/>
        </w:rPr>
        <w:t>Approach</w:t>
      </w:r>
      <w:r w:rsidRPr="003376A1">
        <w:rPr>
          <w:b/>
          <w:spacing w:val="-4"/>
        </w:rPr>
        <w:t xml:space="preserve"> </w:t>
      </w:r>
      <w:r w:rsidRPr="003376A1">
        <w:rPr>
          <w:b/>
          <w:spacing w:val="-5"/>
        </w:rPr>
        <w:t>#1:</w:t>
      </w:r>
    </w:p>
    <w:p w14:paraId="3C4235BA" w14:textId="77777777" w:rsidR="00E7388B" w:rsidRDefault="00E7388B" w:rsidP="0062071D">
      <w:pPr>
        <w:pStyle w:val="ListParagraph"/>
        <w:numPr>
          <w:ilvl w:val="0"/>
          <w:numId w:val="22"/>
        </w:numPr>
        <w:tabs>
          <w:tab w:val="left" w:pos="1124"/>
          <w:tab w:val="left" w:pos="1183"/>
        </w:tabs>
        <w:spacing w:line="276" w:lineRule="auto"/>
        <w:ind w:right="1502" w:hanging="361"/>
        <w:jc w:val="both"/>
        <w:rPr>
          <w:sz w:val="24"/>
        </w:rPr>
      </w:pPr>
      <w:r>
        <w:rPr>
          <w:sz w:val="24"/>
        </w:rPr>
        <w:t>Get</w:t>
      </w:r>
      <w:r>
        <w:rPr>
          <w:spacing w:val="-3"/>
          <w:sz w:val="24"/>
        </w:rPr>
        <w:t xml:space="preserve"> </w:t>
      </w:r>
      <w:r>
        <w:rPr>
          <w:sz w:val="24"/>
        </w:rPr>
        <w:t>a</w:t>
      </w:r>
      <w:r>
        <w:rPr>
          <w:spacing w:val="-13"/>
          <w:sz w:val="24"/>
        </w:rPr>
        <w:t xml:space="preserve"> </w:t>
      </w:r>
      <w:r>
        <w:rPr>
          <w:sz w:val="24"/>
        </w:rPr>
        <w:t>list</w:t>
      </w:r>
      <w:r>
        <w:rPr>
          <w:spacing w:val="-3"/>
          <w:sz w:val="24"/>
        </w:rPr>
        <w:t xml:space="preserve"> </w:t>
      </w:r>
      <w:r>
        <w:rPr>
          <w:sz w:val="24"/>
        </w:rPr>
        <w:t>of</w:t>
      </w:r>
      <w:r>
        <w:rPr>
          <w:spacing w:val="-15"/>
          <w:sz w:val="24"/>
        </w:rPr>
        <w:t xml:space="preserve"> </w:t>
      </w:r>
      <w:r>
        <w:rPr>
          <w:sz w:val="24"/>
        </w:rPr>
        <w:t>companies</w:t>
      </w:r>
      <w:r>
        <w:rPr>
          <w:spacing w:val="-10"/>
          <w:sz w:val="24"/>
        </w:rPr>
        <w:t xml:space="preserve"> </w:t>
      </w:r>
      <w:r>
        <w:rPr>
          <w:sz w:val="24"/>
        </w:rPr>
        <w:t>together</w:t>
      </w:r>
      <w:r>
        <w:rPr>
          <w:spacing w:val="-6"/>
          <w:sz w:val="24"/>
        </w:rPr>
        <w:t xml:space="preserve"> </w:t>
      </w:r>
      <w:r>
        <w:rPr>
          <w:sz w:val="24"/>
        </w:rPr>
        <w:t>that</w:t>
      </w:r>
      <w:r>
        <w:rPr>
          <w:spacing w:val="-7"/>
          <w:sz w:val="24"/>
        </w:rPr>
        <w:t xml:space="preserve"> </w:t>
      </w:r>
      <w:r>
        <w:rPr>
          <w:sz w:val="24"/>
        </w:rPr>
        <w:t>we</w:t>
      </w:r>
      <w:r>
        <w:rPr>
          <w:spacing w:val="-13"/>
          <w:sz w:val="24"/>
        </w:rPr>
        <w:t xml:space="preserve"> </w:t>
      </w:r>
      <w:r>
        <w:rPr>
          <w:sz w:val="24"/>
        </w:rPr>
        <w:t>think</w:t>
      </w:r>
      <w:r>
        <w:rPr>
          <w:spacing w:val="-3"/>
          <w:sz w:val="24"/>
        </w:rPr>
        <w:t xml:space="preserve"> </w:t>
      </w:r>
      <w:r>
        <w:rPr>
          <w:sz w:val="24"/>
        </w:rPr>
        <w:t>may</w:t>
      </w:r>
      <w:r>
        <w:rPr>
          <w:spacing w:val="-8"/>
          <w:sz w:val="24"/>
        </w:rPr>
        <w:t xml:space="preserve"> </w:t>
      </w:r>
      <w:r>
        <w:rPr>
          <w:sz w:val="24"/>
        </w:rPr>
        <w:t>need</w:t>
      </w:r>
      <w:r>
        <w:rPr>
          <w:spacing w:val="-8"/>
          <w:sz w:val="24"/>
        </w:rPr>
        <w:t xml:space="preserve"> </w:t>
      </w:r>
      <w:r>
        <w:rPr>
          <w:sz w:val="24"/>
        </w:rPr>
        <w:t>our</w:t>
      </w:r>
      <w:r>
        <w:rPr>
          <w:spacing w:val="-6"/>
          <w:sz w:val="24"/>
        </w:rPr>
        <w:t xml:space="preserve"> </w:t>
      </w:r>
      <w:r>
        <w:rPr>
          <w:sz w:val="24"/>
        </w:rPr>
        <w:t>services</w:t>
      </w:r>
      <w:r>
        <w:rPr>
          <w:spacing w:val="-10"/>
          <w:sz w:val="24"/>
        </w:rPr>
        <w:t xml:space="preserve"> </w:t>
      </w:r>
      <w:r>
        <w:rPr>
          <w:sz w:val="24"/>
        </w:rPr>
        <w:t>(such</w:t>
      </w:r>
      <w:r>
        <w:rPr>
          <w:spacing w:val="-13"/>
          <w:sz w:val="24"/>
        </w:rPr>
        <w:t xml:space="preserve"> </w:t>
      </w:r>
      <w:r>
        <w:rPr>
          <w:sz w:val="24"/>
        </w:rPr>
        <w:t>as</w:t>
      </w:r>
      <w:r>
        <w:rPr>
          <w:spacing w:val="-5"/>
          <w:sz w:val="24"/>
        </w:rPr>
        <w:t xml:space="preserve"> </w:t>
      </w:r>
      <w:r>
        <w:rPr>
          <w:sz w:val="24"/>
        </w:rPr>
        <w:t>new businesses from the County Clerk's office).</w:t>
      </w:r>
    </w:p>
    <w:p w14:paraId="531403ED" w14:textId="77777777" w:rsidR="00E7388B" w:rsidRDefault="00E7388B" w:rsidP="0062071D">
      <w:pPr>
        <w:pStyle w:val="ListParagraph"/>
        <w:numPr>
          <w:ilvl w:val="0"/>
          <w:numId w:val="22"/>
        </w:numPr>
        <w:tabs>
          <w:tab w:val="left" w:pos="1124"/>
        </w:tabs>
        <w:spacing w:line="276" w:lineRule="auto"/>
        <w:ind w:left="1124" w:hanging="302"/>
        <w:jc w:val="both"/>
        <w:rPr>
          <w:sz w:val="24"/>
        </w:rPr>
      </w:pPr>
      <w:r>
        <w:rPr>
          <w:sz w:val="24"/>
        </w:rPr>
        <w:t>Call</w:t>
      </w:r>
      <w:r>
        <w:rPr>
          <w:spacing w:val="-8"/>
          <w:sz w:val="24"/>
        </w:rPr>
        <w:t xml:space="preserve"> </w:t>
      </w:r>
      <w:r>
        <w:rPr>
          <w:sz w:val="24"/>
        </w:rPr>
        <w:t>these</w:t>
      </w:r>
      <w:r>
        <w:rPr>
          <w:spacing w:val="-2"/>
          <w:sz w:val="24"/>
        </w:rPr>
        <w:t xml:space="preserve"> </w:t>
      </w:r>
      <w:r>
        <w:rPr>
          <w:sz w:val="24"/>
        </w:rPr>
        <w:t>people</w:t>
      </w:r>
      <w:r>
        <w:rPr>
          <w:spacing w:val="-2"/>
          <w:sz w:val="24"/>
        </w:rPr>
        <w:t xml:space="preserve"> </w:t>
      </w:r>
      <w:r>
        <w:rPr>
          <w:sz w:val="24"/>
        </w:rPr>
        <w:t>and</w:t>
      </w:r>
      <w:r>
        <w:rPr>
          <w:spacing w:val="3"/>
          <w:sz w:val="24"/>
        </w:rPr>
        <w:t xml:space="preserve"> </w:t>
      </w:r>
      <w:r>
        <w:rPr>
          <w:sz w:val="24"/>
        </w:rPr>
        <w:t>find</w:t>
      </w:r>
      <w:r>
        <w:rPr>
          <w:spacing w:val="-1"/>
          <w:sz w:val="24"/>
        </w:rPr>
        <w:t xml:space="preserve"> </w:t>
      </w:r>
      <w:r>
        <w:rPr>
          <w:sz w:val="24"/>
        </w:rPr>
        <w:t>out</w:t>
      </w:r>
      <w:r>
        <w:rPr>
          <w:spacing w:val="-1"/>
          <w:sz w:val="24"/>
        </w:rPr>
        <w:t xml:space="preserve"> </w:t>
      </w:r>
      <w:r>
        <w:rPr>
          <w:sz w:val="24"/>
        </w:rPr>
        <w:t>the</w:t>
      </w:r>
      <w:r>
        <w:rPr>
          <w:spacing w:val="-2"/>
          <w:sz w:val="24"/>
        </w:rPr>
        <w:t xml:space="preserve"> </w:t>
      </w:r>
      <w:r>
        <w:rPr>
          <w:sz w:val="24"/>
        </w:rPr>
        <w:t>contact</w:t>
      </w:r>
      <w:r>
        <w:rPr>
          <w:spacing w:val="-1"/>
          <w:sz w:val="24"/>
        </w:rPr>
        <w:t xml:space="preserve"> </w:t>
      </w:r>
      <w:r>
        <w:rPr>
          <w:sz w:val="24"/>
        </w:rPr>
        <w:t>person</w:t>
      </w:r>
      <w:r>
        <w:rPr>
          <w:spacing w:val="-6"/>
          <w:sz w:val="24"/>
        </w:rPr>
        <w:t xml:space="preserve"> </w:t>
      </w:r>
      <w:r>
        <w:rPr>
          <w:sz w:val="24"/>
        </w:rPr>
        <w:t>and</w:t>
      </w:r>
      <w:r>
        <w:rPr>
          <w:spacing w:val="3"/>
          <w:sz w:val="24"/>
        </w:rPr>
        <w:t xml:space="preserve"> </w:t>
      </w:r>
      <w:r>
        <w:rPr>
          <w:sz w:val="24"/>
        </w:rPr>
        <w:t>if</w:t>
      </w:r>
      <w:r>
        <w:rPr>
          <w:spacing w:val="-4"/>
          <w:sz w:val="24"/>
        </w:rPr>
        <w:t xml:space="preserve"> </w:t>
      </w:r>
      <w:r>
        <w:rPr>
          <w:sz w:val="24"/>
        </w:rPr>
        <w:t>they</w:t>
      </w:r>
      <w:r>
        <w:rPr>
          <w:spacing w:val="-6"/>
          <w:sz w:val="24"/>
        </w:rPr>
        <w:t xml:space="preserve"> </w:t>
      </w:r>
      <w:r>
        <w:rPr>
          <w:sz w:val="24"/>
        </w:rPr>
        <w:t xml:space="preserve">need our </w:t>
      </w:r>
      <w:r>
        <w:rPr>
          <w:spacing w:val="-2"/>
          <w:sz w:val="24"/>
        </w:rPr>
        <w:t>services.</w:t>
      </w:r>
    </w:p>
    <w:p w14:paraId="41E76F64" w14:textId="77777777" w:rsidR="00E7388B" w:rsidRDefault="00E7388B" w:rsidP="0062071D">
      <w:pPr>
        <w:pStyle w:val="ListParagraph"/>
        <w:numPr>
          <w:ilvl w:val="0"/>
          <w:numId w:val="22"/>
        </w:numPr>
        <w:tabs>
          <w:tab w:val="left" w:pos="1124"/>
        </w:tabs>
        <w:spacing w:line="276" w:lineRule="auto"/>
        <w:ind w:left="1124" w:hanging="302"/>
        <w:jc w:val="both"/>
        <w:rPr>
          <w:sz w:val="24"/>
        </w:rPr>
      </w:pPr>
      <w:r>
        <w:rPr>
          <w:sz w:val="24"/>
        </w:rPr>
        <w:t>Mail</w:t>
      </w:r>
      <w:r>
        <w:rPr>
          <w:spacing w:val="-8"/>
          <w:sz w:val="24"/>
        </w:rPr>
        <w:t xml:space="preserve"> </w:t>
      </w:r>
      <w:r>
        <w:rPr>
          <w:sz w:val="24"/>
        </w:rPr>
        <w:t>a</w:t>
      </w:r>
      <w:r>
        <w:rPr>
          <w:spacing w:val="3"/>
          <w:sz w:val="24"/>
        </w:rPr>
        <w:t xml:space="preserve"> </w:t>
      </w:r>
      <w:r>
        <w:rPr>
          <w:sz w:val="24"/>
        </w:rPr>
        <w:t>letter,</w:t>
      </w:r>
      <w:r>
        <w:rPr>
          <w:spacing w:val="-3"/>
          <w:sz w:val="24"/>
        </w:rPr>
        <w:t xml:space="preserve"> </w:t>
      </w:r>
      <w:r>
        <w:rPr>
          <w:sz w:val="24"/>
        </w:rPr>
        <w:t>brochure,</w:t>
      </w:r>
      <w:r>
        <w:rPr>
          <w:spacing w:val="1"/>
          <w:sz w:val="24"/>
        </w:rPr>
        <w:t xml:space="preserve"> </w:t>
      </w:r>
      <w:r>
        <w:rPr>
          <w:sz w:val="24"/>
        </w:rPr>
        <w:t>and</w:t>
      </w:r>
      <w:r>
        <w:rPr>
          <w:spacing w:val="-1"/>
          <w:sz w:val="24"/>
        </w:rPr>
        <w:t xml:space="preserve"> </w:t>
      </w:r>
      <w:r>
        <w:rPr>
          <w:sz w:val="24"/>
        </w:rPr>
        <w:t>card</w:t>
      </w:r>
      <w:r>
        <w:rPr>
          <w:spacing w:val="-5"/>
          <w:sz w:val="24"/>
        </w:rPr>
        <w:t xml:space="preserve"> </w:t>
      </w:r>
      <w:r>
        <w:rPr>
          <w:sz w:val="24"/>
        </w:rPr>
        <w:t>to</w:t>
      </w:r>
      <w:r>
        <w:rPr>
          <w:spacing w:val="-1"/>
          <w:sz w:val="24"/>
        </w:rPr>
        <w:t xml:space="preserve"> </w:t>
      </w:r>
      <w:r>
        <w:rPr>
          <w:sz w:val="24"/>
        </w:rPr>
        <w:t>the</w:t>
      </w:r>
      <w:r>
        <w:rPr>
          <w:spacing w:val="4"/>
          <w:sz w:val="24"/>
        </w:rPr>
        <w:t xml:space="preserve"> </w:t>
      </w:r>
      <w:r>
        <w:rPr>
          <w:sz w:val="24"/>
        </w:rPr>
        <w:t xml:space="preserve">interested </w:t>
      </w:r>
      <w:r>
        <w:rPr>
          <w:spacing w:val="-2"/>
          <w:sz w:val="24"/>
        </w:rPr>
        <w:t>companies.</w:t>
      </w:r>
    </w:p>
    <w:p w14:paraId="66A9366D" w14:textId="77777777" w:rsidR="00E7388B" w:rsidRDefault="00E7388B" w:rsidP="0062071D">
      <w:pPr>
        <w:pStyle w:val="ListParagraph"/>
        <w:numPr>
          <w:ilvl w:val="0"/>
          <w:numId w:val="22"/>
        </w:numPr>
        <w:tabs>
          <w:tab w:val="left" w:pos="1124"/>
        </w:tabs>
        <w:spacing w:line="276" w:lineRule="auto"/>
        <w:ind w:left="1124" w:hanging="302"/>
        <w:jc w:val="both"/>
        <w:rPr>
          <w:sz w:val="24"/>
        </w:rPr>
      </w:pPr>
      <w:r>
        <w:rPr>
          <w:sz w:val="24"/>
        </w:rPr>
        <w:t>Follow-up with</w:t>
      </w:r>
      <w:r>
        <w:rPr>
          <w:spacing w:val="-5"/>
          <w:sz w:val="24"/>
        </w:rPr>
        <w:t xml:space="preserve"> </w:t>
      </w:r>
      <w:r>
        <w:rPr>
          <w:sz w:val="24"/>
        </w:rPr>
        <w:t>another</w:t>
      </w:r>
      <w:r>
        <w:rPr>
          <w:spacing w:val="2"/>
          <w:sz w:val="24"/>
        </w:rPr>
        <w:t xml:space="preserve"> </w:t>
      </w:r>
      <w:r>
        <w:rPr>
          <w:sz w:val="24"/>
        </w:rPr>
        <w:t>call</w:t>
      </w:r>
      <w:r>
        <w:rPr>
          <w:spacing w:val="-9"/>
          <w:sz w:val="24"/>
        </w:rPr>
        <w:t xml:space="preserve"> </w:t>
      </w:r>
      <w:r>
        <w:rPr>
          <w:sz w:val="24"/>
        </w:rPr>
        <w:t>to</w:t>
      </w:r>
      <w:r>
        <w:rPr>
          <w:spacing w:val="1"/>
          <w:sz w:val="24"/>
        </w:rPr>
        <w:t xml:space="preserve"> </w:t>
      </w:r>
      <w:r>
        <w:rPr>
          <w:sz w:val="24"/>
        </w:rPr>
        <w:t>the</w:t>
      </w:r>
      <w:r>
        <w:rPr>
          <w:spacing w:val="-1"/>
          <w:sz w:val="24"/>
        </w:rPr>
        <w:t xml:space="preserve"> </w:t>
      </w:r>
      <w:r>
        <w:rPr>
          <w:sz w:val="24"/>
        </w:rPr>
        <w:t>contact</w:t>
      </w:r>
      <w:r>
        <w:rPr>
          <w:spacing w:val="1"/>
          <w:sz w:val="24"/>
        </w:rPr>
        <w:t xml:space="preserve"> </w:t>
      </w:r>
      <w:r>
        <w:rPr>
          <w:spacing w:val="-2"/>
          <w:sz w:val="24"/>
        </w:rPr>
        <w:t>person.</w:t>
      </w:r>
    </w:p>
    <w:p w14:paraId="0499F168" w14:textId="77777777" w:rsidR="00E7388B" w:rsidRDefault="00E7388B" w:rsidP="0062071D">
      <w:pPr>
        <w:pStyle w:val="ListParagraph"/>
        <w:numPr>
          <w:ilvl w:val="0"/>
          <w:numId w:val="22"/>
        </w:numPr>
        <w:tabs>
          <w:tab w:val="left" w:pos="1124"/>
        </w:tabs>
        <w:spacing w:line="276" w:lineRule="auto"/>
        <w:ind w:left="1124" w:hanging="302"/>
        <w:jc w:val="both"/>
        <w:rPr>
          <w:sz w:val="24"/>
        </w:rPr>
      </w:pPr>
      <w:r>
        <w:rPr>
          <w:sz w:val="24"/>
        </w:rPr>
        <w:t>Continue</w:t>
      </w:r>
      <w:r>
        <w:rPr>
          <w:spacing w:val="-3"/>
          <w:sz w:val="24"/>
        </w:rPr>
        <w:t xml:space="preserve"> </w:t>
      </w:r>
      <w:r>
        <w:rPr>
          <w:sz w:val="24"/>
        </w:rPr>
        <w:t>to</w:t>
      </w:r>
      <w:r>
        <w:rPr>
          <w:spacing w:val="-1"/>
          <w:sz w:val="24"/>
        </w:rPr>
        <w:t xml:space="preserve"> </w:t>
      </w:r>
      <w:r>
        <w:rPr>
          <w:sz w:val="24"/>
        </w:rPr>
        <w:t>call</w:t>
      </w:r>
      <w:r>
        <w:rPr>
          <w:spacing w:val="-6"/>
          <w:sz w:val="24"/>
        </w:rPr>
        <w:t xml:space="preserve"> </w:t>
      </w:r>
      <w:r>
        <w:rPr>
          <w:sz w:val="24"/>
        </w:rPr>
        <w:t>these</w:t>
      </w:r>
      <w:r>
        <w:rPr>
          <w:spacing w:val="-2"/>
          <w:sz w:val="24"/>
        </w:rPr>
        <w:t xml:space="preserve"> </w:t>
      </w:r>
      <w:r>
        <w:rPr>
          <w:sz w:val="24"/>
        </w:rPr>
        <w:t>people</w:t>
      </w:r>
      <w:r>
        <w:rPr>
          <w:spacing w:val="-2"/>
          <w:sz w:val="24"/>
        </w:rPr>
        <w:t xml:space="preserve"> periodically.</w:t>
      </w:r>
    </w:p>
    <w:p w14:paraId="20CED549" w14:textId="77777777" w:rsidR="00E7388B" w:rsidRDefault="00E7388B" w:rsidP="0062071D">
      <w:pPr>
        <w:pStyle w:val="ListParagraph"/>
        <w:numPr>
          <w:ilvl w:val="0"/>
          <w:numId w:val="22"/>
        </w:numPr>
        <w:tabs>
          <w:tab w:val="left" w:pos="1124"/>
        </w:tabs>
        <w:spacing w:line="276" w:lineRule="auto"/>
        <w:ind w:left="1124" w:hanging="302"/>
        <w:jc w:val="both"/>
        <w:rPr>
          <w:sz w:val="24"/>
        </w:rPr>
      </w:pPr>
      <w:r>
        <w:rPr>
          <w:sz w:val="24"/>
        </w:rPr>
        <w:t>Keep</w:t>
      </w:r>
      <w:r>
        <w:rPr>
          <w:spacing w:val="1"/>
          <w:sz w:val="24"/>
        </w:rPr>
        <w:t xml:space="preserve"> </w:t>
      </w:r>
      <w:r>
        <w:rPr>
          <w:sz w:val="24"/>
        </w:rPr>
        <w:t>good</w:t>
      </w:r>
      <w:r>
        <w:rPr>
          <w:spacing w:val="-4"/>
          <w:sz w:val="24"/>
        </w:rPr>
        <w:t xml:space="preserve"> </w:t>
      </w:r>
      <w:r>
        <w:rPr>
          <w:sz w:val="24"/>
        </w:rPr>
        <w:t>records</w:t>
      </w:r>
      <w:r>
        <w:rPr>
          <w:spacing w:val="-5"/>
          <w:sz w:val="24"/>
        </w:rPr>
        <w:t xml:space="preserve"> </w:t>
      </w:r>
      <w:r>
        <w:rPr>
          <w:sz w:val="24"/>
        </w:rPr>
        <w:t>of</w:t>
      </w:r>
      <w:r>
        <w:rPr>
          <w:spacing w:val="-7"/>
          <w:sz w:val="24"/>
        </w:rPr>
        <w:t xml:space="preserve"> </w:t>
      </w:r>
      <w:r>
        <w:rPr>
          <w:sz w:val="24"/>
        </w:rPr>
        <w:t>companies and</w:t>
      </w:r>
      <w:r>
        <w:rPr>
          <w:spacing w:val="1"/>
          <w:sz w:val="24"/>
        </w:rPr>
        <w:t xml:space="preserve"> </w:t>
      </w:r>
      <w:r>
        <w:rPr>
          <w:sz w:val="24"/>
        </w:rPr>
        <w:t>contact</w:t>
      </w:r>
      <w:r>
        <w:rPr>
          <w:spacing w:val="2"/>
          <w:sz w:val="24"/>
        </w:rPr>
        <w:t xml:space="preserve"> </w:t>
      </w:r>
      <w:r>
        <w:rPr>
          <w:spacing w:val="-4"/>
          <w:sz w:val="24"/>
        </w:rPr>
        <w:t>logs.</w:t>
      </w:r>
    </w:p>
    <w:p w14:paraId="39D91555" w14:textId="77777777" w:rsidR="00E7388B" w:rsidRDefault="00E7388B" w:rsidP="0062071D">
      <w:pPr>
        <w:pStyle w:val="BodyText"/>
        <w:spacing w:line="276" w:lineRule="auto"/>
        <w:jc w:val="both"/>
      </w:pPr>
    </w:p>
    <w:p w14:paraId="5814201D" w14:textId="77777777" w:rsidR="00E7388B" w:rsidRPr="003376A1" w:rsidRDefault="00E7388B" w:rsidP="0062071D">
      <w:pPr>
        <w:spacing w:line="276" w:lineRule="auto"/>
        <w:jc w:val="both"/>
        <w:rPr>
          <w:b/>
        </w:rPr>
      </w:pPr>
      <w:r w:rsidRPr="003376A1">
        <w:rPr>
          <w:b/>
        </w:rPr>
        <w:t>Approach</w:t>
      </w:r>
      <w:r w:rsidRPr="003376A1">
        <w:rPr>
          <w:b/>
          <w:spacing w:val="-4"/>
        </w:rPr>
        <w:t xml:space="preserve"> </w:t>
      </w:r>
      <w:r w:rsidRPr="003376A1">
        <w:rPr>
          <w:b/>
          <w:spacing w:val="-5"/>
        </w:rPr>
        <w:t>#2:</w:t>
      </w:r>
    </w:p>
    <w:p w14:paraId="1720E842" w14:textId="77777777" w:rsidR="00E7388B" w:rsidRDefault="00E7388B" w:rsidP="002829F8">
      <w:pPr>
        <w:pStyle w:val="ListParagraph"/>
        <w:numPr>
          <w:ilvl w:val="0"/>
          <w:numId w:val="21"/>
        </w:numPr>
        <w:tabs>
          <w:tab w:val="left" w:pos="1125"/>
        </w:tabs>
        <w:spacing w:line="276" w:lineRule="auto"/>
        <w:ind w:right="4"/>
        <w:jc w:val="both"/>
        <w:rPr>
          <w:sz w:val="24"/>
        </w:rPr>
      </w:pPr>
      <w:r>
        <w:rPr>
          <w:sz w:val="24"/>
        </w:rPr>
        <w:t>Get</w:t>
      </w:r>
      <w:r>
        <w:rPr>
          <w:spacing w:val="-3"/>
          <w:sz w:val="24"/>
        </w:rPr>
        <w:t xml:space="preserve"> </w:t>
      </w:r>
      <w:r>
        <w:rPr>
          <w:sz w:val="24"/>
        </w:rPr>
        <w:t>a</w:t>
      </w:r>
      <w:r>
        <w:rPr>
          <w:spacing w:val="-13"/>
          <w:sz w:val="24"/>
        </w:rPr>
        <w:t xml:space="preserve"> </w:t>
      </w:r>
      <w:r>
        <w:rPr>
          <w:sz w:val="24"/>
        </w:rPr>
        <w:t>list</w:t>
      </w:r>
      <w:r>
        <w:rPr>
          <w:spacing w:val="-3"/>
          <w:sz w:val="24"/>
        </w:rPr>
        <w:t xml:space="preserve"> </w:t>
      </w:r>
      <w:r>
        <w:rPr>
          <w:sz w:val="24"/>
        </w:rPr>
        <w:t>of</w:t>
      </w:r>
      <w:r>
        <w:rPr>
          <w:spacing w:val="-15"/>
          <w:sz w:val="24"/>
        </w:rPr>
        <w:t xml:space="preserve"> </w:t>
      </w:r>
      <w:r>
        <w:rPr>
          <w:sz w:val="24"/>
        </w:rPr>
        <w:t>companies</w:t>
      </w:r>
      <w:r>
        <w:rPr>
          <w:spacing w:val="-9"/>
          <w:sz w:val="24"/>
        </w:rPr>
        <w:t xml:space="preserve"> </w:t>
      </w:r>
      <w:r>
        <w:rPr>
          <w:sz w:val="24"/>
        </w:rPr>
        <w:t>together</w:t>
      </w:r>
      <w:r>
        <w:rPr>
          <w:spacing w:val="-10"/>
          <w:sz w:val="24"/>
        </w:rPr>
        <w:t xml:space="preserve"> </w:t>
      </w:r>
      <w:r>
        <w:rPr>
          <w:sz w:val="24"/>
        </w:rPr>
        <w:t>that</w:t>
      </w:r>
      <w:r>
        <w:rPr>
          <w:spacing w:val="-6"/>
          <w:sz w:val="24"/>
        </w:rPr>
        <w:t xml:space="preserve"> </w:t>
      </w:r>
      <w:r>
        <w:rPr>
          <w:sz w:val="24"/>
        </w:rPr>
        <w:t>we</w:t>
      </w:r>
      <w:r>
        <w:rPr>
          <w:spacing w:val="-13"/>
          <w:sz w:val="24"/>
        </w:rPr>
        <w:t xml:space="preserve"> </w:t>
      </w:r>
      <w:r>
        <w:rPr>
          <w:sz w:val="24"/>
        </w:rPr>
        <w:t>think</w:t>
      </w:r>
      <w:r>
        <w:rPr>
          <w:spacing w:val="-3"/>
          <w:sz w:val="24"/>
        </w:rPr>
        <w:t xml:space="preserve"> </w:t>
      </w:r>
      <w:r>
        <w:rPr>
          <w:sz w:val="24"/>
        </w:rPr>
        <w:t>may</w:t>
      </w:r>
      <w:r>
        <w:rPr>
          <w:spacing w:val="-12"/>
          <w:sz w:val="24"/>
        </w:rPr>
        <w:t xml:space="preserve"> </w:t>
      </w:r>
      <w:r>
        <w:rPr>
          <w:sz w:val="24"/>
        </w:rPr>
        <w:t>need</w:t>
      </w:r>
      <w:r>
        <w:rPr>
          <w:spacing w:val="-7"/>
          <w:sz w:val="24"/>
        </w:rPr>
        <w:t xml:space="preserve"> </w:t>
      </w:r>
      <w:r>
        <w:rPr>
          <w:sz w:val="24"/>
        </w:rPr>
        <w:t>our</w:t>
      </w:r>
      <w:r>
        <w:rPr>
          <w:spacing w:val="-5"/>
          <w:sz w:val="24"/>
        </w:rPr>
        <w:t xml:space="preserve"> </w:t>
      </w:r>
      <w:r>
        <w:rPr>
          <w:sz w:val="24"/>
        </w:rPr>
        <w:t>services</w:t>
      </w:r>
      <w:r>
        <w:rPr>
          <w:spacing w:val="-9"/>
          <w:sz w:val="24"/>
        </w:rPr>
        <w:t xml:space="preserve"> </w:t>
      </w:r>
      <w:r>
        <w:rPr>
          <w:sz w:val="24"/>
        </w:rPr>
        <w:t>(such</w:t>
      </w:r>
      <w:r>
        <w:rPr>
          <w:spacing w:val="-5"/>
          <w:sz w:val="24"/>
        </w:rPr>
        <w:t xml:space="preserve"> </w:t>
      </w:r>
      <w:r>
        <w:rPr>
          <w:sz w:val="24"/>
        </w:rPr>
        <w:t>as</w:t>
      </w:r>
      <w:r>
        <w:rPr>
          <w:spacing w:val="-5"/>
          <w:sz w:val="24"/>
        </w:rPr>
        <w:t xml:space="preserve"> </w:t>
      </w:r>
      <w:r>
        <w:rPr>
          <w:sz w:val="24"/>
        </w:rPr>
        <w:t>new businesses from the County Clerk's office</w:t>
      </w:r>
      <w:r>
        <w:rPr>
          <w:i/>
          <w:sz w:val="24"/>
        </w:rPr>
        <w:t>)</w:t>
      </w:r>
      <w:r>
        <w:rPr>
          <w:sz w:val="24"/>
        </w:rPr>
        <w:t>.</w:t>
      </w:r>
    </w:p>
    <w:p w14:paraId="647AD8C8" w14:textId="77777777" w:rsidR="00E7388B" w:rsidRDefault="00E7388B" w:rsidP="002829F8">
      <w:pPr>
        <w:pStyle w:val="ListParagraph"/>
        <w:numPr>
          <w:ilvl w:val="0"/>
          <w:numId w:val="21"/>
        </w:numPr>
        <w:tabs>
          <w:tab w:val="left" w:pos="1125"/>
        </w:tabs>
        <w:spacing w:line="276" w:lineRule="auto"/>
        <w:ind w:right="4" w:hanging="360"/>
        <w:jc w:val="both"/>
        <w:rPr>
          <w:sz w:val="24"/>
        </w:rPr>
      </w:pPr>
      <w:r>
        <w:rPr>
          <w:sz w:val="24"/>
        </w:rPr>
        <w:t>Call</w:t>
      </w:r>
      <w:r>
        <w:rPr>
          <w:spacing w:val="-8"/>
          <w:sz w:val="24"/>
        </w:rPr>
        <w:t xml:space="preserve"> </w:t>
      </w:r>
      <w:r>
        <w:rPr>
          <w:sz w:val="24"/>
        </w:rPr>
        <w:t>these</w:t>
      </w:r>
      <w:r>
        <w:rPr>
          <w:spacing w:val="-2"/>
          <w:sz w:val="24"/>
        </w:rPr>
        <w:t xml:space="preserve"> </w:t>
      </w:r>
      <w:r>
        <w:rPr>
          <w:sz w:val="24"/>
        </w:rPr>
        <w:t>people</w:t>
      </w:r>
      <w:r>
        <w:rPr>
          <w:spacing w:val="-2"/>
          <w:sz w:val="24"/>
        </w:rPr>
        <w:t xml:space="preserve"> </w:t>
      </w:r>
      <w:r>
        <w:rPr>
          <w:sz w:val="24"/>
        </w:rPr>
        <w:t>and</w:t>
      </w:r>
      <w:r>
        <w:rPr>
          <w:spacing w:val="3"/>
          <w:sz w:val="24"/>
        </w:rPr>
        <w:t xml:space="preserve"> </w:t>
      </w:r>
      <w:r>
        <w:rPr>
          <w:sz w:val="24"/>
        </w:rPr>
        <w:t>find</w:t>
      </w:r>
      <w:r>
        <w:rPr>
          <w:spacing w:val="-1"/>
          <w:sz w:val="24"/>
        </w:rPr>
        <w:t xml:space="preserve"> </w:t>
      </w:r>
      <w:r>
        <w:rPr>
          <w:sz w:val="24"/>
        </w:rPr>
        <w:t>out</w:t>
      </w:r>
      <w:r>
        <w:rPr>
          <w:spacing w:val="-1"/>
          <w:sz w:val="24"/>
        </w:rPr>
        <w:t xml:space="preserve"> </w:t>
      </w:r>
      <w:r>
        <w:rPr>
          <w:sz w:val="24"/>
        </w:rPr>
        <w:t>the</w:t>
      </w:r>
      <w:r>
        <w:rPr>
          <w:spacing w:val="-2"/>
          <w:sz w:val="24"/>
        </w:rPr>
        <w:t xml:space="preserve"> </w:t>
      </w:r>
      <w:r>
        <w:rPr>
          <w:sz w:val="24"/>
        </w:rPr>
        <w:t>contact</w:t>
      </w:r>
      <w:r>
        <w:rPr>
          <w:spacing w:val="-1"/>
          <w:sz w:val="24"/>
        </w:rPr>
        <w:t xml:space="preserve"> </w:t>
      </w:r>
      <w:r>
        <w:rPr>
          <w:sz w:val="24"/>
        </w:rPr>
        <w:t>person</w:t>
      </w:r>
      <w:r>
        <w:rPr>
          <w:spacing w:val="-6"/>
          <w:sz w:val="24"/>
        </w:rPr>
        <w:t xml:space="preserve"> </w:t>
      </w:r>
      <w:r>
        <w:rPr>
          <w:sz w:val="24"/>
        </w:rPr>
        <w:t>and</w:t>
      </w:r>
      <w:r>
        <w:rPr>
          <w:spacing w:val="3"/>
          <w:sz w:val="24"/>
        </w:rPr>
        <w:t xml:space="preserve"> </w:t>
      </w:r>
      <w:r>
        <w:rPr>
          <w:sz w:val="24"/>
        </w:rPr>
        <w:t>if</w:t>
      </w:r>
      <w:r>
        <w:rPr>
          <w:spacing w:val="-4"/>
          <w:sz w:val="24"/>
        </w:rPr>
        <w:t xml:space="preserve"> </w:t>
      </w:r>
      <w:r>
        <w:rPr>
          <w:sz w:val="24"/>
        </w:rPr>
        <w:t>they</w:t>
      </w:r>
      <w:r>
        <w:rPr>
          <w:spacing w:val="-6"/>
          <w:sz w:val="24"/>
        </w:rPr>
        <w:t xml:space="preserve"> </w:t>
      </w:r>
      <w:r>
        <w:rPr>
          <w:sz w:val="24"/>
        </w:rPr>
        <w:t xml:space="preserve">need our </w:t>
      </w:r>
      <w:r>
        <w:rPr>
          <w:spacing w:val="-2"/>
          <w:sz w:val="24"/>
        </w:rPr>
        <w:t>services.</w:t>
      </w:r>
    </w:p>
    <w:p w14:paraId="57DB6252" w14:textId="77777777" w:rsidR="00E7388B" w:rsidRDefault="00E7388B" w:rsidP="002829F8">
      <w:pPr>
        <w:pStyle w:val="ListParagraph"/>
        <w:numPr>
          <w:ilvl w:val="0"/>
          <w:numId w:val="21"/>
        </w:numPr>
        <w:tabs>
          <w:tab w:val="left" w:pos="1125"/>
        </w:tabs>
        <w:spacing w:line="276" w:lineRule="auto"/>
        <w:ind w:right="4"/>
        <w:jc w:val="both"/>
        <w:rPr>
          <w:sz w:val="24"/>
        </w:rPr>
      </w:pPr>
      <w:r>
        <w:rPr>
          <w:sz w:val="24"/>
        </w:rPr>
        <w:t>Ask them if they would like a FREE subscription to our computer newsletter that we will fax them periodically.</w:t>
      </w:r>
    </w:p>
    <w:p w14:paraId="1657D2B0" w14:textId="77777777" w:rsidR="00E7388B" w:rsidRDefault="00E7388B" w:rsidP="002829F8">
      <w:pPr>
        <w:pStyle w:val="ListParagraph"/>
        <w:numPr>
          <w:ilvl w:val="0"/>
          <w:numId w:val="21"/>
        </w:numPr>
        <w:tabs>
          <w:tab w:val="left" w:pos="1125"/>
        </w:tabs>
        <w:spacing w:line="276" w:lineRule="auto"/>
        <w:ind w:right="4"/>
        <w:jc w:val="both"/>
        <w:rPr>
          <w:sz w:val="24"/>
        </w:rPr>
      </w:pPr>
      <w:r>
        <w:rPr>
          <w:sz w:val="24"/>
        </w:rPr>
        <w:t>Fax</w:t>
      </w:r>
      <w:r>
        <w:rPr>
          <w:spacing w:val="-8"/>
          <w:sz w:val="24"/>
        </w:rPr>
        <w:t xml:space="preserve"> </w:t>
      </w:r>
      <w:r>
        <w:rPr>
          <w:sz w:val="24"/>
        </w:rPr>
        <w:t>the</w:t>
      </w:r>
      <w:r>
        <w:rPr>
          <w:spacing w:val="-4"/>
          <w:sz w:val="24"/>
        </w:rPr>
        <w:t xml:space="preserve"> </w:t>
      </w:r>
      <w:r>
        <w:rPr>
          <w:sz w:val="24"/>
        </w:rPr>
        <w:t>newsletter</w:t>
      </w:r>
      <w:r>
        <w:rPr>
          <w:spacing w:val="-11"/>
          <w:sz w:val="24"/>
        </w:rPr>
        <w:t xml:space="preserve"> </w:t>
      </w:r>
      <w:r>
        <w:rPr>
          <w:sz w:val="24"/>
        </w:rPr>
        <w:t>to</w:t>
      </w:r>
      <w:r>
        <w:rPr>
          <w:spacing w:val="-4"/>
          <w:sz w:val="24"/>
        </w:rPr>
        <w:t xml:space="preserve"> </w:t>
      </w:r>
      <w:r>
        <w:rPr>
          <w:sz w:val="24"/>
        </w:rPr>
        <w:t>those</w:t>
      </w:r>
      <w:r>
        <w:rPr>
          <w:spacing w:val="-5"/>
          <w:sz w:val="24"/>
        </w:rPr>
        <w:t xml:space="preserve"> </w:t>
      </w:r>
      <w:r>
        <w:rPr>
          <w:sz w:val="24"/>
        </w:rPr>
        <w:t>who are</w:t>
      </w:r>
      <w:r>
        <w:rPr>
          <w:spacing w:val="-9"/>
          <w:sz w:val="24"/>
        </w:rPr>
        <w:t xml:space="preserve"> </w:t>
      </w:r>
      <w:r>
        <w:rPr>
          <w:sz w:val="24"/>
        </w:rPr>
        <w:t>interested,</w:t>
      </w:r>
      <w:r>
        <w:rPr>
          <w:spacing w:val="-7"/>
          <w:sz w:val="24"/>
        </w:rPr>
        <w:t xml:space="preserve"> </w:t>
      </w:r>
      <w:r>
        <w:rPr>
          <w:sz w:val="24"/>
        </w:rPr>
        <w:t>and</w:t>
      </w:r>
      <w:r>
        <w:rPr>
          <w:spacing w:val="-4"/>
          <w:sz w:val="24"/>
        </w:rPr>
        <w:t xml:space="preserve"> </w:t>
      </w:r>
      <w:r>
        <w:rPr>
          <w:sz w:val="24"/>
        </w:rPr>
        <w:t>include mail</w:t>
      </w:r>
      <w:r>
        <w:rPr>
          <w:spacing w:val="-8"/>
          <w:sz w:val="24"/>
        </w:rPr>
        <w:t xml:space="preserve"> </w:t>
      </w:r>
      <w:r>
        <w:rPr>
          <w:sz w:val="24"/>
        </w:rPr>
        <w:t>enrollment information as well. Mail information to those people who do not want newsletters but are still interested in our services.</w:t>
      </w:r>
    </w:p>
    <w:p w14:paraId="423A56D2" w14:textId="77777777" w:rsidR="00E7388B" w:rsidRDefault="00E7388B" w:rsidP="0062071D">
      <w:pPr>
        <w:pStyle w:val="ListParagraph"/>
        <w:numPr>
          <w:ilvl w:val="0"/>
          <w:numId w:val="21"/>
        </w:numPr>
        <w:tabs>
          <w:tab w:val="left" w:pos="1125"/>
        </w:tabs>
        <w:spacing w:line="276" w:lineRule="auto"/>
        <w:ind w:hanging="360"/>
        <w:jc w:val="both"/>
        <w:rPr>
          <w:sz w:val="24"/>
        </w:rPr>
      </w:pPr>
      <w:r>
        <w:rPr>
          <w:sz w:val="24"/>
        </w:rPr>
        <w:t>Follow-up</w:t>
      </w:r>
      <w:r>
        <w:rPr>
          <w:spacing w:val="-13"/>
          <w:sz w:val="24"/>
        </w:rPr>
        <w:t xml:space="preserve"> </w:t>
      </w:r>
      <w:r>
        <w:rPr>
          <w:sz w:val="24"/>
        </w:rPr>
        <w:t>in</w:t>
      </w:r>
      <w:r>
        <w:rPr>
          <w:spacing w:val="-14"/>
          <w:sz w:val="24"/>
        </w:rPr>
        <w:t xml:space="preserve"> </w:t>
      </w:r>
      <w:r>
        <w:rPr>
          <w:sz w:val="24"/>
        </w:rPr>
        <w:t>a</w:t>
      </w:r>
      <w:r>
        <w:rPr>
          <w:spacing w:val="-11"/>
          <w:sz w:val="24"/>
        </w:rPr>
        <w:t xml:space="preserve"> </w:t>
      </w:r>
      <w:r>
        <w:rPr>
          <w:sz w:val="24"/>
        </w:rPr>
        <w:t>week</w:t>
      </w:r>
      <w:r>
        <w:rPr>
          <w:spacing w:val="-15"/>
          <w:sz w:val="24"/>
        </w:rPr>
        <w:t xml:space="preserve"> </w:t>
      </w:r>
      <w:r>
        <w:rPr>
          <w:sz w:val="24"/>
        </w:rPr>
        <w:t>to</w:t>
      </w:r>
      <w:r>
        <w:rPr>
          <w:spacing w:val="-9"/>
          <w:sz w:val="24"/>
        </w:rPr>
        <w:t xml:space="preserve"> </w:t>
      </w:r>
      <w:r>
        <w:rPr>
          <w:sz w:val="24"/>
        </w:rPr>
        <w:t>see</w:t>
      </w:r>
      <w:r>
        <w:rPr>
          <w:spacing w:val="-12"/>
          <w:sz w:val="24"/>
        </w:rPr>
        <w:t xml:space="preserve"> </w:t>
      </w:r>
      <w:r>
        <w:rPr>
          <w:sz w:val="24"/>
        </w:rPr>
        <w:t>what</w:t>
      </w:r>
      <w:r>
        <w:rPr>
          <w:spacing w:val="-10"/>
          <w:sz w:val="24"/>
        </w:rPr>
        <w:t xml:space="preserve"> </w:t>
      </w:r>
      <w:r>
        <w:rPr>
          <w:sz w:val="24"/>
        </w:rPr>
        <w:t>they</w:t>
      </w:r>
      <w:r>
        <w:rPr>
          <w:spacing w:val="-17"/>
          <w:sz w:val="24"/>
        </w:rPr>
        <w:t xml:space="preserve"> </w:t>
      </w:r>
      <w:r>
        <w:rPr>
          <w:sz w:val="24"/>
        </w:rPr>
        <w:t>thought</w:t>
      </w:r>
      <w:r>
        <w:rPr>
          <w:spacing w:val="-9"/>
          <w:sz w:val="24"/>
        </w:rPr>
        <w:t xml:space="preserve"> </w:t>
      </w:r>
      <w:r>
        <w:rPr>
          <w:sz w:val="24"/>
        </w:rPr>
        <w:t>and</w:t>
      </w:r>
      <w:r>
        <w:rPr>
          <w:spacing w:val="-6"/>
          <w:sz w:val="24"/>
        </w:rPr>
        <w:t xml:space="preserve"> </w:t>
      </w:r>
      <w:r>
        <w:rPr>
          <w:sz w:val="24"/>
        </w:rPr>
        <w:t>if</w:t>
      </w:r>
      <w:r>
        <w:rPr>
          <w:spacing w:val="-13"/>
          <w:sz w:val="24"/>
        </w:rPr>
        <w:t xml:space="preserve"> </w:t>
      </w:r>
      <w:r>
        <w:rPr>
          <w:sz w:val="24"/>
        </w:rPr>
        <w:t>we</w:t>
      </w:r>
      <w:r>
        <w:rPr>
          <w:spacing w:val="-12"/>
          <w:sz w:val="24"/>
        </w:rPr>
        <w:t xml:space="preserve"> </w:t>
      </w:r>
      <w:r>
        <w:rPr>
          <w:sz w:val="24"/>
        </w:rPr>
        <w:t>can</w:t>
      </w:r>
      <w:r>
        <w:rPr>
          <w:spacing w:val="-14"/>
          <w:sz w:val="24"/>
        </w:rPr>
        <w:t xml:space="preserve"> </w:t>
      </w:r>
      <w:r>
        <w:rPr>
          <w:sz w:val="24"/>
        </w:rPr>
        <w:t>help</w:t>
      </w:r>
      <w:r>
        <w:rPr>
          <w:spacing w:val="-7"/>
          <w:sz w:val="24"/>
        </w:rPr>
        <w:t xml:space="preserve"> </w:t>
      </w:r>
      <w:r>
        <w:rPr>
          <w:sz w:val="24"/>
        </w:rPr>
        <w:t>them</w:t>
      </w:r>
      <w:r>
        <w:rPr>
          <w:spacing w:val="-17"/>
          <w:sz w:val="24"/>
        </w:rPr>
        <w:t xml:space="preserve"> </w:t>
      </w:r>
      <w:r>
        <w:rPr>
          <w:sz w:val="24"/>
        </w:rPr>
        <w:t>with</w:t>
      </w:r>
      <w:r>
        <w:rPr>
          <w:spacing w:val="-14"/>
          <w:sz w:val="24"/>
        </w:rPr>
        <w:t xml:space="preserve"> </w:t>
      </w:r>
      <w:r>
        <w:rPr>
          <w:spacing w:val="-2"/>
          <w:sz w:val="24"/>
        </w:rPr>
        <w:t>anything.</w:t>
      </w:r>
    </w:p>
    <w:p w14:paraId="5321888F" w14:textId="77777777" w:rsidR="00E7388B" w:rsidRDefault="00E7388B" w:rsidP="0062071D">
      <w:pPr>
        <w:pStyle w:val="ListParagraph"/>
        <w:numPr>
          <w:ilvl w:val="0"/>
          <w:numId w:val="21"/>
        </w:numPr>
        <w:tabs>
          <w:tab w:val="left" w:pos="1125"/>
        </w:tabs>
        <w:spacing w:line="276" w:lineRule="auto"/>
        <w:ind w:hanging="360"/>
        <w:jc w:val="both"/>
        <w:rPr>
          <w:sz w:val="24"/>
        </w:rPr>
      </w:pPr>
      <w:r>
        <w:rPr>
          <w:sz w:val="24"/>
        </w:rPr>
        <w:t>Continue</w:t>
      </w:r>
      <w:r>
        <w:rPr>
          <w:spacing w:val="-2"/>
          <w:sz w:val="24"/>
        </w:rPr>
        <w:t xml:space="preserve"> </w:t>
      </w:r>
      <w:r>
        <w:rPr>
          <w:sz w:val="24"/>
        </w:rPr>
        <w:t>to</w:t>
      </w:r>
      <w:r>
        <w:rPr>
          <w:spacing w:val="-1"/>
          <w:sz w:val="24"/>
        </w:rPr>
        <w:t xml:space="preserve"> </w:t>
      </w:r>
      <w:r>
        <w:rPr>
          <w:sz w:val="24"/>
        </w:rPr>
        <w:t>send our</w:t>
      </w:r>
      <w:r>
        <w:rPr>
          <w:spacing w:val="-4"/>
          <w:sz w:val="24"/>
        </w:rPr>
        <w:t xml:space="preserve"> </w:t>
      </w:r>
      <w:r>
        <w:rPr>
          <w:sz w:val="24"/>
        </w:rPr>
        <w:t>fax newsletter</w:t>
      </w:r>
      <w:r>
        <w:rPr>
          <w:spacing w:val="-3"/>
          <w:sz w:val="24"/>
        </w:rPr>
        <w:t xml:space="preserve"> </w:t>
      </w:r>
      <w:r>
        <w:rPr>
          <w:spacing w:val="-2"/>
          <w:sz w:val="24"/>
        </w:rPr>
        <w:t>regularly.</w:t>
      </w:r>
    </w:p>
    <w:p w14:paraId="4880C0B9" w14:textId="77777777" w:rsidR="00E7388B" w:rsidRDefault="00E7388B" w:rsidP="0062071D">
      <w:pPr>
        <w:pStyle w:val="ListParagraph"/>
        <w:numPr>
          <w:ilvl w:val="0"/>
          <w:numId w:val="21"/>
        </w:numPr>
        <w:tabs>
          <w:tab w:val="left" w:pos="1125"/>
        </w:tabs>
        <w:spacing w:line="276" w:lineRule="auto"/>
        <w:ind w:hanging="360"/>
        <w:jc w:val="both"/>
        <w:rPr>
          <w:sz w:val="24"/>
        </w:rPr>
      </w:pPr>
      <w:r>
        <w:rPr>
          <w:sz w:val="24"/>
        </w:rPr>
        <w:t>Keep</w:t>
      </w:r>
      <w:r>
        <w:rPr>
          <w:spacing w:val="2"/>
          <w:sz w:val="24"/>
        </w:rPr>
        <w:t xml:space="preserve"> </w:t>
      </w:r>
      <w:r>
        <w:rPr>
          <w:sz w:val="24"/>
        </w:rPr>
        <w:t>good</w:t>
      </w:r>
      <w:r>
        <w:rPr>
          <w:spacing w:val="-2"/>
          <w:sz w:val="24"/>
        </w:rPr>
        <w:t xml:space="preserve"> </w:t>
      </w:r>
      <w:r>
        <w:rPr>
          <w:sz w:val="24"/>
        </w:rPr>
        <w:t>records</w:t>
      </w:r>
      <w:r>
        <w:rPr>
          <w:spacing w:val="-5"/>
          <w:sz w:val="24"/>
        </w:rPr>
        <w:t xml:space="preserve"> </w:t>
      </w:r>
      <w:r>
        <w:rPr>
          <w:sz w:val="24"/>
        </w:rPr>
        <w:t>of</w:t>
      </w:r>
      <w:r>
        <w:rPr>
          <w:spacing w:val="-6"/>
          <w:sz w:val="24"/>
        </w:rPr>
        <w:t xml:space="preserve"> </w:t>
      </w:r>
      <w:r>
        <w:rPr>
          <w:sz w:val="24"/>
        </w:rPr>
        <w:t>contacts</w:t>
      </w:r>
      <w:r>
        <w:rPr>
          <w:spacing w:val="1"/>
          <w:sz w:val="24"/>
        </w:rPr>
        <w:t xml:space="preserve"> </w:t>
      </w:r>
      <w:r>
        <w:rPr>
          <w:sz w:val="24"/>
        </w:rPr>
        <w:t>and</w:t>
      </w:r>
      <w:r>
        <w:rPr>
          <w:spacing w:val="3"/>
          <w:sz w:val="24"/>
        </w:rPr>
        <w:t xml:space="preserve"> </w:t>
      </w:r>
      <w:r>
        <w:rPr>
          <w:spacing w:val="-4"/>
          <w:sz w:val="24"/>
        </w:rPr>
        <w:t>logs.</w:t>
      </w:r>
    </w:p>
    <w:p w14:paraId="0E6E4CD5" w14:textId="6F8E66D1" w:rsidR="00E7388B" w:rsidDel="00EC3812" w:rsidRDefault="00E7388B" w:rsidP="0062071D">
      <w:pPr>
        <w:pStyle w:val="BodyText"/>
        <w:spacing w:line="276" w:lineRule="auto"/>
        <w:jc w:val="both"/>
        <w:rPr>
          <w:ins w:id="273" w:author="MUKOLWE" w:date="2024-11-26T07:22:00Z"/>
          <w:del w:id="274" w:author="Windows User" w:date="2024-11-28T13:49:00Z"/>
        </w:rPr>
      </w:pPr>
    </w:p>
    <w:p w14:paraId="450B43A8" w14:textId="67AA2E1D" w:rsidR="00BF70C2" w:rsidDel="00EC3812" w:rsidRDefault="00BF70C2" w:rsidP="0062071D">
      <w:pPr>
        <w:pStyle w:val="BodyText"/>
        <w:spacing w:line="276" w:lineRule="auto"/>
        <w:jc w:val="both"/>
        <w:rPr>
          <w:ins w:id="275" w:author="MUKOLWE" w:date="2024-11-26T07:22:00Z"/>
          <w:del w:id="276" w:author="Windows User" w:date="2024-11-28T13:49:00Z"/>
        </w:rPr>
      </w:pPr>
    </w:p>
    <w:p w14:paraId="06B80CA5" w14:textId="77777777" w:rsidR="00BF70C2" w:rsidRDefault="00BF70C2" w:rsidP="0062071D">
      <w:pPr>
        <w:pStyle w:val="BodyText"/>
        <w:spacing w:line="276" w:lineRule="auto"/>
        <w:jc w:val="both"/>
      </w:pPr>
    </w:p>
    <w:p w14:paraId="38862FC4" w14:textId="77777777" w:rsidR="00E7388B" w:rsidRPr="003376A1" w:rsidRDefault="0088016F" w:rsidP="0062071D">
      <w:pPr>
        <w:spacing w:line="276" w:lineRule="auto"/>
        <w:jc w:val="both"/>
        <w:rPr>
          <w:b/>
        </w:rPr>
      </w:pPr>
      <w:r>
        <w:rPr>
          <w:b/>
        </w:rPr>
        <w:t>2.</w:t>
      </w:r>
      <w:r w:rsidR="000C41DD">
        <w:rPr>
          <w:b/>
        </w:rPr>
        <w:t>5</w:t>
      </w:r>
      <w:r w:rsidR="00626C23">
        <w:rPr>
          <w:b/>
        </w:rPr>
        <w:t xml:space="preserve">.2 </w:t>
      </w:r>
      <w:r w:rsidR="00E7388B" w:rsidRPr="003376A1">
        <w:rPr>
          <w:b/>
        </w:rPr>
        <w:t>Other</w:t>
      </w:r>
      <w:r w:rsidR="00E7388B" w:rsidRPr="003376A1">
        <w:rPr>
          <w:b/>
          <w:spacing w:val="-1"/>
        </w:rPr>
        <w:t xml:space="preserve"> </w:t>
      </w:r>
      <w:r w:rsidR="00E7388B" w:rsidRPr="003376A1">
        <w:rPr>
          <w:b/>
        </w:rPr>
        <w:t>Strategies</w:t>
      </w:r>
    </w:p>
    <w:p w14:paraId="0EE34860" w14:textId="77777777" w:rsidR="00E7388B" w:rsidRDefault="00E7388B" w:rsidP="0062071D">
      <w:pPr>
        <w:pStyle w:val="ListParagraph"/>
        <w:numPr>
          <w:ilvl w:val="0"/>
          <w:numId w:val="20"/>
        </w:numPr>
        <w:tabs>
          <w:tab w:val="left" w:pos="822"/>
        </w:tabs>
        <w:spacing w:line="276" w:lineRule="auto"/>
        <w:ind w:right="1053"/>
        <w:jc w:val="both"/>
        <w:rPr>
          <w:sz w:val="24"/>
        </w:rPr>
      </w:pPr>
      <w:r>
        <w:rPr>
          <w:sz w:val="24"/>
        </w:rPr>
        <w:t>Join Learning Exchange resource database that will promote our training to employers, workers, and life-long learners via the Internet.</w:t>
      </w:r>
    </w:p>
    <w:p w14:paraId="405C3A01" w14:textId="77777777" w:rsidR="00E7388B" w:rsidRDefault="00E7388B" w:rsidP="0062071D">
      <w:pPr>
        <w:pStyle w:val="ListParagraph"/>
        <w:numPr>
          <w:ilvl w:val="0"/>
          <w:numId w:val="20"/>
        </w:numPr>
        <w:tabs>
          <w:tab w:val="left" w:pos="822"/>
        </w:tabs>
        <w:spacing w:line="276" w:lineRule="auto"/>
        <w:jc w:val="both"/>
        <w:rPr>
          <w:sz w:val="24"/>
        </w:rPr>
      </w:pPr>
      <w:r>
        <w:rPr>
          <w:sz w:val="24"/>
        </w:rPr>
        <w:t>Create</w:t>
      </w:r>
      <w:r>
        <w:rPr>
          <w:spacing w:val="-5"/>
          <w:sz w:val="24"/>
        </w:rPr>
        <w:t xml:space="preserve"> </w:t>
      </w:r>
      <w:r>
        <w:rPr>
          <w:sz w:val="24"/>
        </w:rPr>
        <w:t>alliances</w:t>
      </w:r>
      <w:r>
        <w:rPr>
          <w:spacing w:val="-3"/>
          <w:sz w:val="24"/>
        </w:rPr>
        <w:t xml:space="preserve"> </w:t>
      </w:r>
      <w:r>
        <w:rPr>
          <w:sz w:val="24"/>
        </w:rPr>
        <w:t>with</w:t>
      </w:r>
      <w:r>
        <w:rPr>
          <w:spacing w:val="-7"/>
          <w:sz w:val="24"/>
        </w:rPr>
        <w:t xml:space="preserve"> </w:t>
      </w:r>
      <w:r>
        <w:rPr>
          <w:sz w:val="24"/>
        </w:rPr>
        <w:t>grassroots</w:t>
      </w:r>
      <w:r>
        <w:rPr>
          <w:spacing w:val="-8"/>
          <w:sz w:val="24"/>
        </w:rPr>
        <w:t xml:space="preserve"> </w:t>
      </w:r>
      <w:r>
        <w:rPr>
          <w:sz w:val="24"/>
        </w:rPr>
        <w:t>organizations</w:t>
      </w:r>
      <w:r>
        <w:rPr>
          <w:spacing w:val="-3"/>
          <w:sz w:val="24"/>
        </w:rPr>
        <w:t xml:space="preserve"> </w:t>
      </w:r>
      <w:r>
        <w:rPr>
          <w:sz w:val="24"/>
        </w:rPr>
        <w:t>and</w:t>
      </w:r>
      <w:r>
        <w:rPr>
          <w:spacing w:val="-2"/>
          <w:sz w:val="24"/>
        </w:rPr>
        <w:t xml:space="preserve"> </w:t>
      </w:r>
      <w:r>
        <w:rPr>
          <w:sz w:val="24"/>
        </w:rPr>
        <w:t>staffing</w:t>
      </w:r>
      <w:r>
        <w:rPr>
          <w:spacing w:val="-1"/>
          <w:sz w:val="24"/>
        </w:rPr>
        <w:t xml:space="preserve"> </w:t>
      </w:r>
      <w:r>
        <w:rPr>
          <w:spacing w:val="-2"/>
          <w:sz w:val="24"/>
        </w:rPr>
        <w:t>organizations.</w:t>
      </w:r>
    </w:p>
    <w:p w14:paraId="2D2A1BDF" w14:textId="77777777" w:rsidR="00E7388B" w:rsidRDefault="00E7388B" w:rsidP="0062071D">
      <w:pPr>
        <w:pStyle w:val="ListParagraph"/>
        <w:numPr>
          <w:ilvl w:val="0"/>
          <w:numId w:val="20"/>
        </w:numPr>
        <w:tabs>
          <w:tab w:val="left" w:pos="822"/>
        </w:tabs>
        <w:spacing w:line="276" w:lineRule="auto"/>
        <w:jc w:val="both"/>
        <w:rPr>
          <w:sz w:val="24"/>
        </w:rPr>
      </w:pPr>
      <w:r>
        <w:rPr>
          <w:sz w:val="24"/>
        </w:rPr>
        <w:t>Assist</w:t>
      </w:r>
      <w:r>
        <w:rPr>
          <w:spacing w:val="4"/>
          <w:sz w:val="24"/>
        </w:rPr>
        <w:t xml:space="preserve"> </w:t>
      </w:r>
      <w:r>
        <w:rPr>
          <w:sz w:val="24"/>
        </w:rPr>
        <w:t>in</w:t>
      </w:r>
      <w:r>
        <w:rPr>
          <w:spacing w:val="-2"/>
          <w:sz w:val="24"/>
        </w:rPr>
        <w:t xml:space="preserve"> </w:t>
      </w:r>
      <w:r>
        <w:rPr>
          <w:sz w:val="24"/>
        </w:rPr>
        <w:t>job</w:t>
      </w:r>
      <w:r>
        <w:rPr>
          <w:spacing w:val="-7"/>
          <w:sz w:val="24"/>
        </w:rPr>
        <w:t xml:space="preserve"> </w:t>
      </w:r>
      <w:r>
        <w:rPr>
          <w:sz w:val="24"/>
        </w:rPr>
        <w:t>placement</w:t>
      </w:r>
      <w:r>
        <w:rPr>
          <w:spacing w:val="2"/>
          <w:sz w:val="24"/>
        </w:rPr>
        <w:t xml:space="preserve"> </w:t>
      </w:r>
      <w:r>
        <w:rPr>
          <w:sz w:val="24"/>
        </w:rPr>
        <w:t>upon</w:t>
      </w:r>
      <w:r>
        <w:rPr>
          <w:spacing w:val="-7"/>
          <w:sz w:val="24"/>
        </w:rPr>
        <w:t xml:space="preserve"> </w:t>
      </w:r>
      <w:r>
        <w:rPr>
          <w:sz w:val="24"/>
        </w:rPr>
        <w:t>completion</w:t>
      </w:r>
      <w:r>
        <w:rPr>
          <w:spacing w:val="-7"/>
          <w:sz w:val="24"/>
        </w:rPr>
        <w:t xml:space="preserve"> </w:t>
      </w:r>
      <w:r>
        <w:rPr>
          <w:sz w:val="24"/>
        </w:rPr>
        <w:t>of</w:t>
      </w:r>
      <w:r>
        <w:rPr>
          <w:spacing w:val="-9"/>
          <w:sz w:val="24"/>
        </w:rPr>
        <w:t xml:space="preserve"> </w:t>
      </w:r>
      <w:r>
        <w:rPr>
          <w:sz w:val="24"/>
        </w:rPr>
        <w:t>Certification</w:t>
      </w:r>
      <w:r>
        <w:rPr>
          <w:spacing w:val="-7"/>
          <w:sz w:val="24"/>
        </w:rPr>
        <w:t xml:space="preserve"> </w:t>
      </w:r>
      <w:r>
        <w:rPr>
          <w:spacing w:val="-2"/>
          <w:sz w:val="24"/>
        </w:rPr>
        <w:t>testing.</w:t>
      </w:r>
    </w:p>
    <w:p w14:paraId="437BF5E1" w14:textId="77777777" w:rsidR="00E7388B" w:rsidRDefault="00E7388B" w:rsidP="0062071D">
      <w:pPr>
        <w:pStyle w:val="ListParagraph"/>
        <w:numPr>
          <w:ilvl w:val="0"/>
          <w:numId w:val="20"/>
        </w:numPr>
        <w:tabs>
          <w:tab w:val="left" w:pos="822"/>
        </w:tabs>
        <w:spacing w:line="276" w:lineRule="auto"/>
        <w:jc w:val="both"/>
        <w:rPr>
          <w:sz w:val="24"/>
        </w:rPr>
      </w:pPr>
      <w:r>
        <w:rPr>
          <w:sz w:val="24"/>
        </w:rPr>
        <w:t>Create</w:t>
      </w:r>
      <w:r>
        <w:rPr>
          <w:spacing w:val="-7"/>
          <w:sz w:val="24"/>
        </w:rPr>
        <w:t xml:space="preserve"> </w:t>
      </w:r>
      <w:r>
        <w:rPr>
          <w:sz w:val="24"/>
        </w:rPr>
        <w:t>website</w:t>
      </w:r>
      <w:r>
        <w:rPr>
          <w:spacing w:val="-1"/>
          <w:sz w:val="24"/>
        </w:rPr>
        <w:t xml:space="preserve"> </w:t>
      </w:r>
      <w:r>
        <w:rPr>
          <w:sz w:val="24"/>
        </w:rPr>
        <w:t>for</w:t>
      </w:r>
      <w:r>
        <w:rPr>
          <w:spacing w:val="-3"/>
          <w:sz w:val="24"/>
        </w:rPr>
        <w:t xml:space="preserve"> </w:t>
      </w:r>
      <w:r>
        <w:rPr>
          <w:sz w:val="24"/>
        </w:rPr>
        <w:t>schedule</w:t>
      </w:r>
      <w:r>
        <w:rPr>
          <w:spacing w:val="-1"/>
          <w:sz w:val="24"/>
        </w:rPr>
        <w:t xml:space="preserve"> </w:t>
      </w:r>
      <w:r>
        <w:rPr>
          <w:sz w:val="24"/>
        </w:rPr>
        <w:t>information,</w:t>
      </w:r>
      <w:r>
        <w:rPr>
          <w:spacing w:val="-2"/>
          <w:sz w:val="24"/>
        </w:rPr>
        <w:t xml:space="preserve"> </w:t>
      </w:r>
      <w:r>
        <w:rPr>
          <w:sz w:val="24"/>
        </w:rPr>
        <w:t>applications,</w:t>
      </w:r>
      <w:r>
        <w:rPr>
          <w:spacing w:val="-2"/>
          <w:sz w:val="24"/>
        </w:rPr>
        <w:t xml:space="preserve"> </w:t>
      </w:r>
      <w:r>
        <w:rPr>
          <w:sz w:val="24"/>
        </w:rPr>
        <w:t>and</w:t>
      </w:r>
      <w:r>
        <w:rPr>
          <w:spacing w:val="-4"/>
          <w:sz w:val="24"/>
        </w:rPr>
        <w:t xml:space="preserve"> </w:t>
      </w:r>
      <w:r>
        <w:rPr>
          <w:sz w:val="24"/>
        </w:rPr>
        <w:t>book</w:t>
      </w:r>
      <w:r>
        <w:rPr>
          <w:spacing w:val="-4"/>
          <w:sz w:val="24"/>
        </w:rPr>
        <w:t xml:space="preserve"> </w:t>
      </w:r>
      <w:r>
        <w:rPr>
          <w:spacing w:val="-2"/>
          <w:sz w:val="24"/>
        </w:rPr>
        <w:t>purchasing.</w:t>
      </w:r>
    </w:p>
    <w:p w14:paraId="0594979A" w14:textId="2806C3D7" w:rsidR="00E7388B" w:rsidRPr="00E7388B" w:rsidRDefault="00E7388B" w:rsidP="0062071D">
      <w:pPr>
        <w:pStyle w:val="ListParagraph"/>
        <w:numPr>
          <w:ilvl w:val="0"/>
          <w:numId w:val="20"/>
        </w:numPr>
        <w:spacing w:line="276" w:lineRule="auto"/>
        <w:jc w:val="both"/>
        <w:rPr>
          <w:spacing w:val="-2"/>
          <w:sz w:val="24"/>
        </w:rPr>
      </w:pPr>
      <w:r w:rsidRPr="00E7388B">
        <w:rPr>
          <w:sz w:val="24"/>
        </w:rPr>
        <w:t>Network</w:t>
      </w:r>
      <w:r w:rsidRPr="00E7388B">
        <w:rPr>
          <w:spacing w:val="40"/>
          <w:sz w:val="24"/>
        </w:rPr>
        <w:t xml:space="preserve"> </w:t>
      </w:r>
      <w:r w:rsidRPr="00E7388B">
        <w:rPr>
          <w:sz w:val="24"/>
        </w:rPr>
        <w:t>amongst</w:t>
      </w:r>
      <w:r w:rsidRPr="00E7388B">
        <w:rPr>
          <w:spacing w:val="40"/>
          <w:sz w:val="24"/>
        </w:rPr>
        <w:t xml:space="preserve"> </w:t>
      </w:r>
      <w:r w:rsidRPr="00E7388B">
        <w:rPr>
          <w:sz w:val="24"/>
        </w:rPr>
        <w:t>family</w:t>
      </w:r>
      <w:r w:rsidRPr="00E7388B">
        <w:rPr>
          <w:spacing w:val="40"/>
          <w:sz w:val="24"/>
        </w:rPr>
        <w:t xml:space="preserve"> </w:t>
      </w:r>
      <w:r w:rsidRPr="00E7388B">
        <w:rPr>
          <w:sz w:val="24"/>
        </w:rPr>
        <w:t>and</w:t>
      </w:r>
      <w:r w:rsidRPr="00E7388B">
        <w:rPr>
          <w:spacing w:val="40"/>
          <w:sz w:val="24"/>
        </w:rPr>
        <w:t xml:space="preserve"> </w:t>
      </w:r>
      <w:r w:rsidRPr="00E7388B">
        <w:rPr>
          <w:sz w:val="24"/>
        </w:rPr>
        <w:t>friends</w:t>
      </w:r>
      <w:r w:rsidRPr="00E7388B">
        <w:rPr>
          <w:spacing w:val="40"/>
          <w:sz w:val="24"/>
        </w:rPr>
        <w:t xml:space="preserve"> </w:t>
      </w:r>
      <w:r w:rsidR="00B6469B">
        <w:rPr>
          <w:sz w:val="24"/>
        </w:rPr>
        <w:t>by</w:t>
      </w:r>
      <w:r w:rsidRPr="00E7388B">
        <w:rPr>
          <w:spacing w:val="40"/>
          <w:sz w:val="24"/>
        </w:rPr>
        <w:t xml:space="preserve"> </w:t>
      </w:r>
      <w:r w:rsidRPr="00E7388B">
        <w:rPr>
          <w:sz w:val="24"/>
        </w:rPr>
        <w:t>"word</w:t>
      </w:r>
      <w:r w:rsidRPr="00E7388B">
        <w:rPr>
          <w:spacing w:val="40"/>
          <w:sz w:val="24"/>
        </w:rPr>
        <w:t xml:space="preserve"> </w:t>
      </w:r>
      <w:r w:rsidRPr="00E7388B">
        <w:rPr>
          <w:sz w:val="24"/>
        </w:rPr>
        <w:t>of</w:t>
      </w:r>
      <w:r w:rsidRPr="00E7388B">
        <w:rPr>
          <w:spacing w:val="40"/>
          <w:sz w:val="24"/>
        </w:rPr>
        <w:t xml:space="preserve"> </w:t>
      </w:r>
      <w:r w:rsidRPr="00E7388B">
        <w:rPr>
          <w:sz w:val="24"/>
        </w:rPr>
        <w:t>mouth"</w:t>
      </w:r>
      <w:r w:rsidRPr="00E7388B">
        <w:rPr>
          <w:spacing w:val="40"/>
          <w:sz w:val="24"/>
        </w:rPr>
        <w:t xml:space="preserve"> </w:t>
      </w:r>
      <w:r w:rsidRPr="00E7388B">
        <w:rPr>
          <w:sz w:val="24"/>
        </w:rPr>
        <w:t>opportunities</w:t>
      </w:r>
      <w:r w:rsidRPr="00E7388B">
        <w:rPr>
          <w:spacing w:val="40"/>
          <w:sz w:val="24"/>
        </w:rPr>
        <w:t xml:space="preserve"> </w:t>
      </w:r>
      <w:r w:rsidRPr="00E7388B">
        <w:rPr>
          <w:sz w:val="24"/>
        </w:rPr>
        <w:t>to</w:t>
      </w:r>
      <w:r w:rsidRPr="00E7388B">
        <w:rPr>
          <w:spacing w:val="40"/>
          <w:sz w:val="24"/>
        </w:rPr>
        <w:t xml:space="preserve"> </w:t>
      </w:r>
      <w:r w:rsidRPr="00E7388B">
        <w:rPr>
          <w:sz w:val="24"/>
        </w:rPr>
        <w:t xml:space="preserve">gather </w:t>
      </w:r>
      <w:r w:rsidRPr="00E7388B">
        <w:rPr>
          <w:spacing w:val="-2"/>
          <w:sz w:val="24"/>
        </w:rPr>
        <w:t>referrals</w:t>
      </w:r>
      <w:ins w:id="277" w:author="MUKOLWE" w:date="2024-11-26T04:20:00Z">
        <w:r w:rsidR="002829F8">
          <w:rPr>
            <w:spacing w:val="-2"/>
            <w:sz w:val="24"/>
          </w:rPr>
          <w:t>.</w:t>
        </w:r>
      </w:ins>
    </w:p>
    <w:p w14:paraId="3088A0C6" w14:textId="77777777" w:rsidR="00E7388B" w:rsidRPr="003376A1" w:rsidRDefault="00E7388B" w:rsidP="0062071D">
      <w:pPr>
        <w:pStyle w:val="ListParagraph"/>
        <w:numPr>
          <w:ilvl w:val="0"/>
          <w:numId w:val="20"/>
        </w:numPr>
        <w:tabs>
          <w:tab w:val="left" w:pos="821"/>
        </w:tabs>
        <w:spacing w:line="276" w:lineRule="auto"/>
        <w:ind w:left="821" w:hanging="359"/>
        <w:jc w:val="both"/>
        <w:rPr>
          <w:sz w:val="24"/>
        </w:rPr>
      </w:pPr>
      <w:r>
        <w:rPr>
          <w:sz w:val="24"/>
        </w:rPr>
        <w:t>Contact</w:t>
      </w:r>
      <w:r>
        <w:rPr>
          <w:spacing w:val="3"/>
          <w:sz w:val="24"/>
        </w:rPr>
        <w:t xml:space="preserve"> </w:t>
      </w:r>
      <w:r>
        <w:rPr>
          <w:sz w:val="24"/>
        </w:rPr>
        <w:t>students</w:t>
      </w:r>
      <w:r>
        <w:rPr>
          <w:spacing w:val="-3"/>
          <w:sz w:val="24"/>
        </w:rPr>
        <w:t xml:space="preserve"> </w:t>
      </w:r>
      <w:r>
        <w:rPr>
          <w:sz w:val="24"/>
        </w:rPr>
        <w:t>from</w:t>
      </w:r>
      <w:r>
        <w:rPr>
          <w:spacing w:val="-9"/>
          <w:sz w:val="24"/>
        </w:rPr>
        <w:t xml:space="preserve"> </w:t>
      </w:r>
      <w:r>
        <w:rPr>
          <w:sz w:val="24"/>
        </w:rPr>
        <w:t>previous</w:t>
      </w:r>
      <w:r>
        <w:rPr>
          <w:spacing w:val="-3"/>
          <w:sz w:val="24"/>
        </w:rPr>
        <w:t xml:space="preserve"> </w:t>
      </w:r>
      <w:r>
        <w:rPr>
          <w:spacing w:val="-2"/>
          <w:sz w:val="24"/>
        </w:rPr>
        <w:t>classes.</w:t>
      </w:r>
    </w:p>
    <w:p w14:paraId="048C9DC1" w14:textId="77777777" w:rsidR="003376A1" w:rsidRPr="003376A1" w:rsidRDefault="003376A1" w:rsidP="0062071D">
      <w:pPr>
        <w:tabs>
          <w:tab w:val="left" w:pos="821"/>
        </w:tabs>
        <w:spacing w:line="276" w:lineRule="auto"/>
        <w:ind w:left="462"/>
        <w:jc w:val="both"/>
        <w:rPr>
          <w:sz w:val="24"/>
        </w:rPr>
      </w:pPr>
    </w:p>
    <w:p w14:paraId="218CB614" w14:textId="77777777" w:rsidR="00E7388B" w:rsidRDefault="000C41DD" w:rsidP="00E14B75">
      <w:pPr>
        <w:pStyle w:val="Heading2"/>
        <w:spacing w:line="276" w:lineRule="auto"/>
        <w:ind w:left="0" w:firstLine="0"/>
        <w:jc w:val="both"/>
      </w:pPr>
      <w:bookmarkStart w:id="278" w:name="_Toc178837820"/>
      <w:r>
        <w:t>2.5.3</w:t>
      </w:r>
      <w:r w:rsidR="00626C23">
        <w:t xml:space="preserve"> </w:t>
      </w:r>
      <w:r w:rsidR="00E7388B">
        <w:t>Sustainable</w:t>
      </w:r>
      <w:r w:rsidR="00E7388B">
        <w:rPr>
          <w:spacing w:val="-5"/>
        </w:rPr>
        <w:t xml:space="preserve"> </w:t>
      </w:r>
      <w:r w:rsidR="00976156">
        <w:t>p</w:t>
      </w:r>
      <w:r w:rsidR="00E7388B">
        <w:t>ower</w:t>
      </w:r>
      <w:r w:rsidR="00E7388B">
        <w:rPr>
          <w:spacing w:val="-9"/>
        </w:rPr>
        <w:t xml:space="preserve"> </w:t>
      </w:r>
      <w:r w:rsidR="00E7388B">
        <w:rPr>
          <w:spacing w:val="-2"/>
        </w:rPr>
        <w:t>strategy</w:t>
      </w:r>
      <w:bookmarkEnd w:id="278"/>
    </w:p>
    <w:p w14:paraId="2E31E340" w14:textId="2A37DC70" w:rsidR="00E7388B" w:rsidRDefault="00E7388B" w:rsidP="002829F8">
      <w:pPr>
        <w:pStyle w:val="BodyText"/>
        <w:spacing w:line="276" w:lineRule="auto"/>
        <w:ind w:right="4"/>
        <w:jc w:val="both"/>
      </w:pPr>
      <w:r>
        <w:t>Rural</w:t>
      </w:r>
      <w:commentRangeStart w:id="279"/>
      <w:r>
        <w:t>N</w:t>
      </w:r>
      <w:commentRangeEnd w:id="279"/>
      <w:r w:rsidR="000327A9">
        <w:rPr>
          <w:rStyle w:val="CommentReference"/>
        </w:rPr>
        <w:commentReference w:id="279"/>
      </w:r>
      <w:r>
        <w:t>et operates in a remote location where power outages are frequent. Numerous power outages seriously affect business continuity and Rural</w:t>
      </w:r>
      <w:ins w:id="280" w:author="Windows User" w:date="2024-11-27T17:10:00Z">
        <w:r w:rsidR="00B16853">
          <w:rPr>
            <w:highlight w:val="yellow"/>
          </w:rPr>
          <w:t>n</w:t>
        </w:r>
      </w:ins>
      <w:del w:id="281" w:author="Windows User" w:date="2024-11-27T17:10:00Z">
        <w:r w:rsidRPr="000327A9" w:rsidDel="00B16853">
          <w:rPr>
            <w:highlight w:val="yellow"/>
            <w:rPrChange w:id="282" w:author="MUKOLWE" w:date="2024-11-26T04:23:00Z">
              <w:rPr/>
            </w:rPrChange>
          </w:rPr>
          <w:delText>N</w:delText>
        </w:r>
      </w:del>
      <w:r w:rsidRPr="000327A9">
        <w:rPr>
          <w:highlight w:val="yellow"/>
          <w:rPrChange w:id="283" w:author="MUKOLWE" w:date="2024-11-26T04:23:00Z">
            <w:rPr/>
          </w:rPrChange>
        </w:rPr>
        <w:t>et</w:t>
      </w:r>
      <w:r>
        <w:t xml:space="preserve"> customers were also affected. Therefore,</w:t>
      </w:r>
      <w:r>
        <w:rPr>
          <w:spacing w:val="-4"/>
        </w:rPr>
        <w:t xml:space="preserve"> </w:t>
      </w:r>
      <w:r>
        <w:t>RuralNet</w:t>
      </w:r>
      <w:r>
        <w:rPr>
          <w:spacing w:val="-3"/>
        </w:rPr>
        <w:t xml:space="preserve"> </w:t>
      </w:r>
      <w:r>
        <w:t>has</w:t>
      </w:r>
      <w:r>
        <w:rPr>
          <w:spacing w:val="-10"/>
        </w:rPr>
        <w:t xml:space="preserve"> </w:t>
      </w:r>
      <w:r>
        <w:t>considered</w:t>
      </w:r>
      <w:r>
        <w:rPr>
          <w:spacing w:val="-8"/>
        </w:rPr>
        <w:t xml:space="preserve"> </w:t>
      </w:r>
      <w:r>
        <w:t>the</w:t>
      </w:r>
      <w:r>
        <w:rPr>
          <w:spacing w:val="-9"/>
        </w:rPr>
        <w:t xml:space="preserve"> </w:t>
      </w:r>
      <w:r>
        <w:t>available</w:t>
      </w:r>
      <w:r>
        <w:rPr>
          <w:spacing w:val="-9"/>
        </w:rPr>
        <w:t xml:space="preserve"> </w:t>
      </w:r>
      <w:r>
        <w:t>solutions</w:t>
      </w:r>
      <w:r>
        <w:rPr>
          <w:spacing w:val="-10"/>
        </w:rPr>
        <w:t xml:space="preserve"> </w:t>
      </w:r>
      <w:r>
        <w:t>and</w:t>
      </w:r>
      <w:r>
        <w:rPr>
          <w:spacing w:val="-3"/>
        </w:rPr>
        <w:t xml:space="preserve"> </w:t>
      </w:r>
      <w:r>
        <w:t>found</w:t>
      </w:r>
      <w:r>
        <w:rPr>
          <w:spacing w:val="-8"/>
        </w:rPr>
        <w:t xml:space="preserve"> </w:t>
      </w:r>
      <w:r>
        <w:t>that</w:t>
      </w:r>
      <w:r>
        <w:rPr>
          <w:spacing w:val="-3"/>
        </w:rPr>
        <w:t xml:space="preserve"> </w:t>
      </w:r>
      <w:r>
        <w:t>a</w:t>
      </w:r>
      <w:r>
        <w:rPr>
          <w:spacing w:val="-13"/>
        </w:rPr>
        <w:t xml:space="preserve"> </w:t>
      </w:r>
      <w:r>
        <w:t>combination</w:t>
      </w:r>
      <w:r>
        <w:rPr>
          <w:spacing w:val="-12"/>
        </w:rPr>
        <w:t xml:space="preserve"> </w:t>
      </w:r>
      <w:r>
        <w:t>of</w:t>
      </w:r>
      <w:r>
        <w:rPr>
          <w:spacing w:val="-15"/>
        </w:rPr>
        <w:t xml:space="preserve"> </w:t>
      </w:r>
      <w:r>
        <w:t xml:space="preserve">grid power, UPS backup and Solar generated electricity offer the most economical and sustainable </w:t>
      </w:r>
      <w:r>
        <w:rPr>
          <w:spacing w:val="-2"/>
        </w:rPr>
        <w:t>solution.</w:t>
      </w:r>
    </w:p>
    <w:p w14:paraId="4AE7DAC0" w14:textId="77777777" w:rsidR="00B6469B" w:rsidRDefault="00B6469B" w:rsidP="002829F8">
      <w:pPr>
        <w:pStyle w:val="BodyText"/>
        <w:spacing w:line="276" w:lineRule="auto"/>
        <w:ind w:right="4"/>
        <w:jc w:val="both"/>
      </w:pPr>
    </w:p>
    <w:p w14:paraId="3BBFE30C" w14:textId="77777777" w:rsidR="00E7388B" w:rsidRDefault="00E7388B" w:rsidP="002829F8">
      <w:pPr>
        <w:pStyle w:val="BodyText"/>
        <w:spacing w:line="276" w:lineRule="auto"/>
        <w:ind w:right="4"/>
        <w:jc w:val="both"/>
      </w:pPr>
      <w:r>
        <w:t>In 2019, the facility was provided with a solar power system, which allows us to guarantee continuous services to our customers.</w:t>
      </w:r>
    </w:p>
    <w:p w14:paraId="4B762165" w14:textId="77777777" w:rsidR="00B6469B" w:rsidRDefault="00B6469B" w:rsidP="002829F8">
      <w:pPr>
        <w:pStyle w:val="BodyText"/>
        <w:spacing w:line="276" w:lineRule="auto"/>
        <w:ind w:right="4"/>
        <w:jc w:val="both"/>
      </w:pPr>
    </w:p>
    <w:p w14:paraId="0DEBF7F6" w14:textId="77777777" w:rsidR="00E7388B" w:rsidRDefault="00684CA7" w:rsidP="00E14B75">
      <w:pPr>
        <w:pStyle w:val="Heading2"/>
        <w:tabs>
          <w:tab w:val="left" w:pos="426"/>
        </w:tabs>
        <w:spacing w:line="276" w:lineRule="auto"/>
        <w:ind w:left="0" w:firstLine="0"/>
        <w:jc w:val="both"/>
      </w:pPr>
      <w:bookmarkStart w:id="284" w:name="_Toc178837821"/>
      <w:r>
        <w:t>2.</w:t>
      </w:r>
      <w:r w:rsidR="000C41DD">
        <w:t>5</w:t>
      </w:r>
      <w:r w:rsidR="00626C23">
        <w:t>.</w:t>
      </w:r>
      <w:r w:rsidR="000C41DD">
        <w:t>5</w:t>
      </w:r>
      <w:r w:rsidR="00626C23">
        <w:t xml:space="preserve"> </w:t>
      </w:r>
      <w:r w:rsidR="00E7388B">
        <w:t>Sustainable</w:t>
      </w:r>
      <w:r w:rsidR="00E7388B">
        <w:rPr>
          <w:spacing w:val="-5"/>
        </w:rPr>
        <w:t xml:space="preserve"> </w:t>
      </w:r>
      <w:r w:rsidR="00E7388B">
        <w:t>Broadband</w:t>
      </w:r>
      <w:r w:rsidR="00E7388B">
        <w:rPr>
          <w:spacing w:val="-6"/>
        </w:rPr>
        <w:t xml:space="preserve"> </w:t>
      </w:r>
      <w:r w:rsidR="00E7388B">
        <w:rPr>
          <w:spacing w:val="-2"/>
        </w:rPr>
        <w:t>strategy</w:t>
      </w:r>
      <w:bookmarkEnd w:id="284"/>
      <w:r w:rsidR="004F11C9">
        <w:rPr>
          <w:spacing w:val="-2"/>
        </w:rPr>
        <w:t xml:space="preserve"> </w:t>
      </w:r>
    </w:p>
    <w:p w14:paraId="30944ACC" w14:textId="77777777" w:rsidR="00E7388B" w:rsidRDefault="00E7388B" w:rsidP="002829F8">
      <w:pPr>
        <w:pStyle w:val="BodyText"/>
        <w:spacing w:line="276" w:lineRule="auto"/>
        <w:ind w:right="4"/>
        <w:jc w:val="both"/>
      </w:pPr>
      <w:r>
        <w:t>Internet is currently</w:t>
      </w:r>
      <w:r>
        <w:rPr>
          <w:spacing w:val="-6"/>
        </w:rPr>
        <w:t xml:space="preserve"> </w:t>
      </w:r>
      <w:r>
        <w:t>provided through</w:t>
      </w:r>
      <w:r>
        <w:rPr>
          <w:spacing w:val="-1"/>
        </w:rPr>
        <w:t xml:space="preserve"> </w:t>
      </w:r>
      <w:r>
        <w:t>a microwave connection</w:t>
      </w:r>
      <w:r>
        <w:rPr>
          <w:spacing w:val="-1"/>
        </w:rPr>
        <w:t xml:space="preserve"> </w:t>
      </w:r>
      <w:r>
        <w:t>at a rate</w:t>
      </w:r>
      <w:r>
        <w:rPr>
          <w:spacing w:val="-2"/>
        </w:rPr>
        <w:t xml:space="preserve"> </w:t>
      </w:r>
      <w:r>
        <w:t>of</w:t>
      </w:r>
      <w:r>
        <w:rPr>
          <w:spacing w:val="-4"/>
        </w:rPr>
        <w:t xml:space="preserve"> </w:t>
      </w:r>
      <w:commentRangeStart w:id="285"/>
      <w:r w:rsidRPr="000327A9">
        <w:rPr>
          <w:highlight w:val="yellow"/>
          <w:rPrChange w:id="286" w:author="MUKOLWE" w:date="2024-11-26T04:24:00Z">
            <w:rPr/>
          </w:rPrChange>
        </w:rPr>
        <w:t>US$100</w:t>
      </w:r>
      <w:r>
        <w:t xml:space="preserve"> </w:t>
      </w:r>
      <w:commentRangeEnd w:id="285"/>
      <w:r w:rsidR="000327A9">
        <w:rPr>
          <w:rStyle w:val="CommentReference"/>
        </w:rPr>
        <w:commentReference w:id="285"/>
      </w:r>
      <w:r>
        <w:t>per Mbps. The service providers are presented in Table 2.</w:t>
      </w:r>
      <w:r w:rsidR="00B6469B">
        <w:t>2.</w:t>
      </w:r>
    </w:p>
    <w:p w14:paraId="440630F4" w14:textId="77777777" w:rsidR="00B6469B" w:rsidRDefault="00B6469B" w:rsidP="002829F8">
      <w:pPr>
        <w:pStyle w:val="BodyText"/>
        <w:spacing w:line="276" w:lineRule="auto"/>
        <w:ind w:right="4"/>
        <w:jc w:val="both"/>
      </w:pPr>
    </w:p>
    <w:p w14:paraId="3C90C700" w14:textId="77777777" w:rsidR="00A200E7" w:rsidRPr="00A200E7" w:rsidRDefault="00A200E7" w:rsidP="002829F8">
      <w:pPr>
        <w:pStyle w:val="BodyText"/>
        <w:spacing w:line="276" w:lineRule="auto"/>
        <w:ind w:left="142"/>
        <w:jc w:val="both"/>
        <w:rPr>
          <w:moveTo w:id="287" w:author="MUKOLWE" w:date="2024-11-23T00:57:00Z"/>
          <w:b/>
          <w:rPrChange w:id="288" w:author="MUKOLWE" w:date="2024-11-23T00:58:00Z">
            <w:rPr>
              <w:moveTo w:id="289" w:author="MUKOLWE" w:date="2024-11-23T00:57:00Z"/>
              <w:i/>
            </w:rPr>
          </w:rPrChange>
        </w:rPr>
      </w:pPr>
      <w:moveToRangeStart w:id="290" w:author="MUKOLWE" w:date="2024-11-23T00:57:00Z" w:name="move183215863"/>
      <w:moveTo w:id="291" w:author="MUKOLWE" w:date="2024-11-23T00:57:00Z">
        <w:r w:rsidRPr="00A200E7">
          <w:rPr>
            <w:b/>
            <w:rPrChange w:id="292" w:author="MUKOLWE" w:date="2024-11-23T00:58:00Z">
              <w:rPr>
                <w:i/>
              </w:rPr>
            </w:rPrChange>
          </w:rPr>
          <w:t>Table</w:t>
        </w:r>
        <w:r w:rsidRPr="00A200E7">
          <w:rPr>
            <w:b/>
            <w:spacing w:val="54"/>
            <w:rPrChange w:id="293" w:author="MUKOLWE" w:date="2024-11-23T00:58:00Z">
              <w:rPr>
                <w:i/>
                <w:spacing w:val="54"/>
              </w:rPr>
            </w:rPrChange>
          </w:rPr>
          <w:t xml:space="preserve"> </w:t>
        </w:r>
        <w:r w:rsidRPr="00A200E7">
          <w:rPr>
            <w:b/>
            <w:rPrChange w:id="294" w:author="MUKOLWE" w:date="2024-11-23T00:58:00Z">
              <w:rPr>
                <w:i/>
              </w:rPr>
            </w:rPrChange>
          </w:rPr>
          <w:t>2.2:</w:t>
        </w:r>
        <w:r w:rsidRPr="00A200E7">
          <w:rPr>
            <w:b/>
            <w:spacing w:val="-2"/>
            <w:rPrChange w:id="295" w:author="MUKOLWE" w:date="2024-11-23T00:58:00Z">
              <w:rPr>
                <w:i/>
                <w:spacing w:val="-2"/>
              </w:rPr>
            </w:rPrChange>
          </w:rPr>
          <w:t xml:space="preserve"> </w:t>
        </w:r>
        <w:r w:rsidRPr="00A200E7">
          <w:rPr>
            <w:b/>
            <w:rPrChange w:id="296" w:author="MUKOLWE" w:date="2024-11-23T00:58:00Z">
              <w:rPr>
                <w:i/>
              </w:rPr>
            </w:rPrChange>
          </w:rPr>
          <w:t>Sustaining</w:t>
        </w:r>
        <w:r w:rsidRPr="00A200E7">
          <w:rPr>
            <w:b/>
            <w:spacing w:val="-2"/>
            <w:rPrChange w:id="297" w:author="MUKOLWE" w:date="2024-11-23T00:58:00Z">
              <w:rPr>
                <w:i/>
                <w:spacing w:val="-2"/>
              </w:rPr>
            </w:rPrChange>
          </w:rPr>
          <w:t xml:space="preserve"> </w:t>
        </w:r>
        <w:r w:rsidRPr="00A200E7">
          <w:rPr>
            <w:b/>
            <w:rPrChange w:id="298" w:author="MUKOLWE" w:date="2024-11-23T00:58:00Z">
              <w:rPr>
                <w:i/>
              </w:rPr>
            </w:rPrChange>
          </w:rPr>
          <w:t>Internet</w:t>
        </w:r>
        <w:r w:rsidRPr="00A200E7">
          <w:rPr>
            <w:b/>
            <w:spacing w:val="3"/>
            <w:rPrChange w:id="299" w:author="MUKOLWE" w:date="2024-11-23T00:58:00Z">
              <w:rPr>
                <w:i/>
                <w:spacing w:val="3"/>
              </w:rPr>
            </w:rPrChange>
          </w:rPr>
          <w:t xml:space="preserve"> </w:t>
        </w:r>
        <w:r w:rsidRPr="00A200E7">
          <w:rPr>
            <w:b/>
            <w:spacing w:val="-2"/>
            <w:rPrChange w:id="300" w:author="MUKOLWE" w:date="2024-11-23T00:58:00Z">
              <w:rPr>
                <w:i/>
                <w:spacing w:val="-2"/>
              </w:rPr>
            </w:rPrChange>
          </w:rPr>
          <w:t>service</w:t>
        </w:r>
      </w:moveTo>
    </w:p>
    <w:moveToRangeEnd w:id="290"/>
    <w:p w14:paraId="192F13FC" w14:textId="77777777" w:rsidR="00E7388B" w:rsidRPr="003376A1" w:rsidDel="00A200E7" w:rsidRDefault="00E7388B" w:rsidP="00E14B75">
      <w:pPr>
        <w:pStyle w:val="BodyText"/>
        <w:spacing w:line="276" w:lineRule="auto"/>
        <w:jc w:val="both"/>
        <w:rPr>
          <w:del w:id="301" w:author="MUKOLWE" w:date="2024-11-23T00:57:00Z"/>
          <w:b/>
        </w:rPr>
      </w:pPr>
    </w:p>
    <w:tbl>
      <w:tblPr>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302" w:author="MUKOLWE" w:date="2024-11-26T07:23:00Z">
          <w:tblPr>
            <w:tblW w:w="93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1559"/>
        <w:gridCol w:w="1843"/>
        <w:gridCol w:w="1579"/>
        <w:gridCol w:w="1134"/>
        <w:gridCol w:w="1560"/>
        <w:gridCol w:w="2106"/>
        <w:tblGridChange w:id="303">
          <w:tblGrid>
            <w:gridCol w:w="1701"/>
            <w:gridCol w:w="1843"/>
            <w:gridCol w:w="1579"/>
            <w:gridCol w:w="1134"/>
            <w:gridCol w:w="1560"/>
            <w:gridCol w:w="1559"/>
          </w:tblGrid>
        </w:tblGridChange>
      </w:tblGrid>
      <w:tr w:rsidR="00AC4CA5" w:rsidRPr="00AC4CA5" w14:paraId="58E5A759" w14:textId="77777777" w:rsidTr="00BF70C2">
        <w:trPr>
          <w:trHeight w:val="666"/>
          <w:trPrChange w:id="304" w:author="MUKOLWE" w:date="2024-11-26T07:23:00Z">
            <w:trPr>
              <w:trHeight w:val="666"/>
            </w:trPr>
          </w:trPrChange>
        </w:trPr>
        <w:tc>
          <w:tcPr>
            <w:tcW w:w="1559" w:type="dxa"/>
            <w:tcPrChange w:id="305" w:author="MUKOLWE" w:date="2024-11-26T07:23:00Z">
              <w:tcPr>
                <w:tcW w:w="1701" w:type="dxa"/>
              </w:tcPr>
            </w:tcPrChange>
          </w:tcPr>
          <w:p w14:paraId="3E1E5AE0" w14:textId="77777777" w:rsidR="00E7388B" w:rsidRPr="001908D3" w:rsidRDefault="00E7388B" w:rsidP="00E14B75">
            <w:pPr>
              <w:pStyle w:val="TableParagraph"/>
              <w:spacing w:line="276" w:lineRule="auto"/>
              <w:ind w:left="210"/>
              <w:rPr>
                <w:b/>
              </w:rPr>
            </w:pPr>
            <w:r w:rsidRPr="001908D3">
              <w:rPr>
                <w:b/>
                <w:spacing w:val="-2"/>
              </w:rPr>
              <w:t>Provider</w:t>
            </w:r>
          </w:p>
        </w:tc>
        <w:tc>
          <w:tcPr>
            <w:tcW w:w="1843" w:type="dxa"/>
            <w:tcPrChange w:id="306" w:author="MUKOLWE" w:date="2024-11-26T07:23:00Z">
              <w:tcPr>
                <w:tcW w:w="1843" w:type="dxa"/>
              </w:tcPr>
            </w:tcPrChange>
          </w:tcPr>
          <w:p w14:paraId="2D912349" w14:textId="77777777" w:rsidR="00E7388B" w:rsidRPr="001908D3" w:rsidRDefault="00E7388B" w:rsidP="00E14B75">
            <w:pPr>
              <w:pStyle w:val="TableParagraph"/>
              <w:spacing w:line="276" w:lineRule="auto"/>
              <w:ind w:left="211"/>
              <w:rPr>
                <w:b/>
              </w:rPr>
            </w:pPr>
            <w:r w:rsidRPr="001908D3">
              <w:rPr>
                <w:b/>
                <w:spacing w:val="-4"/>
              </w:rPr>
              <w:t>Type</w:t>
            </w:r>
          </w:p>
        </w:tc>
        <w:tc>
          <w:tcPr>
            <w:tcW w:w="1579" w:type="dxa"/>
            <w:tcPrChange w:id="307" w:author="MUKOLWE" w:date="2024-11-26T07:23:00Z">
              <w:tcPr>
                <w:tcW w:w="1579" w:type="dxa"/>
              </w:tcPr>
            </w:tcPrChange>
          </w:tcPr>
          <w:p w14:paraId="34036E2E" w14:textId="754244C5" w:rsidR="00E7388B" w:rsidRPr="001908D3" w:rsidRDefault="00E7388B" w:rsidP="00E14B75">
            <w:pPr>
              <w:pStyle w:val="TableParagraph"/>
              <w:tabs>
                <w:tab w:val="left" w:pos="1046"/>
              </w:tabs>
              <w:spacing w:line="276" w:lineRule="auto"/>
              <w:ind w:left="211" w:right="103"/>
              <w:rPr>
                <w:b/>
              </w:rPr>
            </w:pPr>
            <w:r w:rsidRPr="001908D3">
              <w:rPr>
                <w:b/>
                <w:spacing w:val="-4"/>
              </w:rPr>
              <w:t>Cost</w:t>
            </w:r>
            <w:r w:rsidR="00B6469B" w:rsidRPr="001908D3">
              <w:rPr>
                <w:b/>
                <w:spacing w:val="-4"/>
              </w:rPr>
              <w:t xml:space="preserve"> </w:t>
            </w:r>
            <w:r w:rsidRPr="001908D3">
              <w:rPr>
                <w:b/>
                <w:spacing w:val="-4"/>
              </w:rPr>
              <w:t>per Mbps</w:t>
            </w:r>
            <w:ins w:id="308" w:author="MUKOLWE" w:date="2024-11-26T04:25:00Z">
              <w:r w:rsidR="000327A9">
                <w:rPr>
                  <w:b/>
                  <w:spacing w:val="-4"/>
                </w:rPr>
                <w:t xml:space="preserve"> </w:t>
              </w:r>
              <w:commentRangeStart w:id="309"/>
              <w:r w:rsidR="000327A9">
                <w:rPr>
                  <w:b/>
                  <w:spacing w:val="-4"/>
                </w:rPr>
                <w:t>(</w:t>
              </w:r>
            </w:ins>
            <w:ins w:id="310" w:author="Windows User" w:date="2024-11-28T13:54:00Z">
              <w:r w:rsidR="00EC3812">
                <w:rPr>
                  <w:b/>
                  <w:spacing w:val="-4"/>
                </w:rPr>
                <w:t xml:space="preserve"> </w:t>
              </w:r>
            </w:ins>
            <w:ins w:id="311" w:author="MUKOLWE" w:date="2024-11-26T04:25:00Z">
              <w:del w:id="312" w:author="Windows User" w:date="2024-11-28T13:54:00Z">
                <w:r w:rsidR="000327A9" w:rsidDel="00EC3812">
                  <w:rPr>
                    <w:b/>
                    <w:spacing w:val="-4"/>
                  </w:rPr>
                  <w:delText>Ksh</w:delText>
                </w:r>
              </w:del>
            </w:ins>
            <w:ins w:id="313" w:author="MUKOLWE" w:date="2024-11-26T04:26:00Z">
              <w:r w:rsidR="000327A9">
                <w:rPr>
                  <w:b/>
                  <w:spacing w:val="-4"/>
                </w:rPr>
                <w:t>)</w:t>
              </w:r>
              <w:commentRangeEnd w:id="309"/>
              <w:r w:rsidR="000327A9">
                <w:rPr>
                  <w:rStyle w:val="CommentReference"/>
                </w:rPr>
                <w:commentReference w:id="309"/>
              </w:r>
            </w:ins>
          </w:p>
        </w:tc>
        <w:tc>
          <w:tcPr>
            <w:tcW w:w="1134" w:type="dxa"/>
            <w:tcPrChange w:id="314" w:author="MUKOLWE" w:date="2024-11-26T07:23:00Z">
              <w:tcPr>
                <w:tcW w:w="1134" w:type="dxa"/>
              </w:tcPr>
            </w:tcPrChange>
          </w:tcPr>
          <w:p w14:paraId="02A69935" w14:textId="77777777" w:rsidR="00E7388B" w:rsidRPr="001908D3" w:rsidRDefault="00E7388B" w:rsidP="00E14B75">
            <w:pPr>
              <w:pStyle w:val="TableParagraph"/>
              <w:spacing w:line="276" w:lineRule="auto"/>
              <w:ind w:left="212"/>
              <w:rPr>
                <w:b/>
              </w:rPr>
            </w:pPr>
            <w:r w:rsidRPr="001908D3">
              <w:rPr>
                <w:b/>
                <w:spacing w:val="-2"/>
              </w:rPr>
              <w:t>Speed</w:t>
            </w:r>
          </w:p>
        </w:tc>
        <w:tc>
          <w:tcPr>
            <w:tcW w:w="1560" w:type="dxa"/>
            <w:tcPrChange w:id="315" w:author="MUKOLWE" w:date="2024-11-26T07:23:00Z">
              <w:tcPr>
                <w:tcW w:w="1560" w:type="dxa"/>
              </w:tcPr>
            </w:tcPrChange>
          </w:tcPr>
          <w:p w14:paraId="4C502619" w14:textId="77777777" w:rsidR="00E7388B" w:rsidRPr="001908D3" w:rsidRDefault="00E7388B" w:rsidP="00E14B75">
            <w:pPr>
              <w:pStyle w:val="TableParagraph"/>
              <w:spacing w:line="276" w:lineRule="auto"/>
              <w:ind w:left="212"/>
              <w:rPr>
                <w:b/>
              </w:rPr>
            </w:pPr>
            <w:r w:rsidRPr="001908D3">
              <w:rPr>
                <w:b/>
                <w:spacing w:val="-2"/>
              </w:rPr>
              <w:t>Availability</w:t>
            </w:r>
          </w:p>
        </w:tc>
        <w:tc>
          <w:tcPr>
            <w:tcW w:w="2106" w:type="dxa"/>
            <w:tcPrChange w:id="316" w:author="MUKOLWE" w:date="2024-11-26T07:23:00Z">
              <w:tcPr>
                <w:tcW w:w="1559" w:type="dxa"/>
              </w:tcPr>
            </w:tcPrChange>
          </w:tcPr>
          <w:p w14:paraId="39D26E7E" w14:textId="77777777" w:rsidR="00E7388B" w:rsidRPr="001908D3" w:rsidRDefault="00E7388B" w:rsidP="00E14B75">
            <w:pPr>
              <w:pStyle w:val="TableParagraph"/>
              <w:spacing w:line="276" w:lineRule="auto"/>
              <w:ind w:left="218" w:right="387"/>
              <w:rPr>
                <w:b/>
              </w:rPr>
            </w:pPr>
            <w:r w:rsidRPr="001908D3">
              <w:rPr>
                <w:b/>
                <w:spacing w:val="-2"/>
              </w:rPr>
              <w:t>Customer Support</w:t>
            </w:r>
          </w:p>
        </w:tc>
      </w:tr>
      <w:tr w:rsidR="00AC4CA5" w:rsidRPr="00AC4CA5" w14:paraId="5226201E" w14:textId="77777777" w:rsidTr="00BF70C2">
        <w:trPr>
          <w:trHeight w:val="377"/>
          <w:trPrChange w:id="317" w:author="MUKOLWE" w:date="2024-11-26T07:23:00Z">
            <w:trPr>
              <w:trHeight w:val="377"/>
            </w:trPr>
          </w:trPrChange>
        </w:trPr>
        <w:tc>
          <w:tcPr>
            <w:tcW w:w="1559" w:type="dxa"/>
            <w:tcPrChange w:id="318" w:author="MUKOLWE" w:date="2024-11-26T07:23:00Z">
              <w:tcPr>
                <w:tcW w:w="1701" w:type="dxa"/>
              </w:tcPr>
            </w:tcPrChange>
          </w:tcPr>
          <w:p w14:paraId="7D51D76C" w14:textId="77777777" w:rsidR="00E7388B" w:rsidRPr="00E14B75" w:rsidRDefault="00E7388B" w:rsidP="00E14B75">
            <w:pPr>
              <w:pStyle w:val="TableParagraph"/>
              <w:spacing w:line="276" w:lineRule="auto"/>
              <w:ind w:left="210"/>
            </w:pPr>
            <w:r w:rsidRPr="00E14B75">
              <w:rPr>
                <w:spacing w:val="-2"/>
              </w:rPr>
              <w:t>Safaricom</w:t>
            </w:r>
          </w:p>
        </w:tc>
        <w:tc>
          <w:tcPr>
            <w:tcW w:w="1843" w:type="dxa"/>
            <w:tcPrChange w:id="319" w:author="MUKOLWE" w:date="2024-11-26T07:23:00Z">
              <w:tcPr>
                <w:tcW w:w="1843" w:type="dxa"/>
              </w:tcPr>
            </w:tcPrChange>
          </w:tcPr>
          <w:p w14:paraId="47C23F1F" w14:textId="77777777" w:rsidR="00E7388B" w:rsidRPr="00E14B75" w:rsidRDefault="00E7388B" w:rsidP="00E14B75">
            <w:pPr>
              <w:pStyle w:val="TableParagraph"/>
              <w:spacing w:line="276" w:lineRule="auto"/>
              <w:ind w:left="211"/>
            </w:pPr>
            <w:r w:rsidRPr="00E14B75">
              <w:rPr>
                <w:spacing w:val="-2"/>
              </w:rPr>
              <w:t>Microwave</w:t>
            </w:r>
          </w:p>
        </w:tc>
        <w:tc>
          <w:tcPr>
            <w:tcW w:w="1579" w:type="dxa"/>
            <w:tcPrChange w:id="320" w:author="MUKOLWE" w:date="2024-11-26T07:23:00Z">
              <w:tcPr>
                <w:tcW w:w="1579" w:type="dxa"/>
              </w:tcPr>
            </w:tcPrChange>
          </w:tcPr>
          <w:p w14:paraId="01FC6FE4" w14:textId="77777777" w:rsidR="00E7388B" w:rsidRPr="000327A9" w:rsidRDefault="00E7388B" w:rsidP="00E14B75">
            <w:pPr>
              <w:pStyle w:val="TableParagraph"/>
              <w:spacing w:line="276" w:lineRule="auto"/>
              <w:ind w:left="211"/>
              <w:rPr>
                <w:highlight w:val="yellow"/>
                <w:rPrChange w:id="321" w:author="MUKOLWE" w:date="2024-11-26T04:25:00Z">
                  <w:rPr/>
                </w:rPrChange>
              </w:rPr>
            </w:pPr>
            <w:r w:rsidRPr="000327A9">
              <w:rPr>
                <w:spacing w:val="-2"/>
                <w:highlight w:val="yellow"/>
                <w:rPrChange w:id="322" w:author="MUKOLWE" w:date="2024-11-26T04:25:00Z">
                  <w:rPr>
                    <w:spacing w:val="-2"/>
                  </w:rPr>
                </w:rPrChange>
              </w:rPr>
              <w:t>US$100</w:t>
            </w:r>
          </w:p>
        </w:tc>
        <w:tc>
          <w:tcPr>
            <w:tcW w:w="1134" w:type="dxa"/>
            <w:tcPrChange w:id="323" w:author="MUKOLWE" w:date="2024-11-26T07:23:00Z">
              <w:tcPr>
                <w:tcW w:w="1134" w:type="dxa"/>
              </w:tcPr>
            </w:tcPrChange>
          </w:tcPr>
          <w:p w14:paraId="4C5D3952" w14:textId="77777777" w:rsidR="00E7388B" w:rsidRPr="00E14B75" w:rsidRDefault="00E7388B" w:rsidP="00E14B75">
            <w:pPr>
              <w:pStyle w:val="TableParagraph"/>
              <w:spacing w:line="276" w:lineRule="auto"/>
              <w:ind w:left="3"/>
            </w:pPr>
            <w:r w:rsidRPr="00AC4CA5">
              <w:rPr>
                <w:spacing w:val="-5"/>
              </w:rPr>
              <w:t>1-</w:t>
            </w:r>
            <w:r w:rsidRPr="00AC4CA5">
              <w:rPr>
                <w:spacing w:val="-2"/>
              </w:rPr>
              <w:t>5</w:t>
            </w:r>
            <w:r w:rsidR="00AC4CA5">
              <w:rPr>
                <w:spacing w:val="-2"/>
              </w:rPr>
              <w:t xml:space="preserve"> </w:t>
            </w:r>
            <w:r w:rsidRPr="00AC4CA5">
              <w:rPr>
                <w:spacing w:val="-2"/>
              </w:rPr>
              <w:t>Mbps</w:t>
            </w:r>
          </w:p>
        </w:tc>
        <w:tc>
          <w:tcPr>
            <w:tcW w:w="1560" w:type="dxa"/>
            <w:tcPrChange w:id="324" w:author="MUKOLWE" w:date="2024-11-26T07:23:00Z">
              <w:tcPr>
                <w:tcW w:w="1560" w:type="dxa"/>
              </w:tcPr>
            </w:tcPrChange>
          </w:tcPr>
          <w:p w14:paraId="2F6CE12C" w14:textId="77777777" w:rsidR="00E7388B" w:rsidRPr="00E14B75" w:rsidRDefault="00E7388B" w:rsidP="00E14B75">
            <w:pPr>
              <w:pStyle w:val="TableParagraph"/>
              <w:spacing w:line="276" w:lineRule="auto"/>
              <w:ind w:left="139"/>
            </w:pPr>
            <w:r w:rsidRPr="00E14B75">
              <w:rPr>
                <w:spacing w:val="-4"/>
              </w:rPr>
              <w:t>High</w:t>
            </w:r>
          </w:p>
        </w:tc>
        <w:tc>
          <w:tcPr>
            <w:tcW w:w="2106" w:type="dxa"/>
            <w:tcPrChange w:id="325" w:author="MUKOLWE" w:date="2024-11-26T07:23:00Z">
              <w:tcPr>
                <w:tcW w:w="1559" w:type="dxa"/>
              </w:tcPr>
            </w:tcPrChange>
          </w:tcPr>
          <w:p w14:paraId="7F07326B" w14:textId="77777777" w:rsidR="00E7388B" w:rsidRPr="00E14B75" w:rsidRDefault="00E7388B" w:rsidP="00E14B75">
            <w:pPr>
              <w:pStyle w:val="TableParagraph"/>
              <w:spacing w:line="276" w:lineRule="auto"/>
              <w:ind w:left="218"/>
            </w:pPr>
            <w:r w:rsidRPr="00E14B75">
              <w:rPr>
                <w:spacing w:val="-4"/>
              </w:rPr>
              <w:t>Good</w:t>
            </w:r>
          </w:p>
        </w:tc>
      </w:tr>
      <w:tr w:rsidR="00AC4CA5" w:rsidRPr="00AC4CA5" w14:paraId="3D00D5BB" w14:textId="77777777" w:rsidTr="00BF70C2">
        <w:trPr>
          <w:trHeight w:val="539"/>
          <w:trPrChange w:id="326" w:author="MUKOLWE" w:date="2024-11-26T07:23:00Z">
            <w:trPr>
              <w:trHeight w:val="539"/>
            </w:trPr>
          </w:trPrChange>
        </w:trPr>
        <w:tc>
          <w:tcPr>
            <w:tcW w:w="1559" w:type="dxa"/>
            <w:tcPrChange w:id="327" w:author="MUKOLWE" w:date="2024-11-26T07:23:00Z">
              <w:tcPr>
                <w:tcW w:w="1701" w:type="dxa"/>
              </w:tcPr>
            </w:tcPrChange>
          </w:tcPr>
          <w:p w14:paraId="1BAAF272" w14:textId="77777777" w:rsidR="00E7388B" w:rsidRPr="00E14B75" w:rsidRDefault="00E7388B" w:rsidP="00E14B75">
            <w:pPr>
              <w:pStyle w:val="TableParagraph"/>
              <w:spacing w:line="276" w:lineRule="auto"/>
              <w:ind w:left="210" w:right="699"/>
            </w:pPr>
            <w:r w:rsidRPr="00E14B75">
              <w:rPr>
                <w:spacing w:val="-2"/>
              </w:rPr>
              <w:t>Liquid telecom</w:t>
            </w:r>
          </w:p>
        </w:tc>
        <w:tc>
          <w:tcPr>
            <w:tcW w:w="1843" w:type="dxa"/>
            <w:tcPrChange w:id="328" w:author="MUKOLWE" w:date="2024-11-26T07:23:00Z">
              <w:tcPr>
                <w:tcW w:w="1843" w:type="dxa"/>
              </w:tcPr>
            </w:tcPrChange>
          </w:tcPr>
          <w:p w14:paraId="0823C733" w14:textId="77777777" w:rsidR="00E7388B" w:rsidRPr="00E14B75" w:rsidRDefault="00E7388B" w:rsidP="00E14B75">
            <w:pPr>
              <w:pStyle w:val="TableParagraph"/>
              <w:spacing w:line="276" w:lineRule="auto"/>
              <w:ind w:left="211"/>
            </w:pPr>
            <w:r w:rsidRPr="00E14B75">
              <w:t>Fiber</w:t>
            </w:r>
            <w:r w:rsidRPr="00E14B75">
              <w:rPr>
                <w:spacing w:val="-3"/>
              </w:rPr>
              <w:t xml:space="preserve"> </w:t>
            </w:r>
            <w:r w:rsidRPr="00E14B75">
              <w:rPr>
                <w:spacing w:val="-2"/>
              </w:rPr>
              <w:t>broadband</w:t>
            </w:r>
          </w:p>
        </w:tc>
        <w:tc>
          <w:tcPr>
            <w:tcW w:w="1579" w:type="dxa"/>
            <w:tcPrChange w:id="329" w:author="MUKOLWE" w:date="2024-11-26T07:23:00Z">
              <w:tcPr>
                <w:tcW w:w="1579" w:type="dxa"/>
              </w:tcPr>
            </w:tcPrChange>
          </w:tcPr>
          <w:p w14:paraId="5F9DA373" w14:textId="77777777" w:rsidR="00E7388B" w:rsidRPr="000327A9" w:rsidRDefault="00E7388B" w:rsidP="00E14B75">
            <w:pPr>
              <w:pStyle w:val="TableParagraph"/>
              <w:spacing w:line="276" w:lineRule="auto"/>
              <w:ind w:left="211"/>
              <w:rPr>
                <w:highlight w:val="yellow"/>
                <w:rPrChange w:id="330" w:author="MUKOLWE" w:date="2024-11-26T04:25:00Z">
                  <w:rPr/>
                </w:rPrChange>
              </w:rPr>
            </w:pPr>
            <w:commentRangeStart w:id="331"/>
            <w:r w:rsidRPr="000327A9">
              <w:rPr>
                <w:spacing w:val="-2"/>
                <w:highlight w:val="yellow"/>
                <w:rPrChange w:id="332" w:author="MUKOLWE" w:date="2024-11-26T04:25:00Z">
                  <w:rPr>
                    <w:spacing w:val="-2"/>
                  </w:rPr>
                </w:rPrChange>
              </w:rPr>
              <w:t>US$100</w:t>
            </w:r>
            <w:commentRangeEnd w:id="331"/>
            <w:r w:rsidR="000327A9">
              <w:rPr>
                <w:rStyle w:val="CommentReference"/>
              </w:rPr>
              <w:commentReference w:id="331"/>
            </w:r>
          </w:p>
        </w:tc>
        <w:tc>
          <w:tcPr>
            <w:tcW w:w="1134" w:type="dxa"/>
            <w:tcPrChange w:id="333" w:author="MUKOLWE" w:date="2024-11-26T07:23:00Z">
              <w:tcPr>
                <w:tcW w:w="1134" w:type="dxa"/>
              </w:tcPr>
            </w:tcPrChange>
          </w:tcPr>
          <w:p w14:paraId="3D946E42" w14:textId="77777777" w:rsidR="00E7388B" w:rsidRPr="00E14B75" w:rsidRDefault="00E7388B" w:rsidP="00E14B75">
            <w:pPr>
              <w:pStyle w:val="TableParagraph"/>
              <w:spacing w:line="276" w:lineRule="auto"/>
              <w:ind w:left="3"/>
            </w:pPr>
            <w:r w:rsidRPr="00AC4CA5">
              <w:rPr>
                <w:spacing w:val="-5"/>
              </w:rPr>
              <w:t>2-</w:t>
            </w:r>
            <w:r w:rsidRPr="00AC4CA5">
              <w:rPr>
                <w:spacing w:val="-2"/>
              </w:rPr>
              <w:t>10</w:t>
            </w:r>
            <w:r w:rsidR="00AC4CA5">
              <w:rPr>
                <w:spacing w:val="-2"/>
              </w:rPr>
              <w:t xml:space="preserve"> </w:t>
            </w:r>
            <w:r w:rsidRPr="00AC4CA5">
              <w:rPr>
                <w:spacing w:val="-2"/>
              </w:rPr>
              <w:t>Mbps</w:t>
            </w:r>
          </w:p>
        </w:tc>
        <w:tc>
          <w:tcPr>
            <w:tcW w:w="1560" w:type="dxa"/>
            <w:tcPrChange w:id="334" w:author="MUKOLWE" w:date="2024-11-26T07:23:00Z">
              <w:tcPr>
                <w:tcW w:w="1560" w:type="dxa"/>
              </w:tcPr>
            </w:tcPrChange>
          </w:tcPr>
          <w:p w14:paraId="0256C102" w14:textId="77777777" w:rsidR="00E7388B" w:rsidRPr="00E14B75" w:rsidRDefault="00E7388B" w:rsidP="00E14B75">
            <w:pPr>
              <w:pStyle w:val="TableParagraph"/>
              <w:spacing w:line="276" w:lineRule="auto"/>
              <w:ind w:left="139"/>
            </w:pPr>
            <w:r w:rsidRPr="00E14B75">
              <w:rPr>
                <w:spacing w:val="-2"/>
              </w:rPr>
              <w:t>Ceased operations</w:t>
            </w:r>
          </w:p>
        </w:tc>
        <w:tc>
          <w:tcPr>
            <w:tcW w:w="2106" w:type="dxa"/>
            <w:tcPrChange w:id="335" w:author="MUKOLWE" w:date="2024-11-26T07:23:00Z">
              <w:tcPr>
                <w:tcW w:w="1559" w:type="dxa"/>
              </w:tcPr>
            </w:tcPrChange>
          </w:tcPr>
          <w:p w14:paraId="553713D6" w14:textId="77777777" w:rsidR="00E7388B" w:rsidRPr="00E14B75" w:rsidRDefault="00E7388B" w:rsidP="00E14B75">
            <w:pPr>
              <w:pStyle w:val="TableParagraph"/>
              <w:spacing w:line="276" w:lineRule="auto"/>
              <w:ind w:left="218"/>
            </w:pPr>
            <w:r w:rsidRPr="00E14B75">
              <w:rPr>
                <w:spacing w:val="-2"/>
              </w:rPr>
              <w:t>Unreliable</w:t>
            </w:r>
          </w:p>
        </w:tc>
      </w:tr>
      <w:tr w:rsidR="00AC4CA5" w:rsidRPr="001F17FF" w14:paraId="32F6593C" w14:textId="77777777" w:rsidTr="00BF70C2">
        <w:trPr>
          <w:trHeight w:val="841"/>
          <w:trPrChange w:id="336" w:author="MUKOLWE" w:date="2024-11-26T07:23:00Z">
            <w:trPr>
              <w:trHeight w:val="841"/>
            </w:trPr>
          </w:trPrChange>
        </w:trPr>
        <w:tc>
          <w:tcPr>
            <w:tcW w:w="1559" w:type="dxa"/>
            <w:tcPrChange w:id="337" w:author="MUKOLWE" w:date="2024-11-26T07:23:00Z">
              <w:tcPr>
                <w:tcW w:w="1701" w:type="dxa"/>
              </w:tcPr>
            </w:tcPrChange>
          </w:tcPr>
          <w:p w14:paraId="6414415F" w14:textId="77777777" w:rsidR="00E7388B" w:rsidRPr="001F17FF" w:rsidRDefault="00E7388B" w:rsidP="00E14B75">
            <w:pPr>
              <w:pStyle w:val="TableParagraph"/>
              <w:spacing w:line="276" w:lineRule="auto"/>
              <w:ind w:left="210"/>
            </w:pPr>
            <w:r w:rsidRPr="001F17FF">
              <w:rPr>
                <w:spacing w:val="-2"/>
              </w:rPr>
              <w:t>Airtel</w:t>
            </w:r>
          </w:p>
        </w:tc>
        <w:tc>
          <w:tcPr>
            <w:tcW w:w="1843" w:type="dxa"/>
            <w:tcPrChange w:id="338" w:author="MUKOLWE" w:date="2024-11-26T07:23:00Z">
              <w:tcPr>
                <w:tcW w:w="1843" w:type="dxa"/>
              </w:tcPr>
            </w:tcPrChange>
          </w:tcPr>
          <w:p w14:paraId="781CBC90" w14:textId="77777777" w:rsidR="00E7388B" w:rsidRPr="001F17FF" w:rsidRDefault="00E7388B" w:rsidP="00E14B75">
            <w:pPr>
              <w:pStyle w:val="TableParagraph"/>
              <w:spacing w:line="276" w:lineRule="auto"/>
              <w:ind w:left="143" w:right="138"/>
            </w:pPr>
            <w:r w:rsidRPr="001F17FF">
              <w:t>Scratch</w:t>
            </w:r>
            <w:r w:rsidRPr="001F17FF">
              <w:rPr>
                <w:spacing w:val="-15"/>
              </w:rPr>
              <w:t xml:space="preserve"> </w:t>
            </w:r>
            <w:r w:rsidRPr="001F17FF">
              <w:t>card</w:t>
            </w:r>
            <w:r w:rsidRPr="001F17FF">
              <w:rPr>
                <w:spacing w:val="-15"/>
              </w:rPr>
              <w:t xml:space="preserve"> </w:t>
            </w:r>
            <w:r w:rsidRPr="001F17FF">
              <w:t xml:space="preserve">or </w:t>
            </w:r>
            <w:r w:rsidRPr="001F17FF">
              <w:rPr>
                <w:spacing w:val="-2"/>
              </w:rPr>
              <w:t xml:space="preserve">mobile </w:t>
            </w:r>
            <w:r w:rsidRPr="00AC4CA5">
              <w:rPr>
                <w:spacing w:val="-2"/>
              </w:rPr>
              <w:t>subscriptio</w:t>
            </w:r>
            <w:r w:rsidRPr="00AC4CA5">
              <w:rPr>
                <w:spacing w:val="-10"/>
              </w:rPr>
              <w:t>n</w:t>
            </w:r>
          </w:p>
        </w:tc>
        <w:tc>
          <w:tcPr>
            <w:tcW w:w="1579" w:type="dxa"/>
            <w:tcPrChange w:id="339" w:author="MUKOLWE" w:date="2024-11-26T07:23:00Z">
              <w:tcPr>
                <w:tcW w:w="1579" w:type="dxa"/>
              </w:tcPr>
            </w:tcPrChange>
          </w:tcPr>
          <w:p w14:paraId="017AE577" w14:textId="77777777" w:rsidR="00E7388B" w:rsidRPr="001F17FF" w:rsidRDefault="00E7388B" w:rsidP="00E14B75">
            <w:pPr>
              <w:pStyle w:val="TableParagraph"/>
              <w:spacing w:line="276" w:lineRule="auto"/>
              <w:ind w:left="211"/>
            </w:pPr>
            <w:r w:rsidRPr="001F17FF">
              <w:rPr>
                <w:color w:val="404040"/>
                <w:spacing w:val="-5"/>
              </w:rPr>
              <w:t>N/A</w:t>
            </w:r>
          </w:p>
        </w:tc>
        <w:tc>
          <w:tcPr>
            <w:tcW w:w="1134" w:type="dxa"/>
            <w:tcPrChange w:id="340" w:author="MUKOLWE" w:date="2024-11-26T07:23:00Z">
              <w:tcPr>
                <w:tcW w:w="1134" w:type="dxa"/>
              </w:tcPr>
            </w:tcPrChange>
          </w:tcPr>
          <w:p w14:paraId="62C1B12A" w14:textId="77777777" w:rsidR="00E7388B" w:rsidRPr="001F17FF" w:rsidRDefault="00E7388B" w:rsidP="00E14B75">
            <w:pPr>
              <w:pStyle w:val="TableParagraph"/>
              <w:spacing w:line="276" w:lineRule="auto"/>
              <w:ind w:left="212"/>
            </w:pPr>
            <w:r w:rsidRPr="001F17FF">
              <w:t>40</w:t>
            </w:r>
            <w:r w:rsidRPr="001F17FF">
              <w:rPr>
                <w:spacing w:val="2"/>
              </w:rPr>
              <w:t xml:space="preserve"> </w:t>
            </w:r>
            <w:r w:rsidRPr="001F17FF">
              <w:rPr>
                <w:spacing w:val="-4"/>
              </w:rPr>
              <w:t>Mbps</w:t>
            </w:r>
          </w:p>
        </w:tc>
        <w:tc>
          <w:tcPr>
            <w:tcW w:w="1560" w:type="dxa"/>
            <w:tcPrChange w:id="341" w:author="MUKOLWE" w:date="2024-11-26T07:23:00Z">
              <w:tcPr>
                <w:tcW w:w="1560" w:type="dxa"/>
              </w:tcPr>
            </w:tcPrChange>
          </w:tcPr>
          <w:p w14:paraId="3BB6752C" w14:textId="77777777" w:rsidR="00E7388B" w:rsidRPr="001F17FF" w:rsidRDefault="00E7388B" w:rsidP="00E14B75">
            <w:pPr>
              <w:pStyle w:val="TableParagraph"/>
              <w:spacing w:line="276" w:lineRule="auto"/>
              <w:ind w:left="212"/>
            </w:pPr>
            <w:r w:rsidRPr="001F17FF">
              <w:rPr>
                <w:spacing w:val="-4"/>
              </w:rPr>
              <w:t>High</w:t>
            </w:r>
          </w:p>
        </w:tc>
        <w:tc>
          <w:tcPr>
            <w:tcW w:w="2106" w:type="dxa"/>
            <w:tcPrChange w:id="342" w:author="MUKOLWE" w:date="2024-11-26T07:23:00Z">
              <w:tcPr>
                <w:tcW w:w="1559" w:type="dxa"/>
              </w:tcPr>
            </w:tcPrChange>
          </w:tcPr>
          <w:p w14:paraId="61B9E0EA" w14:textId="77777777" w:rsidR="00E7388B" w:rsidRPr="001F17FF" w:rsidRDefault="00E7388B" w:rsidP="00E14B75">
            <w:pPr>
              <w:pStyle w:val="TableParagraph"/>
              <w:spacing w:line="276" w:lineRule="auto"/>
              <w:ind w:left="218"/>
            </w:pPr>
            <w:r w:rsidRPr="001F17FF">
              <w:rPr>
                <w:spacing w:val="-4"/>
              </w:rPr>
              <w:t>Good</w:t>
            </w:r>
          </w:p>
        </w:tc>
      </w:tr>
      <w:tr w:rsidR="00AC4CA5" w:rsidRPr="001F17FF" w14:paraId="38C11BDD" w14:textId="77777777" w:rsidTr="00BF70C2">
        <w:trPr>
          <w:trHeight w:val="957"/>
          <w:trPrChange w:id="343" w:author="MUKOLWE" w:date="2024-11-26T07:23:00Z">
            <w:trPr>
              <w:trHeight w:val="957"/>
            </w:trPr>
          </w:trPrChange>
        </w:trPr>
        <w:tc>
          <w:tcPr>
            <w:tcW w:w="1559" w:type="dxa"/>
            <w:tcPrChange w:id="344" w:author="MUKOLWE" w:date="2024-11-26T07:23:00Z">
              <w:tcPr>
                <w:tcW w:w="1701" w:type="dxa"/>
              </w:tcPr>
            </w:tcPrChange>
          </w:tcPr>
          <w:p w14:paraId="2FCA1FAD" w14:textId="77777777" w:rsidR="00E7388B" w:rsidRPr="001F17FF" w:rsidRDefault="00E7388B" w:rsidP="00E14B75">
            <w:pPr>
              <w:pStyle w:val="TableParagraph"/>
              <w:spacing w:line="276" w:lineRule="auto"/>
              <w:ind w:left="210"/>
            </w:pPr>
            <w:r w:rsidRPr="001F17FF">
              <w:rPr>
                <w:spacing w:val="-2"/>
              </w:rPr>
              <w:t>Safaricom mobile</w:t>
            </w:r>
          </w:p>
        </w:tc>
        <w:tc>
          <w:tcPr>
            <w:tcW w:w="1843" w:type="dxa"/>
            <w:tcPrChange w:id="345" w:author="MUKOLWE" w:date="2024-11-26T07:23:00Z">
              <w:tcPr>
                <w:tcW w:w="1843" w:type="dxa"/>
              </w:tcPr>
            </w:tcPrChange>
          </w:tcPr>
          <w:p w14:paraId="782DF142" w14:textId="77777777" w:rsidR="00E7388B" w:rsidRPr="00F40FA7" w:rsidRDefault="00E7388B" w:rsidP="00E14B75">
            <w:pPr>
              <w:pStyle w:val="TableParagraph"/>
              <w:tabs>
                <w:tab w:val="left" w:pos="143"/>
                <w:tab w:val="left" w:pos="1702"/>
              </w:tabs>
              <w:spacing w:line="276" w:lineRule="auto"/>
              <w:ind w:left="211" w:right="97" w:hanging="68"/>
            </w:pPr>
            <w:r w:rsidRPr="00F40FA7">
              <w:rPr>
                <w:spacing w:val="-2"/>
              </w:rPr>
              <w:t>Scratch</w:t>
            </w:r>
            <w:r w:rsidR="00F40FA7">
              <w:rPr>
                <w:spacing w:val="-2"/>
              </w:rPr>
              <w:t xml:space="preserve"> </w:t>
            </w:r>
            <w:r w:rsidRPr="00F40FA7">
              <w:rPr>
                <w:spacing w:val="-4"/>
              </w:rPr>
              <w:t>card</w:t>
            </w:r>
            <w:r w:rsidR="00F40FA7">
              <w:rPr>
                <w:spacing w:val="-4"/>
              </w:rPr>
              <w:t xml:space="preserve"> </w:t>
            </w:r>
            <w:r w:rsidRPr="00F40FA7">
              <w:rPr>
                <w:spacing w:val="-6"/>
              </w:rPr>
              <w:t xml:space="preserve">or </w:t>
            </w:r>
            <w:r w:rsidRPr="00F40FA7">
              <w:rPr>
                <w:spacing w:val="-2"/>
              </w:rPr>
              <w:t>mobile</w:t>
            </w:r>
          </w:p>
          <w:p w14:paraId="158D60C6" w14:textId="77777777" w:rsidR="00E7388B" w:rsidRPr="001F17FF" w:rsidRDefault="00E7388B" w:rsidP="00E14B75">
            <w:pPr>
              <w:pStyle w:val="TableParagraph"/>
              <w:tabs>
                <w:tab w:val="left" w:pos="211"/>
              </w:tabs>
              <w:spacing w:line="276" w:lineRule="auto"/>
              <w:ind w:left="211"/>
            </w:pPr>
            <w:r w:rsidRPr="00F40FA7">
              <w:rPr>
                <w:spacing w:val="-2"/>
              </w:rPr>
              <w:t>subscription</w:t>
            </w:r>
          </w:p>
        </w:tc>
        <w:tc>
          <w:tcPr>
            <w:tcW w:w="1579" w:type="dxa"/>
            <w:tcPrChange w:id="346" w:author="MUKOLWE" w:date="2024-11-26T07:23:00Z">
              <w:tcPr>
                <w:tcW w:w="1579" w:type="dxa"/>
              </w:tcPr>
            </w:tcPrChange>
          </w:tcPr>
          <w:p w14:paraId="6BC63FB4" w14:textId="77777777" w:rsidR="00E7388B" w:rsidRPr="001F17FF" w:rsidRDefault="00E7388B" w:rsidP="00E14B75">
            <w:pPr>
              <w:pStyle w:val="TableParagraph"/>
              <w:spacing w:line="276" w:lineRule="auto"/>
              <w:ind w:left="211"/>
            </w:pPr>
            <w:r w:rsidRPr="001F17FF">
              <w:rPr>
                <w:spacing w:val="-5"/>
              </w:rPr>
              <w:t>N/A</w:t>
            </w:r>
          </w:p>
        </w:tc>
        <w:tc>
          <w:tcPr>
            <w:tcW w:w="1134" w:type="dxa"/>
            <w:tcPrChange w:id="347" w:author="MUKOLWE" w:date="2024-11-26T07:23:00Z">
              <w:tcPr>
                <w:tcW w:w="1134" w:type="dxa"/>
              </w:tcPr>
            </w:tcPrChange>
          </w:tcPr>
          <w:p w14:paraId="2F86C9F0" w14:textId="77777777" w:rsidR="00E7388B" w:rsidRPr="001F17FF" w:rsidRDefault="00E7388B" w:rsidP="00E14B75">
            <w:pPr>
              <w:pStyle w:val="TableParagraph"/>
              <w:spacing w:line="276" w:lineRule="auto"/>
              <w:ind w:left="212"/>
            </w:pPr>
            <w:r w:rsidRPr="001F17FF">
              <w:t>40</w:t>
            </w:r>
            <w:r w:rsidRPr="001F17FF">
              <w:rPr>
                <w:spacing w:val="2"/>
              </w:rPr>
              <w:t xml:space="preserve"> </w:t>
            </w:r>
            <w:r w:rsidRPr="001F17FF">
              <w:rPr>
                <w:spacing w:val="-4"/>
              </w:rPr>
              <w:t>Mbps</w:t>
            </w:r>
          </w:p>
        </w:tc>
        <w:tc>
          <w:tcPr>
            <w:tcW w:w="1560" w:type="dxa"/>
            <w:tcPrChange w:id="348" w:author="MUKOLWE" w:date="2024-11-26T07:23:00Z">
              <w:tcPr>
                <w:tcW w:w="1560" w:type="dxa"/>
              </w:tcPr>
            </w:tcPrChange>
          </w:tcPr>
          <w:p w14:paraId="60FDC53E" w14:textId="77777777" w:rsidR="00E7388B" w:rsidRPr="001F17FF" w:rsidRDefault="00E7388B" w:rsidP="00E14B75">
            <w:pPr>
              <w:pStyle w:val="TableParagraph"/>
              <w:spacing w:line="276" w:lineRule="auto"/>
              <w:ind w:left="212"/>
            </w:pPr>
            <w:r w:rsidRPr="001F17FF">
              <w:rPr>
                <w:spacing w:val="-4"/>
              </w:rPr>
              <w:t>High</w:t>
            </w:r>
          </w:p>
        </w:tc>
        <w:tc>
          <w:tcPr>
            <w:tcW w:w="2106" w:type="dxa"/>
            <w:tcPrChange w:id="349" w:author="MUKOLWE" w:date="2024-11-26T07:23:00Z">
              <w:tcPr>
                <w:tcW w:w="1559" w:type="dxa"/>
              </w:tcPr>
            </w:tcPrChange>
          </w:tcPr>
          <w:p w14:paraId="0284B930" w14:textId="77777777" w:rsidR="00E7388B" w:rsidRPr="001F17FF" w:rsidRDefault="00E7388B" w:rsidP="00E14B75">
            <w:pPr>
              <w:pStyle w:val="TableParagraph"/>
              <w:spacing w:line="276" w:lineRule="auto"/>
              <w:ind w:left="218"/>
            </w:pPr>
            <w:r w:rsidRPr="001F17FF">
              <w:rPr>
                <w:spacing w:val="-4"/>
              </w:rPr>
              <w:t>Good</w:t>
            </w:r>
          </w:p>
        </w:tc>
      </w:tr>
    </w:tbl>
    <w:p w14:paraId="6356B451" w14:textId="77777777" w:rsidR="001B3BE6" w:rsidRDefault="001B3BE6" w:rsidP="0062071D">
      <w:pPr>
        <w:pStyle w:val="BodyText"/>
        <w:spacing w:line="276" w:lineRule="auto"/>
        <w:jc w:val="both"/>
        <w:rPr>
          <w:ins w:id="350" w:author="MUKOLWE" w:date="2024-11-23T00:59:00Z"/>
        </w:rPr>
      </w:pPr>
    </w:p>
    <w:p w14:paraId="10507FC4" w14:textId="77777777" w:rsidR="001B3BE6" w:rsidRDefault="001B3BE6">
      <w:pPr>
        <w:widowControl/>
        <w:autoSpaceDE/>
        <w:autoSpaceDN/>
        <w:spacing w:after="160" w:line="259" w:lineRule="auto"/>
        <w:rPr>
          <w:ins w:id="351" w:author="MUKOLWE" w:date="2024-11-23T00:59:00Z"/>
          <w:sz w:val="24"/>
          <w:szCs w:val="24"/>
        </w:rPr>
      </w:pPr>
      <w:ins w:id="352" w:author="MUKOLWE" w:date="2024-11-23T00:59:00Z">
        <w:r>
          <w:br w:type="page"/>
        </w:r>
      </w:ins>
    </w:p>
    <w:p w14:paraId="7B422ABC" w14:textId="77777777" w:rsidR="00684CA7" w:rsidRPr="00E14B75" w:rsidDel="00EC3812" w:rsidRDefault="00684CA7" w:rsidP="00684CA7">
      <w:pPr>
        <w:pStyle w:val="BodyText"/>
        <w:spacing w:line="276" w:lineRule="auto"/>
        <w:jc w:val="both"/>
        <w:rPr>
          <w:del w:id="353" w:author="Windows User" w:date="2024-11-28T13:49:00Z"/>
          <w:moveFrom w:id="354" w:author="MUKOLWE" w:date="2024-11-23T00:57:00Z"/>
          <w:i/>
        </w:rPr>
      </w:pPr>
      <w:moveFromRangeStart w:id="355" w:author="MUKOLWE" w:date="2024-11-23T00:57:00Z" w:name="move183215863"/>
      <w:moveFrom w:id="356" w:author="MUKOLWE" w:date="2024-11-23T00:57:00Z">
        <w:r w:rsidRPr="00E14B75" w:rsidDel="00A200E7">
          <w:rPr>
            <w:i/>
          </w:rPr>
          <w:t>Table</w:t>
        </w:r>
        <w:r w:rsidRPr="00E14B75" w:rsidDel="00A200E7">
          <w:rPr>
            <w:i/>
            <w:spacing w:val="54"/>
          </w:rPr>
          <w:t xml:space="preserve"> </w:t>
        </w:r>
        <w:r w:rsidRPr="00E14B75" w:rsidDel="00A200E7">
          <w:rPr>
            <w:i/>
          </w:rPr>
          <w:t>2.2:</w:t>
        </w:r>
        <w:r w:rsidRPr="00E14B75" w:rsidDel="00A200E7">
          <w:rPr>
            <w:i/>
            <w:spacing w:val="-2"/>
          </w:rPr>
          <w:t xml:space="preserve"> </w:t>
        </w:r>
        <w:r w:rsidRPr="00E14B75" w:rsidDel="00A200E7">
          <w:rPr>
            <w:i/>
          </w:rPr>
          <w:t>Sustaining</w:t>
        </w:r>
        <w:r w:rsidRPr="00E14B75" w:rsidDel="00A200E7">
          <w:rPr>
            <w:i/>
            <w:spacing w:val="-2"/>
          </w:rPr>
          <w:t xml:space="preserve"> </w:t>
        </w:r>
        <w:r w:rsidRPr="00E14B75" w:rsidDel="00A200E7">
          <w:rPr>
            <w:i/>
          </w:rPr>
          <w:t>Internet</w:t>
        </w:r>
        <w:r w:rsidRPr="00E14B75" w:rsidDel="00A200E7">
          <w:rPr>
            <w:i/>
            <w:spacing w:val="3"/>
          </w:rPr>
          <w:t xml:space="preserve"> </w:t>
        </w:r>
        <w:r w:rsidRPr="00E14B75" w:rsidDel="00A200E7">
          <w:rPr>
            <w:i/>
            <w:spacing w:val="-2"/>
          </w:rPr>
          <w:t>se</w:t>
        </w:r>
        <w:del w:id="357" w:author="Windows User" w:date="2024-11-28T13:49:00Z">
          <w:r w:rsidRPr="00E14B75" w:rsidDel="00EC3812">
            <w:rPr>
              <w:i/>
              <w:spacing w:val="-2"/>
            </w:rPr>
            <w:delText>rvice</w:delText>
          </w:r>
        </w:del>
      </w:moveFrom>
    </w:p>
    <w:moveFromRangeEnd w:id="355"/>
    <w:p w14:paraId="346E78C4" w14:textId="77777777" w:rsidR="00E7388B" w:rsidDel="00EC3812" w:rsidRDefault="00E7388B" w:rsidP="0062071D">
      <w:pPr>
        <w:pStyle w:val="BodyText"/>
        <w:spacing w:line="276" w:lineRule="auto"/>
        <w:jc w:val="both"/>
        <w:rPr>
          <w:del w:id="358" w:author="Windows User" w:date="2024-11-28T13:49:00Z"/>
        </w:rPr>
      </w:pPr>
    </w:p>
    <w:p w14:paraId="0D1BC475" w14:textId="77777777" w:rsidR="00354B51" w:rsidDel="001B3BE6" w:rsidRDefault="00354B51" w:rsidP="0062071D">
      <w:pPr>
        <w:pStyle w:val="BodyText"/>
        <w:spacing w:line="276" w:lineRule="auto"/>
        <w:jc w:val="both"/>
        <w:rPr>
          <w:del w:id="359" w:author="MUKOLWE" w:date="2024-11-23T00:59:00Z"/>
        </w:rPr>
      </w:pPr>
    </w:p>
    <w:p w14:paraId="7D4C7A64" w14:textId="77777777" w:rsidR="005410A6" w:rsidRDefault="005410A6" w:rsidP="0062071D">
      <w:pPr>
        <w:pStyle w:val="BodyText"/>
        <w:spacing w:line="276" w:lineRule="auto"/>
        <w:jc w:val="both"/>
      </w:pPr>
    </w:p>
    <w:p w14:paraId="7A004FE0" w14:textId="77777777" w:rsidR="00E7388B" w:rsidRDefault="00866F96" w:rsidP="00E14B75">
      <w:pPr>
        <w:pStyle w:val="Heading2"/>
        <w:tabs>
          <w:tab w:val="left" w:pos="709"/>
        </w:tabs>
        <w:spacing w:line="276" w:lineRule="auto"/>
        <w:ind w:left="0" w:firstLine="0"/>
        <w:jc w:val="both"/>
      </w:pPr>
      <w:bookmarkStart w:id="360" w:name="_Toc178837822"/>
      <w:r>
        <w:t>2.</w:t>
      </w:r>
      <w:r w:rsidR="00066614">
        <w:t>5</w:t>
      </w:r>
      <w:r w:rsidR="005410A6">
        <w:t>.</w:t>
      </w:r>
      <w:r w:rsidR="00066614">
        <w:t>6</w:t>
      </w:r>
      <w:ins w:id="361" w:author="MUKOLWE" w:date="2024-11-23T00:59:00Z">
        <w:r w:rsidR="00A200E7">
          <w:t xml:space="preserve"> </w:t>
        </w:r>
      </w:ins>
      <w:r w:rsidR="00E7388B">
        <w:t>Sustainable</w:t>
      </w:r>
      <w:r w:rsidR="00E7388B">
        <w:rPr>
          <w:spacing w:val="-5"/>
        </w:rPr>
        <w:t xml:space="preserve"> </w:t>
      </w:r>
      <w:r w:rsidR="00E7388B">
        <w:rPr>
          <w:spacing w:val="-2"/>
        </w:rPr>
        <w:t>Building</w:t>
      </w:r>
      <w:bookmarkEnd w:id="360"/>
    </w:p>
    <w:p w14:paraId="790546D2" w14:textId="77777777" w:rsidR="00E7388B" w:rsidRDefault="00E7388B" w:rsidP="00E14B75">
      <w:pPr>
        <w:pStyle w:val="BodyText"/>
        <w:spacing w:line="276" w:lineRule="auto"/>
        <w:ind w:right="4"/>
        <w:jc w:val="both"/>
      </w:pPr>
      <w:r>
        <w:t>Building</w:t>
      </w:r>
      <w:r>
        <w:rPr>
          <w:spacing w:val="-4"/>
        </w:rPr>
        <w:t xml:space="preserve"> </w:t>
      </w:r>
      <w:r>
        <w:t>Facility</w:t>
      </w:r>
      <w:r>
        <w:rPr>
          <w:spacing w:val="-13"/>
        </w:rPr>
        <w:t xml:space="preserve"> </w:t>
      </w:r>
      <w:r>
        <w:t>is</w:t>
      </w:r>
      <w:r>
        <w:rPr>
          <w:spacing w:val="-5"/>
        </w:rPr>
        <w:t xml:space="preserve"> </w:t>
      </w:r>
      <w:r>
        <w:t>a</w:t>
      </w:r>
      <w:r>
        <w:rPr>
          <w:spacing w:val="-9"/>
        </w:rPr>
        <w:t xml:space="preserve"> </w:t>
      </w:r>
      <w:r>
        <w:t>well-established,</w:t>
      </w:r>
      <w:r>
        <w:rPr>
          <w:spacing w:val="-6"/>
        </w:rPr>
        <w:t xml:space="preserve"> </w:t>
      </w:r>
      <w:r>
        <w:t>secure</w:t>
      </w:r>
      <w:r>
        <w:rPr>
          <w:spacing w:val="-6"/>
        </w:rPr>
        <w:t xml:space="preserve"> </w:t>
      </w:r>
      <w:r>
        <w:t>and</w:t>
      </w:r>
      <w:r>
        <w:rPr>
          <w:spacing w:val="-4"/>
        </w:rPr>
        <w:t xml:space="preserve"> </w:t>
      </w:r>
      <w:r>
        <w:t>accessible.</w:t>
      </w:r>
      <w:r>
        <w:rPr>
          <w:spacing w:val="-6"/>
        </w:rPr>
        <w:t xml:space="preserve"> </w:t>
      </w:r>
      <w:r>
        <w:t>RICT now</w:t>
      </w:r>
      <w:r>
        <w:rPr>
          <w:spacing w:val="-13"/>
        </w:rPr>
        <w:t xml:space="preserve"> </w:t>
      </w:r>
      <w:r>
        <w:t>two</w:t>
      </w:r>
      <w:r>
        <w:rPr>
          <w:spacing w:val="-8"/>
        </w:rPr>
        <w:t xml:space="preserve"> </w:t>
      </w:r>
      <w:r>
        <w:t>private</w:t>
      </w:r>
      <w:r>
        <w:rPr>
          <w:spacing w:val="-9"/>
        </w:rPr>
        <w:t xml:space="preserve"> </w:t>
      </w:r>
      <w:r>
        <w:t>offices</w:t>
      </w:r>
      <w:r>
        <w:rPr>
          <w:spacing w:val="-4"/>
        </w:rPr>
        <w:t xml:space="preserve"> </w:t>
      </w:r>
      <w:r>
        <w:t>for learning and aspire to have a modern conferencing hall.</w:t>
      </w:r>
    </w:p>
    <w:p w14:paraId="5A7AEFA2" w14:textId="77777777" w:rsidR="00E7388B" w:rsidRDefault="00E7388B" w:rsidP="0062071D">
      <w:pPr>
        <w:pStyle w:val="BodyText"/>
        <w:spacing w:line="276" w:lineRule="auto"/>
        <w:jc w:val="both"/>
      </w:pPr>
    </w:p>
    <w:p w14:paraId="3947F1BE" w14:textId="77777777" w:rsidR="00E7388B" w:rsidRDefault="00066614" w:rsidP="00E14B75">
      <w:pPr>
        <w:pStyle w:val="Heading2"/>
        <w:tabs>
          <w:tab w:val="left" w:pos="643"/>
        </w:tabs>
        <w:spacing w:line="276" w:lineRule="auto"/>
        <w:jc w:val="both"/>
      </w:pPr>
      <w:bookmarkStart w:id="362" w:name="_bookmark2"/>
      <w:bookmarkStart w:id="363" w:name="_Toc178837823"/>
      <w:bookmarkEnd w:id="362"/>
      <w:r>
        <w:rPr>
          <w:spacing w:val="-2"/>
        </w:rPr>
        <w:t>2.6</w:t>
      </w:r>
      <w:r w:rsidR="00866F96">
        <w:rPr>
          <w:spacing w:val="-2"/>
        </w:rPr>
        <w:t xml:space="preserve"> </w:t>
      </w:r>
      <w:r w:rsidR="00E7388B">
        <w:rPr>
          <w:spacing w:val="-2"/>
        </w:rPr>
        <w:t>Management</w:t>
      </w:r>
      <w:bookmarkEnd w:id="363"/>
    </w:p>
    <w:p w14:paraId="1811E256" w14:textId="77777777" w:rsidR="00E7388B" w:rsidRDefault="00E7388B" w:rsidP="002B0FD0">
      <w:pPr>
        <w:pStyle w:val="ListParagraph"/>
        <w:numPr>
          <w:ilvl w:val="0"/>
          <w:numId w:val="23"/>
        </w:numPr>
        <w:tabs>
          <w:tab w:val="left" w:pos="567"/>
        </w:tabs>
        <w:spacing w:line="276" w:lineRule="auto"/>
        <w:ind w:left="567" w:hanging="425"/>
        <w:jc w:val="both"/>
        <w:rPr>
          <w:b/>
          <w:sz w:val="24"/>
        </w:rPr>
      </w:pPr>
      <w:bookmarkStart w:id="364" w:name="1._Board_Member"/>
      <w:bookmarkEnd w:id="364"/>
      <w:r>
        <w:rPr>
          <w:b/>
          <w:sz w:val="24"/>
        </w:rPr>
        <w:t>Board</w:t>
      </w:r>
      <w:r>
        <w:rPr>
          <w:b/>
          <w:spacing w:val="-2"/>
          <w:sz w:val="24"/>
        </w:rPr>
        <w:t xml:space="preserve"> Member</w:t>
      </w:r>
    </w:p>
    <w:p w14:paraId="0124CEB2" w14:textId="77777777" w:rsidR="00E7388B" w:rsidRDefault="00E7388B" w:rsidP="0062071D">
      <w:pPr>
        <w:pStyle w:val="BodyText"/>
        <w:spacing w:line="276" w:lineRule="auto"/>
        <w:jc w:val="both"/>
        <w:rPr>
          <w:b/>
        </w:rPr>
      </w:pPr>
    </w:p>
    <w:p w14:paraId="7C1A20C8" w14:textId="77777777" w:rsidR="00E7388B" w:rsidRDefault="00E7388B" w:rsidP="0062071D">
      <w:pPr>
        <w:pStyle w:val="Heading2"/>
        <w:spacing w:line="276" w:lineRule="auto"/>
        <w:jc w:val="both"/>
      </w:pPr>
      <w:bookmarkStart w:id="365" w:name="_Toc178837824"/>
      <w:r>
        <w:t>Duties/Responsibilities:</w:t>
      </w:r>
      <w:bookmarkEnd w:id="365"/>
    </w:p>
    <w:p w14:paraId="1168999D" w14:textId="77777777" w:rsidR="00E7388B" w:rsidRDefault="00E7388B" w:rsidP="002B0FD0">
      <w:pPr>
        <w:pStyle w:val="ListParagraph"/>
        <w:numPr>
          <w:ilvl w:val="1"/>
          <w:numId w:val="23"/>
        </w:numPr>
        <w:tabs>
          <w:tab w:val="left" w:pos="567"/>
        </w:tabs>
        <w:spacing w:line="276" w:lineRule="auto"/>
        <w:ind w:left="0" w:firstLine="0"/>
        <w:jc w:val="both"/>
        <w:rPr>
          <w:rFonts w:ascii="Symbol" w:hAnsi="Symbol"/>
          <w:sz w:val="24"/>
        </w:rPr>
      </w:pPr>
      <w:r>
        <w:rPr>
          <w:sz w:val="24"/>
        </w:rPr>
        <w:t>Duty</w:t>
      </w:r>
      <w:r>
        <w:rPr>
          <w:spacing w:val="-9"/>
          <w:sz w:val="24"/>
        </w:rPr>
        <w:t xml:space="preserve"> </w:t>
      </w:r>
      <w:r>
        <w:rPr>
          <w:sz w:val="24"/>
        </w:rPr>
        <w:t>of</w:t>
      </w:r>
      <w:r>
        <w:rPr>
          <w:spacing w:val="-7"/>
          <w:sz w:val="24"/>
        </w:rPr>
        <w:t xml:space="preserve"> </w:t>
      </w:r>
      <w:r>
        <w:rPr>
          <w:sz w:val="24"/>
        </w:rPr>
        <w:t>Care:</w:t>
      </w:r>
      <w:r>
        <w:rPr>
          <w:spacing w:val="1"/>
          <w:sz w:val="24"/>
        </w:rPr>
        <w:t xml:space="preserve"> </w:t>
      </w:r>
      <w:r>
        <w:rPr>
          <w:sz w:val="24"/>
        </w:rPr>
        <w:t>Ensuring</w:t>
      </w:r>
      <w:r>
        <w:rPr>
          <w:spacing w:val="2"/>
          <w:sz w:val="24"/>
        </w:rPr>
        <w:t xml:space="preserve"> </w:t>
      </w:r>
      <w:r>
        <w:rPr>
          <w:sz w:val="24"/>
        </w:rPr>
        <w:t>all</w:t>
      </w:r>
      <w:r>
        <w:rPr>
          <w:spacing w:val="-4"/>
          <w:sz w:val="24"/>
        </w:rPr>
        <w:t xml:space="preserve"> </w:t>
      </w:r>
      <w:r>
        <w:rPr>
          <w:sz w:val="24"/>
        </w:rPr>
        <w:t>assets</w:t>
      </w:r>
      <w:r>
        <w:rPr>
          <w:spacing w:val="-1"/>
          <w:sz w:val="24"/>
        </w:rPr>
        <w:t xml:space="preserve"> </w:t>
      </w:r>
      <w:r>
        <w:rPr>
          <w:sz w:val="24"/>
        </w:rPr>
        <w:t>are used</w:t>
      </w:r>
      <w:r>
        <w:rPr>
          <w:spacing w:val="2"/>
          <w:sz w:val="24"/>
        </w:rPr>
        <w:t xml:space="preserve"> </w:t>
      </w:r>
      <w:r>
        <w:rPr>
          <w:spacing w:val="-2"/>
          <w:sz w:val="24"/>
        </w:rPr>
        <w:t>prudently.</w:t>
      </w:r>
    </w:p>
    <w:p w14:paraId="74D9CBE9" w14:textId="77777777" w:rsidR="00E7388B" w:rsidRPr="00E7388B" w:rsidRDefault="00E7388B" w:rsidP="002B0FD0">
      <w:pPr>
        <w:pStyle w:val="ListParagraph"/>
        <w:numPr>
          <w:ilvl w:val="1"/>
          <w:numId w:val="23"/>
        </w:numPr>
        <w:spacing w:line="276" w:lineRule="auto"/>
        <w:ind w:left="567" w:hanging="567"/>
        <w:jc w:val="both"/>
        <w:rPr>
          <w:spacing w:val="-2"/>
          <w:sz w:val="24"/>
        </w:rPr>
      </w:pPr>
      <w:r w:rsidRPr="00E7388B">
        <w:rPr>
          <w:sz w:val="24"/>
        </w:rPr>
        <w:t>Duty</w:t>
      </w:r>
      <w:r w:rsidRPr="00E7388B">
        <w:rPr>
          <w:spacing w:val="40"/>
          <w:sz w:val="24"/>
        </w:rPr>
        <w:t xml:space="preserve"> </w:t>
      </w:r>
      <w:r w:rsidRPr="00E7388B">
        <w:rPr>
          <w:sz w:val="24"/>
        </w:rPr>
        <w:t>of</w:t>
      </w:r>
      <w:r w:rsidRPr="00E7388B">
        <w:rPr>
          <w:spacing w:val="40"/>
          <w:sz w:val="24"/>
        </w:rPr>
        <w:t xml:space="preserve"> </w:t>
      </w:r>
      <w:r w:rsidRPr="00E7388B">
        <w:rPr>
          <w:sz w:val="24"/>
        </w:rPr>
        <w:t>Loyalty:</w:t>
      </w:r>
      <w:r w:rsidRPr="00E7388B">
        <w:rPr>
          <w:spacing w:val="40"/>
          <w:sz w:val="24"/>
        </w:rPr>
        <w:t xml:space="preserve"> </w:t>
      </w:r>
      <w:r w:rsidRPr="00E7388B">
        <w:rPr>
          <w:sz w:val="24"/>
        </w:rPr>
        <w:t>Ensuring</w:t>
      </w:r>
      <w:r w:rsidRPr="00E7388B">
        <w:rPr>
          <w:spacing w:val="40"/>
          <w:sz w:val="24"/>
        </w:rPr>
        <w:t xml:space="preserve"> </w:t>
      </w:r>
      <w:r w:rsidRPr="00E7388B">
        <w:rPr>
          <w:sz w:val="24"/>
        </w:rPr>
        <w:t>all</w:t>
      </w:r>
      <w:r w:rsidRPr="00E7388B">
        <w:rPr>
          <w:spacing w:val="40"/>
          <w:sz w:val="24"/>
        </w:rPr>
        <w:t xml:space="preserve"> </w:t>
      </w:r>
      <w:r w:rsidRPr="00E7388B">
        <w:rPr>
          <w:sz w:val="24"/>
        </w:rPr>
        <w:t>decisions</w:t>
      </w:r>
      <w:r w:rsidRPr="00E7388B">
        <w:rPr>
          <w:spacing w:val="40"/>
          <w:sz w:val="24"/>
        </w:rPr>
        <w:t xml:space="preserve"> </w:t>
      </w:r>
      <w:r w:rsidRPr="00E7388B">
        <w:rPr>
          <w:sz w:val="24"/>
        </w:rPr>
        <w:t>are</w:t>
      </w:r>
      <w:r w:rsidRPr="00E7388B">
        <w:rPr>
          <w:spacing w:val="40"/>
          <w:sz w:val="24"/>
        </w:rPr>
        <w:t xml:space="preserve"> </w:t>
      </w:r>
      <w:r w:rsidRPr="00E7388B">
        <w:rPr>
          <w:sz w:val="24"/>
        </w:rPr>
        <w:t>made</w:t>
      </w:r>
      <w:r w:rsidRPr="00E7388B">
        <w:rPr>
          <w:spacing w:val="40"/>
          <w:sz w:val="24"/>
        </w:rPr>
        <w:t xml:space="preserve"> </w:t>
      </w:r>
      <w:r w:rsidRPr="00E7388B">
        <w:rPr>
          <w:sz w:val="24"/>
        </w:rPr>
        <w:t>in</w:t>
      </w:r>
      <w:r w:rsidRPr="00E7388B">
        <w:rPr>
          <w:spacing w:val="40"/>
          <w:sz w:val="24"/>
        </w:rPr>
        <w:t xml:space="preserve"> </w:t>
      </w:r>
      <w:r w:rsidRPr="00E7388B">
        <w:rPr>
          <w:sz w:val="24"/>
        </w:rPr>
        <w:t>the</w:t>
      </w:r>
      <w:r w:rsidRPr="00E7388B">
        <w:rPr>
          <w:spacing w:val="40"/>
          <w:sz w:val="24"/>
        </w:rPr>
        <w:t xml:space="preserve"> </w:t>
      </w:r>
      <w:r w:rsidRPr="00E7388B">
        <w:rPr>
          <w:sz w:val="24"/>
        </w:rPr>
        <w:t>best</w:t>
      </w:r>
      <w:r w:rsidRPr="00E7388B">
        <w:rPr>
          <w:spacing w:val="40"/>
          <w:sz w:val="24"/>
        </w:rPr>
        <w:t xml:space="preserve"> </w:t>
      </w:r>
      <w:r w:rsidRPr="00E7388B">
        <w:rPr>
          <w:sz w:val="24"/>
        </w:rPr>
        <w:t>interests</w:t>
      </w:r>
      <w:r w:rsidRPr="00E7388B">
        <w:rPr>
          <w:spacing w:val="40"/>
          <w:sz w:val="24"/>
        </w:rPr>
        <w:t xml:space="preserve"> </w:t>
      </w:r>
      <w:r w:rsidRPr="00E7388B">
        <w:rPr>
          <w:sz w:val="24"/>
        </w:rPr>
        <w:t>of</w:t>
      </w:r>
      <w:r w:rsidRPr="00E7388B">
        <w:rPr>
          <w:spacing w:val="40"/>
          <w:sz w:val="24"/>
        </w:rPr>
        <w:t xml:space="preserve"> </w:t>
      </w:r>
      <w:r w:rsidRPr="00E7388B">
        <w:rPr>
          <w:sz w:val="24"/>
        </w:rPr>
        <w:t>the organization and help it move closer to its mission.</w:t>
      </w:r>
    </w:p>
    <w:p w14:paraId="6270AC78" w14:textId="77777777" w:rsidR="00E7388B" w:rsidRDefault="00E7388B" w:rsidP="00E62852">
      <w:pPr>
        <w:pStyle w:val="ListParagraph"/>
        <w:numPr>
          <w:ilvl w:val="1"/>
          <w:numId w:val="23"/>
        </w:numPr>
        <w:tabs>
          <w:tab w:val="left" w:pos="567"/>
        </w:tabs>
        <w:spacing w:line="276" w:lineRule="auto"/>
        <w:ind w:left="567" w:right="120" w:hanging="567"/>
        <w:jc w:val="both"/>
        <w:rPr>
          <w:rFonts w:ascii="Symbol" w:hAnsi="Symbol"/>
          <w:sz w:val="24"/>
        </w:rPr>
      </w:pPr>
      <w:r>
        <w:rPr>
          <w:sz w:val="24"/>
        </w:rPr>
        <w:t>Duty</w:t>
      </w:r>
      <w:r>
        <w:rPr>
          <w:spacing w:val="40"/>
          <w:sz w:val="24"/>
        </w:rPr>
        <w:t xml:space="preserve"> </w:t>
      </w:r>
      <w:r>
        <w:rPr>
          <w:sz w:val="24"/>
        </w:rPr>
        <w:t>of</w:t>
      </w:r>
      <w:r>
        <w:rPr>
          <w:spacing w:val="40"/>
          <w:sz w:val="24"/>
        </w:rPr>
        <w:t xml:space="preserve"> </w:t>
      </w:r>
      <w:r>
        <w:rPr>
          <w:sz w:val="24"/>
        </w:rPr>
        <w:t>Obedience:</w:t>
      </w:r>
      <w:r>
        <w:rPr>
          <w:spacing w:val="74"/>
          <w:sz w:val="24"/>
        </w:rPr>
        <w:t xml:space="preserve"> </w:t>
      </w:r>
      <w:r>
        <w:rPr>
          <w:sz w:val="24"/>
        </w:rPr>
        <w:t>Ensuring</w:t>
      </w:r>
      <w:r>
        <w:rPr>
          <w:spacing w:val="73"/>
          <w:sz w:val="24"/>
        </w:rPr>
        <w:t xml:space="preserve"> </w:t>
      </w:r>
      <w:r>
        <w:rPr>
          <w:sz w:val="24"/>
        </w:rPr>
        <w:t>the</w:t>
      </w:r>
      <w:r>
        <w:rPr>
          <w:spacing w:val="73"/>
          <w:sz w:val="24"/>
        </w:rPr>
        <w:t xml:space="preserve"> </w:t>
      </w:r>
      <w:r>
        <w:rPr>
          <w:sz w:val="24"/>
        </w:rPr>
        <w:t>organization</w:t>
      </w:r>
      <w:r>
        <w:rPr>
          <w:spacing w:val="73"/>
          <w:sz w:val="24"/>
        </w:rPr>
        <w:t xml:space="preserve"> </w:t>
      </w:r>
      <w:r>
        <w:rPr>
          <w:sz w:val="24"/>
        </w:rPr>
        <w:t>abides</w:t>
      </w:r>
      <w:r>
        <w:rPr>
          <w:spacing w:val="71"/>
          <w:sz w:val="24"/>
        </w:rPr>
        <w:t xml:space="preserve"> </w:t>
      </w:r>
      <w:r>
        <w:rPr>
          <w:sz w:val="24"/>
        </w:rPr>
        <w:t>by</w:t>
      </w:r>
      <w:r>
        <w:rPr>
          <w:spacing w:val="40"/>
          <w:sz w:val="24"/>
        </w:rPr>
        <w:t xml:space="preserve"> </w:t>
      </w:r>
      <w:r>
        <w:rPr>
          <w:sz w:val="24"/>
        </w:rPr>
        <w:t>all</w:t>
      </w:r>
      <w:r>
        <w:rPr>
          <w:spacing w:val="70"/>
          <w:sz w:val="24"/>
        </w:rPr>
        <w:t xml:space="preserve"> </w:t>
      </w:r>
      <w:r>
        <w:rPr>
          <w:sz w:val="24"/>
        </w:rPr>
        <w:t>laws</w:t>
      </w:r>
      <w:r>
        <w:rPr>
          <w:spacing w:val="71"/>
          <w:sz w:val="24"/>
        </w:rPr>
        <w:t xml:space="preserve"> </w:t>
      </w:r>
      <w:r>
        <w:rPr>
          <w:sz w:val="24"/>
        </w:rPr>
        <w:t xml:space="preserve">and regulations, as well as its own </w:t>
      </w:r>
      <w:r w:rsidR="00C21366">
        <w:rPr>
          <w:sz w:val="24"/>
        </w:rPr>
        <w:t>B</w:t>
      </w:r>
      <w:r>
        <w:rPr>
          <w:sz w:val="24"/>
        </w:rPr>
        <w:t>y</w:t>
      </w:r>
      <w:r w:rsidR="00C21366">
        <w:rPr>
          <w:sz w:val="24"/>
        </w:rPr>
        <w:t>-</w:t>
      </w:r>
      <w:r>
        <w:rPr>
          <w:sz w:val="24"/>
        </w:rPr>
        <w:t>laws.</w:t>
      </w:r>
    </w:p>
    <w:p w14:paraId="17955721" w14:textId="77777777" w:rsidR="00E7388B" w:rsidRDefault="00E7388B" w:rsidP="00E62852">
      <w:pPr>
        <w:pStyle w:val="ListParagraph"/>
        <w:numPr>
          <w:ilvl w:val="1"/>
          <w:numId w:val="23"/>
        </w:numPr>
        <w:tabs>
          <w:tab w:val="left" w:pos="567"/>
        </w:tabs>
        <w:spacing w:line="276" w:lineRule="auto"/>
        <w:ind w:left="0" w:firstLine="0"/>
        <w:jc w:val="both"/>
        <w:rPr>
          <w:rFonts w:ascii="Symbol" w:hAnsi="Symbol"/>
          <w:sz w:val="24"/>
        </w:rPr>
      </w:pPr>
      <w:r>
        <w:rPr>
          <w:sz w:val="24"/>
        </w:rPr>
        <w:t>Strategic</w:t>
      </w:r>
      <w:r>
        <w:rPr>
          <w:spacing w:val="-5"/>
          <w:sz w:val="24"/>
        </w:rPr>
        <w:t xml:space="preserve"> </w:t>
      </w:r>
      <w:r>
        <w:rPr>
          <w:sz w:val="24"/>
        </w:rPr>
        <w:t>governance</w:t>
      </w:r>
      <w:r>
        <w:rPr>
          <w:spacing w:val="-5"/>
          <w:sz w:val="24"/>
        </w:rPr>
        <w:t xml:space="preserve"> </w:t>
      </w:r>
      <w:r>
        <w:rPr>
          <w:sz w:val="24"/>
        </w:rPr>
        <w:t>and</w:t>
      </w:r>
      <w:r>
        <w:rPr>
          <w:spacing w:val="-3"/>
          <w:sz w:val="24"/>
        </w:rPr>
        <w:t xml:space="preserve"> </w:t>
      </w:r>
      <w:r>
        <w:rPr>
          <w:spacing w:val="-2"/>
          <w:sz w:val="24"/>
        </w:rPr>
        <w:t>oversight</w:t>
      </w:r>
      <w:r w:rsidR="00C21366">
        <w:rPr>
          <w:spacing w:val="-2"/>
          <w:sz w:val="24"/>
        </w:rPr>
        <w:t>.</w:t>
      </w:r>
    </w:p>
    <w:p w14:paraId="573C572B" w14:textId="77777777" w:rsidR="00E7388B" w:rsidRDefault="00E7388B" w:rsidP="00E62852">
      <w:pPr>
        <w:pStyle w:val="ListParagraph"/>
        <w:numPr>
          <w:ilvl w:val="1"/>
          <w:numId w:val="23"/>
        </w:numPr>
        <w:tabs>
          <w:tab w:val="left" w:pos="567"/>
        </w:tabs>
        <w:spacing w:line="276" w:lineRule="auto"/>
        <w:ind w:left="0" w:firstLine="0"/>
        <w:jc w:val="both"/>
        <w:rPr>
          <w:rFonts w:ascii="Symbol" w:hAnsi="Symbol"/>
          <w:sz w:val="24"/>
        </w:rPr>
      </w:pPr>
      <w:r>
        <w:rPr>
          <w:sz w:val="24"/>
        </w:rPr>
        <w:t>Serving</w:t>
      </w:r>
      <w:r>
        <w:rPr>
          <w:spacing w:val="-3"/>
          <w:sz w:val="24"/>
        </w:rPr>
        <w:t xml:space="preserve"> </w:t>
      </w:r>
      <w:r>
        <w:rPr>
          <w:sz w:val="24"/>
        </w:rPr>
        <w:t>the</w:t>
      </w:r>
      <w:r>
        <w:rPr>
          <w:spacing w:val="-2"/>
          <w:sz w:val="24"/>
        </w:rPr>
        <w:t xml:space="preserve"> </w:t>
      </w:r>
      <w:r>
        <w:rPr>
          <w:sz w:val="24"/>
        </w:rPr>
        <w:t>organization’s</w:t>
      </w:r>
      <w:r>
        <w:rPr>
          <w:spacing w:val="-5"/>
          <w:sz w:val="24"/>
        </w:rPr>
        <w:t xml:space="preserve"> </w:t>
      </w:r>
      <w:r>
        <w:rPr>
          <w:spacing w:val="-2"/>
          <w:sz w:val="24"/>
        </w:rPr>
        <w:t>stakeholders</w:t>
      </w:r>
      <w:r w:rsidR="00C21366">
        <w:rPr>
          <w:spacing w:val="-2"/>
          <w:sz w:val="24"/>
        </w:rPr>
        <w:t>.</w:t>
      </w:r>
    </w:p>
    <w:p w14:paraId="40E8DFB8" w14:textId="77777777" w:rsidR="00E7388B" w:rsidRDefault="00E7388B" w:rsidP="00E62852">
      <w:pPr>
        <w:pStyle w:val="ListParagraph"/>
        <w:numPr>
          <w:ilvl w:val="1"/>
          <w:numId w:val="23"/>
        </w:numPr>
        <w:tabs>
          <w:tab w:val="left" w:pos="567"/>
        </w:tabs>
        <w:spacing w:line="276" w:lineRule="auto"/>
        <w:ind w:left="0" w:firstLine="0"/>
        <w:jc w:val="both"/>
        <w:rPr>
          <w:rFonts w:ascii="Symbol" w:hAnsi="Symbol"/>
          <w:sz w:val="24"/>
        </w:rPr>
      </w:pPr>
      <w:r>
        <w:rPr>
          <w:sz w:val="24"/>
        </w:rPr>
        <w:t>Managing</w:t>
      </w:r>
      <w:r>
        <w:rPr>
          <w:spacing w:val="-5"/>
          <w:sz w:val="24"/>
        </w:rPr>
        <w:t xml:space="preserve"> </w:t>
      </w:r>
      <w:r>
        <w:rPr>
          <w:spacing w:val="-2"/>
          <w:sz w:val="24"/>
        </w:rPr>
        <w:t>budgets</w:t>
      </w:r>
      <w:r w:rsidR="00C21366">
        <w:rPr>
          <w:spacing w:val="-2"/>
          <w:sz w:val="24"/>
        </w:rPr>
        <w:t>.</w:t>
      </w:r>
    </w:p>
    <w:p w14:paraId="40DB5A2E" w14:textId="77777777" w:rsidR="00E7388B" w:rsidRDefault="00E7388B" w:rsidP="00E62852">
      <w:pPr>
        <w:pStyle w:val="ListParagraph"/>
        <w:numPr>
          <w:ilvl w:val="1"/>
          <w:numId w:val="23"/>
        </w:numPr>
        <w:tabs>
          <w:tab w:val="left" w:pos="567"/>
        </w:tabs>
        <w:spacing w:line="276" w:lineRule="auto"/>
        <w:ind w:left="0" w:firstLine="0"/>
        <w:jc w:val="both"/>
        <w:rPr>
          <w:rFonts w:ascii="Symbol" w:hAnsi="Symbol"/>
          <w:sz w:val="24"/>
        </w:rPr>
      </w:pPr>
      <w:r>
        <w:rPr>
          <w:sz w:val="24"/>
        </w:rPr>
        <w:t>Setting</w:t>
      </w:r>
      <w:r>
        <w:rPr>
          <w:spacing w:val="-4"/>
          <w:sz w:val="24"/>
        </w:rPr>
        <w:t xml:space="preserve"> </w:t>
      </w:r>
      <w:r>
        <w:rPr>
          <w:spacing w:val="-2"/>
          <w:sz w:val="24"/>
        </w:rPr>
        <w:t>policies</w:t>
      </w:r>
      <w:r w:rsidR="00C21366">
        <w:rPr>
          <w:spacing w:val="-2"/>
          <w:sz w:val="24"/>
        </w:rPr>
        <w:t>.</w:t>
      </w:r>
    </w:p>
    <w:p w14:paraId="3A1F635D" w14:textId="77777777" w:rsidR="00E7388B" w:rsidRDefault="00E7388B" w:rsidP="00E62852">
      <w:pPr>
        <w:pStyle w:val="ListParagraph"/>
        <w:numPr>
          <w:ilvl w:val="1"/>
          <w:numId w:val="23"/>
        </w:numPr>
        <w:tabs>
          <w:tab w:val="left" w:pos="567"/>
        </w:tabs>
        <w:spacing w:line="276" w:lineRule="auto"/>
        <w:ind w:left="0" w:firstLine="0"/>
        <w:jc w:val="both"/>
        <w:rPr>
          <w:rFonts w:ascii="Symbol" w:hAnsi="Symbol"/>
          <w:sz w:val="24"/>
        </w:rPr>
      </w:pPr>
      <w:r>
        <w:rPr>
          <w:sz w:val="24"/>
        </w:rPr>
        <w:t>Overseeing</w:t>
      </w:r>
      <w:r>
        <w:rPr>
          <w:spacing w:val="-5"/>
          <w:sz w:val="24"/>
        </w:rPr>
        <w:t xml:space="preserve"> </w:t>
      </w:r>
      <w:r>
        <w:rPr>
          <w:spacing w:val="-2"/>
          <w:sz w:val="24"/>
        </w:rPr>
        <w:t>personnel</w:t>
      </w:r>
      <w:r w:rsidR="00C21366">
        <w:rPr>
          <w:spacing w:val="-2"/>
          <w:sz w:val="24"/>
        </w:rPr>
        <w:t>.</w:t>
      </w:r>
    </w:p>
    <w:p w14:paraId="6133B9A7" w14:textId="77777777" w:rsidR="00E7388B" w:rsidRDefault="00E7388B" w:rsidP="00E62852">
      <w:pPr>
        <w:pStyle w:val="ListParagraph"/>
        <w:numPr>
          <w:ilvl w:val="1"/>
          <w:numId w:val="23"/>
        </w:numPr>
        <w:tabs>
          <w:tab w:val="left" w:pos="567"/>
        </w:tabs>
        <w:spacing w:line="276" w:lineRule="auto"/>
        <w:ind w:left="0" w:firstLine="0"/>
        <w:jc w:val="both"/>
        <w:rPr>
          <w:rFonts w:ascii="Symbol" w:hAnsi="Symbol"/>
          <w:sz w:val="24"/>
        </w:rPr>
      </w:pPr>
      <w:r>
        <w:rPr>
          <w:sz w:val="24"/>
        </w:rPr>
        <w:t>Setting</w:t>
      </w:r>
      <w:r>
        <w:rPr>
          <w:spacing w:val="-4"/>
          <w:sz w:val="24"/>
        </w:rPr>
        <w:t xml:space="preserve"> </w:t>
      </w:r>
      <w:r>
        <w:rPr>
          <w:spacing w:val="-2"/>
          <w:sz w:val="24"/>
        </w:rPr>
        <w:t>goals</w:t>
      </w:r>
      <w:r w:rsidR="00C21366">
        <w:rPr>
          <w:spacing w:val="-2"/>
          <w:sz w:val="24"/>
        </w:rPr>
        <w:t>.</w:t>
      </w:r>
    </w:p>
    <w:p w14:paraId="186637D4" w14:textId="77777777" w:rsidR="00E7388B" w:rsidRDefault="00E7388B" w:rsidP="00E62852">
      <w:pPr>
        <w:pStyle w:val="ListParagraph"/>
        <w:numPr>
          <w:ilvl w:val="1"/>
          <w:numId w:val="23"/>
        </w:numPr>
        <w:tabs>
          <w:tab w:val="left" w:pos="567"/>
        </w:tabs>
        <w:spacing w:line="276" w:lineRule="auto"/>
        <w:ind w:left="0" w:firstLine="0"/>
        <w:jc w:val="both"/>
        <w:rPr>
          <w:rFonts w:ascii="Symbol" w:hAnsi="Symbol"/>
          <w:sz w:val="24"/>
        </w:rPr>
      </w:pPr>
      <w:r>
        <w:rPr>
          <w:sz w:val="24"/>
        </w:rPr>
        <w:t>Measuring</w:t>
      </w:r>
      <w:r>
        <w:rPr>
          <w:spacing w:val="-2"/>
          <w:sz w:val="24"/>
        </w:rPr>
        <w:t xml:space="preserve"> </w:t>
      </w:r>
      <w:r>
        <w:rPr>
          <w:sz w:val="24"/>
        </w:rPr>
        <w:t>goals</w:t>
      </w:r>
      <w:r>
        <w:rPr>
          <w:spacing w:val="-4"/>
          <w:sz w:val="24"/>
        </w:rPr>
        <w:t xml:space="preserve"> </w:t>
      </w:r>
      <w:r>
        <w:rPr>
          <w:sz w:val="24"/>
        </w:rPr>
        <w:t>and</w:t>
      </w:r>
      <w:r>
        <w:rPr>
          <w:spacing w:val="-1"/>
          <w:sz w:val="24"/>
        </w:rPr>
        <w:t xml:space="preserve"> </w:t>
      </w:r>
      <w:r>
        <w:rPr>
          <w:spacing w:val="-2"/>
          <w:sz w:val="24"/>
        </w:rPr>
        <w:t>achievements</w:t>
      </w:r>
      <w:r w:rsidR="00C21366">
        <w:rPr>
          <w:spacing w:val="-2"/>
          <w:sz w:val="24"/>
        </w:rPr>
        <w:t>.</w:t>
      </w:r>
    </w:p>
    <w:p w14:paraId="247872AB" w14:textId="77777777" w:rsidR="00E7388B" w:rsidRDefault="00E7388B" w:rsidP="0062071D">
      <w:pPr>
        <w:pStyle w:val="BodyText"/>
        <w:tabs>
          <w:tab w:val="left" w:pos="1170"/>
        </w:tabs>
        <w:spacing w:line="276" w:lineRule="auto"/>
        <w:jc w:val="both"/>
      </w:pPr>
    </w:p>
    <w:p w14:paraId="3BD3DBDE" w14:textId="77777777" w:rsidR="00E7388B" w:rsidRPr="00E14B75" w:rsidRDefault="00E7388B" w:rsidP="00A4473A">
      <w:pPr>
        <w:pStyle w:val="Heading2"/>
        <w:numPr>
          <w:ilvl w:val="0"/>
          <w:numId w:val="23"/>
        </w:numPr>
        <w:spacing w:line="276" w:lineRule="auto"/>
        <w:ind w:left="567" w:hanging="567"/>
        <w:jc w:val="both"/>
      </w:pPr>
      <w:bookmarkStart w:id="366" w:name="2._Director"/>
      <w:bookmarkStart w:id="367" w:name="_Toc178837825"/>
      <w:bookmarkEnd w:id="366"/>
      <w:r>
        <w:rPr>
          <w:spacing w:val="-2"/>
        </w:rPr>
        <w:t>Director</w:t>
      </w:r>
      <w:bookmarkEnd w:id="367"/>
    </w:p>
    <w:p w14:paraId="49A6B402" w14:textId="77777777" w:rsidR="00354B51" w:rsidRPr="00A4473A" w:rsidRDefault="00354B51" w:rsidP="00354B51">
      <w:pPr>
        <w:rPr>
          <w:sz w:val="24"/>
          <w:szCs w:val="24"/>
        </w:rPr>
      </w:pPr>
      <w:r w:rsidRPr="00A4473A">
        <w:rPr>
          <w:b/>
          <w:sz w:val="24"/>
          <w:szCs w:val="24"/>
        </w:rPr>
        <w:t>Supervisory</w:t>
      </w:r>
      <w:r w:rsidRPr="00A4473A">
        <w:rPr>
          <w:b/>
          <w:spacing w:val="-9"/>
          <w:sz w:val="24"/>
          <w:szCs w:val="24"/>
        </w:rPr>
        <w:t xml:space="preserve"> </w:t>
      </w:r>
      <w:r w:rsidRPr="00A4473A">
        <w:rPr>
          <w:b/>
          <w:sz w:val="24"/>
          <w:szCs w:val="24"/>
        </w:rPr>
        <w:t>Responsibilities</w:t>
      </w:r>
      <w:r w:rsidRPr="00A4473A">
        <w:rPr>
          <w:sz w:val="24"/>
          <w:szCs w:val="24"/>
        </w:rPr>
        <w:t>:</w:t>
      </w:r>
    </w:p>
    <w:p w14:paraId="1B547AD5" w14:textId="77777777" w:rsidR="00354B51" w:rsidRPr="002B0FD0" w:rsidRDefault="00354B51" w:rsidP="00354B51">
      <w:pPr>
        <w:pStyle w:val="ListParagraph"/>
        <w:numPr>
          <w:ilvl w:val="0"/>
          <w:numId w:val="24"/>
        </w:numPr>
        <w:tabs>
          <w:tab w:val="left" w:pos="1125"/>
        </w:tabs>
        <w:spacing w:line="276" w:lineRule="auto"/>
        <w:ind w:hanging="360"/>
        <w:jc w:val="both"/>
        <w:rPr>
          <w:sz w:val="24"/>
          <w:szCs w:val="24"/>
        </w:rPr>
      </w:pPr>
      <w:r w:rsidRPr="002B0FD0">
        <w:rPr>
          <w:sz w:val="24"/>
          <w:szCs w:val="24"/>
        </w:rPr>
        <w:t>Oversees</w:t>
      </w:r>
      <w:r w:rsidRPr="002B0FD0">
        <w:rPr>
          <w:spacing w:val="-5"/>
          <w:sz w:val="24"/>
          <w:szCs w:val="24"/>
        </w:rPr>
        <w:t xml:space="preserve"> </w:t>
      </w:r>
      <w:r w:rsidRPr="002B0FD0">
        <w:rPr>
          <w:sz w:val="24"/>
          <w:szCs w:val="24"/>
        </w:rPr>
        <w:t>the</w:t>
      </w:r>
      <w:r w:rsidRPr="002B0FD0">
        <w:rPr>
          <w:spacing w:val="-2"/>
          <w:sz w:val="24"/>
          <w:szCs w:val="24"/>
        </w:rPr>
        <w:t xml:space="preserve"> </w:t>
      </w:r>
      <w:r w:rsidRPr="002B0FD0">
        <w:rPr>
          <w:sz w:val="24"/>
          <w:szCs w:val="24"/>
        </w:rPr>
        <w:t>daily</w:t>
      </w:r>
      <w:r w:rsidRPr="002B0FD0">
        <w:rPr>
          <w:spacing w:val="-6"/>
          <w:sz w:val="24"/>
          <w:szCs w:val="24"/>
        </w:rPr>
        <w:t xml:space="preserve"> </w:t>
      </w:r>
      <w:r w:rsidRPr="002B0FD0">
        <w:rPr>
          <w:sz w:val="24"/>
          <w:szCs w:val="24"/>
        </w:rPr>
        <w:t>activities</w:t>
      </w:r>
      <w:r w:rsidRPr="002B0FD0">
        <w:rPr>
          <w:spacing w:val="-2"/>
          <w:sz w:val="24"/>
          <w:szCs w:val="24"/>
        </w:rPr>
        <w:t xml:space="preserve"> </w:t>
      </w:r>
      <w:r w:rsidRPr="002B0FD0">
        <w:rPr>
          <w:sz w:val="24"/>
          <w:szCs w:val="24"/>
        </w:rPr>
        <w:t>of</w:t>
      </w:r>
      <w:r w:rsidRPr="002B0FD0">
        <w:rPr>
          <w:spacing w:val="-9"/>
          <w:sz w:val="24"/>
          <w:szCs w:val="24"/>
        </w:rPr>
        <w:t xml:space="preserve"> </w:t>
      </w:r>
      <w:r w:rsidRPr="002B0FD0">
        <w:rPr>
          <w:sz w:val="24"/>
          <w:szCs w:val="24"/>
        </w:rPr>
        <w:t>training</w:t>
      </w:r>
      <w:r w:rsidRPr="002B0FD0">
        <w:rPr>
          <w:spacing w:val="-1"/>
          <w:sz w:val="24"/>
          <w:szCs w:val="24"/>
        </w:rPr>
        <w:t xml:space="preserve"> </w:t>
      </w:r>
      <w:r w:rsidRPr="002B0FD0">
        <w:rPr>
          <w:sz w:val="24"/>
          <w:szCs w:val="24"/>
        </w:rPr>
        <w:t>associates</w:t>
      </w:r>
      <w:r w:rsidRPr="002B0FD0">
        <w:rPr>
          <w:spacing w:val="-3"/>
          <w:sz w:val="24"/>
          <w:szCs w:val="24"/>
        </w:rPr>
        <w:t xml:space="preserve"> </w:t>
      </w:r>
      <w:r w:rsidRPr="002B0FD0">
        <w:rPr>
          <w:sz w:val="24"/>
          <w:szCs w:val="24"/>
        </w:rPr>
        <w:t xml:space="preserve">and </w:t>
      </w:r>
      <w:r w:rsidRPr="002B0FD0">
        <w:rPr>
          <w:spacing w:val="-2"/>
          <w:sz w:val="24"/>
          <w:szCs w:val="24"/>
        </w:rPr>
        <w:t>consultants.</w:t>
      </w:r>
    </w:p>
    <w:p w14:paraId="12F90982" w14:textId="77777777" w:rsidR="00354B51" w:rsidRPr="00325DE7" w:rsidRDefault="00354B51" w:rsidP="00354B51">
      <w:pPr>
        <w:pStyle w:val="ListParagraph"/>
        <w:numPr>
          <w:ilvl w:val="0"/>
          <w:numId w:val="24"/>
        </w:numPr>
        <w:tabs>
          <w:tab w:val="left" w:pos="1125"/>
        </w:tabs>
        <w:spacing w:line="276" w:lineRule="auto"/>
        <w:ind w:hanging="360"/>
        <w:jc w:val="both"/>
        <w:rPr>
          <w:sz w:val="24"/>
          <w:szCs w:val="24"/>
        </w:rPr>
      </w:pPr>
      <w:r w:rsidRPr="00A65F32">
        <w:rPr>
          <w:sz w:val="24"/>
          <w:szCs w:val="24"/>
        </w:rPr>
        <w:t>Conducts</w:t>
      </w:r>
      <w:r w:rsidRPr="00A4473A">
        <w:rPr>
          <w:spacing w:val="-7"/>
          <w:sz w:val="24"/>
          <w:szCs w:val="24"/>
        </w:rPr>
        <w:t xml:space="preserve"> </w:t>
      </w:r>
      <w:r w:rsidRPr="00A4473A">
        <w:rPr>
          <w:sz w:val="24"/>
          <w:szCs w:val="24"/>
        </w:rPr>
        <w:t>performance</w:t>
      </w:r>
      <w:r w:rsidRPr="00A4473A">
        <w:rPr>
          <w:spacing w:val="-3"/>
          <w:sz w:val="24"/>
          <w:szCs w:val="24"/>
        </w:rPr>
        <w:t xml:space="preserve"> </w:t>
      </w:r>
      <w:r w:rsidRPr="00A4473A">
        <w:rPr>
          <w:sz w:val="24"/>
          <w:szCs w:val="24"/>
        </w:rPr>
        <w:t>evaluations</w:t>
      </w:r>
      <w:r w:rsidRPr="00A4473A">
        <w:rPr>
          <w:spacing w:val="-5"/>
          <w:sz w:val="24"/>
          <w:szCs w:val="24"/>
        </w:rPr>
        <w:t xml:space="preserve"> </w:t>
      </w:r>
      <w:r w:rsidRPr="00A4473A">
        <w:rPr>
          <w:sz w:val="24"/>
          <w:szCs w:val="24"/>
        </w:rPr>
        <w:t>that</w:t>
      </w:r>
      <w:r w:rsidRPr="00A4473A">
        <w:rPr>
          <w:spacing w:val="3"/>
          <w:sz w:val="24"/>
          <w:szCs w:val="24"/>
        </w:rPr>
        <w:t xml:space="preserve"> </w:t>
      </w:r>
      <w:r w:rsidRPr="00A4473A">
        <w:rPr>
          <w:sz w:val="24"/>
          <w:szCs w:val="24"/>
        </w:rPr>
        <w:t>are</w:t>
      </w:r>
      <w:r w:rsidRPr="007A5C1C">
        <w:rPr>
          <w:spacing w:val="-9"/>
          <w:sz w:val="24"/>
          <w:szCs w:val="24"/>
        </w:rPr>
        <w:t xml:space="preserve"> </w:t>
      </w:r>
      <w:r w:rsidRPr="005A408E">
        <w:rPr>
          <w:sz w:val="24"/>
          <w:szCs w:val="24"/>
        </w:rPr>
        <w:t>timely</w:t>
      </w:r>
      <w:r w:rsidRPr="005A408E">
        <w:rPr>
          <w:spacing w:val="-2"/>
          <w:sz w:val="24"/>
          <w:szCs w:val="24"/>
        </w:rPr>
        <w:t xml:space="preserve"> </w:t>
      </w:r>
      <w:r w:rsidRPr="00325DE7">
        <w:rPr>
          <w:sz w:val="24"/>
          <w:szCs w:val="24"/>
        </w:rPr>
        <w:t>and</w:t>
      </w:r>
      <w:r w:rsidRPr="00325DE7">
        <w:rPr>
          <w:spacing w:val="-2"/>
          <w:sz w:val="24"/>
          <w:szCs w:val="24"/>
        </w:rPr>
        <w:t xml:space="preserve"> constructive.</w:t>
      </w:r>
    </w:p>
    <w:p w14:paraId="76EE88AE" w14:textId="77777777" w:rsidR="00421D2B" w:rsidRPr="00E14B75" w:rsidRDefault="00421D2B" w:rsidP="00E14B75">
      <w:pPr>
        <w:pStyle w:val="Heading2"/>
        <w:spacing w:line="276" w:lineRule="auto"/>
        <w:ind w:left="567" w:firstLine="0"/>
      </w:pPr>
    </w:p>
    <w:p w14:paraId="37FE6DDA" w14:textId="77777777" w:rsidR="00354B51" w:rsidRDefault="00421D2B" w:rsidP="00AC14F5">
      <w:pPr>
        <w:pStyle w:val="Heading2"/>
        <w:numPr>
          <w:ilvl w:val="0"/>
          <w:numId w:val="23"/>
        </w:numPr>
        <w:spacing w:line="276" w:lineRule="auto"/>
        <w:ind w:left="567" w:hanging="567"/>
        <w:jc w:val="both"/>
      </w:pPr>
      <w:bookmarkStart w:id="368" w:name="_Toc178837826"/>
      <w:r>
        <w:t>Academy Manager</w:t>
      </w:r>
      <w:bookmarkEnd w:id="368"/>
    </w:p>
    <w:p w14:paraId="36C91ABD" w14:textId="77777777" w:rsidR="00E7388B" w:rsidRPr="002B0FD0" w:rsidRDefault="00E7388B" w:rsidP="00E14B75">
      <w:pPr>
        <w:pStyle w:val="Heading2"/>
      </w:pPr>
    </w:p>
    <w:p w14:paraId="5C1396A1" w14:textId="77777777" w:rsidR="00E7388B" w:rsidRPr="00E14B75" w:rsidRDefault="00E7388B" w:rsidP="00E14B75">
      <w:pPr>
        <w:ind w:firstLine="720"/>
        <w:rPr>
          <w:b/>
        </w:rPr>
      </w:pPr>
      <w:r w:rsidRPr="00E14B75">
        <w:rPr>
          <w:b/>
          <w:spacing w:val="-2"/>
          <w:sz w:val="24"/>
        </w:rPr>
        <w:t>Duties/Responsibilities:</w:t>
      </w:r>
    </w:p>
    <w:p w14:paraId="768693C0" w14:textId="77777777" w:rsidR="00E7388B" w:rsidRDefault="00E7388B" w:rsidP="00E14B75">
      <w:pPr>
        <w:pStyle w:val="ListParagraph"/>
        <w:numPr>
          <w:ilvl w:val="0"/>
          <w:numId w:val="24"/>
        </w:numPr>
        <w:tabs>
          <w:tab w:val="left" w:pos="1125"/>
        </w:tabs>
        <w:spacing w:line="276" w:lineRule="auto"/>
        <w:ind w:right="4"/>
        <w:jc w:val="both"/>
        <w:rPr>
          <w:sz w:val="24"/>
        </w:rPr>
      </w:pPr>
      <w:r>
        <w:rPr>
          <w:sz w:val="24"/>
        </w:rPr>
        <w:t>Reviews existing training programs; suggests enhancements and modifications to improve engagement, learning, and retention and/or to meet the changing needs of clientele, the organization, or the industry.</w:t>
      </w:r>
    </w:p>
    <w:p w14:paraId="23DF10DB" w14:textId="77777777" w:rsidR="00E7388B" w:rsidRDefault="00E7388B" w:rsidP="00E14B75">
      <w:pPr>
        <w:pStyle w:val="ListParagraph"/>
        <w:numPr>
          <w:ilvl w:val="0"/>
          <w:numId w:val="24"/>
        </w:numPr>
        <w:tabs>
          <w:tab w:val="left" w:pos="1125"/>
          <w:tab w:val="left" w:pos="8324"/>
        </w:tabs>
        <w:spacing w:line="276" w:lineRule="auto"/>
        <w:ind w:hanging="360"/>
        <w:jc w:val="both"/>
        <w:rPr>
          <w:sz w:val="24"/>
        </w:rPr>
      </w:pPr>
      <w:r>
        <w:rPr>
          <w:sz w:val="24"/>
        </w:rPr>
        <w:t>Ensures</w:t>
      </w:r>
      <w:r>
        <w:rPr>
          <w:spacing w:val="-4"/>
          <w:sz w:val="24"/>
        </w:rPr>
        <w:t xml:space="preserve"> </w:t>
      </w:r>
      <w:r>
        <w:rPr>
          <w:sz w:val="24"/>
        </w:rPr>
        <w:t>that</w:t>
      </w:r>
      <w:r>
        <w:rPr>
          <w:spacing w:val="-2"/>
          <w:sz w:val="24"/>
        </w:rPr>
        <w:t xml:space="preserve"> </w:t>
      </w:r>
      <w:r>
        <w:rPr>
          <w:sz w:val="24"/>
        </w:rPr>
        <w:t>training</w:t>
      </w:r>
      <w:r>
        <w:rPr>
          <w:spacing w:val="2"/>
          <w:sz w:val="24"/>
        </w:rPr>
        <w:t xml:space="preserve"> </w:t>
      </w:r>
      <w:r>
        <w:rPr>
          <w:sz w:val="24"/>
        </w:rPr>
        <w:t>materials</w:t>
      </w:r>
      <w:r>
        <w:rPr>
          <w:spacing w:val="-4"/>
          <w:sz w:val="24"/>
        </w:rPr>
        <w:t xml:space="preserve"> </w:t>
      </w:r>
      <w:r>
        <w:rPr>
          <w:sz w:val="24"/>
        </w:rPr>
        <w:t>and</w:t>
      </w:r>
      <w:r>
        <w:rPr>
          <w:spacing w:val="-2"/>
          <w:sz w:val="24"/>
        </w:rPr>
        <w:t xml:space="preserve"> </w:t>
      </w:r>
      <w:r>
        <w:rPr>
          <w:sz w:val="24"/>
        </w:rPr>
        <w:t>programs</w:t>
      </w:r>
      <w:r>
        <w:rPr>
          <w:spacing w:val="-4"/>
          <w:sz w:val="24"/>
        </w:rPr>
        <w:t xml:space="preserve"> </w:t>
      </w:r>
      <w:r>
        <w:rPr>
          <w:sz w:val="24"/>
        </w:rPr>
        <w:t>are</w:t>
      </w:r>
      <w:r>
        <w:rPr>
          <w:spacing w:val="-3"/>
          <w:sz w:val="24"/>
        </w:rPr>
        <w:t xml:space="preserve"> </w:t>
      </w:r>
      <w:r>
        <w:rPr>
          <w:sz w:val="24"/>
        </w:rPr>
        <w:t>current,</w:t>
      </w:r>
      <w:r>
        <w:rPr>
          <w:spacing w:val="-5"/>
          <w:sz w:val="24"/>
        </w:rPr>
        <w:t xml:space="preserve"> </w:t>
      </w:r>
      <w:r>
        <w:rPr>
          <w:sz w:val="24"/>
        </w:rPr>
        <w:t>accurate, and</w:t>
      </w:r>
      <w:r>
        <w:rPr>
          <w:spacing w:val="-1"/>
          <w:sz w:val="24"/>
        </w:rPr>
        <w:t xml:space="preserve"> </w:t>
      </w:r>
      <w:r>
        <w:rPr>
          <w:spacing w:val="-2"/>
          <w:sz w:val="24"/>
        </w:rPr>
        <w:t>effective.</w:t>
      </w:r>
    </w:p>
    <w:p w14:paraId="3F966ECF" w14:textId="77777777" w:rsidR="00E7388B" w:rsidRDefault="00E7388B" w:rsidP="00E14B75">
      <w:pPr>
        <w:pStyle w:val="ListParagraph"/>
        <w:numPr>
          <w:ilvl w:val="0"/>
          <w:numId w:val="24"/>
        </w:numPr>
        <w:tabs>
          <w:tab w:val="left" w:pos="1125"/>
        </w:tabs>
        <w:spacing w:line="276" w:lineRule="auto"/>
        <w:ind w:right="4"/>
        <w:jc w:val="both"/>
        <w:rPr>
          <w:sz w:val="24"/>
        </w:rPr>
      </w:pPr>
      <w:r>
        <w:rPr>
          <w:sz w:val="24"/>
        </w:rPr>
        <w:t>Maintains</w:t>
      </w:r>
      <w:r>
        <w:rPr>
          <w:spacing w:val="38"/>
          <w:sz w:val="24"/>
        </w:rPr>
        <w:t xml:space="preserve"> </w:t>
      </w:r>
      <w:r>
        <w:rPr>
          <w:sz w:val="24"/>
        </w:rPr>
        <w:t>knowledge</w:t>
      </w:r>
      <w:r>
        <w:rPr>
          <w:spacing w:val="39"/>
          <w:sz w:val="24"/>
        </w:rPr>
        <w:t xml:space="preserve"> </w:t>
      </w:r>
      <w:r>
        <w:rPr>
          <w:sz w:val="24"/>
        </w:rPr>
        <w:t>of</w:t>
      </w:r>
      <w:r>
        <w:rPr>
          <w:spacing w:val="37"/>
          <w:sz w:val="24"/>
        </w:rPr>
        <w:t xml:space="preserve"> </w:t>
      </w:r>
      <w:r>
        <w:rPr>
          <w:sz w:val="24"/>
        </w:rPr>
        <w:t>new</w:t>
      </w:r>
      <w:r>
        <w:rPr>
          <w:spacing w:val="40"/>
          <w:sz w:val="24"/>
        </w:rPr>
        <w:t xml:space="preserve"> </w:t>
      </w:r>
      <w:r>
        <w:rPr>
          <w:sz w:val="24"/>
        </w:rPr>
        <w:t>methods</w:t>
      </w:r>
      <w:r>
        <w:rPr>
          <w:spacing w:val="38"/>
          <w:sz w:val="24"/>
        </w:rPr>
        <w:t xml:space="preserve"> </w:t>
      </w:r>
      <w:r>
        <w:rPr>
          <w:sz w:val="24"/>
        </w:rPr>
        <w:t>and</w:t>
      </w:r>
      <w:r>
        <w:rPr>
          <w:spacing w:val="40"/>
          <w:sz w:val="24"/>
        </w:rPr>
        <w:t xml:space="preserve"> </w:t>
      </w:r>
      <w:r>
        <w:rPr>
          <w:sz w:val="24"/>
        </w:rPr>
        <w:t>techniques</w:t>
      </w:r>
      <w:r>
        <w:rPr>
          <w:spacing w:val="40"/>
          <w:sz w:val="24"/>
        </w:rPr>
        <w:t xml:space="preserve"> </w:t>
      </w:r>
      <w:r>
        <w:rPr>
          <w:sz w:val="24"/>
        </w:rPr>
        <w:t>for</w:t>
      </w:r>
      <w:r>
        <w:rPr>
          <w:spacing w:val="40"/>
          <w:sz w:val="24"/>
        </w:rPr>
        <w:t xml:space="preserve"> </w:t>
      </w:r>
      <w:r>
        <w:rPr>
          <w:sz w:val="24"/>
        </w:rPr>
        <w:t>training,</w:t>
      </w:r>
      <w:r>
        <w:rPr>
          <w:spacing w:val="40"/>
          <w:sz w:val="24"/>
        </w:rPr>
        <w:t xml:space="preserve"> </w:t>
      </w:r>
      <w:r>
        <w:rPr>
          <w:sz w:val="24"/>
        </w:rPr>
        <w:t>and</w:t>
      </w:r>
      <w:r>
        <w:rPr>
          <w:spacing w:val="40"/>
          <w:sz w:val="24"/>
        </w:rPr>
        <w:t xml:space="preserve"> </w:t>
      </w:r>
      <w:r>
        <w:rPr>
          <w:sz w:val="24"/>
        </w:rPr>
        <w:t>training requirements applicable to the organization and/or industry.</w:t>
      </w:r>
    </w:p>
    <w:p w14:paraId="0925DF75" w14:textId="77777777" w:rsidR="00E7388B" w:rsidRDefault="00E7388B" w:rsidP="00E14B75">
      <w:pPr>
        <w:pStyle w:val="ListParagraph"/>
        <w:numPr>
          <w:ilvl w:val="0"/>
          <w:numId w:val="24"/>
        </w:numPr>
        <w:tabs>
          <w:tab w:val="left" w:pos="1125"/>
        </w:tabs>
        <w:spacing w:line="276" w:lineRule="auto"/>
        <w:ind w:right="4"/>
        <w:jc w:val="both"/>
        <w:rPr>
          <w:sz w:val="24"/>
        </w:rPr>
      </w:pPr>
      <w:r>
        <w:rPr>
          <w:sz w:val="24"/>
        </w:rPr>
        <w:t>Identifies</w:t>
      </w:r>
      <w:r>
        <w:rPr>
          <w:spacing w:val="38"/>
          <w:sz w:val="24"/>
        </w:rPr>
        <w:t xml:space="preserve"> </w:t>
      </w:r>
      <w:r>
        <w:rPr>
          <w:sz w:val="24"/>
        </w:rPr>
        <w:t>problems</w:t>
      </w:r>
      <w:r>
        <w:rPr>
          <w:spacing w:val="38"/>
          <w:sz w:val="24"/>
        </w:rPr>
        <w:t xml:space="preserve"> </w:t>
      </w:r>
      <w:r>
        <w:rPr>
          <w:sz w:val="24"/>
        </w:rPr>
        <w:t>and</w:t>
      </w:r>
      <w:r>
        <w:rPr>
          <w:spacing w:val="40"/>
          <w:sz w:val="24"/>
        </w:rPr>
        <w:t xml:space="preserve"> </w:t>
      </w:r>
      <w:r>
        <w:rPr>
          <w:sz w:val="24"/>
        </w:rPr>
        <w:t>opportunities</w:t>
      </w:r>
      <w:r>
        <w:rPr>
          <w:spacing w:val="38"/>
          <w:sz w:val="24"/>
        </w:rPr>
        <w:t xml:space="preserve"> </w:t>
      </w:r>
      <w:r>
        <w:rPr>
          <w:sz w:val="24"/>
        </w:rPr>
        <w:t>such</w:t>
      </w:r>
      <w:r>
        <w:rPr>
          <w:spacing w:val="35"/>
          <w:sz w:val="24"/>
        </w:rPr>
        <w:t xml:space="preserve"> </w:t>
      </w:r>
      <w:r>
        <w:rPr>
          <w:sz w:val="24"/>
        </w:rPr>
        <w:t>as</w:t>
      </w:r>
      <w:r>
        <w:rPr>
          <w:spacing w:val="38"/>
          <w:sz w:val="24"/>
        </w:rPr>
        <w:t xml:space="preserve"> </w:t>
      </w:r>
      <w:r>
        <w:rPr>
          <w:sz w:val="24"/>
        </w:rPr>
        <w:t>operational</w:t>
      </w:r>
      <w:r>
        <w:rPr>
          <w:spacing w:val="31"/>
          <w:sz w:val="24"/>
        </w:rPr>
        <w:t xml:space="preserve"> </w:t>
      </w:r>
      <w:r>
        <w:rPr>
          <w:sz w:val="24"/>
        </w:rPr>
        <w:t>changes</w:t>
      </w:r>
      <w:r>
        <w:rPr>
          <w:spacing w:val="38"/>
          <w:sz w:val="24"/>
        </w:rPr>
        <w:t xml:space="preserve"> </w:t>
      </w:r>
      <w:r>
        <w:rPr>
          <w:sz w:val="24"/>
        </w:rPr>
        <w:t>or</w:t>
      </w:r>
      <w:r>
        <w:rPr>
          <w:spacing w:val="37"/>
          <w:sz w:val="24"/>
        </w:rPr>
        <w:t xml:space="preserve"> </w:t>
      </w:r>
      <w:r>
        <w:rPr>
          <w:sz w:val="24"/>
        </w:rPr>
        <w:t>industry developments that training could improve.</w:t>
      </w:r>
    </w:p>
    <w:p w14:paraId="0CFA4055" w14:textId="77777777" w:rsidR="00E7388B" w:rsidRDefault="00E7388B" w:rsidP="0062071D">
      <w:pPr>
        <w:pStyle w:val="ListParagraph"/>
        <w:numPr>
          <w:ilvl w:val="0"/>
          <w:numId w:val="24"/>
        </w:numPr>
        <w:tabs>
          <w:tab w:val="left" w:pos="1125"/>
        </w:tabs>
        <w:spacing w:line="276" w:lineRule="auto"/>
        <w:ind w:hanging="360"/>
        <w:jc w:val="both"/>
        <w:rPr>
          <w:sz w:val="24"/>
        </w:rPr>
      </w:pPr>
      <w:r>
        <w:rPr>
          <w:sz w:val="24"/>
        </w:rPr>
        <w:t>Conducts</w:t>
      </w:r>
      <w:r>
        <w:rPr>
          <w:spacing w:val="-12"/>
          <w:sz w:val="24"/>
        </w:rPr>
        <w:t xml:space="preserve"> </w:t>
      </w:r>
      <w:r>
        <w:rPr>
          <w:sz w:val="24"/>
        </w:rPr>
        <w:t>or</w:t>
      </w:r>
      <w:r>
        <w:rPr>
          <w:spacing w:val="-2"/>
          <w:sz w:val="24"/>
        </w:rPr>
        <w:t xml:space="preserve"> </w:t>
      </w:r>
      <w:r>
        <w:rPr>
          <w:sz w:val="24"/>
        </w:rPr>
        <w:t>facilitates</w:t>
      </w:r>
      <w:r>
        <w:rPr>
          <w:spacing w:val="-5"/>
          <w:sz w:val="24"/>
        </w:rPr>
        <w:t xml:space="preserve"> </w:t>
      </w:r>
      <w:r>
        <w:rPr>
          <w:sz w:val="24"/>
        </w:rPr>
        <w:t>required</w:t>
      </w:r>
      <w:r>
        <w:rPr>
          <w:spacing w:val="-3"/>
          <w:sz w:val="24"/>
        </w:rPr>
        <w:t xml:space="preserve"> </w:t>
      </w:r>
      <w:r>
        <w:rPr>
          <w:sz w:val="24"/>
        </w:rPr>
        <w:t>and</w:t>
      </w:r>
      <w:r>
        <w:rPr>
          <w:spacing w:val="-3"/>
          <w:sz w:val="24"/>
        </w:rPr>
        <w:t xml:space="preserve"> </w:t>
      </w:r>
      <w:r>
        <w:rPr>
          <w:sz w:val="24"/>
        </w:rPr>
        <w:t>recommended</w:t>
      </w:r>
      <w:r>
        <w:rPr>
          <w:spacing w:val="1"/>
          <w:sz w:val="24"/>
        </w:rPr>
        <w:t xml:space="preserve"> </w:t>
      </w:r>
      <w:r>
        <w:rPr>
          <w:sz w:val="24"/>
        </w:rPr>
        <w:t>training</w:t>
      </w:r>
      <w:r>
        <w:rPr>
          <w:spacing w:val="-3"/>
          <w:sz w:val="24"/>
        </w:rPr>
        <w:t xml:space="preserve"> </w:t>
      </w:r>
      <w:r>
        <w:rPr>
          <w:spacing w:val="-2"/>
          <w:sz w:val="24"/>
        </w:rPr>
        <w:t>sessions.</w:t>
      </w:r>
    </w:p>
    <w:p w14:paraId="7782B286" w14:textId="77777777" w:rsidR="00E7388B" w:rsidRDefault="00E7388B" w:rsidP="00A65F32">
      <w:pPr>
        <w:pStyle w:val="ListParagraph"/>
        <w:numPr>
          <w:ilvl w:val="0"/>
          <w:numId w:val="24"/>
        </w:numPr>
        <w:tabs>
          <w:tab w:val="left" w:pos="1125"/>
        </w:tabs>
        <w:spacing w:line="276" w:lineRule="auto"/>
        <w:ind w:right="4"/>
        <w:jc w:val="both"/>
        <w:rPr>
          <w:sz w:val="24"/>
        </w:rPr>
      </w:pPr>
      <w:r>
        <w:rPr>
          <w:sz w:val="24"/>
        </w:rPr>
        <w:t>Collaborates</w:t>
      </w:r>
      <w:r>
        <w:rPr>
          <w:spacing w:val="32"/>
          <w:sz w:val="24"/>
        </w:rPr>
        <w:t xml:space="preserve"> </w:t>
      </w:r>
      <w:r>
        <w:rPr>
          <w:sz w:val="24"/>
        </w:rPr>
        <w:t>with</w:t>
      </w:r>
      <w:r>
        <w:rPr>
          <w:spacing w:val="29"/>
          <w:sz w:val="24"/>
        </w:rPr>
        <w:t xml:space="preserve"> </w:t>
      </w:r>
      <w:r>
        <w:rPr>
          <w:sz w:val="24"/>
        </w:rPr>
        <w:t>vendors</w:t>
      </w:r>
      <w:r>
        <w:rPr>
          <w:spacing w:val="32"/>
          <w:sz w:val="24"/>
        </w:rPr>
        <w:t xml:space="preserve"> </w:t>
      </w:r>
      <w:r>
        <w:rPr>
          <w:sz w:val="24"/>
        </w:rPr>
        <w:t>and</w:t>
      </w:r>
      <w:r>
        <w:rPr>
          <w:spacing w:val="34"/>
          <w:sz w:val="24"/>
        </w:rPr>
        <w:t xml:space="preserve"> </w:t>
      </w:r>
      <w:r>
        <w:rPr>
          <w:sz w:val="24"/>
        </w:rPr>
        <w:t>third-party training</w:t>
      </w:r>
      <w:r>
        <w:rPr>
          <w:spacing w:val="34"/>
          <w:sz w:val="24"/>
        </w:rPr>
        <w:t xml:space="preserve"> </w:t>
      </w:r>
      <w:r>
        <w:rPr>
          <w:sz w:val="24"/>
        </w:rPr>
        <w:t>providers</w:t>
      </w:r>
      <w:r>
        <w:rPr>
          <w:spacing w:val="32"/>
          <w:sz w:val="24"/>
        </w:rPr>
        <w:t xml:space="preserve"> </w:t>
      </w:r>
      <w:r>
        <w:rPr>
          <w:sz w:val="24"/>
        </w:rPr>
        <w:t>to</w:t>
      </w:r>
      <w:r>
        <w:rPr>
          <w:spacing w:val="40"/>
          <w:sz w:val="24"/>
        </w:rPr>
        <w:t xml:space="preserve"> </w:t>
      </w:r>
      <w:r>
        <w:rPr>
          <w:sz w:val="24"/>
        </w:rPr>
        <w:t>arrange</w:t>
      </w:r>
      <w:r>
        <w:rPr>
          <w:spacing w:val="33"/>
          <w:sz w:val="24"/>
        </w:rPr>
        <w:t xml:space="preserve"> </w:t>
      </w:r>
      <w:r>
        <w:rPr>
          <w:sz w:val="24"/>
        </w:rPr>
        <w:t>employee registration for and participation in outside training programs.</w:t>
      </w:r>
    </w:p>
    <w:p w14:paraId="6C07C0FA" w14:textId="77777777" w:rsidR="00E7388B" w:rsidRDefault="00E7388B" w:rsidP="00A65F32">
      <w:pPr>
        <w:pStyle w:val="ListParagraph"/>
        <w:numPr>
          <w:ilvl w:val="0"/>
          <w:numId w:val="24"/>
        </w:numPr>
        <w:tabs>
          <w:tab w:val="left" w:pos="1125"/>
        </w:tabs>
        <w:spacing w:line="276" w:lineRule="auto"/>
        <w:ind w:right="4"/>
        <w:jc w:val="both"/>
        <w:rPr>
          <w:sz w:val="24"/>
        </w:rPr>
      </w:pPr>
      <w:r>
        <w:rPr>
          <w:sz w:val="24"/>
        </w:rPr>
        <w:t>Ensures that training milestones and goals are met while adhering to approved training budget.</w:t>
      </w:r>
    </w:p>
    <w:p w14:paraId="0083323B" w14:textId="77777777" w:rsidR="00E7388B" w:rsidRDefault="00E7388B" w:rsidP="0062071D">
      <w:pPr>
        <w:pStyle w:val="ListParagraph"/>
        <w:numPr>
          <w:ilvl w:val="0"/>
          <w:numId w:val="24"/>
        </w:numPr>
        <w:tabs>
          <w:tab w:val="left" w:pos="1125"/>
        </w:tabs>
        <w:spacing w:line="276" w:lineRule="auto"/>
        <w:ind w:hanging="360"/>
        <w:jc w:val="both"/>
        <w:rPr>
          <w:sz w:val="24"/>
        </w:rPr>
      </w:pPr>
      <w:r>
        <w:rPr>
          <w:sz w:val="24"/>
        </w:rPr>
        <w:t>Prepares</w:t>
      </w:r>
      <w:r>
        <w:rPr>
          <w:spacing w:val="-6"/>
          <w:sz w:val="24"/>
        </w:rPr>
        <w:t xml:space="preserve"> </w:t>
      </w:r>
      <w:r>
        <w:rPr>
          <w:sz w:val="24"/>
        </w:rPr>
        <w:t>and implements</w:t>
      </w:r>
      <w:r>
        <w:rPr>
          <w:spacing w:val="-5"/>
          <w:sz w:val="24"/>
        </w:rPr>
        <w:t xml:space="preserve"> </w:t>
      </w:r>
      <w:r>
        <w:rPr>
          <w:sz w:val="24"/>
        </w:rPr>
        <w:t>training</w:t>
      </w:r>
      <w:r>
        <w:rPr>
          <w:spacing w:val="-3"/>
          <w:sz w:val="24"/>
        </w:rPr>
        <w:t xml:space="preserve"> </w:t>
      </w:r>
      <w:r>
        <w:rPr>
          <w:spacing w:val="-2"/>
          <w:sz w:val="24"/>
        </w:rPr>
        <w:t>budget.</w:t>
      </w:r>
    </w:p>
    <w:p w14:paraId="442ABB34" w14:textId="77777777" w:rsidR="00E7388B" w:rsidRDefault="00E7388B" w:rsidP="0062071D">
      <w:pPr>
        <w:pStyle w:val="ListParagraph"/>
        <w:numPr>
          <w:ilvl w:val="0"/>
          <w:numId w:val="24"/>
        </w:numPr>
        <w:tabs>
          <w:tab w:val="left" w:pos="1125"/>
        </w:tabs>
        <w:spacing w:line="276" w:lineRule="auto"/>
        <w:ind w:hanging="360"/>
        <w:jc w:val="both"/>
        <w:rPr>
          <w:sz w:val="24"/>
        </w:rPr>
      </w:pPr>
      <w:r>
        <w:rPr>
          <w:sz w:val="24"/>
        </w:rPr>
        <w:t>Performs</w:t>
      </w:r>
      <w:r>
        <w:rPr>
          <w:spacing w:val="-4"/>
          <w:sz w:val="24"/>
        </w:rPr>
        <w:t xml:space="preserve"> </w:t>
      </w:r>
      <w:r>
        <w:rPr>
          <w:sz w:val="24"/>
        </w:rPr>
        <w:t>other</w:t>
      </w:r>
      <w:r>
        <w:rPr>
          <w:spacing w:val="-1"/>
          <w:sz w:val="24"/>
        </w:rPr>
        <w:t xml:space="preserve"> </w:t>
      </w:r>
      <w:r>
        <w:rPr>
          <w:sz w:val="24"/>
        </w:rPr>
        <w:t>related</w:t>
      </w:r>
      <w:r>
        <w:rPr>
          <w:spacing w:val="-2"/>
          <w:sz w:val="24"/>
        </w:rPr>
        <w:t xml:space="preserve"> </w:t>
      </w:r>
      <w:r>
        <w:rPr>
          <w:sz w:val="24"/>
        </w:rPr>
        <w:t>duties</w:t>
      </w:r>
      <w:r>
        <w:rPr>
          <w:spacing w:val="-4"/>
          <w:sz w:val="24"/>
        </w:rPr>
        <w:t xml:space="preserve"> </w:t>
      </w:r>
      <w:r>
        <w:rPr>
          <w:sz w:val="24"/>
        </w:rPr>
        <w:t>as</w:t>
      </w:r>
      <w:r>
        <w:rPr>
          <w:spacing w:val="1"/>
          <w:sz w:val="24"/>
        </w:rPr>
        <w:t xml:space="preserve"> </w:t>
      </w:r>
      <w:r>
        <w:rPr>
          <w:spacing w:val="-2"/>
          <w:sz w:val="24"/>
        </w:rPr>
        <w:t>assigned.</w:t>
      </w:r>
    </w:p>
    <w:p w14:paraId="365C9575" w14:textId="77777777" w:rsidR="00E7388B" w:rsidRDefault="00E7388B" w:rsidP="0062071D">
      <w:pPr>
        <w:pStyle w:val="BodyText"/>
        <w:spacing w:line="276" w:lineRule="auto"/>
        <w:jc w:val="both"/>
      </w:pPr>
    </w:p>
    <w:p w14:paraId="18DE6719" w14:textId="77777777" w:rsidR="00E7388B" w:rsidRDefault="00E7388B" w:rsidP="00E14B75">
      <w:pPr>
        <w:pStyle w:val="Heading2"/>
        <w:numPr>
          <w:ilvl w:val="0"/>
          <w:numId w:val="23"/>
        </w:numPr>
        <w:tabs>
          <w:tab w:val="left" w:pos="760"/>
        </w:tabs>
        <w:spacing w:line="276" w:lineRule="auto"/>
        <w:ind w:left="0" w:firstLine="0"/>
        <w:jc w:val="both"/>
      </w:pPr>
      <w:bookmarkStart w:id="369" w:name="3._ICT_instructors"/>
      <w:bookmarkStart w:id="370" w:name="_Toc178837827"/>
      <w:bookmarkEnd w:id="369"/>
      <w:r>
        <w:t>ICT</w:t>
      </w:r>
      <w:r>
        <w:rPr>
          <w:spacing w:val="-3"/>
        </w:rPr>
        <w:t xml:space="preserve"> </w:t>
      </w:r>
      <w:r>
        <w:rPr>
          <w:spacing w:val="-2"/>
        </w:rPr>
        <w:t>instructors</w:t>
      </w:r>
      <w:bookmarkEnd w:id="370"/>
    </w:p>
    <w:p w14:paraId="2725E966" w14:textId="77777777" w:rsidR="00E7388B" w:rsidRDefault="00E7388B" w:rsidP="00E14B75">
      <w:pPr>
        <w:pStyle w:val="ListParagraph"/>
        <w:numPr>
          <w:ilvl w:val="1"/>
          <w:numId w:val="23"/>
        </w:numPr>
        <w:tabs>
          <w:tab w:val="left" w:pos="1134"/>
        </w:tabs>
        <w:spacing w:line="276" w:lineRule="auto"/>
        <w:ind w:hanging="634"/>
        <w:jc w:val="both"/>
        <w:rPr>
          <w:rFonts w:ascii="Symbol" w:hAnsi="Symbol"/>
          <w:color w:val="1F1F22"/>
          <w:sz w:val="24"/>
        </w:rPr>
      </w:pPr>
      <w:r>
        <w:rPr>
          <w:color w:val="1F1F22"/>
          <w:sz w:val="24"/>
        </w:rPr>
        <w:t>Design,</w:t>
      </w:r>
      <w:r>
        <w:rPr>
          <w:color w:val="1F1F22"/>
          <w:spacing w:val="-3"/>
          <w:sz w:val="24"/>
        </w:rPr>
        <w:t xml:space="preserve"> </w:t>
      </w:r>
      <w:r>
        <w:rPr>
          <w:color w:val="1F1F22"/>
          <w:sz w:val="24"/>
        </w:rPr>
        <w:t>facilitate</w:t>
      </w:r>
      <w:r>
        <w:rPr>
          <w:color w:val="1F1F22"/>
          <w:spacing w:val="-3"/>
          <w:sz w:val="24"/>
        </w:rPr>
        <w:t xml:space="preserve"> </w:t>
      </w:r>
      <w:r>
        <w:rPr>
          <w:color w:val="1F1F22"/>
          <w:sz w:val="24"/>
        </w:rPr>
        <w:t>and</w:t>
      </w:r>
      <w:r>
        <w:rPr>
          <w:color w:val="1F1F22"/>
          <w:spacing w:val="-2"/>
          <w:sz w:val="24"/>
        </w:rPr>
        <w:t xml:space="preserve"> </w:t>
      </w:r>
      <w:r>
        <w:rPr>
          <w:color w:val="1F1F22"/>
          <w:sz w:val="24"/>
        </w:rPr>
        <w:t>teach</w:t>
      </w:r>
      <w:r>
        <w:rPr>
          <w:color w:val="1F1F22"/>
          <w:spacing w:val="-7"/>
          <w:sz w:val="24"/>
        </w:rPr>
        <w:t xml:space="preserve"> </w:t>
      </w:r>
      <w:r>
        <w:rPr>
          <w:color w:val="1F1F22"/>
          <w:sz w:val="24"/>
        </w:rPr>
        <w:t>the</w:t>
      </w:r>
      <w:r>
        <w:rPr>
          <w:color w:val="1F1F22"/>
          <w:spacing w:val="-3"/>
          <w:sz w:val="24"/>
        </w:rPr>
        <w:t xml:space="preserve"> </w:t>
      </w:r>
      <w:r>
        <w:rPr>
          <w:color w:val="1F1F22"/>
          <w:sz w:val="24"/>
        </w:rPr>
        <w:t>computer</w:t>
      </w:r>
      <w:r>
        <w:rPr>
          <w:color w:val="1F1F22"/>
          <w:spacing w:val="-2"/>
          <w:sz w:val="24"/>
        </w:rPr>
        <w:t xml:space="preserve"> </w:t>
      </w:r>
      <w:r>
        <w:rPr>
          <w:color w:val="1F1F22"/>
          <w:sz w:val="24"/>
        </w:rPr>
        <w:t>instruction</w:t>
      </w:r>
      <w:r>
        <w:rPr>
          <w:color w:val="1F1F22"/>
          <w:spacing w:val="-6"/>
          <w:sz w:val="24"/>
        </w:rPr>
        <w:t xml:space="preserve"> </w:t>
      </w:r>
      <w:r>
        <w:rPr>
          <w:color w:val="1F1F22"/>
          <w:spacing w:val="-2"/>
          <w:sz w:val="24"/>
        </w:rPr>
        <w:t>component.</w:t>
      </w:r>
    </w:p>
    <w:p w14:paraId="7477B42F" w14:textId="77777777" w:rsidR="00E7388B" w:rsidRDefault="00E7388B" w:rsidP="00E14B75">
      <w:pPr>
        <w:pStyle w:val="ListParagraph"/>
        <w:numPr>
          <w:ilvl w:val="1"/>
          <w:numId w:val="23"/>
        </w:numPr>
        <w:tabs>
          <w:tab w:val="left" w:pos="1134"/>
        </w:tabs>
        <w:spacing w:line="276" w:lineRule="auto"/>
        <w:ind w:hanging="634"/>
        <w:jc w:val="both"/>
        <w:rPr>
          <w:rFonts w:ascii="Symbol" w:hAnsi="Symbol"/>
          <w:sz w:val="24"/>
        </w:rPr>
      </w:pPr>
      <w:r>
        <w:rPr>
          <w:color w:val="1F1F22"/>
          <w:sz w:val="24"/>
        </w:rPr>
        <w:t>Assess,</w:t>
      </w:r>
      <w:r>
        <w:rPr>
          <w:color w:val="1F1F22"/>
          <w:spacing w:val="-4"/>
          <w:sz w:val="24"/>
        </w:rPr>
        <w:t xml:space="preserve"> </w:t>
      </w:r>
      <w:r>
        <w:rPr>
          <w:color w:val="1F1F22"/>
          <w:sz w:val="24"/>
        </w:rPr>
        <w:t>supervise,</w:t>
      </w:r>
      <w:r>
        <w:rPr>
          <w:color w:val="1F1F22"/>
          <w:spacing w:val="-3"/>
          <w:sz w:val="24"/>
        </w:rPr>
        <w:t xml:space="preserve"> </w:t>
      </w:r>
      <w:r>
        <w:rPr>
          <w:color w:val="1F1F22"/>
          <w:sz w:val="24"/>
        </w:rPr>
        <w:t>and</w:t>
      </w:r>
      <w:r>
        <w:rPr>
          <w:color w:val="1F1F22"/>
          <w:spacing w:val="-2"/>
          <w:sz w:val="24"/>
        </w:rPr>
        <w:t xml:space="preserve"> </w:t>
      </w:r>
      <w:r>
        <w:rPr>
          <w:color w:val="1F1F22"/>
          <w:sz w:val="24"/>
        </w:rPr>
        <w:t>motivate</w:t>
      </w:r>
      <w:r>
        <w:rPr>
          <w:color w:val="1F1F22"/>
          <w:spacing w:val="-5"/>
          <w:sz w:val="24"/>
        </w:rPr>
        <w:t xml:space="preserve"> </w:t>
      </w:r>
      <w:r>
        <w:rPr>
          <w:color w:val="1F1F22"/>
          <w:spacing w:val="-2"/>
          <w:sz w:val="24"/>
        </w:rPr>
        <w:t>students.</w:t>
      </w:r>
    </w:p>
    <w:p w14:paraId="2F486FE1" w14:textId="77777777" w:rsidR="00E7388B" w:rsidRDefault="00E7388B" w:rsidP="00E14B75">
      <w:pPr>
        <w:pStyle w:val="ListParagraph"/>
        <w:numPr>
          <w:ilvl w:val="1"/>
          <w:numId w:val="23"/>
        </w:numPr>
        <w:tabs>
          <w:tab w:val="left" w:pos="1134"/>
        </w:tabs>
        <w:spacing w:line="276" w:lineRule="auto"/>
        <w:ind w:hanging="634"/>
        <w:jc w:val="both"/>
        <w:rPr>
          <w:rFonts w:ascii="Symbol" w:hAnsi="Symbol"/>
          <w:color w:val="1F1F22"/>
          <w:sz w:val="24"/>
        </w:rPr>
      </w:pPr>
      <w:r>
        <w:rPr>
          <w:color w:val="1F1F22"/>
          <w:sz w:val="24"/>
        </w:rPr>
        <w:t>Evaluating</w:t>
      </w:r>
      <w:r>
        <w:rPr>
          <w:color w:val="1F1F22"/>
          <w:spacing w:val="-3"/>
          <w:sz w:val="24"/>
        </w:rPr>
        <w:t xml:space="preserve"> </w:t>
      </w:r>
      <w:r>
        <w:rPr>
          <w:color w:val="1F1F22"/>
          <w:sz w:val="24"/>
        </w:rPr>
        <w:t>student</w:t>
      </w:r>
      <w:r>
        <w:rPr>
          <w:color w:val="1F1F22"/>
          <w:spacing w:val="2"/>
          <w:sz w:val="24"/>
        </w:rPr>
        <w:t xml:space="preserve"> </w:t>
      </w:r>
      <w:r>
        <w:rPr>
          <w:color w:val="1F1F22"/>
          <w:sz w:val="24"/>
        </w:rPr>
        <w:t>work</w:t>
      </w:r>
      <w:r>
        <w:rPr>
          <w:color w:val="1F1F22"/>
          <w:spacing w:val="-8"/>
          <w:sz w:val="24"/>
        </w:rPr>
        <w:t xml:space="preserve"> </w:t>
      </w:r>
      <w:r>
        <w:rPr>
          <w:color w:val="1F1F22"/>
          <w:sz w:val="24"/>
        </w:rPr>
        <w:t>and</w:t>
      </w:r>
      <w:r>
        <w:rPr>
          <w:color w:val="1F1F22"/>
          <w:spacing w:val="-2"/>
          <w:sz w:val="24"/>
        </w:rPr>
        <w:t xml:space="preserve"> progress.</w:t>
      </w:r>
    </w:p>
    <w:p w14:paraId="08F8C782" w14:textId="77777777" w:rsidR="00E7388B" w:rsidRDefault="00E7388B" w:rsidP="00E14B75">
      <w:pPr>
        <w:pStyle w:val="ListParagraph"/>
        <w:numPr>
          <w:ilvl w:val="1"/>
          <w:numId w:val="23"/>
        </w:numPr>
        <w:tabs>
          <w:tab w:val="left" w:pos="1134"/>
        </w:tabs>
        <w:spacing w:line="276" w:lineRule="auto"/>
        <w:ind w:hanging="634"/>
        <w:jc w:val="both"/>
        <w:rPr>
          <w:rFonts w:ascii="Symbol" w:hAnsi="Symbol"/>
          <w:color w:val="1F1F22"/>
          <w:sz w:val="24"/>
        </w:rPr>
      </w:pPr>
      <w:r>
        <w:rPr>
          <w:color w:val="1F1F22"/>
          <w:sz w:val="24"/>
        </w:rPr>
        <w:t>Prepare</w:t>
      </w:r>
      <w:r>
        <w:rPr>
          <w:color w:val="1F1F22"/>
          <w:spacing w:val="-4"/>
          <w:sz w:val="24"/>
        </w:rPr>
        <w:t xml:space="preserve"> </w:t>
      </w:r>
      <w:r>
        <w:rPr>
          <w:color w:val="1F1F22"/>
          <w:sz w:val="24"/>
        </w:rPr>
        <w:t>and</w:t>
      </w:r>
      <w:r>
        <w:rPr>
          <w:color w:val="1F1F22"/>
          <w:spacing w:val="-2"/>
          <w:sz w:val="24"/>
        </w:rPr>
        <w:t xml:space="preserve"> </w:t>
      </w:r>
      <w:r>
        <w:rPr>
          <w:color w:val="1F1F22"/>
          <w:sz w:val="24"/>
        </w:rPr>
        <w:t>execute</w:t>
      </w:r>
      <w:r>
        <w:rPr>
          <w:color w:val="1F1F22"/>
          <w:spacing w:val="1"/>
          <w:sz w:val="24"/>
        </w:rPr>
        <w:t xml:space="preserve"> </w:t>
      </w:r>
      <w:r>
        <w:rPr>
          <w:color w:val="1F1F22"/>
          <w:sz w:val="24"/>
        </w:rPr>
        <w:t>lesson</w:t>
      </w:r>
      <w:r>
        <w:rPr>
          <w:color w:val="1F1F22"/>
          <w:spacing w:val="-7"/>
          <w:sz w:val="24"/>
        </w:rPr>
        <w:t xml:space="preserve"> </w:t>
      </w:r>
      <w:r>
        <w:rPr>
          <w:color w:val="1F1F22"/>
          <w:spacing w:val="-2"/>
          <w:sz w:val="24"/>
        </w:rPr>
        <w:t>plans.</w:t>
      </w:r>
    </w:p>
    <w:p w14:paraId="4B0A859E" w14:textId="77777777" w:rsidR="00E7388B" w:rsidRDefault="00E7388B" w:rsidP="00E14B75">
      <w:pPr>
        <w:pStyle w:val="ListParagraph"/>
        <w:numPr>
          <w:ilvl w:val="1"/>
          <w:numId w:val="23"/>
        </w:numPr>
        <w:tabs>
          <w:tab w:val="left" w:pos="1134"/>
        </w:tabs>
        <w:spacing w:line="276" w:lineRule="auto"/>
        <w:ind w:hanging="634"/>
        <w:jc w:val="both"/>
        <w:rPr>
          <w:rFonts w:ascii="Symbol" w:hAnsi="Symbol"/>
          <w:color w:val="1F1F22"/>
          <w:sz w:val="24"/>
        </w:rPr>
      </w:pPr>
      <w:r>
        <w:rPr>
          <w:color w:val="1F1F22"/>
          <w:sz w:val="24"/>
        </w:rPr>
        <w:t>Develop</w:t>
      </w:r>
      <w:r>
        <w:rPr>
          <w:color w:val="1F1F22"/>
          <w:spacing w:val="-3"/>
          <w:sz w:val="24"/>
        </w:rPr>
        <w:t xml:space="preserve"> </w:t>
      </w:r>
      <w:r>
        <w:rPr>
          <w:color w:val="1F1F22"/>
          <w:sz w:val="24"/>
        </w:rPr>
        <w:t>course</w:t>
      </w:r>
      <w:r>
        <w:rPr>
          <w:color w:val="1F1F22"/>
          <w:spacing w:val="-3"/>
          <w:sz w:val="24"/>
        </w:rPr>
        <w:t xml:space="preserve"> </w:t>
      </w:r>
      <w:r>
        <w:rPr>
          <w:color w:val="1F1F22"/>
          <w:spacing w:val="-2"/>
          <w:sz w:val="24"/>
        </w:rPr>
        <w:t>syllabus,</w:t>
      </w:r>
    </w:p>
    <w:p w14:paraId="6DB4CB7F" w14:textId="77777777" w:rsidR="00E7388B" w:rsidRDefault="00E7388B" w:rsidP="00E14B75">
      <w:pPr>
        <w:pStyle w:val="ListParagraph"/>
        <w:numPr>
          <w:ilvl w:val="1"/>
          <w:numId w:val="23"/>
        </w:numPr>
        <w:tabs>
          <w:tab w:val="left" w:pos="1134"/>
        </w:tabs>
        <w:spacing w:line="276" w:lineRule="auto"/>
        <w:ind w:hanging="634"/>
        <w:jc w:val="both"/>
        <w:rPr>
          <w:rFonts w:ascii="Symbol" w:hAnsi="Symbol"/>
          <w:color w:val="1F1F22"/>
          <w:sz w:val="24"/>
        </w:rPr>
      </w:pPr>
      <w:r>
        <w:rPr>
          <w:color w:val="1F1F22"/>
          <w:sz w:val="24"/>
        </w:rPr>
        <w:t>Assigning</w:t>
      </w:r>
      <w:r>
        <w:rPr>
          <w:color w:val="1F1F22"/>
          <w:spacing w:val="-8"/>
          <w:sz w:val="24"/>
        </w:rPr>
        <w:t xml:space="preserve"> </w:t>
      </w:r>
      <w:r>
        <w:rPr>
          <w:color w:val="1F1F22"/>
          <w:spacing w:val="-2"/>
          <w:sz w:val="24"/>
        </w:rPr>
        <w:t>tasks</w:t>
      </w:r>
    </w:p>
    <w:p w14:paraId="4BEFC3D1" w14:textId="77777777" w:rsidR="00E7388B" w:rsidRDefault="00E7388B" w:rsidP="0062071D">
      <w:pPr>
        <w:pStyle w:val="BodyText"/>
        <w:spacing w:line="276" w:lineRule="auto"/>
        <w:jc w:val="both"/>
      </w:pPr>
    </w:p>
    <w:p w14:paraId="48380C5B" w14:textId="77777777" w:rsidR="00E7388B" w:rsidRPr="00E6473A" w:rsidRDefault="00E7388B" w:rsidP="0062071D">
      <w:pPr>
        <w:pStyle w:val="Heading2"/>
        <w:numPr>
          <w:ilvl w:val="0"/>
          <w:numId w:val="23"/>
        </w:numPr>
        <w:spacing w:line="276" w:lineRule="auto"/>
        <w:ind w:left="0" w:firstLine="0"/>
        <w:jc w:val="both"/>
      </w:pPr>
      <w:bookmarkStart w:id="371" w:name="4._Administrator"/>
      <w:bookmarkStart w:id="372" w:name="_Toc178837828"/>
      <w:bookmarkEnd w:id="371"/>
      <w:r>
        <w:rPr>
          <w:spacing w:val="-2"/>
        </w:rPr>
        <w:t>Administrator</w:t>
      </w:r>
      <w:bookmarkEnd w:id="372"/>
    </w:p>
    <w:p w14:paraId="293EDA53" w14:textId="77777777" w:rsidR="00E7388B" w:rsidRDefault="00E7388B" w:rsidP="00E14B75">
      <w:pPr>
        <w:pStyle w:val="ListParagraph"/>
        <w:numPr>
          <w:ilvl w:val="0"/>
          <w:numId w:val="25"/>
        </w:numPr>
        <w:tabs>
          <w:tab w:val="left" w:pos="1276"/>
        </w:tabs>
        <w:spacing w:line="276" w:lineRule="auto"/>
        <w:ind w:hanging="601"/>
        <w:jc w:val="both"/>
        <w:rPr>
          <w:sz w:val="24"/>
        </w:rPr>
      </w:pPr>
      <w:r>
        <w:rPr>
          <w:color w:val="333C47"/>
          <w:sz w:val="24"/>
        </w:rPr>
        <w:t>Manage</w:t>
      </w:r>
      <w:r>
        <w:rPr>
          <w:color w:val="333C47"/>
          <w:spacing w:val="1"/>
          <w:sz w:val="24"/>
        </w:rPr>
        <w:t xml:space="preserve"> </w:t>
      </w:r>
      <w:r>
        <w:rPr>
          <w:color w:val="333C47"/>
          <w:sz w:val="24"/>
        </w:rPr>
        <w:t>budgets, logistics</w:t>
      </w:r>
      <w:r>
        <w:rPr>
          <w:color w:val="333C47"/>
          <w:spacing w:val="-4"/>
          <w:sz w:val="24"/>
        </w:rPr>
        <w:t xml:space="preserve"> </w:t>
      </w:r>
      <w:r>
        <w:rPr>
          <w:color w:val="333C47"/>
          <w:sz w:val="24"/>
        </w:rPr>
        <w:t>and</w:t>
      </w:r>
      <w:r>
        <w:rPr>
          <w:color w:val="333C47"/>
          <w:spacing w:val="-2"/>
          <w:sz w:val="24"/>
        </w:rPr>
        <w:t xml:space="preserve"> </w:t>
      </w:r>
      <w:r>
        <w:rPr>
          <w:color w:val="333C47"/>
          <w:sz w:val="24"/>
        </w:rPr>
        <w:t>events</w:t>
      </w:r>
      <w:r>
        <w:rPr>
          <w:color w:val="333C47"/>
          <w:spacing w:val="-4"/>
          <w:sz w:val="24"/>
        </w:rPr>
        <w:t xml:space="preserve"> </w:t>
      </w:r>
      <w:r>
        <w:rPr>
          <w:color w:val="333C47"/>
          <w:sz w:val="24"/>
        </w:rPr>
        <w:t>or</w:t>
      </w:r>
      <w:r>
        <w:rPr>
          <w:color w:val="333C47"/>
          <w:spacing w:val="-4"/>
          <w:sz w:val="24"/>
        </w:rPr>
        <w:t xml:space="preserve"> </w:t>
      </w:r>
      <w:r>
        <w:rPr>
          <w:color w:val="333C47"/>
          <w:spacing w:val="-2"/>
          <w:sz w:val="24"/>
        </w:rPr>
        <w:t>meetings</w:t>
      </w:r>
      <w:r w:rsidR="00F67AAD">
        <w:rPr>
          <w:color w:val="333C47"/>
          <w:spacing w:val="-2"/>
          <w:sz w:val="24"/>
        </w:rPr>
        <w:t>.</w:t>
      </w:r>
    </w:p>
    <w:p w14:paraId="6B4A5EC4" w14:textId="77777777" w:rsidR="00E7388B" w:rsidRDefault="00E7388B" w:rsidP="00E14B75">
      <w:pPr>
        <w:pStyle w:val="ListParagraph"/>
        <w:numPr>
          <w:ilvl w:val="0"/>
          <w:numId w:val="25"/>
        </w:numPr>
        <w:tabs>
          <w:tab w:val="left" w:pos="1276"/>
        </w:tabs>
        <w:spacing w:line="276" w:lineRule="auto"/>
        <w:ind w:hanging="601"/>
        <w:jc w:val="both"/>
        <w:rPr>
          <w:sz w:val="24"/>
        </w:rPr>
      </w:pPr>
      <w:r>
        <w:rPr>
          <w:color w:val="333C47"/>
          <w:sz w:val="24"/>
        </w:rPr>
        <w:t>Handle</w:t>
      </w:r>
      <w:r>
        <w:rPr>
          <w:color w:val="333C47"/>
          <w:spacing w:val="-5"/>
          <w:sz w:val="24"/>
        </w:rPr>
        <w:t xml:space="preserve"> </w:t>
      </w:r>
      <w:r>
        <w:rPr>
          <w:color w:val="333C47"/>
          <w:sz w:val="24"/>
        </w:rPr>
        <w:t>scheduling,</w:t>
      </w:r>
      <w:r>
        <w:rPr>
          <w:color w:val="333C47"/>
          <w:spacing w:val="-1"/>
          <w:sz w:val="24"/>
        </w:rPr>
        <w:t xml:space="preserve"> </w:t>
      </w:r>
      <w:r>
        <w:rPr>
          <w:color w:val="333C47"/>
          <w:sz w:val="24"/>
        </w:rPr>
        <w:t>record-keeping</w:t>
      </w:r>
      <w:r>
        <w:rPr>
          <w:color w:val="333C47"/>
          <w:spacing w:val="-3"/>
          <w:sz w:val="24"/>
        </w:rPr>
        <w:t xml:space="preserve"> </w:t>
      </w:r>
      <w:r>
        <w:rPr>
          <w:color w:val="333C47"/>
          <w:sz w:val="24"/>
        </w:rPr>
        <w:t>and</w:t>
      </w:r>
      <w:r>
        <w:rPr>
          <w:color w:val="333C47"/>
          <w:spacing w:val="-3"/>
          <w:sz w:val="24"/>
        </w:rPr>
        <w:t xml:space="preserve"> </w:t>
      </w:r>
      <w:r>
        <w:rPr>
          <w:color w:val="333C47"/>
          <w:spacing w:val="-2"/>
          <w:sz w:val="24"/>
        </w:rPr>
        <w:t>reporting</w:t>
      </w:r>
      <w:r w:rsidR="00F67AAD">
        <w:rPr>
          <w:color w:val="333C47"/>
          <w:spacing w:val="-2"/>
          <w:sz w:val="24"/>
        </w:rPr>
        <w:t>.</w:t>
      </w:r>
    </w:p>
    <w:p w14:paraId="1F228362" w14:textId="77777777" w:rsidR="00E7388B" w:rsidRDefault="00E7388B" w:rsidP="00E14B75">
      <w:pPr>
        <w:pStyle w:val="ListParagraph"/>
        <w:numPr>
          <w:ilvl w:val="0"/>
          <w:numId w:val="25"/>
        </w:numPr>
        <w:tabs>
          <w:tab w:val="left" w:pos="1276"/>
        </w:tabs>
        <w:spacing w:line="276" w:lineRule="auto"/>
        <w:ind w:hanging="601"/>
        <w:jc w:val="both"/>
        <w:rPr>
          <w:sz w:val="24"/>
        </w:rPr>
      </w:pPr>
      <w:r>
        <w:rPr>
          <w:color w:val="333C47"/>
          <w:sz w:val="24"/>
        </w:rPr>
        <w:t>Ensure</w:t>
      </w:r>
      <w:r>
        <w:rPr>
          <w:color w:val="333C47"/>
          <w:spacing w:val="-5"/>
          <w:sz w:val="24"/>
        </w:rPr>
        <w:t xml:space="preserve"> </w:t>
      </w:r>
      <w:r>
        <w:rPr>
          <w:color w:val="333C47"/>
          <w:sz w:val="24"/>
        </w:rPr>
        <w:t>the</w:t>
      </w:r>
      <w:r>
        <w:rPr>
          <w:color w:val="333C47"/>
          <w:spacing w:val="-3"/>
          <w:sz w:val="24"/>
        </w:rPr>
        <w:t xml:space="preserve"> </w:t>
      </w:r>
      <w:r>
        <w:rPr>
          <w:color w:val="333C47"/>
          <w:sz w:val="24"/>
        </w:rPr>
        <w:t>school</w:t>
      </w:r>
      <w:r>
        <w:rPr>
          <w:color w:val="333C47"/>
          <w:spacing w:val="-11"/>
          <w:sz w:val="24"/>
        </w:rPr>
        <w:t xml:space="preserve"> </w:t>
      </w:r>
      <w:r>
        <w:rPr>
          <w:color w:val="333C47"/>
          <w:sz w:val="24"/>
        </w:rPr>
        <w:t>complies</w:t>
      </w:r>
      <w:r>
        <w:rPr>
          <w:color w:val="333C47"/>
          <w:spacing w:val="-3"/>
          <w:sz w:val="24"/>
        </w:rPr>
        <w:t xml:space="preserve"> </w:t>
      </w:r>
      <w:r>
        <w:rPr>
          <w:color w:val="333C47"/>
          <w:sz w:val="24"/>
        </w:rPr>
        <w:t>with</w:t>
      </w:r>
      <w:r>
        <w:rPr>
          <w:color w:val="333C47"/>
          <w:spacing w:val="-7"/>
          <w:sz w:val="24"/>
        </w:rPr>
        <w:t xml:space="preserve"> </w:t>
      </w:r>
      <w:r>
        <w:rPr>
          <w:color w:val="333C47"/>
          <w:sz w:val="24"/>
        </w:rPr>
        <w:t>relevant</w:t>
      </w:r>
      <w:r>
        <w:rPr>
          <w:color w:val="333C47"/>
          <w:spacing w:val="7"/>
          <w:sz w:val="24"/>
        </w:rPr>
        <w:t xml:space="preserve"> </w:t>
      </w:r>
      <w:r>
        <w:rPr>
          <w:color w:val="333C47"/>
          <w:sz w:val="24"/>
        </w:rPr>
        <w:t>laws</w:t>
      </w:r>
      <w:r>
        <w:rPr>
          <w:color w:val="333C47"/>
          <w:spacing w:val="-4"/>
          <w:sz w:val="24"/>
        </w:rPr>
        <w:t xml:space="preserve"> </w:t>
      </w:r>
      <w:r>
        <w:rPr>
          <w:color w:val="333C47"/>
          <w:sz w:val="24"/>
        </w:rPr>
        <w:t>and</w:t>
      </w:r>
      <w:r>
        <w:rPr>
          <w:color w:val="333C47"/>
          <w:spacing w:val="2"/>
          <w:sz w:val="24"/>
        </w:rPr>
        <w:t xml:space="preserve"> </w:t>
      </w:r>
      <w:r>
        <w:rPr>
          <w:color w:val="333C47"/>
          <w:spacing w:val="-2"/>
          <w:sz w:val="24"/>
        </w:rPr>
        <w:t>regulations</w:t>
      </w:r>
      <w:r w:rsidR="00F67AAD">
        <w:rPr>
          <w:color w:val="333C47"/>
          <w:spacing w:val="-2"/>
          <w:sz w:val="24"/>
        </w:rPr>
        <w:t>.</w:t>
      </w:r>
    </w:p>
    <w:p w14:paraId="0A171BF3" w14:textId="77777777" w:rsidR="00E7388B" w:rsidRDefault="00E7388B" w:rsidP="00E14B75">
      <w:pPr>
        <w:pStyle w:val="ListParagraph"/>
        <w:numPr>
          <w:ilvl w:val="0"/>
          <w:numId w:val="25"/>
        </w:numPr>
        <w:tabs>
          <w:tab w:val="left" w:pos="1276"/>
        </w:tabs>
        <w:spacing w:line="276" w:lineRule="auto"/>
        <w:ind w:hanging="601"/>
        <w:jc w:val="both"/>
        <w:rPr>
          <w:sz w:val="24"/>
        </w:rPr>
      </w:pPr>
      <w:r>
        <w:rPr>
          <w:color w:val="333C47"/>
          <w:sz w:val="24"/>
        </w:rPr>
        <w:t>Develop</w:t>
      </w:r>
      <w:r>
        <w:rPr>
          <w:color w:val="333C47"/>
          <w:spacing w:val="-2"/>
          <w:sz w:val="24"/>
        </w:rPr>
        <w:t xml:space="preserve"> </w:t>
      </w:r>
      <w:r>
        <w:rPr>
          <w:color w:val="333C47"/>
          <w:sz w:val="24"/>
        </w:rPr>
        <w:t>and</w:t>
      </w:r>
      <w:r>
        <w:rPr>
          <w:color w:val="333C47"/>
          <w:spacing w:val="-1"/>
          <w:sz w:val="24"/>
        </w:rPr>
        <w:t xml:space="preserve"> </w:t>
      </w:r>
      <w:r>
        <w:rPr>
          <w:color w:val="333C47"/>
          <w:sz w:val="24"/>
        </w:rPr>
        <w:t>run</w:t>
      </w:r>
      <w:r>
        <w:rPr>
          <w:color w:val="333C47"/>
          <w:spacing w:val="-6"/>
          <w:sz w:val="24"/>
        </w:rPr>
        <w:t xml:space="preserve"> </w:t>
      </w:r>
      <w:r>
        <w:rPr>
          <w:color w:val="333C47"/>
          <w:sz w:val="24"/>
        </w:rPr>
        <w:t>educational</w:t>
      </w:r>
      <w:r>
        <w:rPr>
          <w:color w:val="333C47"/>
          <w:spacing w:val="-6"/>
          <w:sz w:val="24"/>
        </w:rPr>
        <w:t xml:space="preserve"> </w:t>
      </w:r>
      <w:r>
        <w:rPr>
          <w:color w:val="333C47"/>
          <w:spacing w:val="-2"/>
          <w:sz w:val="24"/>
        </w:rPr>
        <w:t>programs</w:t>
      </w:r>
      <w:r w:rsidR="00F67AAD">
        <w:rPr>
          <w:color w:val="333C47"/>
          <w:spacing w:val="-2"/>
          <w:sz w:val="24"/>
        </w:rPr>
        <w:t>.</w:t>
      </w:r>
    </w:p>
    <w:p w14:paraId="3397E87C" w14:textId="77777777" w:rsidR="00E7388B" w:rsidRDefault="00E7388B" w:rsidP="00E14B75">
      <w:pPr>
        <w:pStyle w:val="ListParagraph"/>
        <w:numPr>
          <w:ilvl w:val="0"/>
          <w:numId w:val="25"/>
        </w:numPr>
        <w:tabs>
          <w:tab w:val="left" w:pos="1276"/>
        </w:tabs>
        <w:spacing w:line="276" w:lineRule="auto"/>
        <w:ind w:hanging="601"/>
        <w:jc w:val="both"/>
        <w:rPr>
          <w:sz w:val="24"/>
        </w:rPr>
      </w:pPr>
      <w:r>
        <w:rPr>
          <w:color w:val="333C47"/>
          <w:sz w:val="24"/>
        </w:rPr>
        <w:t>Hire,</w:t>
      </w:r>
      <w:r>
        <w:rPr>
          <w:color w:val="333C47"/>
          <w:spacing w:val="-1"/>
          <w:sz w:val="24"/>
        </w:rPr>
        <w:t xml:space="preserve"> </w:t>
      </w:r>
      <w:r>
        <w:rPr>
          <w:color w:val="333C47"/>
          <w:sz w:val="24"/>
        </w:rPr>
        <w:t>train</w:t>
      </w:r>
      <w:r>
        <w:rPr>
          <w:color w:val="333C47"/>
          <w:spacing w:val="-7"/>
          <w:sz w:val="24"/>
        </w:rPr>
        <w:t xml:space="preserve"> </w:t>
      </w:r>
      <w:r>
        <w:rPr>
          <w:color w:val="333C47"/>
          <w:sz w:val="24"/>
        </w:rPr>
        <w:t>and</w:t>
      </w:r>
      <w:r>
        <w:rPr>
          <w:color w:val="333C47"/>
          <w:spacing w:val="-3"/>
          <w:sz w:val="24"/>
        </w:rPr>
        <w:t xml:space="preserve"> </w:t>
      </w:r>
      <w:r>
        <w:rPr>
          <w:color w:val="333C47"/>
          <w:sz w:val="24"/>
        </w:rPr>
        <w:t>advise</w:t>
      </w:r>
      <w:r>
        <w:rPr>
          <w:color w:val="333C47"/>
          <w:spacing w:val="-3"/>
          <w:sz w:val="24"/>
        </w:rPr>
        <w:t xml:space="preserve"> </w:t>
      </w:r>
      <w:r>
        <w:rPr>
          <w:color w:val="333C47"/>
          <w:spacing w:val="-4"/>
          <w:sz w:val="24"/>
        </w:rPr>
        <w:t>staff</w:t>
      </w:r>
      <w:r w:rsidR="00F67AAD">
        <w:rPr>
          <w:color w:val="333C47"/>
          <w:spacing w:val="-4"/>
          <w:sz w:val="24"/>
        </w:rPr>
        <w:t>.</w:t>
      </w:r>
    </w:p>
    <w:p w14:paraId="65BEA128" w14:textId="77777777" w:rsidR="00E7388B" w:rsidRDefault="00E7388B" w:rsidP="00E14B75">
      <w:pPr>
        <w:pStyle w:val="ListParagraph"/>
        <w:numPr>
          <w:ilvl w:val="0"/>
          <w:numId w:val="25"/>
        </w:numPr>
        <w:tabs>
          <w:tab w:val="left" w:pos="1276"/>
        </w:tabs>
        <w:spacing w:line="276" w:lineRule="auto"/>
        <w:ind w:hanging="601"/>
        <w:jc w:val="both"/>
        <w:rPr>
          <w:sz w:val="24"/>
        </w:rPr>
      </w:pPr>
      <w:r>
        <w:rPr>
          <w:color w:val="333C47"/>
          <w:sz w:val="24"/>
        </w:rPr>
        <w:t>Counsel</w:t>
      </w:r>
      <w:r>
        <w:rPr>
          <w:color w:val="333C47"/>
          <w:spacing w:val="-5"/>
          <w:sz w:val="24"/>
        </w:rPr>
        <w:t xml:space="preserve"> </w:t>
      </w:r>
      <w:r>
        <w:rPr>
          <w:color w:val="333C47"/>
          <w:sz w:val="24"/>
        </w:rPr>
        <w:t>students</w:t>
      </w:r>
      <w:r>
        <w:rPr>
          <w:color w:val="333C47"/>
          <w:spacing w:val="-1"/>
          <w:sz w:val="24"/>
        </w:rPr>
        <w:t xml:space="preserve"> </w:t>
      </w:r>
      <w:r>
        <w:rPr>
          <w:color w:val="333C47"/>
          <w:sz w:val="24"/>
        </w:rPr>
        <w:t>when</w:t>
      </w:r>
      <w:r>
        <w:rPr>
          <w:color w:val="333C47"/>
          <w:spacing w:val="1"/>
          <w:sz w:val="24"/>
        </w:rPr>
        <w:t xml:space="preserve"> </w:t>
      </w:r>
      <w:r>
        <w:rPr>
          <w:color w:val="333C47"/>
          <w:spacing w:val="-2"/>
          <w:sz w:val="24"/>
        </w:rPr>
        <w:t>needed</w:t>
      </w:r>
      <w:r w:rsidR="00F67AAD">
        <w:rPr>
          <w:color w:val="333C47"/>
          <w:spacing w:val="-2"/>
          <w:sz w:val="24"/>
        </w:rPr>
        <w:t>.</w:t>
      </w:r>
    </w:p>
    <w:p w14:paraId="5D3959A4" w14:textId="77777777" w:rsidR="00E7388B" w:rsidRDefault="00E7388B" w:rsidP="00E14B75">
      <w:pPr>
        <w:pStyle w:val="ListParagraph"/>
        <w:numPr>
          <w:ilvl w:val="0"/>
          <w:numId w:val="25"/>
        </w:numPr>
        <w:tabs>
          <w:tab w:val="left" w:pos="1276"/>
        </w:tabs>
        <w:spacing w:line="276" w:lineRule="auto"/>
        <w:ind w:hanging="601"/>
        <w:jc w:val="both"/>
        <w:rPr>
          <w:sz w:val="24"/>
        </w:rPr>
      </w:pPr>
      <w:r>
        <w:rPr>
          <w:color w:val="333C47"/>
          <w:sz w:val="24"/>
        </w:rPr>
        <w:t>Resolve</w:t>
      </w:r>
      <w:r>
        <w:rPr>
          <w:color w:val="333C47"/>
          <w:spacing w:val="-2"/>
          <w:sz w:val="24"/>
        </w:rPr>
        <w:t xml:space="preserve"> </w:t>
      </w:r>
      <w:r>
        <w:rPr>
          <w:color w:val="333C47"/>
          <w:sz w:val="24"/>
        </w:rPr>
        <w:t>conflicts</w:t>
      </w:r>
      <w:r>
        <w:rPr>
          <w:color w:val="333C47"/>
          <w:spacing w:val="-3"/>
          <w:sz w:val="24"/>
        </w:rPr>
        <w:t xml:space="preserve"> </w:t>
      </w:r>
      <w:r>
        <w:rPr>
          <w:color w:val="333C47"/>
          <w:sz w:val="24"/>
        </w:rPr>
        <w:t>and</w:t>
      </w:r>
      <w:r>
        <w:rPr>
          <w:color w:val="333C47"/>
          <w:spacing w:val="-1"/>
          <w:sz w:val="24"/>
        </w:rPr>
        <w:t xml:space="preserve"> </w:t>
      </w:r>
      <w:r>
        <w:rPr>
          <w:color w:val="333C47"/>
          <w:sz w:val="24"/>
        </w:rPr>
        <w:t>other</w:t>
      </w:r>
      <w:r>
        <w:rPr>
          <w:color w:val="333C47"/>
          <w:spacing w:val="1"/>
          <w:sz w:val="24"/>
        </w:rPr>
        <w:t xml:space="preserve"> </w:t>
      </w:r>
      <w:r>
        <w:rPr>
          <w:color w:val="333C47"/>
          <w:spacing w:val="-2"/>
          <w:sz w:val="24"/>
        </w:rPr>
        <w:t>issues</w:t>
      </w:r>
      <w:r w:rsidR="00F67AAD">
        <w:rPr>
          <w:color w:val="333C47"/>
          <w:spacing w:val="-2"/>
          <w:sz w:val="24"/>
        </w:rPr>
        <w:t>.</w:t>
      </w:r>
    </w:p>
    <w:p w14:paraId="7C30C7CF" w14:textId="77777777" w:rsidR="00E7388B" w:rsidRDefault="00E7388B" w:rsidP="00E14B75">
      <w:pPr>
        <w:pStyle w:val="ListParagraph"/>
        <w:numPr>
          <w:ilvl w:val="0"/>
          <w:numId w:val="25"/>
        </w:numPr>
        <w:tabs>
          <w:tab w:val="left" w:pos="1276"/>
        </w:tabs>
        <w:spacing w:line="276" w:lineRule="auto"/>
        <w:ind w:hanging="601"/>
        <w:jc w:val="both"/>
        <w:rPr>
          <w:sz w:val="24"/>
        </w:rPr>
      </w:pPr>
      <w:r>
        <w:rPr>
          <w:color w:val="333C47"/>
          <w:sz w:val="24"/>
        </w:rPr>
        <w:t>Communicate</w:t>
      </w:r>
      <w:r>
        <w:rPr>
          <w:color w:val="333C47"/>
          <w:spacing w:val="-5"/>
          <w:sz w:val="24"/>
        </w:rPr>
        <w:t xml:space="preserve"> </w:t>
      </w:r>
      <w:r>
        <w:rPr>
          <w:color w:val="333C47"/>
          <w:sz w:val="24"/>
        </w:rPr>
        <w:t>with</w:t>
      </w:r>
      <w:r>
        <w:rPr>
          <w:color w:val="333C47"/>
          <w:spacing w:val="-6"/>
          <w:sz w:val="24"/>
        </w:rPr>
        <w:t xml:space="preserve"> </w:t>
      </w:r>
      <w:r>
        <w:rPr>
          <w:color w:val="333C47"/>
          <w:sz w:val="24"/>
        </w:rPr>
        <w:t>parents, regulatory</w:t>
      </w:r>
      <w:r>
        <w:rPr>
          <w:color w:val="333C47"/>
          <w:spacing w:val="-7"/>
          <w:sz w:val="24"/>
        </w:rPr>
        <w:t xml:space="preserve"> </w:t>
      </w:r>
      <w:r>
        <w:rPr>
          <w:color w:val="333C47"/>
          <w:sz w:val="24"/>
        </w:rPr>
        <w:t>bodies</w:t>
      </w:r>
      <w:r>
        <w:rPr>
          <w:color w:val="333C47"/>
          <w:spacing w:val="-3"/>
          <w:sz w:val="24"/>
        </w:rPr>
        <w:t xml:space="preserve"> </w:t>
      </w:r>
      <w:r>
        <w:rPr>
          <w:color w:val="333C47"/>
          <w:sz w:val="24"/>
        </w:rPr>
        <w:t>and</w:t>
      </w:r>
      <w:r>
        <w:rPr>
          <w:color w:val="333C47"/>
          <w:spacing w:val="-2"/>
          <w:sz w:val="24"/>
        </w:rPr>
        <w:t xml:space="preserve"> </w:t>
      </w:r>
      <w:r>
        <w:rPr>
          <w:color w:val="333C47"/>
          <w:sz w:val="24"/>
        </w:rPr>
        <w:t>the</w:t>
      </w:r>
      <w:r>
        <w:rPr>
          <w:color w:val="333C47"/>
          <w:spacing w:val="-2"/>
          <w:sz w:val="24"/>
        </w:rPr>
        <w:t xml:space="preserve"> public</w:t>
      </w:r>
      <w:r w:rsidR="00F67AAD">
        <w:rPr>
          <w:color w:val="333C47"/>
          <w:spacing w:val="-2"/>
          <w:sz w:val="24"/>
        </w:rPr>
        <w:t>.</w:t>
      </w:r>
    </w:p>
    <w:p w14:paraId="766E4B3A" w14:textId="77777777" w:rsidR="00E7388B" w:rsidRDefault="00E7388B" w:rsidP="00E14B75">
      <w:pPr>
        <w:pStyle w:val="ListParagraph"/>
        <w:numPr>
          <w:ilvl w:val="0"/>
          <w:numId w:val="25"/>
        </w:numPr>
        <w:tabs>
          <w:tab w:val="left" w:pos="1276"/>
        </w:tabs>
        <w:spacing w:line="276" w:lineRule="auto"/>
        <w:ind w:hanging="601"/>
        <w:jc w:val="both"/>
        <w:rPr>
          <w:sz w:val="24"/>
        </w:rPr>
      </w:pPr>
      <w:r>
        <w:rPr>
          <w:color w:val="333C47"/>
          <w:sz w:val="24"/>
        </w:rPr>
        <w:t>Have</w:t>
      </w:r>
      <w:r>
        <w:rPr>
          <w:color w:val="333C47"/>
          <w:spacing w:val="-1"/>
          <w:sz w:val="24"/>
        </w:rPr>
        <w:t xml:space="preserve"> </w:t>
      </w:r>
      <w:r>
        <w:rPr>
          <w:color w:val="333C47"/>
          <w:sz w:val="24"/>
        </w:rPr>
        <w:t>a</w:t>
      </w:r>
      <w:r>
        <w:rPr>
          <w:color w:val="333C47"/>
          <w:spacing w:val="4"/>
          <w:sz w:val="24"/>
        </w:rPr>
        <w:t xml:space="preserve"> </w:t>
      </w:r>
      <w:r>
        <w:rPr>
          <w:color w:val="333C47"/>
          <w:sz w:val="24"/>
        </w:rPr>
        <w:t>hand</w:t>
      </w:r>
      <w:r>
        <w:rPr>
          <w:color w:val="333C47"/>
          <w:spacing w:val="4"/>
          <w:sz w:val="24"/>
        </w:rPr>
        <w:t xml:space="preserve"> </w:t>
      </w:r>
      <w:r>
        <w:rPr>
          <w:color w:val="333C47"/>
          <w:sz w:val="24"/>
        </w:rPr>
        <w:t>in</w:t>
      </w:r>
      <w:r>
        <w:rPr>
          <w:color w:val="333C47"/>
          <w:spacing w:val="-4"/>
          <w:sz w:val="24"/>
        </w:rPr>
        <w:t xml:space="preserve"> </w:t>
      </w:r>
      <w:r>
        <w:rPr>
          <w:color w:val="333C47"/>
          <w:sz w:val="24"/>
        </w:rPr>
        <w:t>the</w:t>
      </w:r>
      <w:r>
        <w:rPr>
          <w:color w:val="333C47"/>
          <w:spacing w:val="-1"/>
          <w:sz w:val="24"/>
        </w:rPr>
        <w:t xml:space="preserve"> </w:t>
      </w:r>
      <w:r>
        <w:rPr>
          <w:color w:val="333C47"/>
          <w:sz w:val="24"/>
        </w:rPr>
        <w:t>creation</w:t>
      </w:r>
      <w:r>
        <w:rPr>
          <w:color w:val="333C47"/>
          <w:spacing w:val="-5"/>
          <w:sz w:val="24"/>
        </w:rPr>
        <w:t xml:space="preserve"> </w:t>
      </w:r>
      <w:r>
        <w:rPr>
          <w:color w:val="333C47"/>
          <w:sz w:val="24"/>
        </w:rPr>
        <w:t>of</w:t>
      </w:r>
      <w:r>
        <w:rPr>
          <w:color w:val="333C47"/>
          <w:spacing w:val="-7"/>
          <w:sz w:val="24"/>
        </w:rPr>
        <w:t xml:space="preserve"> </w:t>
      </w:r>
      <w:r>
        <w:rPr>
          <w:color w:val="333C47"/>
          <w:sz w:val="24"/>
        </w:rPr>
        <w:t>the</w:t>
      </w:r>
      <w:r>
        <w:rPr>
          <w:color w:val="333C47"/>
          <w:spacing w:val="-1"/>
          <w:sz w:val="24"/>
        </w:rPr>
        <w:t xml:space="preserve"> </w:t>
      </w:r>
      <w:r>
        <w:rPr>
          <w:color w:val="333C47"/>
          <w:sz w:val="24"/>
        </w:rPr>
        <w:t>school</w:t>
      </w:r>
      <w:r>
        <w:rPr>
          <w:color w:val="333C47"/>
          <w:spacing w:val="-8"/>
          <w:sz w:val="24"/>
        </w:rPr>
        <w:t xml:space="preserve"> </w:t>
      </w:r>
      <w:r>
        <w:rPr>
          <w:color w:val="333C47"/>
          <w:spacing w:val="-2"/>
          <w:sz w:val="24"/>
        </w:rPr>
        <w:t>curriculum</w:t>
      </w:r>
      <w:r w:rsidR="00F67AAD">
        <w:rPr>
          <w:color w:val="333C47"/>
          <w:spacing w:val="-2"/>
          <w:sz w:val="24"/>
        </w:rPr>
        <w:t>.</w:t>
      </w:r>
    </w:p>
    <w:p w14:paraId="0048FA2B" w14:textId="77777777" w:rsidR="00B66F58" w:rsidRPr="00E14B75" w:rsidRDefault="00E7388B" w:rsidP="00E14B75">
      <w:pPr>
        <w:pStyle w:val="ListParagraph"/>
        <w:numPr>
          <w:ilvl w:val="0"/>
          <w:numId w:val="25"/>
        </w:numPr>
        <w:tabs>
          <w:tab w:val="left" w:pos="1276"/>
        </w:tabs>
        <w:spacing w:line="276" w:lineRule="auto"/>
        <w:ind w:left="1276" w:right="4" w:hanging="425"/>
        <w:jc w:val="both"/>
        <w:rPr>
          <w:sz w:val="24"/>
        </w:rPr>
      </w:pPr>
      <w:r>
        <w:rPr>
          <w:color w:val="333C47"/>
          <w:sz w:val="24"/>
        </w:rPr>
        <w:t>Implement</w:t>
      </w:r>
      <w:r>
        <w:rPr>
          <w:color w:val="333C47"/>
          <w:spacing w:val="40"/>
          <w:sz w:val="24"/>
        </w:rPr>
        <w:t xml:space="preserve"> </w:t>
      </w:r>
      <w:r>
        <w:rPr>
          <w:color w:val="333C47"/>
          <w:sz w:val="24"/>
        </w:rPr>
        <w:t>actions</w:t>
      </w:r>
      <w:r>
        <w:rPr>
          <w:color w:val="333C47"/>
          <w:spacing w:val="40"/>
          <w:sz w:val="24"/>
        </w:rPr>
        <w:t xml:space="preserve"> </w:t>
      </w:r>
      <w:r>
        <w:rPr>
          <w:color w:val="333C47"/>
          <w:sz w:val="24"/>
        </w:rPr>
        <w:t>that</w:t>
      </w:r>
      <w:r>
        <w:rPr>
          <w:color w:val="333C47"/>
          <w:spacing w:val="40"/>
          <w:sz w:val="24"/>
        </w:rPr>
        <w:t xml:space="preserve"> </w:t>
      </w:r>
      <w:r>
        <w:rPr>
          <w:color w:val="333C47"/>
          <w:sz w:val="24"/>
        </w:rPr>
        <w:t>improve</w:t>
      </w:r>
      <w:r>
        <w:rPr>
          <w:color w:val="333C47"/>
          <w:spacing w:val="40"/>
          <w:sz w:val="24"/>
        </w:rPr>
        <w:t xml:space="preserve"> </w:t>
      </w:r>
      <w:r>
        <w:rPr>
          <w:color w:val="333C47"/>
          <w:sz w:val="24"/>
        </w:rPr>
        <w:t>the</w:t>
      </w:r>
      <w:r>
        <w:rPr>
          <w:color w:val="333C47"/>
          <w:spacing w:val="40"/>
          <w:sz w:val="24"/>
        </w:rPr>
        <w:t xml:space="preserve"> </w:t>
      </w:r>
      <w:r>
        <w:rPr>
          <w:color w:val="333C47"/>
          <w:sz w:val="24"/>
        </w:rPr>
        <w:t>school</w:t>
      </w:r>
      <w:r>
        <w:rPr>
          <w:color w:val="333C47"/>
          <w:spacing w:val="38"/>
          <w:sz w:val="24"/>
        </w:rPr>
        <w:t xml:space="preserve"> </w:t>
      </w:r>
      <w:r>
        <w:rPr>
          <w:color w:val="333C47"/>
          <w:sz w:val="24"/>
        </w:rPr>
        <w:t>and</w:t>
      </w:r>
      <w:r>
        <w:rPr>
          <w:color w:val="333C47"/>
          <w:spacing w:val="40"/>
          <w:sz w:val="24"/>
        </w:rPr>
        <w:t xml:space="preserve"> </w:t>
      </w:r>
      <w:r>
        <w:rPr>
          <w:color w:val="333C47"/>
          <w:sz w:val="24"/>
        </w:rPr>
        <w:t>the</w:t>
      </w:r>
      <w:r>
        <w:rPr>
          <w:color w:val="333C47"/>
          <w:spacing w:val="40"/>
          <w:sz w:val="24"/>
        </w:rPr>
        <w:t xml:space="preserve"> </w:t>
      </w:r>
      <w:r>
        <w:rPr>
          <w:color w:val="333C47"/>
          <w:sz w:val="24"/>
        </w:rPr>
        <w:t>quality</w:t>
      </w:r>
      <w:r>
        <w:rPr>
          <w:color w:val="333C47"/>
          <w:spacing w:val="37"/>
          <w:sz w:val="24"/>
        </w:rPr>
        <w:t xml:space="preserve"> </w:t>
      </w:r>
      <w:r>
        <w:rPr>
          <w:color w:val="333C47"/>
          <w:sz w:val="24"/>
        </w:rPr>
        <w:t>of</w:t>
      </w:r>
      <w:r>
        <w:rPr>
          <w:color w:val="333C47"/>
          <w:spacing w:val="39"/>
          <w:sz w:val="24"/>
        </w:rPr>
        <w:t xml:space="preserve"> </w:t>
      </w:r>
      <w:r>
        <w:rPr>
          <w:color w:val="333C47"/>
          <w:sz w:val="24"/>
        </w:rPr>
        <w:t>education</w:t>
      </w:r>
      <w:r>
        <w:rPr>
          <w:color w:val="333C47"/>
          <w:spacing w:val="40"/>
          <w:sz w:val="24"/>
        </w:rPr>
        <w:t xml:space="preserve"> </w:t>
      </w:r>
      <w:r>
        <w:rPr>
          <w:color w:val="333C47"/>
          <w:sz w:val="24"/>
        </w:rPr>
        <w:t>(e.g. building renovations, new guidelines for students, new subjects)</w:t>
      </w:r>
      <w:r w:rsidR="00F67AAD">
        <w:rPr>
          <w:color w:val="333C47"/>
          <w:sz w:val="24"/>
        </w:rPr>
        <w:t>.</w:t>
      </w:r>
    </w:p>
    <w:p w14:paraId="0AB1EE1C" w14:textId="77777777" w:rsidR="002F2037" w:rsidRPr="00C97F46" w:rsidRDefault="002F2037" w:rsidP="00E14B75">
      <w:pPr>
        <w:pStyle w:val="ListParagraph"/>
        <w:numPr>
          <w:ilvl w:val="0"/>
          <w:numId w:val="25"/>
        </w:numPr>
        <w:tabs>
          <w:tab w:val="left" w:pos="1276"/>
        </w:tabs>
        <w:spacing w:line="276" w:lineRule="auto"/>
        <w:ind w:left="1276" w:right="4" w:hanging="425"/>
        <w:jc w:val="both"/>
        <w:rPr>
          <w:sz w:val="24"/>
        </w:rPr>
      </w:pPr>
      <w:r>
        <w:rPr>
          <w:color w:val="333C47"/>
          <w:sz w:val="24"/>
        </w:rPr>
        <w:t>Help shape</w:t>
      </w:r>
      <w:r>
        <w:rPr>
          <w:color w:val="333C47"/>
          <w:spacing w:val="-1"/>
          <w:sz w:val="24"/>
        </w:rPr>
        <w:t xml:space="preserve"> </w:t>
      </w:r>
      <w:r>
        <w:rPr>
          <w:color w:val="333C47"/>
          <w:sz w:val="24"/>
        </w:rPr>
        <w:t>and uphold the</w:t>
      </w:r>
      <w:r>
        <w:rPr>
          <w:color w:val="333C47"/>
          <w:spacing w:val="-1"/>
          <w:sz w:val="24"/>
        </w:rPr>
        <w:t xml:space="preserve"> </w:t>
      </w:r>
      <w:r>
        <w:rPr>
          <w:color w:val="333C47"/>
          <w:sz w:val="24"/>
        </w:rPr>
        <w:t>vision</w:t>
      </w:r>
      <w:r>
        <w:rPr>
          <w:color w:val="333C47"/>
          <w:spacing w:val="-5"/>
          <w:sz w:val="24"/>
        </w:rPr>
        <w:t xml:space="preserve"> </w:t>
      </w:r>
      <w:r>
        <w:rPr>
          <w:color w:val="333C47"/>
          <w:sz w:val="24"/>
        </w:rPr>
        <w:t>of</w:t>
      </w:r>
      <w:r>
        <w:rPr>
          <w:color w:val="333C47"/>
          <w:spacing w:val="-8"/>
          <w:sz w:val="24"/>
        </w:rPr>
        <w:t xml:space="preserve"> </w:t>
      </w:r>
      <w:r>
        <w:rPr>
          <w:color w:val="333C47"/>
          <w:sz w:val="24"/>
        </w:rPr>
        <w:t xml:space="preserve">the </w:t>
      </w:r>
      <w:r>
        <w:rPr>
          <w:color w:val="333C47"/>
          <w:spacing w:val="-2"/>
          <w:sz w:val="24"/>
        </w:rPr>
        <w:t>school</w:t>
      </w:r>
      <w:r w:rsidR="00C97F46">
        <w:rPr>
          <w:color w:val="333C47"/>
          <w:spacing w:val="-2"/>
          <w:sz w:val="24"/>
        </w:rPr>
        <w:t xml:space="preserve">. </w:t>
      </w:r>
    </w:p>
    <w:p w14:paraId="67085B46" w14:textId="77777777" w:rsidR="00C97F46" w:rsidRPr="00E14B75" w:rsidRDefault="00C97F46" w:rsidP="00C97F46">
      <w:pPr>
        <w:pStyle w:val="ListParagraph"/>
        <w:numPr>
          <w:ilvl w:val="0"/>
          <w:numId w:val="25"/>
        </w:numPr>
        <w:tabs>
          <w:tab w:val="left" w:pos="1276"/>
        </w:tabs>
        <w:spacing w:line="276" w:lineRule="auto"/>
        <w:ind w:left="1276" w:right="4" w:hanging="425"/>
        <w:jc w:val="both"/>
        <w:rPr>
          <w:sz w:val="24"/>
        </w:rPr>
      </w:pPr>
      <w:r>
        <w:rPr>
          <w:color w:val="333C47"/>
          <w:spacing w:val="-2"/>
          <w:sz w:val="24"/>
        </w:rPr>
        <w:t xml:space="preserve">Check for any information in the institution’s communication channels such as </w:t>
      </w:r>
      <w:r w:rsidR="00E372E9">
        <w:rPr>
          <w:color w:val="333C47"/>
          <w:spacing w:val="-2"/>
          <w:sz w:val="24"/>
        </w:rPr>
        <w:t xml:space="preserve">messages and managing incoming/outgoing messages. </w:t>
      </w:r>
    </w:p>
    <w:p w14:paraId="46A27000" w14:textId="34F229B3" w:rsidR="00405382" w:rsidRPr="00E14B75" w:rsidRDefault="009A3829" w:rsidP="00E14B75">
      <w:pPr>
        <w:tabs>
          <w:tab w:val="left" w:pos="1276"/>
        </w:tabs>
        <w:spacing w:line="276" w:lineRule="auto"/>
        <w:jc w:val="both"/>
        <w:rPr>
          <w:b/>
          <w:sz w:val="24"/>
          <w:u w:val="single"/>
        </w:rPr>
      </w:pPr>
      <w:r>
        <w:rPr>
          <w:noProof/>
        </w:rPr>
        <mc:AlternateContent>
          <mc:Choice Requires="wps">
            <w:drawing>
              <wp:anchor distT="0" distB="0" distL="114300" distR="114300" simplePos="0" relativeHeight="251747328" behindDoc="0" locked="0" layoutInCell="1" allowOverlap="1" wp14:anchorId="6D910B1C" wp14:editId="0AA86F6F">
                <wp:simplePos x="0" y="0"/>
                <wp:positionH relativeFrom="column">
                  <wp:posOffset>2340610</wp:posOffset>
                </wp:positionH>
                <wp:positionV relativeFrom="paragraph">
                  <wp:posOffset>143845</wp:posOffset>
                </wp:positionV>
                <wp:extent cx="1190558" cy="546735"/>
                <wp:effectExtent l="0" t="0" r="10160" b="24765"/>
                <wp:wrapNone/>
                <wp:docPr id="168" name="Rectangle 168"/>
                <wp:cNvGraphicFramePr/>
                <a:graphic xmlns:a="http://schemas.openxmlformats.org/drawingml/2006/main">
                  <a:graphicData uri="http://schemas.microsoft.com/office/word/2010/wordprocessingShape">
                    <wps:wsp>
                      <wps:cNvSpPr/>
                      <wps:spPr>
                        <a:xfrm>
                          <a:off x="0" y="0"/>
                          <a:ext cx="1190558" cy="5467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078DE0" w14:textId="77777777" w:rsidR="00EC3812" w:rsidRDefault="00EC3812" w:rsidP="00531A67">
                            <w:pPr>
                              <w:jc w:val="center"/>
                              <w:rPr>
                                <w:ins w:id="373" w:author="MUKOLWE" w:date="2024-11-26T04:30:00Z"/>
                                <w:rFonts w:asciiTheme="minorHAnsi" w:hAnsiTheme="minorHAnsi" w:cstheme="minorHAnsi"/>
                                <w:color w:val="000000" w:themeColor="text1"/>
                                <w:spacing w:val="-2"/>
                                <w:sz w:val="32"/>
                              </w:rPr>
                            </w:pPr>
                            <w:r w:rsidRPr="00F63863">
                              <w:rPr>
                                <w:rFonts w:asciiTheme="minorHAnsi" w:hAnsiTheme="minorHAnsi" w:cstheme="minorHAnsi"/>
                                <w:color w:val="000000" w:themeColor="text1"/>
                                <w:spacing w:val="-2"/>
                                <w:sz w:val="32"/>
                              </w:rPr>
                              <w:t>BOARD</w:t>
                            </w:r>
                          </w:p>
                          <w:p w14:paraId="3E978213" w14:textId="4ED77DF2" w:rsidR="00EC3812" w:rsidRDefault="00EC3812" w:rsidP="00531A67">
                            <w:pPr>
                              <w:jc w:val="center"/>
                            </w:pPr>
                            <w:del w:id="374" w:author="MUKOLWE" w:date="2024-11-26T04:30:00Z">
                              <w:r w:rsidDel="000327A9">
                                <w:rPr>
                                  <w:rFonts w:asciiTheme="minorHAnsi" w:hAnsiTheme="minorHAnsi" w:cstheme="minorHAnsi"/>
                                  <w:color w:val="000000" w:themeColor="text1"/>
                                  <w:spacing w:val="-2"/>
                                  <w:sz w:val="32"/>
                                </w:rPr>
                                <w:delText xml:space="preserve"> </w:delText>
                              </w:r>
                            </w:del>
                            <w:r>
                              <w:rPr>
                                <w:rFonts w:asciiTheme="minorHAnsi" w:hAnsiTheme="minorHAnsi" w:cstheme="minorHAnsi"/>
                                <w:color w:val="000000" w:themeColor="text1"/>
                                <w:spacing w:val="-2"/>
                                <w:sz w:val="32"/>
                              </w:rPr>
                              <w:t>MEMBER</w:t>
                            </w:r>
                            <w:ins w:id="375" w:author="MUKOLWE" w:date="2024-11-26T04:30:00Z">
                              <w:r>
                                <w:rPr>
                                  <w:rFonts w:asciiTheme="minorHAnsi" w:hAnsiTheme="minorHAnsi" w:cstheme="minorHAnsi"/>
                                  <w:color w:val="000000" w:themeColor="text1"/>
                                  <w:spacing w:val="-2"/>
                                  <w:sz w:val="32"/>
                                </w:rPr>
                                <w:t>SS</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910B1C" id="Rectangle 168" o:spid="_x0000_s1026" style="position:absolute;left:0;text-align:left;margin-left:184.3pt;margin-top:11.35pt;width:93.75pt;height:43.0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" filled="f" strokecolor="black [3213]" strokeweight="2pt">
                <v:textbox>
                  <w:txbxContent>
                    <w:p w14:paraId="3C078DE0" w14:textId="77777777" w:rsidR="00EC3812" w:rsidRDefault="00EC3812" w:rsidP="00531A67">
                      <w:pPr>
                        <w:jc w:val="center"/>
                        <w:rPr>
                          <w:ins w:id="376" w:author="MUKOLWE" w:date="2024-11-26T04:30:00Z"/>
                          <w:rFonts w:asciiTheme="minorHAnsi" w:hAnsiTheme="minorHAnsi" w:cstheme="minorHAnsi"/>
                          <w:color w:val="000000" w:themeColor="text1"/>
                          <w:spacing w:val="-2"/>
                          <w:sz w:val="32"/>
                        </w:rPr>
                      </w:pPr>
                      <w:r w:rsidRPr="00F63863">
                        <w:rPr>
                          <w:rFonts w:asciiTheme="minorHAnsi" w:hAnsiTheme="minorHAnsi" w:cstheme="minorHAnsi"/>
                          <w:color w:val="000000" w:themeColor="text1"/>
                          <w:spacing w:val="-2"/>
                          <w:sz w:val="32"/>
                        </w:rPr>
                        <w:t>BOARD</w:t>
                      </w:r>
                    </w:p>
                    <w:p w14:paraId="3E978213" w14:textId="4ED77DF2" w:rsidR="00EC3812" w:rsidRDefault="00EC3812" w:rsidP="00531A67">
                      <w:pPr>
                        <w:jc w:val="center"/>
                      </w:pPr>
                      <w:del w:id="377" w:author="MUKOLWE" w:date="2024-11-26T04:30:00Z">
                        <w:r w:rsidDel="000327A9">
                          <w:rPr>
                            <w:rFonts w:asciiTheme="minorHAnsi" w:hAnsiTheme="minorHAnsi" w:cstheme="minorHAnsi"/>
                            <w:color w:val="000000" w:themeColor="text1"/>
                            <w:spacing w:val="-2"/>
                            <w:sz w:val="32"/>
                          </w:rPr>
                          <w:delText xml:space="preserve"> </w:delText>
                        </w:r>
                      </w:del>
                      <w:r>
                        <w:rPr>
                          <w:rFonts w:asciiTheme="minorHAnsi" w:hAnsiTheme="minorHAnsi" w:cstheme="minorHAnsi"/>
                          <w:color w:val="000000" w:themeColor="text1"/>
                          <w:spacing w:val="-2"/>
                          <w:sz w:val="32"/>
                        </w:rPr>
                        <w:t>MEMBER</w:t>
                      </w:r>
                      <w:ins w:id="378" w:author="MUKOLWE" w:date="2024-11-26T04:30:00Z">
                        <w:r>
                          <w:rPr>
                            <w:rFonts w:asciiTheme="minorHAnsi" w:hAnsiTheme="minorHAnsi" w:cstheme="minorHAnsi"/>
                            <w:color w:val="000000" w:themeColor="text1"/>
                            <w:spacing w:val="-2"/>
                            <w:sz w:val="32"/>
                          </w:rPr>
                          <w:t>SS</w:t>
                        </w:r>
                      </w:ins>
                    </w:p>
                  </w:txbxContent>
                </v:textbox>
              </v:rect>
            </w:pict>
          </mc:Fallback>
        </mc:AlternateContent>
      </w:r>
    </w:p>
    <w:p w14:paraId="60AF89EA" w14:textId="00B15F52" w:rsidR="003F0EC7" w:rsidRDefault="009A3829" w:rsidP="005730CB">
      <w:r>
        <w:rPr>
          <w:b/>
          <w:noProof/>
        </w:rPr>
        <mc:AlternateContent>
          <mc:Choice Requires="wps">
            <w:drawing>
              <wp:anchor distT="0" distB="0" distL="114300" distR="114300" simplePos="0" relativeHeight="251767808" behindDoc="0" locked="0" layoutInCell="1" allowOverlap="1" wp14:anchorId="4CBBD929" wp14:editId="05F79B36">
                <wp:simplePos x="0" y="0"/>
                <wp:positionH relativeFrom="column">
                  <wp:posOffset>1300179</wp:posOffset>
                </wp:positionH>
                <wp:positionV relativeFrom="paragraph">
                  <wp:posOffset>146050</wp:posOffset>
                </wp:positionV>
                <wp:extent cx="0" cy="641985"/>
                <wp:effectExtent l="95250" t="0" r="76200" b="62865"/>
                <wp:wrapNone/>
                <wp:docPr id="179" name="Straight Connector 179"/>
                <wp:cNvGraphicFramePr/>
                <a:graphic xmlns:a="http://schemas.openxmlformats.org/drawingml/2006/main">
                  <a:graphicData uri="http://schemas.microsoft.com/office/word/2010/wordprocessingShape">
                    <wps:wsp>
                      <wps:cNvCnPr/>
                      <wps:spPr>
                        <a:xfrm>
                          <a:off x="0" y="0"/>
                          <a:ext cx="0" cy="641985"/>
                        </a:xfrm>
                        <a:prstGeom prst="line">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0447AFED" id="Straight Connector 179"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4pt,11.5pt" to="102.4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" strokecolor="black [3040]">
                <v:stroke endarrow="open"/>
              </v:line>
            </w:pict>
          </mc:Fallback>
        </mc:AlternateContent>
      </w:r>
      <w:ins w:id="379" w:author="MUKOLWE" w:date="2024-11-26T04:35:00Z">
        <w:r>
          <w:rPr>
            <w:b/>
            <w:noProof/>
          </w:rPr>
          <mc:AlternateContent>
            <mc:Choice Requires="wps">
              <w:drawing>
                <wp:anchor distT="0" distB="0" distL="114300" distR="114300" simplePos="0" relativeHeight="251771904" behindDoc="0" locked="0" layoutInCell="1" allowOverlap="1" wp14:anchorId="61AF525C" wp14:editId="42614B68">
                  <wp:simplePos x="0" y="0"/>
                  <wp:positionH relativeFrom="column">
                    <wp:posOffset>1277620</wp:posOffset>
                  </wp:positionH>
                  <wp:positionV relativeFrom="paragraph">
                    <wp:posOffset>148590</wp:posOffset>
                  </wp:positionV>
                  <wp:extent cx="1052195" cy="0"/>
                  <wp:effectExtent l="0" t="0" r="33655" b="19050"/>
                  <wp:wrapNone/>
                  <wp:docPr id="19" name="Straight Connector 19"/>
                  <wp:cNvGraphicFramePr/>
                  <a:graphic xmlns:a="http://schemas.openxmlformats.org/drawingml/2006/main">
                    <a:graphicData uri="http://schemas.microsoft.com/office/word/2010/wordprocessingShape">
                      <wps:wsp>
                        <wps:cNvCnPr/>
                        <wps:spPr>
                          <a:xfrm>
                            <a:off x="0" y="0"/>
                            <a:ext cx="1052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57EFA9C5" id="Straight Connector 19"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6pt,11.7pt" to="183.4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" strokecolor="black [3040]"/>
              </w:pict>
            </mc:Fallback>
          </mc:AlternateContent>
        </w:r>
      </w:ins>
    </w:p>
    <w:p w14:paraId="494AAEA6" w14:textId="2FA271E1" w:rsidR="003F0EC7" w:rsidRDefault="009A3829" w:rsidP="005730CB">
      <w:ins w:id="380" w:author="MUKOLWE" w:date="2024-11-26T04:38:00Z">
        <w:r>
          <w:rPr>
            <w:noProof/>
          </w:rPr>
          <mc:AlternateContent>
            <mc:Choice Requires="wps">
              <w:drawing>
                <wp:anchor distT="0" distB="0" distL="114300" distR="114300" simplePos="0" relativeHeight="251776000" behindDoc="0" locked="0" layoutInCell="1" allowOverlap="1" wp14:anchorId="45ADBC2E" wp14:editId="21DA28DA">
                  <wp:simplePos x="0" y="0"/>
                  <wp:positionH relativeFrom="column">
                    <wp:posOffset>4114800</wp:posOffset>
                  </wp:positionH>
                  <wp:positionV relativeFrom="paragraph">
                    <wp:posOffset>10863</wp:posOffset>
                  </wp:positionV>
                  <wp:extent cx="1603375" cy="553018"/>
                  <wp:effectExtent l="0" t="0" r="15875" b="19050"/>
                  <wp:wrapNone/>
                  <wp:docPr id="21" name="Rectangle 21"/>
                  <wp:cNvGraphicFramePr/>
                  <a:graphic xmlns:a="http://schemas.openxmlformats.org/drawingml/2006/main">
                    <a:graphicData uri="http://schemas.microsoft.com/office/word/2010/wordprocessingShape">
                      <wps:wsp>
                        <wps:cNvSpPr/>
                        <wps:spPr>
                          <a:xfrm>
                            <a:off x="0" y="0"/>
                            <a:ext cx="1603375" cy="55301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7E2FFD" w14:textId="7A44A08B" w:rsidR="00EC3812" w:rsidRDefault="00EC3812" w:rsidP="009A3829">
                              <w:pPr>
                                <w:jc w:val="center"/>
                              </w:pPr>
                              <w:ins w:id="381" w:author="MUKOLWE" w:date="2024-11-26T04:39:00Z">
                                <w:r>
                                  <w:rPr>
                                    <w:rFonts w:asciiTheme="minorHAnsi" w:hAnsiTheme="minorHAnsi" w:cstheme="minorHAnsi"/>
                                    <w:color w:val="000000" w:themeColor="text1"/>
                                    <w:spacing w:val="-2"/>
                                    <w:sz w:val="32"/>
                                  </w:rPr>
                                  <w:t xml:space="preserve">FINANCIAL </w:t>
                                </w:r>
                              </w:ins>
                              <w:del w:id="382" w:author="MUKOLWE" w:date="2024-11-26T04:39:00Z">
                                <w:r w:rsidDel="009A3829">
                                  <w:rPr>
                                    <w:rFonts w:asciiTheme="minorHAnsi" w:hAnsiTheme="minorHAnsi" w:cstheme="minorHAnsi"/>
                                    <w:color w:val="000000" w:themeColor="text1"/>
                                    <w:spacing w:val="-2"/>
                                    <w:sz w:val="32"/>
                                  </w:rPr>
                                  <w:delText xml:space="preserve">ACADEMY </w:delText>
                                </w:r>
                              </w:del>
                              <w:r>
                                <w:rPr>
                                  <w:rFonts w:asciiTheme="minorHAnsi" w:hAnsiTheme="minorHAnsi" w:cstheme="minorHAnsi"/>
                                  <w:color w:val="000000" w:themeColor="text1"/>
                                  <w:spacing w:val="-2"/>
                                  <w:sz w:val="32"/>
                                </w:rP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DBC2E" id="Rectangle 21" o:spid="_x0000_s1027" style="position:absolute;margin-left:324pt;margin-top:.85pt;width:126.25pt;height:43.5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" filled="f" strokecolor="black [3213]" strokeweight="2pt">
                  <v:textbox>
                    <w:txbxContent>
                      <w:p w14:paraId="5F7E2FFD" w14:textId="7A44A08B" w:rsidR="00EC3812" w:rsidRDefault="00EC3812" w:rsidP="009A3829">
                        <w:pPr>
                          <w:jc w:val="center"/>
                        </w:pPr>
                        <w:ins w:id="383" w:author="MUKOLWE" w:date="2024-11-26T04:39:00Z">
                          <w:r>
                            <w:rPr>
                              <w:rFonts w:asciiTheme="minorHAnsi" w:hAnsiTheme="minorHAnsi" w:cstheme="minorHAnsi"/>
                              <w:color w:val="000000" w:themeColor="text1"/>
                              <w:spacing w:val="-2"/>
                              <w:sz w:val="32"/>
                            </w:rPr>
                            <w:t xml:space="preserve">FINANCIAL </w:t>
                          </w:r>
                        </w:ins>
                        <w:del w:id="384" w:author="MUKOLWE" w:date="2024-11-26T04:39:00Z">
                          <w:r w:rsidDel="009A3829">
                            <w:rPr>
                              <w:rFonts w:asciiTheme="minorHAnsi" w:hAnsiTheme="minorHAnsi" w:cstheme="minorHAnsi"/>
                              <w:color w:val="000000" w:themeColor="text1"/>
                              <w:spacing w:val="-2"/>
                              <w:sz w:val="32"/>
                            </w:rPr>
                            <w:delText xml:space="preserve">ACADEMY </w:delText>
                          </w:r>
                        </w:del>
                        <w:r>
                          <w:rPr>
                            <w:rFonts w:asciiTheme="minorHAnsi" w:hAnsiTheme="minorHAnsi" w:cstheme="minorHAnsi"/>
                            <w:color w:val="000000" w:themeColor="text1"/>
                            <w:spacing w:val="-2"/>
                            <w:sz w:val="32"/>
                          </w:rPr>
                          <w:t>MANAGER</w:t>
                        </w:r>
                      </w:p>
                    </w:txbxContent>
                  </v:textbox>
                </v:rect>
              </w:pict>
            </mc:Fallback>
          </mc:AlternateContent>
        </w:r>
      </w:ins>
    </w:p>
    <w:p w14:paraId="511AEB93" w14:textId="69A81486" w:rsidR="003F0EC7" w:rsidRPr="00E14B75" w:rsidRDefault="003F0EC7" w:rsidP="005730CB"/>
    <w:p w14:paraId="10CC3501" w14:textId="009DC01F" w:rsidR="005064E8" w:rsidRDefault="009A3829" w:rsidP="005730CB">
      <w:pPr>
        <w:rPr>
          <w:b/>
        </w:rPr>
      </w:pPr>
      <w:ins w:id="385" w:author="MUKOLWE" w:date="2024-11-26T04:40:00Z">
        <w:r>
          <w:rPr>
            <w:b/>
            <w:noProof/>
          </w:rPr>
          <mc:AlternateContent>
            <mc:Choice Requires="wps">
              <w:drawing>
                <wp:anchor distT="0" distB="0" distL="114300" distR="114300" simplePos="0" relativeHeight="251777024" behindDoc="0" locked="0" layoutInCell="1" allowOverlap="1" wp14:anchorId="5D537D45" wp14:editId="66DE1A3F">
                  <wp:simplePos x="0" y="0"/>
                  <wp:positionH relativeFrom="column">
                    <wp:posOffset>3910263</wp:posOffset>
                  </wp:positionH>
                  <wp:positionV relativeFrom="paragraph">
                    <wp:posOffset>104641</wp:posOffset>
                  </wp:positionV>
                  <wp:extent cx="204537" cy="0"/>
                  <wp:effectExtent l="0" t="76200" r="24130" b="95250"/>
                  <wp:wrapNone/>
                  <wp:docPr id="22" name="Straight Arrow Connector 22"/>
                  <wp:cNvGraphicFramePr/>
                  <a:graphic xmlns:a="http://schemas.openxmlformats.org/drawingml/2006/main">
                    <a:graphicData uri="http://schemas.microsoft.com/office/word/2010/wordprocessingShape">
                      <wps:wsp>
                        <wps:cNvCnPr/>
                        <wps:spPr>
                          <a:xfrm>
                            <a:off x="0" y="0"/>
                            <a:ext cx="20453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w:pict>
                <v:shapetype w14:anchorId="14EC1D0F" id="_x0000_t32" coordsize="21600,21600" o:spt="32" o:oned="t" path="m,l21600,21600e" filled="f">
                  <v:path arrowok="t" fillok="f" o:connecttype="none"/>
                  <o:lock v:ext="edit" shapetype="t"/>
                </v:shapetype>
                <v:shape id="Straight Arrow Connector 22" o:spid="_x0000_s1026" type="#_x0000_t32" style="position:absolute;margin-left:307.9pt;margin-top:8.25pt;width:16.1pt;height:0;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" strokecolor="black [3040]">
                  <v:stroke endarrow="block"/>
                </v:shape>
              </w:pict>
            </mc:Fallback>
          </mc:AlternateContent>
        </w:r>
      </w:ins>
      <w:ins w:id="386" w:author="MUKOLWE" w:date="2024-11-26T04:36:00Z">
        <w:r>
          <w:rPr>
            <w:b/>
            <w:noProof/>
          </w:rPr>
          <mc:AlternateContent>
            <mc:Choice Requires="wps">
              <w:drawing>
                <wp:anchor distT="0" distB="0" distL="114300" distR="114300" simplePos="0" relativeHeight="251773952" behindDoc="0" locked="0" layoutInCell="1" allowOverlap="1" wp14:anchorId="19E012E6" wp14:editId="5AA10A23">
                  <wp:simplePos x="0" y="0"/>
                  <wp:positionH relativeFrom="column">
                    <wp:posOffset>3910263</wp:posOffset>
                  </wp:positionH>
                  <wp:positionV relativeFrom="paragraph">
                    <wp:posOffset>104641</wp:posOffset>
                  </wp:positionV>
                  <wp:extent cx="267" cy="673769"/>
                  <wp:effectExtent l="0" t="0" r="19050" b="31115"/>
                  <wp:wrapNone/>
                  <wp:docPr id="20" name="Straight Connector 20"/>
                  <wp:cNvGraphicFramePr/>
                  <a:graphic xmlns:a="http://schemas.openxmlformats.org/drawingml/2006/main">
                    <a:graphicData uri="http://schemas.microsoft.com/office/word/2010/wordprocessingShape">
                      <wps:wsp>
                        <wps:cNvCnPr/>
                        <wps:spPr>
                          <a:xfrm>
                            <a:off x="0" y="0"/>
                            <a:ext cx="267" cy="673769"/>
                          </a:xfrm>
                          <a:prstGeom prst="line">
                            <a:avLst/>
                          </a:prstGeom>
                          <a:ln>
                            <a:prstDash val="solid"/>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169B2BF1" id="Straight Connector 20"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9pt,8.25pt" to="307.9pt,6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" strokecolor="black [3040]"/>
              </w:pict>
            </mc:Fallback>
          </mc:AlternateContent>
        </w:r>
      </w:ins>
    </w:p>
    <w:p w14:paraId="051A2F99" w14:textId="42770C7C" w:rsidR="005064E8" w:rsidRDefault="000327A9" w:rsidP="005730CB">
      <w:pPr>
        <w:rPr>
          <w:b/>
        </w:rPr>
      </w:pPr>
      <w:r>
        <w:rPr>
          <w:noProof/>
        </w:rPr>
        <mc:AlternateContent>
          <mc:Choice Requires="wps">
            <w:drawing>
              <wp:anchor distT="0" distB="0" distL="114300" distR="114300" simplePos="0" relativeHeight="251749376" behindDoc="0" locked="0" layoutInCell="1" allowOverlap="1" wp14:anchorId="7ED9C17A" wp14:editId="145ED95A">
                <wp:simplePos x="0" y="0"/>
                <wp:positionH relativeFrom="column">
                  <wp:posOffset>4114800</wp:posOffset>
                </wp:positionH>
                <wp:positionV relativeFrom="paragraph">
                  <wp:posOffset>157781</wp:posOffset>
                </wp:positionV>
                <wp:extent cx="1603375" cy="547738"/>
                <wp:effectExtent l="0" t="0" r="15875" b="24130"/>
                <wp:wrapNone/>
                <wp:docPr id="169" name="Rectangle 169"/>
                <wp:cNvGraphicFramePr/>
                <a:graphic xmlns:a="http://schemas.openxmlformats.org/drawingml/2006/main">
                  <a:graphicData uri="http://schemas.microsoft.com/office/word/2010/wordprocessingShape">
                    <wps:wsp>
                      <wps:cNvSpPr/>
                      <wps:spPr>
                        <a:xfrm>
                          <a:off x="0" y="0"/>
                          <a:ext cx="1603375" cy="54773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DA32F2" w14:textId="77777777" w:rsidR="00EC3812" w:rsidRDefault="00EC3812" w:rsidP="00531A67">
                            <w:pPr>
                              <w:jc w:val="center"/>
                            </w:pPr>
                            <w:r>
                              <w:rPr>
                                <w:rFonts w:asciiTheme="minorHAnsi" w:hAnsiTheme="minorHAnsi" w:cstheme="minorHAnsi"/>
                                <w:color w:val="000000" w:themeColor="text1"/>
                                <w:spacing w:val="-2"/>
                                <w:sz w:val="32"/>
                              </w:rPr>
                              <w:t>ACADEMY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9C17A" id="Rectangle 169" o:spid="_x0000_s1028" style="position:absolute;margin-left:324pt;margin-top:12.4pt;width:126.25pt;height:43.1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" filled="f" strokecolor="black [3213]" strokeweight="2pt">
                <v:textbox>
                  <w:txbxContent>
                    <w:p w14:paraId="15DA32F2" w14:textId="77777777" w:rsidR="00EC3812" w:rsidRDefault="00EC3812" w:rsidP="00531A67">
                      <w:pPr>
                        <w:jc w:val="center"/>
                      </w:pPr>
                      <w:r>
                        <w:rPr>
                          <w:rFonts w:asciiTheme="minorHAnsi" w:hAnsiTheme="minorHAnsi" w:cstheme="minorHAnsi"/>
                          <w:color w:val="000000" w:themeColor="text1"/>
                          <w:spacing w:val="-2"/>
                          <w:sz w:val="32"/>
                        </w:rPr>
                        <w:t>ACADEMY MANAGER</w:t>
                      </w:r>
                    </w:p>
                  </w:txbxContent>
                </v:textbox>
              </v:rect>
            </w:pict>
          </mc:Fallback>
        </mc:AlternateContent>
      </w:r>
      <w:r>
        <w:rPr>
          <w:noProof/>
        </w:rPr>
        <mc:AlternateContent>
          <mc:Choice Requires="wps">
            <w:drawing>
              <wp:anchor distT="0" distB="0" distL="114300" distR="114300" simplePos="0" relativeHeight="251765760" behindDoc="0" locked="0" layoutInCell="1" allowOverlap="1" wp14:anchorId="16DD7756" wp14:editId="1C6D7E78">
                <wp:simplePos x="0" y="0"/>
                <wp:positionH relativeFrom="column">
                  <wp:posOffset>575310</wp:posOffset>
                </wp:positionH>
                <wp:positionV relativeFrom="paragraph">
                  <wp:posOffset>161925</wp:posOffset>
                </wp:positionV>
                <wp:extent cx="1603375" cy="546735"/>
                <wp:effectExtent l="0" t="0" r="15875" b="24765"/>
                <wp:wrapNone/>
                <wp:docPr id="178" name="Rectangle 178"/>
                <wp:cNvGraphicFramePr/>
                <a:graphic xmlns:a="http://schemas.openxmlformats.org/drawingml/2006/main">
                  <a:graphicData uri="http://schemas.microsoft.com/office/word/2010/wordprocessingShape">
                    <wps:wsp>
                      <wps:cNvSpPr/>
                      <wps:spPr>
                        <a:xfrm>
                          <a:off x="0" y="0"/>
                          <a:ext cx="1603375" cy="5467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18EAA6" w14:textId="77777777" w:rsidR="00EC3812" w:rsidRDefault="00EC3812" w:rsidP="00531A67">
                            <w:pPr>
                              <w:jc w:val="center"/>
                            </w:pPr>
                            <w:r>
                              <w:rPr>
                                <w:rFonts w:asciiTheme="minorHAnsi" w:hAnsiTheme="minorHAnsi" w:cstheme="minorHAnsi"/>
                                <w:color w:val="000000" w:themeColor="text1"/>
                                <w:spacing w:val="-2"/>
                                <w:sz w:val="32"/>
                              </w:rPr>
                              <w:t>DIRECTOR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DD7756" id="Rectangle 178" o:spid="_x0000_s1029" style="position:absolute;margin-left:45.3pt;margin-top:12.75pt;width:126.25pt;height:43.05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" filled="f" strokecolor="black [3213]" strokeweight="2pt">
                <v:textbox>
                  <w:txbxContent>
                    <w:p w14:paraId="3F18EAA6" w14:textId="77777777" w:rsidR="00EC3812" w:rsidRDefault="00EC3812" w:rsidP="00531A67">
                      <w:pPr>
                        <w:jc w:val="center"/>
                      </w:pPr>
                      <w:r>
                        <w:rPr>
                          <w:rFonts w:asciiTheme="minorHAnsi" w:hAnsiTheme="minorHAnsi" w:cstheme="minorHAnsi"/>
                          <w:color w:val="000000" w:themeColor="text1"/>
                          <w:spacing w:val="-2"/>
                          <w:sz w:val="32"/>
                        </w:rPr>
                        <w:t>DIRECTOR</w:t>
                      </w:r>
                    </w:p>
                  </w:txbxContent>
                </v:textbox>
              </v:rect>
            </w:pict>
          </mc:Fallback>
        </mc:AlternateContent>
      </w:r>
    </w:p>
    <w:p w14:paraId="58A0B7F4" w14:textId="71F44C28" w:rsidR="00AC102A" w:rsidRDefault="00AC102A" w:rsidP="005730CB">
      <w:pPr>
        <w:rPr>
          <w:b/>
        </w:rPr>
      </w:pPr>
    </w:p>
    <w:p w14:paraId="28BDEE66" w14:textId="673EA4E5" w:rsidR="003F0EC7" w:rsidRDefault="009A3829" w:rsidP="005730CB">
      <w:pPr>
        <w:rPr>
          <w:b/>
        </w:rPr>
      </w:pPr>
      <w:r>
        <w:rPr>
          <w:b/>
          <w:noProof/>
        </w:rPr>
        <mc:AlternateContent>
          <mc:Choice Requires="wps">
            <w:drawing>
              <wp:anchor distT="0" distB="0" distL="114300" distR="114300" simplePos="0" relativeHeight="251769856" behindDoc="0" locked="0" layoutInCell="1" allowOverlap="1" wp14:anchorId="73BAED69" wp14:editId="27AA1E03">
                <wp:simplePos x="0" y="0"/>
                <wp:positionH relativeFrom="column">
                  <wp:posOffset>2177716</wp:posOffset>
                </wp:positionH>
                <wp:positionV relativeFrom="paragraph">
                  <wp:posOffset>61829</wp:posOffset>
                </wp:positionV>
                <wp:extent cx="1732547" cy="0"/>
                <wp:effectExtent l="0" t="76200" r="20320" b="114300"/>
                <wp:wrapNone/>
                <wp:docPr id="180" name="Straight Connector 180"/>
                <wp:cNvGraphicFramePr/>
                <a:graphic xmlns:a="http://schemas.openxmlformats.org/drawingml/2006/main">
                  <a:graphicData uri="http://schemas.microsoft.com/office/word/2010/wordprocessingShape">
                    <wps:wsp>
                      <wps:cNvCnPr/>
                      <wps:spPr>
                        <a:xfrm>
                          <a:off x="0" y="0"/>
                          <a:ext cx="1732547" cy="0"/>
                        </a:xfrm>
                        <a:prstGeom prst="line">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1860EAB2" id="Straight Connector 18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5pt,4.85pt" to="307.8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" strokecolor="black [3040]">
                <v:stroke endarrow="open"/>
              </v:line>
            </w:pict>
          </mc:Fallback>
        </mc:AlternateContent>
      </w:r>
    </w:p>
    <w:p w14:paraId="196F81F8" w14:textId="3EE021F4" w:rsidR="003F0EC7" w:rsidRDefault="009A3829" w:rsidP="005730CB">
      <w:pPr>
        <w:rPr>
          <w:b/>
        </w:rPr>
      </w:pPr>
      <w:ins w:id="387" w:author="MUKOLWE" w:date="2024-11-26T04:40:00Z">
        <w:r>
          <w:rPr>
            <w:b/>
            <w:noProof/>
          </w:rPr>
          <mc:AlternateContent>
            <mc:Choice Requires="wps">
              <w:drawing>
                <wp:anchor distT="0" distB="0" distL="114300" distR="114300" simplePos="0" relativeHeight="251779072" behindDoc="0" locked="0" layoutInCell="1" allowOverlap="1" wp14:anchorId="141688E2" wp14:editId="61B5C0D3">
                  <wp:simplePos x="0" y="0"/>
                  <wp:positionH relativeFrom="column">
                    <wp:posOffset>3911767</wp:posOffset>
                  </wp:positionH>
                  <wp:positionV relativeFrom="paragraph">
                    <wp:posOffset>125228</wp:posOffset>
                  </wp:positionV>
                  <wp:extent cx="204537" cy="0"/>
                  <wp:effectExtent l="0" t="76200" r="24130" b="95250"/>
                  <wp:wrapNone/>
                  <wp:docPr id="23" name="Straight Arrow Connector 23"/>
                  <wp:cNvGraphicFramePr/>
                  <a:graphic xmlns:a="http://schemas.openxmlformats.org/drawingml/2006/main">
                    <a:graphicData uri="http://schemas.microsoft.com/office/word/2010/wordprocessingShape">
                      <wps:wsp>
                        <wps:cNvCnPr/>
                        <wps:spPr>
                          <a:xfrm>
                            <a:off x="0" y="0"/>
                            <a:ext cx="20453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w:pict>
                <v:shape w14:anchorId="249A3A96" id="Straight Arrow Connector 23" o:spid="_x0000_s1026" type="#_x0000_t32" style="position:absolute;margin-left:308pt;margin-top:9.85pt;width:16.1pt;height:0;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" strokecolor="black [3040]">
                  <v:stroke endarrow="block"/>
                </v:shape>
              </w:pict>
            </mc:Fallback>
          </mc:AlternateContent>
        </w:r>
      </w:ins>
    </w:p>
    <w:p w14:paraId="65D9C26F" w14:textId="68976F10" w:rsidR="003F0EC7" w:rsidRDefault="009A3829" w:rsidP="005730CB">
      <w:pPr>
        <w:rPr>
          <w:b/>
        </w:rPr>
      </w:pPr>
      <w:r>
        <w:rPr>
          <w:b/>
          <w:noProof/>
        </w:rPr>
        <mc:AlternateContent>
          <mc:Choice Requires="wps">
            <w:drawing>
              <wp:anchor distT="0" distB="0" distL="114300" distR="114300" simplePos="0" relativeHeight="251763712" behindDoc="0" locked="0" layoutInCell="1" allowOverlap="1" wp14:anchorId="66EB25B7" wp14:editId="6C168947">
                <wp:simplePos x="0" y="0"/>
                <wp:positionH relativeFrom="column">
                  <wp:posOffset>4981074</wp:posOffset>
                </wp:positionH>
                <wp:positionV relativeFrom="paragraph">
                  <wp:posOffset>64670</wp:posOffset>
                </wp:positionV>
                <wp:extent cx="0" cy="236353"/>
                <wp:effectExtent l="95250" t="0" r="76200" b="49530"/>
                <wp:wrapNone/>
                <wp:docPr id="177" name="Straight Connector 177"/>
                <wp:cNvGraphicFramePr/>
                <a:graphic xmlns:a="http://schemas.openxmlformats.org/drawingml/2006/main">
                  <a:graphicData uri="http://schemas.microsoft.com/office/word/2010/wordprocessingShape">
                    <wps:wsp>
                      <wps:cNvCnPr/>
                      <wps:spPr>
                        <a:xfrm>
                          <a:off x="0" y="0"/>
                          <a:ext cx="0" cy="236353"/>
                        </a:xfrm>
                        <a:prstGeom prst="line">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76B9945C" id="Straight Connector 177"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2pt,5.1pt" to="392.2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" strokecolor="black [3040]">
                <v:stroke endarrow="open"/>
              </v:line>
            </w:pict>
          </mc:Fallback>
        </mc:AlternateContent>
      </w:r>
    </w:p>
    <w:p w14:paraId="6E051721" w14:textId="23CD005B" w:rsidR="003F0EC7" w:rsidRDefault="000327A9" w:rsidP="005730CB">
      <w:pPr>
        <w:rPr>
          <w:b/>
        </w:rPr>
      </w:pPr>
      <w:r>
        <w:rPr>
          <w:b/>
          <w:noProof/>
        </w:rPr>
        <mc:AlternateContent>
          <mc:Choice Requires="wps">
            <w:drawing>
              <wp:anchor distT="0" distB="0" distL="114300" distR="114300" simplePos="0" relativeHeight="251737088" behindDoc="0" locked="0" layoutInCell="1" allowOverlap="1" wp14:anchorId="2ADBE447" wp14:editId="3C620D58">
                <wp:simplePos x="0" y="0"/>
                <wp:positionH relativeFrom="column">
                  <wp:posOffset>1855470</wp:posOffset>
                </wp:positionH>
                <wp:positionV relativeFrom="paragraph">
                  <wp:posOffset>140636</wp:posOffset>
                </wp:positionV>
                <wp:extent cx="3908425" cy="0"/>
                <wp:effectExtent l="0" t="0" r="34925" b="19050"/>
                <wp:wrapNone/>
                <wp:docPr id="27" name="Straight Connector 27"/>
                <wp:cNvGraphicFramePr/>
                <a:graphic xmlns:a="http://schemas.openxmlformats.org/drawingml/2006/main">
                  <a:graphicData uri="http://schemas.microsoft.com/office/word/2010/wordprocessingShape">
                    <wps:wsp>
                      <wps:cNvCnPr/>
                      <wps:spPr>
                        <a:xfrm>
                          <a:off x="0" y="0"/>
                          <a:ext cx="3908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27C37638" id="Straight Connector 27"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1pt,11.05pt" to="453.8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" strokecolor="black [3040]"/>
            </w:pict>
          </mc:Fallback>
        </mc:AlternateContent>
      </w:r>
      <w:r w:rsidR="00C95308">
        <w:rPr>
          <w:b/>
          <w:noProof/>
        </w:rPr>
        <mc:AlternateContent>
          <mc:Choice Requires="wps">
            <w:drawing>
              <wp:anchor distT="0" distB="0" distL="114300" distR="114300" simplePos="0" relativeHeight="251738112" behindDoc="0" locked="0" layoutInCell="1" allowOverlap="1" wp14:anchorId="782C29A8" wp14:editId="1453CD1E">
                <wp:simplePos x="0" y="0"/>
                <wp:positionH relativeFrom="column">
                  <wp:posOffset>5773420</wp:posOffset>
                </wp:positionH>
                <wp:positionV relativeFrom="paragraph">
                  <wp:posOffset>135890</wp:posOffset>
                </wp:positionV>
                <wp:extent cx="0" cy="259715"/>
                <wp:effectExtent l="95250" t="0" r="57150" b="64135"/>
                <wp:wrapNone/>
                <wp:docPr id="80" name="Straight Connector 80"/>
                <wp:cNvGraphicFramePr/>
                <a:graphic xmlns:a="http://schemas.openxmlformats.org/drawingml/2006/main">
                  <a:graphicData uri="http://schemas.microsoft.com/office/word/2010/wordprocessingShape">
                    <wps:wsp>
                      <wps:cNvCnPr/>
                      <wps:spPr>
                        <a:xfrm>
                          <a:off x="0" y="0"/>
                          <a:ext cx="0" cy="259715"/>
                        </a:xfrm>
                        <a:prstGeom prst="line">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w:pict>
              <v:line w14:anchorId="59474A1F" id="Straight Connector 80"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4.6pt,10.7pt" to="454.6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" strokecolor="black [3040]">
                <v:stroke endarrow="open"/>
              </v:line>
            </w:pict>
          </mc:Fallback>
        </mc:AlternateContent>
      </w:r>
      <w:r w:rsidR="00F044CF">
        <w:rPr>
          <w:b/>
          <w:noProof/>
        </w:rPr>
        <mc:AlternateContent>
          <mc:Choice Requires="wps">
            <w:drawing>
              <wp:anchor distT="0" distB="0" distL="114300" distR="114300" simplePos="0" relativeHeight="251742208" behindDoc="0" locked="0" layoutInCell="1" allowOverlap="1" wp14:anchorId="0697C3A9" wp14:editId="75B00BFF">
                <wp:simplePos x="0" y="0"/>
                <wp:positionH relativeFrom="column">
                  <wp:posOffset>1855470</wp:posOffset>
                </wp:positionH>
                <wp:positionV relativeFrom="paragraph">
                  <wp:posOffset>137795</wp:posOffset>
                </wp:positionV>
                <wp:extent cx="0" cy="259715"/>
                <wp:effectExtent l="95250" t="0" r="57150" b="64135"/>
                <wp:wrapNone/>
                <wp:docPr id="133" name="Straight Connector 133"/>
                <wp:cNvGraphicFramePr/>
                <a:graphic xmlns:a="http://schemas.openxmlformats.org/drawingml/2006/main">
                  <a:graphicData uri="http://schemas.microsoft.com/office/word/2010/wordprocessingShape">
                    <wps:wsp>
                      <wps:cNvCnPr/>
                      <wps:spPr>
                        <a:xfrm>
                          <a:off x="0" y="0"/>
                          <a:ext cx="0" cy="259715"/>
                        </a:xfrm>
                        <a:prstGeom prst="line">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w:pict>
              <v:line w14:anchorId="72FDCBCF" id="Straight Connector 133" o:spid="_x0000_s1026" style="position:absolute;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1pt,10.85pt" to="146.1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" strokecolor="black [3040]">
                <v:stroke endarrow="open"/>
              </v:line>
            </w:pict>
          </mc:Fallback>
        </mc:AlternateContent>
      </w:r>
    </w:p>
    <w:p w14:paraId="54554206" w14:textId="77777777" w:rsidR="003F0EC7" w:rsidRDefault="003F0EC7" w:rsidP="005730CB">
      <w:pPr>
        <w:rPr>
          <w:b/>
        </w:rPr>
      </w:pPr>
    </w:p>
    <w:p w14:paraId="65D2D5E4" w14:textId="6DB722B2" w:rsidR="003F0EC7" w:rsidRDefault="000327A9" w:rsidP="005730CB">
      <w:pPr>
        <w:rPr>
          <w:b/>
        </w:rPr>
      </w:pPr>
      <w:r>
        <w:rPr>
          <w:noProof/>
        </w:rPr>
        <mc:AlternateContent>
          <mc:Choice Requires="wps">
            <w:drawing>
              <wp:anchor distT="0" distB="0" distL="114300" distR="114300" simplePos="0" relativeHeight="251757568" behindDoc="0" locked="0" layoutInCell="1" allowOverlap="1" wp14:anchorId="521B6485" wp14:editId="5644938D">
                <wp:simplePos x="0" y="0"/>
                <wp:positionH relativeFrom="column">
                  <wp:posOffset>4515184</wp:posOffset>
                </wp:positionH>
                <wp:positionV relativeFrom="paragraph">
                  <wp:posOffset>65405</wp:posOffset>
                </wp:positionV>
                <wp:extent cx="1899920" cy="403225"/>
                <wp:effectExtent l="0" t="0" r="24130" b="15875"/>
                <wp:wrapNone/>
                <wp:docPr id="173" name="Rectangle 173"/>
                <wp:cNvGraphicFramePr/>
                <a:graphic xmlns:a="http://schemas.openxmlformats.org/drawingml/2006/main">
                  <a:graphicData uri="http://schemas.microsoft.com/office/word/2010/wordprocessingShape">
                    <wps:wsp>
                      <wps:cNvSpPr/>
                      <wps:spPr>
                        <a:xfrm>
                          <a:off x="0" y="0"/>
                          <a:ext cx="1899920" cy="4032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AB00E9" w14:textId="77777777" w:rsidR="00EC3812" w:rsidRDefault="00EC3812" w:rsidP="00531A67">
                            <w:pPr>
                              <w:jc w:val="center"/>
                            </w:pPr>
                            <w:r>
                              <w:rPr>
                                <w:rFonts w:asciiTheme="minorHAnsi" w:hAnsiTheme="minorHAnsi" w:cstheme="minorHAnsi"/>
                                <w:color w:val="000000" w:themeColor="text1"/>
                                <w:spacing w:val="-2"/>
                                <w:sz w:val="32"/>
                              </w:rPr>
                              <w:t>ADMINSTRATOR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B6485" id="Rectangle 173" o:spid="_x0000_s1030" style="position:absolute;margin-left:355.55pt;margin-top:5.15pt;width:149.6pt;height:31.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" filled="f" strokecolor="black [3213]" strokeweight="2pt">
                <v:textbox>
                  <w:txbxContent>
                    <w:p w14:paraId="4EAB00E9" w14:textId="77777777" w:rsidR="00EC3812" w:rsidRDefault="00EC3812" w:rsidP="00531A67">
                      <w:pPr>
                        <w:jc w:val="center"/>
                      </w:pPr>
                      <w:r>
                        <w:rPr>
                          <w:rFonts w:asciiTheme="minorHAnsi" w:hAnsiTheme="minorHAnsi" w:cstheme="minorHAnsi"/>
                          <w:color w:val="000000" w:themeColor="text1"/>
                          <w:spacing w:val="-2"/>
                          <w:sz w:val="32"/>
                        </w:rPr>
                        <w:t>ADMINSTRATOR</w:t>
                      </w:r>
                    </w:p>
                  </w:txbxContent>
                </v:textbox>
              </v:rect>
            </w:pict>
          </mc:Fallback>
        </mc:AlternateContent>
      </w:r>
      <w:r>
        <w:rPr>
          <w:noProof/>
        </w:rPr>
        <mc:AlternateContent>
          <mc:Choice Requires="wps">
            <w:drawing>
              <wp:anchor distT="0" distB="0" distL="114300" distR="114300" simplePos="0" relativeHeight="251753472" behindDoc="0" locked="0" layoutInCell="1" allowOverlap="1" wp14:anchorId="20209AC8" wp14:editId="25BB061E">
                <wp:simplePos x="0" y="0"/>
                <wp:positionH relativeFrom="column">
                  <wp:posOffset>1137285</wp:posOffset>
                </wp:positionH>
                <wp:positionV relativeFrom="paragraph">
                  <wp:posOffset>72691</wp:posOffset>
                </wp:positionV>
                <wp:extent cx="1558925" cy="563245"/>
                <wp:effectExtent l="0" t="0" r="22225" b="27305"/>
                <wp:wrapNone/>
                <wp:docPr id="171" name="Rectangle 171"/>
                <wp:cNvGraphicFramePr/>
                <a:graphic xmlns:a="http://schemas.openxmlformats.org/drawingml/2006/main">
                  <a:graphicData uri="http://schemas.microsoft.com/office/word/2010/wordprocessingShape">
                    <wps:wsp>
                      <wps:cNvSpPr/>
                      <wps:spPr>
                        <a:xfrm>
                          <a:off x="0" y="0"/>
                          <a:ext cx="1558925" cy="56324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55725F" w14:textId="77777777" w:rsidR="00EC3812" w:rsidRDefault="00EC3812" w:rsidP="00531A67">
                            <w:pPr>
                              <w:jc w:val="center"/>
                            </w:pPr>
                            <w:r>
                              <w:rPr>
                                <w:rFonts w:asciiTheme="minorHAnsi" w:hAnsiTheme="minorHAnsi" w:cstheme="minorHAnsi"/>
                                <w:color w:val="000000" w:themeColor="text1"/>
                                <w:spacing w:val="-2"/>
                                <w:sz w:val="32"/>
                              </w:rPr>
                              <w:t>ICT INSTRUCTOR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09AC8" id="Rectangle 171" o:spid="_x0000_s1031" style="position:absolute;margin-left:89.55pt;margin-top:5.7pt;width:122.75pt;height:44.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" filled="f" strokecolor="black [3213]" strokeweight="2pt">
                <v:textbox>
                  <w:txbxContent>
                    <w:p w14:paraId="1955725F" w14:textId="77777777" w:rsidR="00EC3812" w:rsidRDefault="00EC3812" w:rsidP="00531A67">
                      <w:pPr>
                        <w:jc w:val="center"/>
                      </w:pPr>
                      <w:r>
                        <w:rPr>
                          <w:rFonts w:asciiTheme="minorHAnsi" w:hAnsiTheme="minorHAnsi" w:cstheme="minorHAnsi"/>
                          <w:color w:val="000000" w:themeColor="text1"/>
                          <w:spacing w:val="-2"/>
                          <w:sz w:val="32"/>
                        </w:rPr>
                        <w:t>ICT INSTRUCTOR</w:t>
                      </w:r>
                    </w:p>
                  </w:txbxContent>
                </v:textbox>
              </v:rect>
            </w:pict>
          </mc:Fallback>
        </mc:AlternateContent>
      </w:r>
    </w:p>
    <w:p w14:paraId="64647361" w14:textId="77777777" w:rsidR="003F0EC7" w:rsidRDefault="003F0EC7" w:rsidP="005730CB">
      <w:pPr>
        <w:rPr>
          <w:b/>
        </w:rPr>
      </w:pPr>
    </w:p>
    <w:p w14:paraId="7CAB2B1F" w14:textId="77777777" w:rsidR="003F0EC7" w:rsidRDefault="003F0EC7" w:rsidP="005730CB">
      <w:pPr>
        <w:rPr>
          <w:b/>
        </w:rPr>
      </w:pPr>
    </w:p>
    <w:p w14:paraId="4DA25120" w14:textId="77777777" w:rsidR="00F044CF" w:rsidRDefault="00F044CF" w:rsidP="005730CB">
      <w:pPr>
        <w:rPr>
          <w:b/>
        </w:rPr>
      </w:pPr>
    </w:p>
    <w:p w14:paraId="670F250B" w14:textId="77777777" w:rsidR="00F044CF" w:rsidRDefault="00F044CF" w:rsidP="005730CB">
      <w:pPr>
        <w:rPr>
          <w:b/>
        </w:rPr>
      </w:pPr>
    </w:p>
    <w:p w14:paraId="4B0D10D4" w14:textId="77777777" w:rsidR="00D92E31" w:rsidRPr="00E14B75" w:rsidRDefault="00D92E31" w:rsidP="000327A9">
      <w:pPr>
        <w:ind w:left="567"/>
        <w:rPr>
          <w:b/>
          <w:i/>
        </w:rPr>
      </w:pPr>
      <w:r w:rsidRPr="00E14B75">
        <w:rPr>
          <w:b/>
          <w:i/>
          <w:spacing w:val="-2"/>
        </w:rPr>
        <w:t>Figure 2.3: Organizational Chart</w:t>
      </w:r>
    </w:p>
    <w:p w14:paraId="4F4B7C31" w14:textId="77777777" w:rsidR="00F044CF" w:rsidRDefault="00F044CF" w:rsidP="005730CB">
      <w:pPr>
        <w:rPr>
          <w:b/>
        </w:rPr>
      </w:pPr>
    </w:p>
    <w:p w14:paraId="1DE84236" w14:textId="77777777" w:rsidR="00BA6B97" w:rsidRDefault="00BA6B97" w:rsidP="005730CB">
      <w:pPr>
        <w:rPr>
          <w:b/>
        </w:rPr>
      </w:pPr>
    </w:p>
    <w:p w14:paraId="7240E65C" w14:textId="77777777" w:rsidR="00976156" w:rsidRDefault="00976156" w:rsidP="005730CB">
      <w:pPr>
        <w:rPr>
          <w:b/>
        </w:rPr>
      </w:pPr>
    </w:p>
    <w:p w14:paraId="3ED241F8" w14:textId="77777777" w:rsidR="00E7388B" w:rsidRPr="001B3BE6" w:rsidRDefault="00E7388B" w:rsidP="001B3BE6">
      <w:pPr>
        <w:pStyle w:val="Heading2"/>
        <w:ind w:hanging="466"/>
        <w:rPr>
          <w:color w:val="FF0000"/>
          <w:rPrChange w:id="388" w:author="MUKOLWE" w:date="2024-11-23T01:00:00Z">
            <w:rPr/>
          </w:rPrChange>
        </w:rPr>
      </w:pPr>
      <w:bookmarkStart w:id="389" w:name="_Toc178837829"/>
      <w:r w:rsidRPr="001B3BE6">
        <w:rPr>
          <w:color w:val="FF0000"/>
          <w:rPrChange w:id="390" w:author="MUKOLWE" w:date="2024-11-23T01:00:00Z">
            <w:rPr/>
          </w:rPrChange>
        </w:rPr>
        <w:t>Financial</w:t>
      </w:r>
      <w:r w:rsidRPr="001B3BE6">
        <w:rPr>
          <w:color w:val="FF0000"/>
          <w:spacing w:val="-5"/>
          <w:rPrChange w:id="391" w:author="MUKOLWE" w:date="2024-11-23T01:00:00Z">
            <w:rPr>
              <w:spacing w:val="-5"/>
            </w:rPr>
          </w:rPrChange>
        </w:rPr>
        <w:t xml:space="preserve"> </w:t>
      </w:r>
      <w:r w:rsidRPr="001B3BE6">
        <w:rPr>
          <w:color w:val="FF0000"/>
          <w:spacing w:val="-2"/>
          <w:rPrChange w:id="392" w:author="MUKOLWE" w:date="2024-11-23T01:00:00Z">
            <w:rPr>
              <w:spacing w:val="-2"/>
            </w:rPr>
          </w:rPrChange>
        </w:rPr>
        <w:t>Management</w:t>
      </w:r>
      <w:bookmarkEnd w:id="389"/>
      <w:ins w:id="393" w:author="MUKOLWE" w:date="2024-11-23T01:00:00Z">
        <w:r w:rsidR="001B3BE6">
          <w:rPr>
            <w:color w:val="FF0000"/>
            <w:spacing w:val="-2"/>
          </w:rPr>
          <w:t xml:space="preserve"> (</w:t>
        </w:r>
      </w:ins>
      <w:ins w:id="394" w:author="MUKOLWE" w:date="2024-11-23T01:01:00Z">
        <w:r w:rsidR="001B3BE6">
          <w:rPr>
            <w:color w:val="FF0000"/>
            <w:spacing w:val="-2"/>
          </w:rPr>
          <w:t>Financial Manager)</w:t>
        </w:r>
      </w:ins>
    </w:p>
    <w:p w14:paraId="2339AC53" w14:textId="47B78884" w:rsidR="00E7388B" w:rsidRDefault="00E7388B">
      <w:pPr>
        <w:pStyle w:val="BodyText"/>
        <w:tabs>
          <w:tab w:val="left" w:pos="9356"/>
        </w:tabs>
        <w:spacing w:line="276" w:lineRule="auto"/>
        <w:ind w:right="4"/>
        <w:jc w:val="both"/>
        <w:pPrChange w:id="395" w:author="MUKOLWE" w:date="2024-11-23T01:02:00Z">
          <w:pPr>
            <w:pStyle w:val="BodyText"/>
            <w:tabs>
              <w:tab w:val="left" w:pos="9356"/>
            </w:tabs>
            <w:spacing w:line="276" w:lineRule="auto"/>
            <w:ind w:right="4"/>
          </w:pPr>
        </w:pPrChange>
      </w:pPr>
      <w:r>
        <w:t>Rural</w:t>
      </w:r>
      <w:ins w:id="396" w:author="Windows User" w:date="2024-11-28T13:50:00Z">
        <w:r w:rsidR="00EC3812">
          <w:rPr>
            <w:highlight w:val="yellow"/>
          </w:rPr>
          <w:t>n</w:t>
        </w:r>
      </w:ins>
      <w:del w:id="397" w:author="Windows User" w:date="2024-11-28T13:50:00Z">
        <w:r w:rsidRPr="0013091A" w:rsidDel="00EC3812">
          <w:rPr>
            <w:highlight w:val="yellow"/>
            <w:rPrChange w:id="398" w:author="MUKOLWE" w:date="2024-11-26T04:47:00Z">
              <w:rPr/>
            </w:rPrChange>
          </w:rPr>
          <w:delText>N</w:delText>
        </w:r>
      </w:del>
      <w:r>
        <w:t>et will hire a teacher with administrative skills to manage the ledger. We project</w:t>
      </w:r>
      <w:r>
        <w:rPr>
          <w:spacing w:val="40"/>
        </w:rPr>
        <w:t xml:space="preserve"> </w:t>
      </w:r>
      <w:r w:rsidR="00675B17">
        <w:rPr>
          <w:spacing w:val="40"/>
        </w:rPr>
        <w:t xml:space="preserve">administrative and </w:t>
      </w:r>
      <w:r>
        <w:t>operational costs at full capacity to be</w:t>
      </w:r>
      <w:r w:rsidR="005B784D">
        <w:t xml:space="preserve"> </w:t>
      </w:r>
      <w:r w:rsidR="00675B17">
        <w:t xml:space="preserve">about </w:t>
      </w:r>
      <w:r w:rsidR="00A4473A">
        <w:t xml:space="preserve">Ksh. 5.4 million </w:t>
      </w:r>
      <w:r w:rsidR="005B784D">
        <w:t>as presented in Tables</w:t>
      </w:r>
      <w:r w:rsidR="00675B17">
        <w:t xml:space="preserve"> 2.3 and</w:t>
      </w:r>
      <w:r w:rsidR="005B784D">
        <w:t xml:space="preserve"> 2.4.</w:t>
      </w:r>
      <w:r w:rsidR="004E3202">
        <w:t xml:space="preserve"> </w:t>
      </w:r>
    </w:p>
    <w:p w14:paraId="7694AED6" w14:textId="77777777" w:rsidR="00E7388B" w:rsidRDefault="00E7388B" w:rsidP="0062071D">
      <w:pPr>
        <w:pStyle w:val="BodyText"/>
        <w:spacing w:line="276" w:lineRule="auto"/>
        <w:jc w:val="both"/>
      </w:pPr>
    </w:p>
    <w:p w14:paraId="41043AE8" w14:textId="77777777" w:rsidR="00E6473A" w:rsidDel="004845D2" w:rsidRDefault="00E6473A" w:rsidP="0013091A">
      <w:pPr>
        <w:widowControl/>
        <w:autoSpaceDE/>
        <w:autoSpaceDN/>
        <w:spacing w:line="276" w:lineRule="auto"/>
        <w:ind w:left="567"/>
        <w:jc w:val="both"/>
        <w:rPr>
          <w:del w:id="399" w:author="MUKOLWE" w:date="2024-11-23T01:03:00Z"/>
          <w:sz w:val="24"/>
          <w:szCs w:val="24"/>
        </w:rPr>
      </w:pPr>
    </w:p>
    <w:p w14:paraId="5A54B72A" w14:textId="77777777" w:rsidR="00E7388B" w:rsidRPr="00E6473A" w:rsidRDefault="00E7388B" w:rsidP="0013091A">
      <w:pPr>
        <w:pStyle w:val="BodyText"/>
        <w:spacing w:line="276" w:lineRule="auto"/>
        <w:ind w:left="567"/>
        <w:jc w:val="both"/>
        <w:rPr>
          <w:b/>
        </w:rPr>
      </w:pPr>
      <w:r w:rsidRPr="00E6473A">
        <w:rPr>
          <w:b/>
        </w:rPr>
        <w:t>Table</w:t>
      </w:r>
      <w:r w:rsidR="00E6473A" w:rsidRPr="00E6473A">
        <w:rPr>
          <w:b/>
          <w:spacing w:val="-4"/>
        </w:rPr>
        <w:t xml:space="preserve"> 2.3</w:t>
      </w:r>
      <w:r w:rsidR="00122539">
        <w:rPr>
          <w:b/>
          <w:spacing w:val="-4"/>
        </w:rPr>
        <w:t xml:space="preserve">: </w:t>
      </w:r>
      <w:r w:rsidR="00944A93">
        <w:rPr>
          <w:b/>
          <w:spacing w:val="-4"/>
        </w:rPr>
        <w:t>Staff remunerations rates and total amount per year</w:t>
      </w:r>
    </w:p>
    <w:tbl>
      <w:tblPr>
        <w:tblW w:w="0" w:type="auto"/>
        <w:tblInd w:w="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Change w:id="400" w:author="MUKOLWE" w:date="2024-11-26T04:46:00Z">
          <w:tblPr>
            <w:tblW w:w="0" w:type="auto"/>
            <w:tblInd w:w="129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PrChange>
      </w:tblPr>
      <w:tblGrid>
        <w:gridCol w:w="787"/>
        <w:gridCol w:w="1753"/>
        <w:gridCol w:w="989"/>
        <w:gridCol w:w="1311"/>
        <w:gridCol w:w="1758"/>
        <w:gridCol w:w="1230"/>
        <w:tblGridChange w:id="401">
          <w:tblGrid>
            <w:gridCol w:w="787"/>
            <w:gridCol w:w="1753"/>
            <w:gridCol w:w="989"/>
            <w:gridCol w:w="1311"/>
            <w:gridCol w:w="1758"/>
            <w:gridCol w:w="1230"/>
          </w:tblGrid>
        </w:tblGridChange>
      </w:tblGrid>
      <w:tr w:rsidR="00E7388B" w14:paraId="37DF670E" w14:textId="77777777" w:rsidTr="0013091A">
        <w:trPr>
          <w:trHeight w:val="633"/>
          <w:trPrChange w:id="402" w:author="MUKOLWE" w:date="2024-11-26T04:46:00Z">
            <w:trPr>
              <w:trHeight w:val="633"/>
            </w:trPr>
          </w:trPrChange>
        </w:trPr>
        <w:tc>
          <w:tcPr>
            <w:tcW w:w="787" w:type="dxa"/>
            <w:tcPrChange w:id="403" w:author="MUKOLWE" w:date="2024-11-26T04:46:00Z">
              <w:tcPr>
                <w:tcW w:w="787" w:type="dxa"/>
              </w:tcPr>
            </w:tcPrChange>
          </w:tcPr>
          <w:p w14:paraId="7F039AC6" w14:textId="77777777" w:rsidR="00E7388B" w:rsidRPr="00122539" w:rsidRDefault="00E7388B">
            <w:pPr>
              <w:pStyle w:val="TableParagraph"/>
              <w:spacing w:line="259" w:lineRule="auto"/>
              <w:ind w:left="105"/>
              <w:jc w:val="both"/>
              <w:rPr>
                <w:b/>
              </w:rPr>
              <w:pPrChange w:id="404" w:author="MUKOLWE" w:date="2024-11-26T04:44:00Z">
                <w:pPr>
                  <w:pStyle w:val="TableParagraph"/>
                  <w:spacing w:line="276" w:lineRule="auto"/>
                  <w:ind w:left="105"/>
                  <w:jc w:val="both"/>
                </w:pPr>
              </w:pPrChange>
            </w:pPr>
            <w:r w:rsidRPr="00122539">
              <w:rPr>
                <w:b/>
                <w:spacing w:val="-5"/>
              </w:rPr>
              <w:t>No</w:t>
            </w:r>
          </w:p>
        </w:tc>
        <w:tc>
          <w:tcPr>
            <w:tcW w:w="1753" w:type="dxa"/>
            <w:tcPrChange w:id="405" w:author="MUKOLWE" w:date="2024-11-26T04:46:00Z">
              <w:tcPr>
                <w:tcW w:w="1753" w:type="dxa"/>
              </w:tcPr>
            </w:tcPrChange>
          </w:tcPr>
          <w:p w14:paraId="485599F0" w14:textId="77777777" w:rsidR="00E7388B" w:rsidRPr="00122539" w:rsidRDefault="00E7388B">
            <w:pPr>
              <w:pStyle w:val="TableParagraph"/>
              <w:spacing w:line="259" w:lineRule="auto"/>
              <w:ind w:left="110"/>
              <w:jc w:val="both"/>
              <w:rPr>
                <w:b/>
              </w:rPr>
              <w:pPrChange w:id="406" w:author="MUKOLWE" w:date="2024-11-26T04:44:00Z">
                <w:pPr>
                  <w:pStyle w:val="TableParagraph"/>
                  <w:spacing w:line="276" w:lineRule="auto"/>
                  <w:ind w:left="110"/>
                  <w:jc w:val="both"/>
                </w:pPr>
              </w:pPrChange>
            </w:pPr>
            <w:r w:rsidRPr="00122539">
              <w:rPr>
                <w:b/>
                <w:spacing w:val="-4"/>
              </w:rPr>
              <w:t>Item</w:t>
            </w:r>
          </w:p>
        </w:tc>
        <w:tc>
          <w:tcPr>
            <w:tcW w:w="989" w:type="dxa"/>
            <w:tcPrChange w:id="407" w:author="MUKOLWE" w:date="2024-11-26T04:46:00Z">
              <w:tcPr>
                <w:tcW w:w="989" w:type="dxa"/>
              </w:tcPr>
            </w:tcPrChange>
          </w:tcPr>
          <w:p w14:paraId="16FF5758" w14:textId="77777777" w:rsidR="00E7388B" w:rsidRPr="00122539" w:rsidRDefault="00E7388B">
            <w:pPr>
              <w:pStyle w:val="TableParagraph"/>
              <w:spacing w:line="259" w:lineRule="auto"/>
              <w:ind w:left="110"/>
              <w:jc w:val="both"/>
              <w:rPr>
                <w:b/>
              </w:rPr>
              <w:pPrChange w:id="408" w:author="MUKOLWE" w:date="2024-11-26T04:44:00Z">
                <w:pPr>
                  <w:pStyle w:val="TableParagraph"/>
                  <w:spacing w:line="276" w:lineRule="auto"/>
                  <w:ind w:left="110"/>
                  <w:jc w:val="both"/>
                </w:pPr>
              </w:pPrChange>
            </w:pPr>
            <w:r w:rsidRPr="00122539">
              <w:rPr>
                <w:b/>
                <w:spacing w:val="-2"/>
              </w:rPr>
              <w:t>Units</w:t>
            </w:r>
          </w:p>
        </w:tc>
        <w:tc>
          <w:tcPr>
            <w:tcW w:w="1311" w:type="dxa"/>
            <w:tcPrChange w:id="409" w:author="MUKOLWE" w:date="2024-11-26T04:46:00Z">
              <w:tcPr>
                <w:tcW w:w="1311" w:type="dxa"/>
              </w:tcPr>
            </w:tcPrChange>
          </w:tcPr>
          <w:p w14:paraId="5CC68590" w14:textId="77777777" w:rsidR="00E7388B" w:rsidRPr="00122539" w:rsidRDefault="00E7388B">
            <w:pPr>
              <w:pStyle w:val="TableParagraph"/>
              <w:spacing w:line="259" w:lineRule="auto"/>
              <w:ind w:left="110"/>
              <w:jc w:val="both"/>
              <w:rPr>
                <w:b/>
              </w:rPr>
              <w:pPrChange w:id="410" w:author="MUKOLWE" w:date="2024-11-26T04:44:00Z">
                <w:pPr>
                  <w:pStyle w:val="TableParagraph"/>
                  <w:spacing w:line="276" w:lineRule="auto"/>
                  <w:ind w:left="110"/>
                  <w:jc w:val="both"/>
                </w:pPr>
              </w:pPrChange>
            </w:pPr>
            <w:r w:rsidRPr="00122539">
              <w:rPr>
                <w:b/>
                <w:spacing w:val="-2"/>
              </w:rPr>
              <w:t>Rates</w:t>
            </w:r>
          </w:p>
          <w:p w14:paraId="46FEC0CD" w14:textId="77777777" w:rsidR="00E7388B" w:rsidRPr="00122539" w:rsidRDefault="00E7388B">
            <w:pPr>
              <w:pStyle w:val="TableParagraph"/>
              <w:spacing w:line="259" w:lineRule="auto"/>
              <w:ind w:left="173"/>
              <w:jc w:val="both"/>
              <w:rPr>
                <w:b/>
              </w:rPr>
              <w:pPrChange w:id="411" w:author="MUKOLWE" w:date="2024-11-26T04:44:00Z">
                <w:pPr>
                  <w:pStyle w:val="TableParagraph"/>
                  <w:spacing w:line="276" w:lineRule="auto"/>
                  <w:ind w:left="173"/>
                  <w:jc w:val="both"/>
                </w:pPr>
              </w:pPrChange>
            </w:pPr>
            <w:r w:rsidRPr="00122539">
              <w:rPr>
                <w:b/>
                <w:spacing w:val="-2"/>
              </w:rPr>
              <w:t>(Ksh)</w:t>
            </w:r>
          </w:p>
        </w:tc>
        <w:tc>
          <w:tcPr>
            <w:tcW w:w="1758" w:type="dxa"/>
            <w:tcPrChange w:id="412" w:author="MUKOLWE" w:date="2024-11-26T04:46:00Z">
              <w:tcPr>
                <w:tcW w:w="1758" w:type="dxa"/>
              </w:tcPr>
            </w:tcPrChange>
          </w:tcPr>
          <w:p w14:paraId="363749FF" w14:textId="77777777" w:rsidR="00E7388B" w:rsidRPr="00122539" w:rsidRDefault="00E7388B">
            <w:pPr>
              <w:pStyle w:val="TableParagraph"/>
              <w:spacing w:line="259" w:lineRule="auto"/>
              <w:ind w:left="105"/>
              <w:jc w:val="both"/>
              <w:rPr>
                <w:b/>
              </w:rPr>
              <w:pPrChange w:id="413" w:author="MUKOLWE" w:date="2024-11-26T04:44:00Z">
                <w:pPr>
                  <w:pStyle w:val="TableParagraph"/>
                  <w:spacing w:line="276" w:lineRule="auto"/>
                  <w:ind w:left="105"/>
                  <w:jc w:val="both"/>
                </w:pPr>
              </w:pPrChange>
            </w:pPr>
            <w:r w:rsidRPr="00122539">
              <w:rPr>
                <w:b/>
              </w:rPr>
              <w:t>Amount</w:t>
            </w:r>
            <w:r w:rsidRPr="00122539">
              <w:rPr>
                <w:b/>
                <w:spacing w:val="-3"/>
              </w:rPr>
              <w:t xml:space="preserve"> </w:t>
            </w:r>
            <w:r w:rsidRPr="00122539">
              <w:rPr>
                <w:b/>
                <w:spacing w:val="-5"/>
              </w:rPr>
              <w:t>per</w:t>
            </w:r>
          </w:p>
          <w:p w14:paraId="021E8718" w14:textId="77777777" w:rsidR="00E7388B" w:rsidRPr="00122539" w:rsidRDefault="00E7388B">
            <w:pPr>
              <w:pStyle w:val="TableParagraph"/>
              <w:spacing w:line="259" w:lineRule="auto"/>
              <w:ind w:left="105"/>
              <w:jc w:val="both"/>
              <w:rPr>
                <w:b/>
              </w:rPr>
              <w:pPrChange w:id="414" w:author="MUKOLWE" w:date="2024-11-26T04:44:00Z">
                <w:pPr>
                  <w:pStyle w:val="TableParagraph"/>
                  <w:spacing w:line="276" w:lineRule="auto"/>
                  <w:ind w:left="105"/>
                  <w:jc w:val="both"/>
                </w:pPr>
              </w:pPrChange>
            </w:pPr>
            <w:r w:rsidRPr="00122539">
              <w:rPr>
                <w:b/>
              </w:rPr>
              <w:t>Month</w:t>
            </w:r>
            <w:r w:rsidRPr="00122539">
              <w:rPr>
                <w:b/>
                <w:spacing w:val="2"/>
              </w:rPr>
              <w:t xml:space="preserve"> </w:t>
            </w:r>
            <w:r w:rsidRPr="00122539">
              <w:rPr>
                <w:b/>
                <w:spacing w:val="-2"/>
              </w:rPr>
              <w:t>(Ksh)</w:t>
            </w:r>
          </w:p>
        </w:tc>
        <w:tc>
          <w:tcPr>
            <w:tcW w:w="1230" w:type="dxa"/>
            <w:tcPrChange w:id="415" w:author="MUKOLWE" w:date="2024-11-26T04:46:00Z">
              <w:tcPr>
                <w:tcW w:w="1230" w:type="dxa"/>
              </w:tcPr>
            </w:tcPrChange>
          </w:tcPr>
          <w:p w14:paraId="683153D2" w14:textId="77777777" w:rsidR="00E7388B" w:rsidRDefault="00E7388B">
            <w:pPr>
              <w:pStyle w:val="TableParagraph"/>
              <w:spacing w:line="259" w:lineRule="auto"/>
              <w:ind w:left="105"/>
              <w:jc w:val="both"/>
              <w:rPr>
                <w:b/>
                <w:spacing w:val="-4"/>
              </w:rPr>
              <w:pPrChange w:id="416" w:author="MUKOLWE" w:date="2024-11-26T04:44:00Z">
                <w:pPr>
                  <w:pStyle w:val="TableParagraph"/>
                  <w:spacing w:line="276" w:lineRule="auto"/>
                  <w:ind w:left="105"/>
                  <w:jc w:val="both"/>
                </w:pPr>
              </w:pPrChange>
            </w:pPr>
            <w:r w:rsidRPr="00122539">
              <w:rPr>
                <w:b/>
              </w:rPr>
              <w:t>Per</w:t>
            </w:r>
            <w:r w:rsidRPr="00122539">
              <w:rPr>
                <w:b/>
                <w:spacing w:val="-4"/>
              </w:rPr>
              <w:t xml:space="preserve"> year</w:t>
            </w:r>
          </w:p>
          <w:p w14:paraId="476990A8" w14:textId="77777777" w:rsidR="00944A93" w:rsidRPr="00122539" w:rsidRDefault="00944A93">
            <w:pPr>
              <w:pStyle w:val="TableParagraph"/>
              <w:spacing w:line="259" w:lineRule="auto"/>
              <w:ind w:left="105"/>
              <w:jc w:val="both"/>
              <w:rPr>
                <w:b/>
              </w:rPr>
              <w:pPrChange w:id="417" w:author="MUKOLWE" w:date="2024-11-26T04:44:00Z">
                <w:pPr>
                  <w:pStyle w:val="TableParagraph"/>
                  <w:spacing w:line="276" w:lineRule="auto"/>
                  <w:ind w:left="105"/>
                  <w:jc w:val="both"/>
                </w:pPr>
              </w:pPrChange>
            </w:pPr>
            <w:r>
              <w:rPr>
                <w:b/>
                <w:spacing w:val="-4"/>
              </w:rPr>
              <w:t>(Ksh)</w:t>
            </w:r>
          </w:p>
        </w:tc>
      </w:tr>
      <w:tr w:rsidR="00E7388B" w14:paraId="56CB0617" w14:textId="77777777" w:rsidTr="0013091A">
        <w:trPr>
          <w:trHeight w:val="346"/>
          <w:trPrChange w:id="418" w:author="MUKOLWE" w:date="2024-11-26T04:46:00Z">
            <w:trPr>
              <w:trHeight w:val="527"/>
            </w:trPr>
          </w:trPrChange>
        </w:trPr>
        <w:tc>
          <w:tcPr>
            <w:tcW w:w="787" w:type="dxa"/>
            <w:tcPrChange w:id="419" w:author="MUKOLWE" w:date="2024-11-26T04:46:00Z">
              <w:tcPr>
                <w:tcW w:w="787" w:type="dxa"/>
              </w:tcPr>
            </w:tcPrChange>
          </w:tcPr>
          <w:p w14:paraId="10815EC1" w14:textId="77777777" w:rsidR="00E7388B" w:rsidRPr="00122539" w:rsidRDefault="00E7388B">
            <w:pPr>
              <w:pStyle w:val="TableParagraph"/>
              <w:spacing w:line="259" w:lineRule="auto"/>
              <w:ind w:left="105"/>
              <w:jc w:val="both"/>
              <w:pPrChange w:id="420" w:author="MUKOLWE" w:date="2024-11-26T04:44:00Z">
                <w:pPr>
                  <w:pStyle w:val="TableParagraph"/>
                  <w:spacing w:line="276" w:lineRule="auto"/>
                  <w:ind w:left="105"/>
                  <w:jc w:val="both"/>
                </w:pPr>
              </w:pPrChange>
            </w:pPr>
            <w:r w:rsidRPr="00122539">
              <w:rPr>
                <w:spacing w:val="-10"/>
              </w:rPr>
              <w:t>1</w:t>
            </w:r>
          </w:p>
        </w:tc>
        <w:tc>
          <w:tcPr>
            <w:tcW w:w="1753" w:type="dxa"/>
            <w:tcPrChange w:id="421" w:author="MUKOLWE" w:date="2024-11-26T04:46:00Z">
              <w:tcPr>
                <w:tcW w:w="1753" w:type="dxa"/>
              </w:tcPr>
            </w:tcPrChange>
          </w:tcPr>
          <w:p w14:paraId="4E1CBD59" w14:textId="77777777" w:rsidR="00E7388B" w:rsidRPr="00122539" w:rsidRDefault="00E7388B">
            <w:pPr>
              <w:pStyle w:val="TableParagraph"/>
              <w:spacing w:line="259" w:lineRule="auto"/>
              <w:ind w:left="110"/>
              <w:jc w:val="both"/>
              <w:pPrChange w:id="422" w:author="MUKOLWE" w:date="2024-11-26T04:44:00Z">
                <w:pPr>
                  <w:pStyle w:val="TableParagraph"/>
                  <w:spacing w:line="276" w:lineRule="auto"/>
                  <w:ind w:left="110"/>
                  <w:jc w:val="both"/>
                </w:pPr>
              </w:pPrChange>
            </w:pPr>
            <w:r w:rsidRPr="00122539">
              <w:t>IT</w:t>
            </w:r>
            <w:r w:rsidR="00C11732">
              <w:t>C</w:t>
            </w:r>
            <w:r w:rsidRPr="00122539">
              <w:rPr>
                <w:spacing w:val="-2"/>
              </w:rPr>
              <w:t xml:space="preserve"> Instructors</w:t>
            </w:r>
          </w:p>
        </w:tc>
        <w:tc>
          <w:tcPr>
            <w:tcW w:w="989" w:type="dxa"/>
            <w:tcPrChange w:id="423" w:author="MUKOLWE" w:date="2024-11-26T04:46:00Z">
              <w:tcPr>
                <w:tcW w:w="989" w:type="dxa"/>
              </w:tcPr>
            </w:tcPrChange>
          </w:tcPr>
          <w:p w14:paraId="3F98D1C1" w14:textId="77777777" w:rsidR="00E7388B" w:rsidRPr="00122539" w:rsidRDefault="00E7388B">
            <w:pPr>
              <w:pStyle w:val="TableParagraph"/>
              <w:spacing w:line="259" w:lineRule="auto"/>
              <w:ind w:left="110"/>
              <w:jc w:val="both"/>
              <w:pPrChange w:id="424" w:author="MUKOLWE" w:date="2024-11-26T04:44:00Z">
                <w:pPr>
                  <w:pStyle w:val="TableParagraph"/>
                  <w:spacing w:line="276" w:lineRule="auto"/>
                  <w:ind w:left="110"/>
                  <w:jc w:val="both"/>
                </w:pPr>
              </w:pPrChange>
            </w:pPr>
            <w:r w:rsidRPr="00122539">
              <w:rPr>
                <w:spacing w:val="-10"/>
              </w:rPr>
              <w:t>2</w:t>
            </w:r>
          </w:p>
        </w:tc>
        <w:tc>
          <w:tcPr>
            <w:tcW w:w="1311" w:type="dxa"/>
            <w:tcPrChange w:id="425" w:author="MUKOLWE" w:date="2024-11-26T04:46:00Z">
              <w:tcPr>
                <w:tcW w:w="1311" w:type="dxa"/>
              </w:tcPr>
            </w:tcPrChange>
          </w:tcPr>
          <w:p w14:paraId="64B3AB75" w14:textId="77777777" w:rsidR="00E7388B" w:rsidRPr="00122539" w:rsidRDefault="00E7388B">
            <w:pPr>
              <w:pStyle w:val="TableParagraph"/>
              <w:spacing w:line="259" w:lineRule="auto"/>
              <w:ind w:left="110"/>
              <w:jc w:val="both"/>
              <w:pPrChange w:id="426" w:author="MUKOLWE" w:date="2024-11-26T04:44:00Z">
                <w:pPr>
                  <w:pStyle w:val="TableParagraph"/>
                  <w:spacing w:line="276" w:lineRule="auto"/>
                  <w:ind w:left="110"/>
                  <w:jc w:val="both"/>
                </w:pPr>
              </w:pPrChange>
            </w:pPr>
            <w:r w:rsidRPr="00122539">
              <w:rPr>
                <w:spacing w:val="-2"/>
              </w:rPr>
              <w:t>25,000</w:t>
            </w:r>
          </w:p>
        </w:tc>
        <w:tc>
          <w:tcPr>
            <w:tcW w:w="1758" w:type="dxa"/>
            <w:tcPrChange w:id="427" w:author="MUKOLWE" w:date="2024-11-26T04:46:00Z">
              <w:tcPr>
                <w:tcW w:w="1758" w:type="dxa"/>
              </w:tcPr>
            </w:tcPrChange>
          </w:tcPr>
          <w:p w14:paraId="5BC5993E" w14:textId="77777777" w:rsidR="00E7388B" w:rsidRPr="00122539" w:rsidRDefault="00E7388B">
            <w:pPr>
              <w:pStyle w:val="TableParagraph"/>
              <w:spacing w:line="259" w:lineRule="auto"/>
              <w:ind w:left="105"/>
              <w:jc w:val="both"/>
              <w:pPrChange w:id="428" w:author="MUKOLWE" w:date="2024-11-26T04:44:00Z">
                <w:pPr>
                  <w:pStyle w:val="TableParagraph"/>
                  <w:spacing w:line="276" w:lineRule="auto"/>
                  <w:ind w:left="105"/>
                  <w:jc w:val="both"/>
                </w:pPr>
              </w:pPrChange>
            </w:pPr>
            <w:r w:rsidRPr="00122539">
              <w:rPr>
                <w:spacing w:val="-2"/>
              </w:rPr>
              <w:t>50,000</w:t>
            </w:r>
          </w:p>
        </w:tc>
        <w:tc>
          <w:tcPr>
            <w:tcW w:w="1230" w:type="dxa"/>
            <w:tcPrChange w:id="429" w:author="MUKOLWE" w:date="2024-11-26T04:46:00Z">
              <w:tcPr>
                <w:tcW w:w="1230" w:type="dxa"/>
              </w:tcPr>
            </w:tcPrChange>
          </w:tcPr>
          <w:p w14:paraId="4694D563" w14:textId="77777777" w:rsidR="00E7388B" w:rsidRPr="00122539" w:rsidRDefault="00E7388B">
            <w:pPr>
              <w:pStyle w:val="TableParagraph"/>
              <w:spacing w:line="259" w:lineRule="auto"/>
              <w:ind w:left="105"/>
              <w:jc w:val="both"/>
              <w:pPrChange w:id="430" w:author="MUKOLWE" w:date="2024-11-26T04:44:00Z">
                <w:pPr>
                  <w:pStyle w:val="TableParagraph"/>
                  <w:spacing w:line="276" w:lineRule="auto"/>
                  <w:ind w:left="105"/>
                  <w:jc w:val="both"/>
                </w:pPr>
              </w:pPrChange>
            </w:pPr>
            <w:r w:rsidRPr="00122539">
              <w:rPr>
                <w:spacing w:val="-2"/>
              </w:rPr>
              <w:t>600,000</w:t>
            </w:r>
          </w:p>
        </w:tc>
      </w:tr>
      <w:tr w:rsidR="00E7388B" w14:paraId="1A06884E" w14:textId="77777777" w:rsidTr="0013091A">
        <w:trPr>
          <w:trHeight w:val="382"/>
          <w:trPrChange w:id="431" w:author="MUKOLWE" w:date="2024-11-26T04:46:00Z">
            <w:trPr>
              <w:trHeight w:val="546"/>
            </w:trPr>
          </w:trPrChange>
        </w:trPr>
        <w:tc>
          <w:tcPr>
            <w:tcW w:w="787" w:type="dxa"/>
            <w:tcPrChange w:id="432" w:author="MUKOLWE" w:date="2024-11-26T04:46:00Z">
              <w:tcPr>
                <w:tcW w:w="787" w:type="dxa"/>
              </w:tcPr>
            </w:tcPrChange>
          </w:tcPr>
          <w:p w14:paraId="45B57300" w14:textId="77777777" w:rsidR="00E7388B" w:rsidRPr="00122539" w:rsidRDefault="00E7388B">
            <w:pPr>
              <w:pStyle w:val="TableParagraph"/>
              <w:spacing w:line="259" w:lineRule="auto"/>
              <w:ind w:left="105"/>
              <w:jc w:val="both"/>
              <w:pPrChange w:id="433" w:author="MUKOLWE" w:date="2024-11-26T04:44:00Z">
                <w:pPr>
                  <w:pStyle w:val="TableParagraph"/>
                  <w:spacing w:line="276" w:lineRule="auto"/>
                  <w:ind w:left="105"/>
                  <w:jc w:val="both"/>
                </w:pPr>
              </w:pPrChange>
            </w:pPr>
            <w:r w:rsidRPr="00122539">
              <w:rPr>
                <w:spacing w:val="-10"/>
              </w:rPr>
              <w:t>2</w:t>
            </w:r>
          </w:p>
        </w:tc>
        <w:tc>
          <w:tcPr>
            <w:tcW w:w="1753" w:type="dxa"/>
            <w:tcPrChange w:id="434" w:author="MUKOLWE" w:date="2024-11-26T04:46:00Z">
              <w:tcPr>
                <w:tcW w:w="1753" w:type="dxa"/>
              </w:tcPr>
            </w:tcPrChange>
          </w:tcPr>
          <w:p w14:paraId="5D09AE40" w14:textId="77777777" w:rsidR="00E7388B" w:rsidRPr="00122539" w:rsidRDefault="00E7388B">
            <w:pPr>
              <w:pStyle w:val="TableParagraph"/>
              <w:spacing w:line="259" w:lineRule="auto"/>
              <w:ind w:left="110"/>
              <w:jc w:val="both"/>
              <w:pPrChange w:id="435" w:author="MUKOLWE" w:date="2024-11-26T04:44:00Z">
                <w:pPr>
                  <w:pStyle w:val="TableParagraph"/>
                  <w:spacing w:line="276" w:lineRule="auto"/>
                  <w:ind w:left="110"/>
                  <w:jc w:val="both"/>
                </w:pPr>
              </w:pPrChange>
            </w:pPr>
            <w:r w:rsidRPr="00122539">
              <w:rPr>
                <w:spacing w:val="-2"/>
              </w:rPr>
              <w:t>Administrator</w:t>
            </w:r>
          </w:p>
        </w:tc>
        <w:tc>
          <w:tcPr>
            <w:tcW w:w="989" w:type="dxa"/>
            <w:tcPrChange w:id="436" w:author="MUKOLWE" w:date="2024-11-26T04:46:00Z">
              <w:tcPr>
                <w:tcW w:w="989" w:type="dxa"/>
              </w:tcPr>
            </w:tcPrChange>
          </w:tcPr>
          <w:p w14:paraId="576EB2A0" w14:textId="77777777" w:rsidR="00E7388B" w:rsidRPr="00122539" w:rsidRDefault="00E7388B">
            <w:pPr>
              <w:pStyle w:val="TableParagraph"/>
              <w:spacing w:line="259" w:lineRule="auto"/>
              <w:ind w:left="110"/>
              <w:jc w:val="both"/>
              <w:pPrChange w:id="437" w:author="MUKOLWE" w:date="2024-11-26T04:44:00Z">
                <w:pPr>
                  <w:pStyle w:val="TableParagraph"/>
                  <w:spacing w:line="276" w:lineRule="auto"/>
                  <w:ind w:left="110"/>
                  <w:jc w:val="both"/>
                </w:pPr>
              </w:pPrChange>
            </w:pPr>
            <w:r w:rsidRPr="00122539">
              <w:rPr>
                <w:spacing w:val="-10"/>
              </w:rPr>
              <w:t>1</w:t>
            </w:r>
          </w:p>
        </w:tc>
        <w:tc>
          <w:tcPr>
            <w:tcW w:w="1311" w:type="dxa"/>
            <w:tcPrChange w:id="438" w:author="MUKOLWE" w:date="2024-11-26T04:46:00Z">
              <w:tcPr>
                <w:tcW w:w="1311" w:type="dxa"/>
              </w:tcPr>
            </w:tcPrChange>
          </w:tcPr>
          <w:p w14:paraId="4CC79B1C" w14:textId="77777777" w:rsidR="00E7388B" w:rsidRPr="00122539" w:rsidRDefault="00E7388B">
            <w:pPr>
              <w:pStyle w:val="TableParagraph"/>
              <w:spacing w:line="259" w:lineRule="auto"/>
              <w:ind w:left="110"/>
              <w:jc w:val="both"/>
              <w:pPrChange w:id="439" w:author="MUKOLWE" w:date="2024-11-26T04:44:00Z">
                <w:pPr>
                  <w:pStyle w:val="TableParagraph"/>
                  <w:spacing w:line="276" w:lineRule="auto"/>
                  <w:ind w:left="110"/>
                  <w:jc w:val="both"/>
                </w:pPr>
              </w:pPrChange>
            </w:pPr>
            <w:r w:rsidRPr="00122539">
              <w:rPr>
                <w:spacing w:val="-2"/>
              </w:rPr>
              <w:t>30,000</w:t>
            </w:r>
          </w:p>
        </w:tc>
        <w:tc>
          <w:tcPr>
            <w:tcW w:w="1758" w:type="dxa"/>
            <w:tcPrChange w:id="440" w:author="MUKOLWE" w:date="2024-11-26T04:46:00Z">
              <w:tcPr>
                <w:tcW w:w="1758" w:type="dxa"/>
              </w:tcPr>
            </w:tcPrChange>
          </w:tcPr>
          <w:p w14:paraId="20966C19" w14:textId="77777777" w:rsidR="00E7388B" w:rsidRPr="00122539" w:rsidRDefault="00E7388B">
            <w:pPr>
              <w:pStyle w:val="TableParagraph"/>
              <w:spacing w:line="259" w:lineRule="auto"/>
              <w:ind w:left="105"/>
              <w:jc w:val="both"/>
              <w:pPrChange w:id="441" w:author="MUKOLWE" w:date="2024-11-26T04:44:00Z">
                <w:pPr>
                  <w:pStyle w:val="TableParagraph"/>
                  <w:spacing w:line="276" w:lineRule="auto"/>
                  <w:ind w:left="105"/>
                  <w:jc w:val="both"/>
                </w:pPr>
              </w:pPrChange>
            </w:pPr>
            <w:r w:rsidRPr="00122539">
              <w:rPr>
                <w:spacing w:val="-2"/>
              </w:rPr>
              <w:t>30,000</w:t>
            </w:r>
          </w:p>
        </w:tc>
        <w:tc>
          <w:tcPr>
            <w:tcW w:w="1230" w:type="dxa"/>
            <w:tcPrChange w:id="442" w:author="MUKOLWE" w:date="2024-11-26T04:46:00Z">
              <w:tcPr>
                <w:tcW w:w="1230" w:type="dxa"/>
              </w:tcPr>
            </w:tcPrChange>
          </w:tcPr>
          <w:p w14:paraId="45BDB646" w14:textId="77777777" w:rsidR="00E7388B" w:rsidRPr="00122539" w:rsidRDefault="00E7388B">
            <w:pPr>
              <w:pStyle w:val="TableParagraph"/>
              <w:spacing w:line="259" w:lineRule="auto"/>
              <w:ind w:left="105"/>
              <w:jc w:val="both"/>
              <w:pPrChange w:id="443" w:author="MUKOLWE" w:date="2024-11-26T04:44:00Z">
                <w:pPr>
                  <w:pStyle w:val="TableParagraph"/>
                  <w:spacing w:line="276" w:lineRule="auto"/>
                  <w:ind w:left="105"/>
                  <w:jc w:val="both"/>
                </w:pPr>
              </w:pPrChange>
            </w:pPr>
            <w:r w:rsidRPr="00122539">
              <w:rPr>
                <w:spacing w:val="-2"/>
              </w:rPr>
              <w:t>360,000</w:t>
            </w:r>
          </w:p>
        </w:tc>
      </w:tr>
      <w:tr w:rsidR="00E7388B" w14:paraId="23B5A989" w14:textId="77777777" w:rsidTr="0013091A">
        <w:trPr>
          <w:trHeight w:val="315"/>
          <w:trPrChange w:id="444" w:author="MUKOLWE" w:date="2024-11-26T04:46:00Z">
            <w:trPr>
              <w:trHeight w:val="546"/>
            </w:trPr>
          </w:trPrChange>
        </w:trPr>
        <w:tc>
          <w:tcPr>
            <w:tcW w:w="787" w:type="dxa"/>
            <w:tcPrChange w:id="445" w:author="MUKOLWE" w:date="2024-11-26T04:46:00Z">
              <w:tcPr>
                <w:tcW w:w="787" w:type="dxa"/>
              </w:tcPr>
            </w:tcPrChange>
          </w:tcPr>
          <w:p w14:paraId="07A7C8E5" w14:textId="77777777" w:rsidR="00E7388B" w:rsidRPr="00122539" w:rsidRDefault="00E7388B">
            <w:pPr>
              <w:pStyle w:val="TableParagraph"/>
              <w:spacing w:line="259" w:lineRule="auto"/>
              <w:ind w:left="105"/>
              <w:jc w:val="both"/>
              <w:pPrChange w:id="446" w:author="MUKOLWE" w:date="2024-11-26T04:44:00Z">
                <w:pPr>
                  <w:pStyle w:val="TableParagraph"/>
                  <w:spacing w:line="276" w:lineRule="auto"/>
                  <w:ind w:left="105"/>
                  <w:jc w:val="both"/>
                </w:pPr>
              </w:pPrChange>
            </w:pPr>
            <w:r w:rsidRPr="00122539">
              <w:rPr>
                <w:spacing w:val="-10"/>
              </w:rPr>
              <w:t>3</w:t>
            </w:r>
          </w:p>
        </w:tc>
        <w:tc>
          <w:tcPr>
            <w:tcW w:w="1753" w:type="dxa"/>
            <w:tcPrChange w:id="447" w:author="MUKOLWE" w:date="2024-11-26T04:46:00Z">
              <w:tcPr>
                <w:tcW w:w="1753" w:type="dxa"/>
              </w:tcPr>
            </w:tcPrChange>
          </w:tcPr>
          <w:p w14:paraId="4AD2A147" w14:textId="77777777" w:rsidR="00E7388B" w:rsidRPr="00122539" w:rsidRDefault="00E7388B">
            <w:pPr>
              <w:pStyle w:val="TableParagraph"/>
              <w:spacing w:line="259" w:lineRule="auto"/>
              <w:ind w:left="110"/>
              <w:jc w:val="both"/>
              <w:pPrChange w:id="448" w:author="MUKOLWE" w:date="2024-11-26T04:44:00Z">
                <w:pPr>
                  <w:pStyle w:val="TableParagraph"/>
                  <w:spacing w:line="276" w:lineRule="auto"/>
                  <w:ind w:left="110"/>
                  <w:jc w:val="both"/>
                </w:pPr>
              </w:pPrChange>
            </w:pPr>
            <w:r w:rsidRPr="00122539">
              <w:rPr>
                <w:spacing w:val="-2"/>
              </w:rPr>
              <w:t>Accountant</w:t>
            </w:r>
          </w:p>
        </w:tc>
        <w:tc>
          <w:tcPr>
            <w:tcW w:w="989" w:type="dxa"/>
            <w:tcPrChange w:id="449" w:author="MUKOLWE" w:date="2024-11-26T04:46:00Z">
              <w:tcPr>
                <w:tcW w:w="989" w:type="dxa"/>
              </w:tcPr>
            </w:tcPrChange>
          </w:tcPr>
          <w:p w14:paraId="0D820174" w14:textId="77777777" w:rsidR="00E7388B" w:rsidRPr="00122539" w:rsidRDefault="00E7388B">
            <w:pPr>
              <w:pStyle w:val="TableParagraph"/>
              <w:spacing w:line="259" w:lineRule="auto"/>
              <w:ind w:left="110"/>
              <w:jc w:val="both"/>
              <w:pPrChange w:id="450" w:author="MUKOLWE" w:date="2024-11-26T04:44:00Z">
                <w:pPr>
                  <w:pStyle w:val="TableParagraph"/>
                  <w:spacing w:line="276" w:lineRule="auto"/>
                  <w:ind w:left="110"/>
                  <w:jc w:val="both"/>
                </w:pPr>
              </w:pPrChange>
            </w:pPr>
            <w:r w:rsidRPr="00122539">
              <w:rPr>
                <w:spacing w:val="-10"/>
              </w:rPr>
              <w:t>1</w:t>
            </w:r>
          </w:p>
        </w:tc>
        <w:tc>
          <w:tcPr>
            <w:tcW w:w="1311" w:type="dxa"/>
            <w:tcPrChange w:id="451" w:author="MUKOLWE" w:date="2024-11-26T04:46:00Z">
              <w:tcPr>
                <w:tcW w:w="1311" w:type="dxa"/>
              </w:tcPr>
            </w:tcPrChange>
          </w:tcPr>
          <w:p w14:paraId="4F7E7EC1" w14:textId="77777777" w:rsidR="00E7388B" w:rsidRPr="00122539" w:rsidRDefault="00E7388B">
            <w:pPr>
              <w:pStyle w:val="TableParagraph"/>
              <w:spacing w:line="259" w:lineRule="auto"/>
              <w:ind w:left="110"/>
              <w:jc w:val="both"/>
              <w:pPrChange w:id="452" w:author="MUKOLWE" w:date="2024-11-26T04:44:00Z">
                <w:pPr>
                  <w:pStyle w:val="TableParagraph"/>
                  <w:spacing w:line="276" w:lineRule="auto"/>
                  <w:ind w:left="110"/>
                  <w:jc w:val="both"/>
                </w:pPr>
              </w:pPrChange>
            </w:pPr>
            <w:r w:rsidRPr="00122539">
              <w:rPr>
                <w:spacing w:val="-2"/>
              </w:rPr>
              <w:t>30,000</w:t>
            </w:r>
          </w:p>
        </w:tc>
        <w:tc>
          <w:tcPr>
            <w:tcW w:w="1758" w:type="dxa"/>
            <w:tcPrChange w:id="453" w:author="MUKOLWE" w:date="2024-11-26T04:46:00Z">
              <w:tcPr>
                <w:tcW w:w="1758" w:type="dxa"/>
              </w:tcPr>
            </w:tcPrChange>
          </w:tcPr>
          <w:p w14:paraId="42D1941F" w14:textId="77777777" w:rsidR="00E7388B" w:rsidRPr="00122539" w:rsidRDefault="00E7388B">
            <w:pPr>
              <w:pStyle w:val="TableParagraph"/>
              <w:spacing w:line="259" w:lineRule="auto"/>
              <w:ind w:left="105"/>
              <w:jc w:val="both"/>
              <w:pPrChange w:id="454" w:author="MUKOLWE" w:date="2024-11-26T04:44:00Z">
                <w:pPr>
                  <w:pStyle w:val="TableParagraph"/>
                  <w:spacing w:line="276" w:lineRule="auto"/>
                  <w:ind w:left="105"/>
                  <w:jc w:val="both"/>
                </w:pPr>
              </w:pPrChange>
            </w:pPr>
            <w:r w:rsidRPr="00122539">
              <w:rPr>
                <w:spacing w:val="-2"/>
              </w:rPr>
              <w:t>30,000</w:t>
            </w:r>
          </w:p>
        </w:tc>
        <w:tc>
          <w:tcPr>
            <w:tcW w:w="1230" w:type="dxa"/>
            <w:tcPrChange w:id="455" w:author="MUKOLWE" w:date="2024-11-26T04:46:00Z">
              <w:tcPr>
                <w:tcW w:w="1230" w:type="dxa"/>
              </w:tcPr>
            </w:tcPrChange>
          </w:tcPr>
          <w:p w14:paraId="7D2C3336" w14:textId="77777777" w:rsidR="00E7388B" w:rsidRPr="00122539" w:rsidRDefault="00E7388B">
            <w:pPr>
              <w:pStyle w:val="TableParagraph"/>
              <w:spacing w:line="259" w:lineRule="auto"/>
              <w:ind w:left="105"/>
              <w:jc w:val="both"/>
              <w:pPrChange w:id="456" w:author="MUKOLWE" w:date="2024-11-26T04:44:00Z">
                <w:pPr>
                  <w:pStyle w:val="TableParagraph"/>
                  <w:spacing w:line="276" w:lineRule="auto"/>
                  <w:ind w:left="105"/>
                  <w:jc w:val="both"/>
                </w:pPr>
              </w:pPrChange>
            </w:pPr>
            <w:r w:rsidRPr="00122539">
              <w:rPr>
                <w:spacing w:val="-2"/>
              </w:rPr>
              <w:t>360,000</w:t>
            </w:r>
          </w:p>
        </w:tc>
      </w:tr>
      <w:tr w:rsidR="00E7388B" w14:paraId="42C41AF2" w14:textId="77777777" w:rsidTr="0013091A">
        <w:trPr>
          <w:trHeight w:val="418"/>
          <w:trPrChange w:id="457" w:author="MUKOLWE" w:date="2024-11-26T04:46:00Z">
            <w:trPr>
              <w:trHeight w:val="522"/>
            </w:trPr>
          </w:trPrChange>
        </w:trPr>
        <w:tc>
          <w:tcPr>
            <w:tcW w:w="787" w:type="dxa"/>
            <w:tcPrChange w:id="458" w:author="MUKOLWE" w:date="2024-11-26T04:46:00Z">
              <w:tcPr>
                <w:tcW w:w="787" w:type="dxa"/>
              </w:tcPr>
            </w:tcPrChange>
          </w:tcPr>
          <w:p w14:paraId="0B35BD9F" w14:textId="77777777" w:rsidR="00E7388B" w:rsidRPr="00122539" w:rsidRDefault="00E7388B">
            <w:pPr>
              <w:pStyle w:val="TableParagraph"/>
              <w:spacing w:line="259" w:lineRule="auto"/>
              <w:ind w:left="105"/>
              <w:jc w:val="both"/>
              <w:pPrChange w:id="459" w:author="MUKOLWE" w:date="2024-11-26T04:44:00Z">
                <w:pPr>
                  <w:pStyle w:val="TableParagraph"/>
                  <w:spacing w:line="276" w:lineRule="auto"/>
                  <w:ind w:left="105"/>
                  <w:jc w:val="both"/>
                </w:pPr>
              </w:pPrChange>
            </w:pPr>
            <w:r w:rsidRPr="00122539">
              <w:rPr>
                <w:spacing w:val="-10"/>
              </w:rPr>
              <w:t>4</w:t>
            </w:r>
          </w:p>
        </w:tc>
        <w:tc>
          <w:tcPr>
            <w:tcW w:w="1753" w:type="dxa"/>
            <w:tcPrChange w:id="460" w:author="MUKOLWE" w:date="2024-11-26T04:46:00Z">
              <w:tcPr>
                <w:tcW w:w="1753" w:type="dxa"/>
              </w:tcPr>
            </w:tcPrChange>
          </w:tcPr>
          <w:p w14:paraId="27B82FDD" w14:textId="77777777" w:rsidR="00E7388B" w:rsidRPr="00122539" w:rsidRDefault="00E7388B">
            <w:pPr>
              <w:pStyle w:val="TableParagraph"/>
              <w:spacing w:line="259" w:lineRule="auto"/>
              <w:ind w:left="110"/>
              <w:jc w:val="both"/>
              <w:pPrChange w:id="461" w:author="MUKOLWE" w:date="2024-11-26T04:44:00Z">
                <w:pPr>
                  <w:pStyle w:val="TableParagraph"/>
                  <w:spacing w:line="276" w:lineRule="auto"/>
                  <w:ind w:left="110"/>
                  <w:jc w:val="both"/>
                </w:pPr>
              </w:pPrChange>
            </w:pPr>
            <w:r w:rsidRPr="00122539">
              <w:rPr>
                <w:spacing w:val="-2"/>
              </w:rPr>
              <w:t>Manager</w:t>
            </w:r>
          </w:p>
        </w:tc>
        <w:tc>
          <w:tcPr>
            <w:tcW w:w="989" w:type="dxa"/>
            <w:tcPrChange w:id="462" w:author="MUKOLWE" w:date="2024-11-26T04:46:00Z">
              <w:tcPr>
                <w:tcW w:w="989" w:type="dxa"/>
              </w:tcPr>
            </w:tcPrChange>
          </w:tcPr>
          <w:p w14:paraId="6011067A" w14:textId="77777777" w:rsidR="00E7388B" w:rsidRPr="00122539" w:rsidRDefault="00E7388B">
            <w:pPr>
              <w:pStyle w:val="TableParagraph"/>
              <w:spacing w:line="259" w:lineRule="auto"/>
              <w:ind w:left="110"/>
              <w:jc w:val="both"/>
              <w:pPrChange w:id="463" w:author="MUKOLWE" w:date="2024-11-26T04:44:00Z">
                <w:pPr>
                  <w:pStyle w:val="TableParagraph"/>
                  <w:spacing w:line="276" w:lineRule="auto"/>
                  <w:ind w:left="110"/>
                  <w:jc w:val="both"/>
                </w:pPr>
              </w:pPrChange>
            </w:pPr>
            <w:r w:rsidRPr="00122539">
              <w:rPr>
                <w:spacing w:val="-10"/>
              </w:rPr>
              <w:t>1</w:t>
            </w:r>
          </w:p>
        </w:tc>
        <w:tc>
          <w:tcPr>
            <w:tcW w:w="1311" w:type="dxa"/>
            <w:tcPrChange w:id="464" w:author="MUKOLWE" w:date="2024-11-26T04:46:00Z">
              <w:tcPr>
                <w:tcW w:w="1311" w:type="dxa"/>
              </w:tcPr>
            </w:tcPrChange>
          </w:tcPr>
          <w:p w14:paraId="08326452" w14:textId="77777777" w:rsidR="00E7388B" w:rsidRPr="00122539" w:rsidRDefault="00E7388B">
            <w:pPr>
              <w:pStyle w:val="TableParagraph"/>
              <w:spacing w:line="259" w:lineRule="auto"/>
              <w:ind w:left="110"/>
              <w:jc w:val="both"/>
              <w:pPrChange w:id="465" w:author="MUKOLWE" w:date="2024-11-26T04:44:00Z">
                <w:pPr>
                  <w:pStyle w:val="TableParagraph"/>
                  <w:spacing w:line="276" w:lineRule="auto"/>
                  <w:ind w:left="110"/>
                  <w:jc w:val="both"/>
                </w:pPr>
              </w:pPrChange>
            </w:pPr>
            <w:r w:rsidRPr="00122539">
              <w:rPr>
                <w:spacing w:val="-2"/>
              </w:rPr>
              <w:t>50,000</w:t>
            </w:r>
          </w:p>
        </w:tc>
        <w:tc>
          <w:tcPr>
            <w:tcW w:w="1758" w:type="dxa"/>
            <w:tcPrChange w:id="466" w:author="MUKOLWE" w:date="2024-11-26T04:46:00Z">
              <w:tcPr>
                <w:tcW w:w="1758" w:type="dxa"/>
              </w:tcPr>
            </w:tcPrChange>
          </w:tcPr>
          <w:p w14:paraId="103F43C8" w14:textId="77777777" w:rsidR="00E7388B" w:rsidRPr="00122539" w:rsidRDefault="00E7388B">
            <w:pPr>
              <w:pStyle w:val="TableParagraph"/>
              <w:spacing w:line="259" w:lineRule="auto"/>
              <w:ind w:left="105"/>
              <w:jc w:val="both"/>
              <w:pPrChange w:id="467" w:author="MUKOLWE" w:date="2024-11-26T04:44:00Z">
                <w:pPr>
                  <w:pStyle w:val="TableParagraph"/>
                  <w:spacing w:line="276" w:lineRule="auto"/>
                  <w:ind w:left="105"/>
                  <w:jc w:val="both"/>
                </w:pPr>
              </w:pPrChange>
            </w:pPr>
            <w:r w:rsidRPr="00122539">
              <w:rPr>
                <w:spacing w:val="-2"/>
              </w:rPr>
              <w:t>50,000</w:t>
            </w:r>
          </w:p>
        </w:tc>
        <w:tc>
          <w:tcPr>
            <w:tcW w:w="1230" w:type="dxa"/>
            <w:tcPrChange w:id="468" w:author="MUKOLWE" w:date="2024-11-26T04:46:00Z">
              <w:tcPr>
                <w:tcW w:w="1230" w:type="dxa"/>
              </w:tcPr>
            </w:tcPrChange>
          </w:tcPr>
          <w:p w14:paraId="661806A7" w14:textId="77777777" w:rsidR="00E7388B" w:rsidRPr="00122539" w:rsidRDefault="00E7388B">
            <w:pPr>
              <w:pStyle w:val="TableParagraph"/>
              <w:spacing w:line="259" w:lineRule="auto"/>
              <w:ind w:left="105"/>
              <w:jc w:val="both"/>
              <w:pPrChange w:id="469" w:author="MUKOLWE" w:date="2024-11-26T04:44:00Z">
                <w:pPr>
                  <w:pStyle w:val="TableParagraph"/>
                  <w:spacing w:line="276" w:lineRule="auto"/>
                  <w:ind w:left="105"/>
                  <w:jc w:val="both"/>
                </w:pPr>
              </w:pPrChange>
            </w:pPr>
            <w:r w:rsidRPr="00122539">
              <w:rPr>
                <w:spacing w:val="-2"/>
              </w:rPr>
              <w:t>600,000</w:t>
            </w:r>
          </w:p>
        </w:tc>
      </w:tr>
      <w:tr w:rsidR="00E7388B" w14:paraId="76D74874" w14:textId="77777777" w:rsidTr="0013091A">
        <w:trPr>
          <w:trHeight w:val="410"/>
          <w:trPrChange w:id="470" w:author="MUKOLWE" w:date="2024-11-26T04:46:00Z">
            <w:trPr>
              <w:trHeight w:val="547"/>
            </w:trPr>
          </w:trPrChange>
        </w:trPr>
        <w:tc>
          <w:tcPr>
            <w:tcW w:w="787" w:type="dxa"/>
            <w:tcPrChange w:id="471" w:author="MUKOLWE" w:date="2024-11-26T04:46:00Z">
              <w:tcPr>
                <w:tcW w:w="787" w:type="dxa"/>
              </w:tcPr>
            </w:tcPrChange>
          </w:tcPr>
          <w:p w14:paraId="784A8D6D" w14:textId="77777777" w:rsidR="00E7388B" w:rsidRPr="00122539" w:rsidRDefault="00E7388B">
            <w:pPr>
              <w:pStyle w:val="TableParagraph"/>
              <w:spacing w:line="259" w:lineRule="auto"/>
              <w:ind w:left="105"/>
              <w:jc w:val="both"/>
              <w:pPrChange w:id="472" w:author="MUKOLWE" w:date="2024-11-26T04:44:00Z">
                <w:pPr>
                  <w:pStyle w:val="TableParagraph"/>
                  <w:spacing w:line="276" w:lineRule="auto"/>
                  <w:ind w:left="105"/>
                  <w:jc w:val="both"/>
                </w:pPr>
              </w:pPrChange>
            </w:pPr>
            <w:r w:rsidRPr="00122539">
              <w:rPr>
                <w:spacing w:val="-10"/>
              </w:rPr>
              <w:t>5</w:t>
            </w:r>
          </w:p>
        </w:tc>
        <w:tc>
          <w:tcPr>
            <w:tcW w:w="1753" w:type="dxa"/>
            <w:tcPrChange w:id="473" w:author="MUKOLWE" w:date="2024-11-26T04:46:00Z">
              <w:tcPr>
                <w:tcW w:w="1753" w:type="dxa"/>
              </w:tcPr>
            </w:tcPrChange>
          </w:tcPr>
          <w:p w14:paraId="5F2094CB" w14:textId="77777777" w:rsidR="00E7388B" w:rsidRPr="00122539" w:rsidRDefault="00E7388B">
            <w:pPr>
              <w:pStyle w:val="TableParagraph"/>
              <w:spacing w:line="259" w:lineRule="auto"/>
              <w:ind w:left="110"/>
              <w:jc w:val="both"/>
              <w:pPrChange w:id="474" w:author="MUKOLWE" w:date="2024-11-26T04:44:00Z">
                <w:pPr>
                  <w:pStyle w:val="TableParagraph"/>
                  <w:spacing w:line="276" w:lineRule="auto"/>
                  <w:ind w:left="110"/>
                  <w:jc w:val="both"/>
                </w:pPr>
              </w:pPrChange>
            </w:pPr>
            <w:r w:rsidRPr="00122539">
              <w:t>Office</w:t>
            </w:r>
            <w:r w:rsidRPr="00122539">
              <w:rPr>
                <w:spacing w:val="-5"/>
              </w:rPr>
              <w:t xml:space="preserve"> </w:t>
            </w:r>
            <w:r w:rsidRPr="00122539">
              <w:rPr>
                <w:spacing w:val="-2"/>
              </w:rPr>
              <w:t>assistant</w:t>
            </w:r>
          </w:p>
        </w:tc>
        <w:tc>
          <w:tcPr>
            <w:tcW w:w="989" w:type="dxa"/>
            <w:tcPrChange w:id="475" w:author="MUKOLWE" w:date="2024-11-26T04:46:00Z">
              <w:tcPr>
                <w:tcW w:w="989" w:type="dxa"/>
              </w:tcPr>
            </w:tcPrChange>
          </w:tcPr>
          <w:p w14:paraId="7FF915DF" w14:textId="77777777" w:rsidR="00E7388B" w:rsidRPr="00122539" w:rsidRDefault="00E7388B">
            <w:pPr>
              <w:pStyle w:val="TableParagraph"/>
              <w:spacing w:line="259" w:lineRule="auto"/>
              <w:ind w:left="110"/>
              <w:jc w:val="both"/>
              <w:pPrChange w:id="476" w:author="MUKOLWE" w:date="2024-11-26T04:44:00Z">
                <w:pPr>
                  <w:pStyle w:val="TableParagraph"/>
                  <w:spacing w:line="276" w:lineRule="auto"/>
                  <w:ind w:left="110"/>
                  <w:jc w:val="both"/>
                </w:pPr>
              </w:pPrChange>
            </w:pPr>
            <w:r w:rsidRPr="00122539">
              <w:rPr>
                <w:spacing w:val="-10"/>
              </w:rPr>
              <w:t>1</w:t>
            </w:r>
          </w:p>
        </w:tc>
        <w:tc>
          <w:tcPr>
            <w:tcW w:w="1311" w:type="dxa"/>
            <w:tcPrChange w:id="477" w:author="MUKOLWE" w:date="2024-11-26T04:46:00Z">
              <w:tcPr>
                <w:tcW w:w="1311" w:type="dxa"/>
              </w:tcPr>
            </w:tcPrChange>
          </w:tcPr>
          <w:p w14:paraId="11C8FBF5" w14:textId="77777777" w:rsidR="00E7388B" w:rsidRPr="00122539" w:rsidRDefault="00E7388B">
            <w:pPr>
              <w:pStyle w:val="TableParagraph"/>
              <w:spacing w:line="259" w:lineRule="auto"/>
              <w:ind w:left="110"/>
              <w:jc w:val="both"/>
              <w:pPrChange w:id="478" w:author="MUKOLWE" w:date="2024-11-26T04:44:00Z">
                <w:pPr>
                  <w:pStyle w:val="TableParagraph"/>
                  <w:spacing w:line="276" w:lineRule="auto"/>
                  <w:ind w:left="110"/>
                  <w:jc w:val="both"/>
                </w:pPr>
              </w:pPrChange>
            </w:pPr>
            <w:r w:rsidRPr="00122539">
              <w:rPr>
                <w:spacing w:val="-2"/>
              </w:rPr>
              <w:t>15,000</w:t>
            </w:r>
          </w:p>
        </w:tc>
        <w:tc>
          <w:tcPr>
            <w:tcW w:w="1758" w:type="dxa"/>
            <w:tcPrChange w:id="479" w:author="MUKOLWE" w:date="2024-11-26T04:46:00Z">
              <w:tcPr>
                <w:tcW w:w="1758" w:type="dxa"/>
              </w:tcPr>
            </w:tcPrChange>
          </w:tcPr>
          <w:p w14:paraId="6676A7DD" w14:textId="77777777" w:rsidR="00E7388B" w:rsidRPr="00122539" w:rsidRDefault="00E7388B">
            <w:pPr>
              <w:pStyle w:val="TableParagraph"/>
              <w:spacing w:line="259" w:lineRule="auto"/>
              <w:ind w:left="105"/>
              <w:jc w:val="both"/>
              <w:pPrChange w:id="480" w:author="MUKOLWE" w:date="2024-11-26T04:44:00Z">
                <w:pPr>
                  <w:pStyle w:val="TableParagraph"/>
                  <w:spacing w:line="276" w:lineRule="auto"/>
                  <w:ind w:left="105"/>
                  <w:jc w:val="both"/>
                </w:pPr>
              </w:pPrChange>
            </w:pPr>
            <w:r w:rsidRPr="00122539">
              <w:rPr>
                <w:spacing w:val="-2"/>
              </w:rPr>
              <w:t>15,000</w:t>
            </w:r>
          </w:p>
        </w:tc>
        <w:tc>
          <w:tcPr>
            <w:tcW w:w="1230" w:type="dxa"/>
            <w:tcPrChange w:id="481" w:author="MUKOLWE" w:date="2024-11-26T04:46:00Z">
              <w:tcPr>
                <w:tcW w:w="1230" w:type="dxa"/>
              </w:tcPr>
            </w:tcPrChange>
          </w:tcPr>
          <w:p w14:paraId="7112BC86" w14:textId="77777777" w:rsidR="00E7388B" w:rsidRPr="00122539" w:rsidRDefault="00E7388B">
            <w:pPr>
              <w:pStyle w:val="TableParagraph"/>
              <w:spacing w:line="259" w:lineRule="auto"/>
              <w:ind w:left="105"/>
              <w:jc w:val="both"/>
              <w:pPrChange w:id="482" w:author="MUKOLWE" w:date="2024-11-26T04:44:00Z">
                <w:pPr>
                  <w:pStyle w:val="TableParagraph"/>
                  <w:spacing w:line="276" w:lineRule="auto"/>
                  <w:ind w:left="105"/>
                  <w:jc w:val="both"/>
                </w:pPr>
              </w:pPrChange>
            </w:pPr>
            <w:r w:rsidRPr="00122539">
              <w:rPr>
                <w:spacing w:val="-2"/>
              </w:rPr>
              <w:t>180,000</w:t>
            </w:r>
          </w:p>
        </w:tc>
      </w:tr>
      <w:tr w:rsidR="00E7388B" w14:paraId="6105AC13" w14:textId="77777777" w:rsidTr="0013091A">
        <w:trPr>
          <w:trHeight w:val="417"/>
          <w:trPrChange w:id="483" w:author="MUKOLWE" w:date="2024-11-26T04:46:00Z">
            <w:trPr>
              <w:trHeight w:val="522"/>
            </w:trPr>
          </w:trPrChange>
        </w:trPr>
        <w:tc>
          <w:tcPr>
            <w:tcW w:w="787" w:type="dxa"/>
            <w:tcPrChange w:id="484" w:author="MUKOLWE" w:date="2024-11-26T04:46:00Z">
              <w:tcPr>
                <w:tcW w:w="787" w:type="dxa"/>
              </w:tcPr>
            </w:tcPrChange>
          </w:tcPr>
          <w:p w14:paraId="3C037A02" w14:textId="77777777" w:rsidR="00E7388B" w:rsidRPr="00122539" w:rsidRDefault="00E7388B">
            <w:pPr>
              <w:pStyle w:val="TableParagraph"/>
              <w:spacing w:line="259" w:lineRule="auto"/>
              <w:ind w:left="105"/>
              <w:jc w:val="both"/>
              <w:pPrChange w:id="485" w:author="MUKOLWE" w:date="2024-11-26T04:44:00Z">
                <w:pPr>
                  <w:pStyle w:val="TableParagraph"/>
                  <w:spacing w:line="276" w:lineRule="auto"/>
                  <w:ind w:left="105"/>
                  <w:jc w:val="both"/>
                </w:pPr>
              </w:pPrChange>
            </w:pPr>
            <w:r w:rsidRPr="00122539">
              <w:rPr>
                <w:spacing w:val="-10"/>
              </w:rPr>
              <w:t>6</w:t>
            </w:r>
          </w:p>
        </w:tc>
        <w:tc>
          <w:tcPr>
            <w:tcW w:w="1753" w:type="dxa"/>
            <w:tcPrChange w:id="486" w:author="MUKOLWE" w:date="2024-11-26T04:46:00Z">
              <w:tcPr>
                <w:tcW w:w="1753" w:type="dxa"/>
              </w:tcPr>
            </w:tcPrChange>
          </w:tcPr>
          <w:p w14:paraId="6C6C7FE8" w14:textId="77777777" w:rsidR="00E7388B" w:rsidRPr="00122539" w:rsidRDefault="00E7388B">
            <w:pPr>
              <w:pStyle w:val="TableParagraph"/>
              <w:spacing w:line="259" w:lineRule="auto"/>
              <w:ind w:left="110"/>
              <w:jc w:val="both"/>
              <w:pPrChange w:id="487" w:author="MUKOLWE" w:date="2024-11-26T04:44:00Z">
                <w:pPr>
                  <w:pStyle w:val="TableParagraph"/>
                  <w:spacing w:line="276" w:lineRule="auto"/>
                  <w:ind w:left="110"/>
                  <w:jc w:val="both"/>
                </w:pPr>
              </w:pPrChange>
            </w:pPr>
            <w:r w:rsidRPr="00122539">
              <w:t>Security</w:t>
            </w:r>
            <w:r w:rsidRPr="00122539">
              <w:rPr>
                <w:spacing w:val="-5"/>
              </w:rPr>
              <w:t xml:space="preserve"> </w:t>
            </w:r>
            <w:r w:rsidRPr="00122539">
              <w:rPr>
                <w:spacing w:val="-2"/>
              </w:rPr>
              <w:t>officer</w:t>
            </w:r>
          </w:p>
        </w:tc>
        <w:tc>
          <w:tcPr>
            <w:tcW w:w="989" w:type="dxa"/>
            <w:tcPrChange w:id="488" w:author="MUKOLWE" w:date="2024-11-26T04:46:00Z">
              <w:tcPr>
                <w:tcW w:w="989" w:type="dxa"/>
              </w:tcPr>
            </w:tcPrChange>
          </w:tcPr>
          <w:p w14:paraId="1973D7AD" w14:textId="77777777" w:rsidR="00E7388B" w:rsidRPr="00122539" w:rsidRDefault="00E7388B">
            <w:pPr>
              <w:pStyle w:val="TableParagraph"/>
              <w:spacing w:line="259" w:lineRule="auto"/>
              <w:ind w:left="110"/>
              <w:jc w:val="both"/>
              <w:pPrChange w:id="489" w:author="MUKOLWE" w:date="2024-11-26T04:44:00Z">
                <w:pPr>
                  <w:pStyle w:val="TableParagraph"/>
                  <w:spacing w:line="276" w:lineRule="auto"/>
                  <w:ind w:left="110"/>
                  <w:jc w:val="both"/>
                </w:pPr>
              </w:pPrChange>
            </w:pPr>
            <w:r w:rsidRPr="00122539">
              <w:rPr>
                <w:spacing w:val="-10"/>
              </w:rPr>
              <w:t>1</w:t>
            </w:r>
          </w:p>
        </w:tc>
        <w:tc>
          <w:tcPr>
            <w:tcW w:w="1311" w:type="dxa"/>
            <w:tcPrChange w:id="490" w:author="MUKOLWE" w:date="2024-11-26T04:46:00Z">
              <w:tcPr>
                <w:tcW w:w="1311" w:type="dxa"/>
              </w:tcPr>
            </w:tcPrChange>
          </w:tcPr>
          <w:p w14:paraId="0C25CD03" w14:textId="77777777" w:rsidR="00E7388B" w:rsidRPr="00122539" w:rsidRDefault="00E7388B">
            <w:pPr>
              <w:pStyle w:val="TableParagraph"/>
              <w:spacing w:line="259" w:lineRule="auto"/>
              <w:ind w:left="110"/>
              <w:jc w:val="both"/>
              <w:pPrChange w:id="491" w:author="MUKOLWE" w:date="2024-11-26T04:44:00Z">
                <w:pPr>
                  <w:pStyle w:val="TableParagraph"/>
                  <w:spacing w:line="276" w:lineRule="auto"/>
                  <w:ind w:left="110"/>
                  <w:jc w:val="both"/>
                </w:pPr>
              </w:pPrChange>
            </w:pPr>
            <w:r w:rsidRPr="00122539">
              <w:rPr>
                <w:spacing w:val="-2"/>
              </w:rPr>
              <w:t>12,500</w:t>
            </w:r>
          </w:p>
        </w:tc>
        <w:tc>
          <w:tcPr>
            <w:tcW w:w="1758" w:type="dxa"/>
            <w:tcPrChange w:id="492" w:author="MUKOLWE" w:date="2024-11-26T04:46:00Z">
              <w:tcPr>
                <w:tcW w:w="1758" w:type="dxa"/>
              </w:tcPr>
            </w:tcPrChange>
          </w:tcPr>
          <w:p w14:paraId="2136924E" w14:textId="77777777" w:rsidR="00E7388B" w:rsidRPr="00122539" w:rsidRDefault="00E7388B">
            <w:pPr>
              <w:pStyle w:val="TableParagraph"/>
              <w:spacing w:line="259" w:lineRule="auto"/>
              <w:ind w:left="105"/>
              <w:jc w:val="both"/>
              <w:pPrChange w:id="493" w:author="MUKOLWE" w:date="2024-11-26T04:44:00Z">
                <w:pPr>
                  <w:pStyle w:val="TableParagraph"/>
                  <w:spacing w:line="276" w:lineRule="auto"/>
                  <w:ind w:left="105"/>
                  <w:jc w:val="both"/>
                </w:pPr>
              </w:pPrChange>
            </w:pPr>
            <w:r w:rsidRPr="00122539">
              <w:rPr>
                <w:spacing w:val="-2"/>
              </w:rPr>
              <w:t>12,500</w:t>
            </w:r>
          </w:p>
        </w:tc>
        <w:tc>
          <w:tcPr>
            <w:tcW w:w="1230" w:type="dxa"/>
            <w:tcPrChange w:id="494" w:author="MUKOLWE" w:date="2024-11-26T04:46:00Z">
              <w:tcPr>
                <w:tcW w:w="1230" w:type="dxa"/>
              </w:tcPr>
            </w:tcPrChange>
          </w:tcPr>
          <w:p w14:paraId="4597863D" w14:textId="77777777" w:rsidR="00E7388B" w:rsidRPr="00122539" w:rsidRDefault="00E7388B">
            <w:pPr>
              <w:pStyle w:val="TableParagraph"/>
              <w:spacing w:line="259" w:lineRule="auto"/>
              <w:ind w:left="105"/>
              <w:jc w:val="both"/>
              <w:pPrChange w:id="495" w:author="MUKOLWE" w:date="2024-11-26T04:44:00Z">
                <w:pPr>
                  <w:pStyle w:val="TableParagraph"/>
                  <w:spacing w:line="276" w:lineRule="auto"/>
                  <w:ind w:left="105"/>
                  <w:jc w:val="both"/>
                </w:pPr>
              </w:pPrChange>
            </w:pPr>
            <w:r w:rsidRPr="00122539">
              <w:rPr>
                <w:spacing w:val="-2"/>
              </w:rPr>
              <w:t>150,000</w:t>
            </w:r>
          </w:p>
        </w:tc>
      </w:tr>
      <w:tr w:rsidR="00E7388B" w14:paraId="4C1DB06C" w14:textId="77777777" w:rsidTr="0013091A">
        <w:trPr>
          <w:trHeight w:val="409"/>
          <w:trPrChange w:id="496" w:author="MUKOLWE" w:date="2024-11-26T04:46:00Z">
            <w:trPr>
              <w:trHeight w:val="541"/>
            </w:trPr>
          </w:trPrChange>
        </w:trPr>
        <w:tc>
          <w:tcPr>
            <w:tcW w:w="787" w:type="dxa"/>
            <w:tcPrChange w:id="497" w:author="MUKOLWE" w:date="2024-11-26T04:46:00Z">
              <w:tcPr>
                <w:tcW w:w="787" w:type="dxa"/>
              </w:tcPr>
            </w:tcPrChange>
          </w:tcPr>
          <w:p w14:paraId="31A72D8B" w14:textId="77777777" w:rsidR="00E7388B" w:rsidRPr="00122539" w:rsidRDefault="00E7388B">
            <w:pPr>
              <w:pStyle w:val="TableParagraph"/>
              <w:spacing w:line="259" w:lineRule="auto"/>
              <w:ind w:left="105"/>
              <w:jc w:val="both"/>
              <w:pPrChange w:id="498" w:author="MUKOLWE" w:date="2024-11-26T04:44:00Z">
                <w:pPr>
                  <w:pStyle w:val="TableParagraph"/>
                  <w:spacing w:line="276" w:lineRule="auto"/>
                  <w:ind w:left="105"/>
                  <w:jc w:val="both"/>
                </w:pPr>
              </w:pPrChange>
            </w:pPr>
            <w:r w:rsidRPr="00122539">
              <w:rPr>
                <w:spacing w:val="-10"/>
              </w:rPr>
              <w:t>7</w:t>
            </w:r>
          </w:p>
        </w:tc>
        <w:tc>
          <w:tcPr>
            <w:tcW w:w="1753" w:type="dxa"/>
            <w:tcPrChange w:id="499" w:author="MUKOLWE" w:date="2024-11-26T04:46:00Z">
              <w:tcPr>
                <w:tcW w:w="1753" w:type="dxa"/>
              </w:tcPr>
            </w:tcPrChange>
          </w:tcPr>
          <w:p w14:paraId="758B02C3" w14:textId="77777777" w:rsidR="00E7388B" w:rsidRPr="00122539" w:rsidRDefault="00E7388B">
            <w:pPr>
              <w:pStyle w:val="TableParagraph"/>
              <w:spacing w:line="259" w:lineRule="auto"/>
              <w:ind w:left="110"/>
              <w:jc w:val="both"/>
              <w:pPrChange w:id="500" w:author="MUKOLWE" w:date="2024-11-26T04:44:00Z">
                <w:pPr>
                  <w:pStyle w:val="TableParagraph"/>
                  <w:spacing w:line="276" w:lineRule="auto"/>
                  <w:ind w:left="110"/>
                  <w:jc w:val="both"/>
                </w:pPr>
              </w:pPrChange>
            </w:pPr>
            <w:r w:rsidRPr="00122539">
              <w:t>Office</w:t>
            </w:r>
            <w:r w:rsidRPr="00122539">
              <w:rPr>
                <w:spacing w:val="-7"/>
              </w:rPr>
              <w:t xml:space="preserve"> </w:t>
            </w:r>
            <w:r w:rsidR="00C11732">
              <w:rPr>
                <w:spacing w:val="-4"/>
              </w:rPr>
              <w:t>r</w:t>
            </w:r>
            <w:r w:rsidRPr="00122539">
              <w:rPr>
                <w:spacing w:val="-4"/>
              </w:rPr>
              <w:t>ent</w:t>
            </w:r>
          </w:p>
        </w:tc>
        <w:tc>
          <w:tcPr>
            <w:tcW w:w="989" w:type="dxa"/>
            <w:tcPrChange w:id="501" w:author="MUKOLWE" w:date="2024-11-26T04:46:00Z">
              <w:tcPr>
                <w:tcW w:w="989" w:type="dxa"/>
              </w:tcPr>
            </w:tcPrChange>
          </w:tcPr>
          <w:p w14:paraId="70F5E7CD" w14:textId="77777777" w:rsidR="00E7388B" w:rsidRPr="00122539" w:rsidRDefault="00E7388B">
            <w:pPr>
              <w:pStyle w:val="TableParagraph"/>
              <w:spacing w:line="259" w:lineRule="auto"/>
              <w:ind w:left="110"/>
              <w:jc w:val="both"/>
              <w:pPrChange w:id="502" w:author="MUKOLWE" w:date="2024-11-26T04:44:00Z">
                <w:pPr>
                  <w:pStyle w:val="TableParagraph"/>
                  <w:spacing w:line="276" w:lineRule="auto"/>
                  <w:ind w:left="110"/>
                  <w:jc w:val="both"/>
                </w:pPr>
              </w:pPrChange>
            </w:pPr>
            <w:r w:rsidRPr="00122539">
              <w:rPr>
                <w:spacing w:val="-10"/>
              </w:rPr>
              <w:t>1</w:t>
            </w:r>
          </w:p>
        </w:tc>
        <w:tc>
          <w:tcPr>
            <w:tcW w:w="1311" w:type="dxa"/>
            <w:tcPrChange w:id="503" w:author="MUKOLWE" w:date="2024-11-26T04:46:00Z">
              <w:tcPr>
                <w:tcW w:w="1311" w:type="dxa"/>
              </w:tcPr>
            </w:tcPrChange>
          </w:tcPr>
          <w:p w14:paraId="24CA9225" w14:textId="77777777" w:rsidR="00E7388B" w:rsidRPr="00122539" w:rsidRDefault="00E7388B">
            <w:pPr>
              <w:pStyle w:val="TableParagraph"/>
              <w:spacing w:line="259" w:lineRule="auto"/>
              <w:ind w:left="110"/>
              <w:jc w:val="both"/>
              <w:pPrChange w:id="504" w:author="MUKOLWE" w:date="2024-11-26T04:44:00Z">
                <w:pPr>
                  <w:pStyle w:val="TableParagraph"/>
                  <w:spacing w:line="276" w:lineRule="auto"/>
                  <w:ind w:left="110"/>
                  <w:jc w:val="both"/>
                </w:pPr>
              </w:pPrChange>
            </w:pPr>
            <w:r w:rsidRPr="00122539">
              <w:rPr>
                <w:spacing w:val="-2"/>
              </w:rPr>
              <w:t>20,000</w:t>
            </w:r>
          </w:p>
        </w:tc>
        <w:tc>
          <w:tcPr>
            <w:tcW w:w="1758" w:type="dxa"/>
            <w:tcPrChange w:id="505" w:author="MUKOLWE" w:date="2024-11-26T04:46:00Z">
              <w:tcPr>
                <w:tcW w:w="1758" w:type="dxa"/>
              </w:tcPr>
            </w:tcPrChange>
          </w:tcPr>
          <w:p w14:paraId="0A5553DC" w14:textId="77777777" w:rsidR="00E7388B" w:rsidRPr="00122539" w:rsidRDefault="00E7388B">
            <w:pPr>
              <w:pStyle w:val="TableParagraph"/>
              <w:spacing w:line="259" w:lineRule="auto"/>
              <w:ind w:left="105"/>
              <w:jc w:val="both"/>
              <w:pPrChange w:id="506" w:author="MUKOLWE" w:date="2024-11-26T04:44:00Z">
                <w:pPr>
                  <w:pStyle w:val="TableParagraph"/>
                  <w:spacing w:line="276" w:lineRule="auto"/>
                  <w:ind w:left="105"/>
                  <w:jc w:val="both"/>
                </w:pPr>
              </w:pPrChange>
            </w:pPr>
            <w:r w:rsidRPr="00122539">
              <w:rPr>
                <w:spacing w:val="-2"/>
              </w:rPr>
              <w:t>20,000</w:t>
            </w:r>
          </w:p>
        </w:tc>
        <w:tc>
          <w:tcPr>
            <w:tcW w:w="1230" w:type="dxa"/>
            <w:tcPrChange w:id="507" w:author="MUKOLWE" w:date="2024-11-26T04:46:00Z">
              <w:tcPr>
                <w:tcW w:w="1230" w:type="dxa"/>
              </w:tcPr>
            </w:tcPrChange>
          </w:tcPr>
          <w:p w14:paraId="067EDE2A" w14:textId="77777777" w:rsidR="00E7388B" w:rsidRPr="00122539" w:rsidRDefault="00E7388B">
            <w:pPr>
              <w:pStyle w:val="TableParagraph"/>
              <w:spacing w:line="259" w:lineRule="auto"/>
              <w:ind w:left="105"/>
              <w:jc w:val="both"/>
              <w:pPrChange w:id="508" w:author="MUKOLWE" w:date="2024-11-26T04:44:00Z">
                <w:pPr>
                  <w:pStyle w:val="TableParagraph"/>
                  <w:spacing w:line="276" w:lineRule="auto"/>
                  <w:ind w:left="105"/>
                  <w:jc w:val="both"/>
                </w:pPr>
              </w:pPrChange>
            </w:pPr>
            <w:r w:rsidRPr="00122539">
              <w:rPr>
                <w:spacing w:val="-2"/>
              </w:rPr>
              <w:t>240,000</w:t>
            </w:r>
          </w:p>
        </w:tc>
      </w:tr>
      <w:tr w:rsidR="00E7388B" w14:paraId="75C214E7" w14:textId="77777777" w:rsidTr="0013091A">
        <w:trPr>
          <w:trHeight w:val="414"/>
          <w:trPrChange w:id="509" w:author="MUKOLWE" w:date="2024-11-26T04:46:00Z">
            <w:trPr>
              <w:trHeight w:val="523"/>
            </w:trPr>
          </w:trPrChange>
        </w:trPr>
        <w:tc>
          <w:tcPr>
            <w:tcW w:w="787" w:type="dxa"/>
            <w:tcPrChange w:id="510" w:author="MUKOLWE" w:date="2024-11-26T04:46:00Z">
              <w:tcPr>
                <w:tcW w:w="787" w:type="dxa"/>
              </w:tcPr>
            </w:tcPrChange>
          </w:tcPr>
          <w:p w14:paraId="2A05FDCC" w14:textId="77777777" w:rsidR="00E7388B" w:rsidRPr="00122539" w:rsidRDefault="00E7388B">
            <w:pPr>
              <w:pStyle w:val="TableParagraph"/>
              <w:spacing w:line="259" w:lineRule="auto"/>
              <w:ind w:left="105"/>
              <w:jc w:val="both"/>
              <w:pPrChange w:id="511" w:author="MUKOLWE" w:date="2024-11-26T04:44:00Z">
                <w:pPr>
                  <w:pStyle w:val="TableParagraph"/>
                  <w:spacing w:line="276" w:lineRule="auto"/>
                  <w:ind w:left="105"/>
                  <w:jc w:val="both"/>
                </w:pPr>
              </w:pPrChange>
            </w:pPr>
            <w:r w:rsidRPr="00122539">
              <w:rPr>
                <w:spacing w:val="-10"/>
              </w:rPr>
              <w:t>8</w:t>
            </w:r>
          </w:p>
        </w:tc>
        <w:tc>
          <w:tcPr>
            <w:tcW w:w="1753" w:type="dxa"/>
            <w:tcPrChange w:id="512" w:author="MUKOLWE" w:date="2024-11-26T04:46:00Z">
              <w:tcPr>
                <w:tcW w:w="1753" w:type="dxa"/>
              </w:tcPr>
            </w:tcPrChange>
          </w:tcPr>
          <w:p w14:paraId="42E6376D" w14:textId="77777777" w:rsidR="00E7388B" w:rsidRPr="00122539" w:rsidRDefault="00E7388B">
            <w:pPr>
              <w:pStyle w:val="TableParagraph"/>
              <w:spacing w:line="259" w:lineRule="auto"/>
              <w:ind w:left="110"/>
              <w:jc w:val="both"/>
              <w:pPrChange w:id="513" w:author="MUKOLWE" w:date="2024-11-26T04:44:00Z">
                <w:pPr>
                  <w:pStyle w:val="TableParagraph"/>
                  <w:spacing w:line="276" w:lineRule="auto"/>
                  <w:ind w:left="110"/>
                  <w:jc w:val="both"/>
                </w:pPr>
              </w:pPrChange>
            </w:pPr>
            <w:r w:rsidRPr="00122539">
              <w:rPr>
                <w:spacing w:val="-2"/>
              </w:rPr>
              <w:t>Internet</w:t>
            </w:r>
          </w:p>
        </w:tc>
        <w:tc>
          <w:tcPr>
            <w:tcW w:w="989" w:type="dxa"/>
            <w:tcPrChange w:id="514" w:author="MUKOLWE" w:date="2024-11-26T04:46:00Z">
              <w:tcPr>
                <w:tcW w:w="989" w:type="dxa"/>
              </w:tcPr>
            </w:tcPrChange>
          </w:tcPr>
          <w:p w14:paraId="14E932E8" w14:textId="77777777" w:rsidR="00E7388B" w:rsidRPr="00122539" w:rsidRDefault="00E7388B">
            <w:pPr>
              <w:pStyle w:val="TableParagraph"/>
              <w:spacing w:line="259" w:lineRule="auto"/>
              <w:ind w:left="110"/>
              <w:jc w:val="both"/>
              <w:pPrChange w:id="515" w:author="MUKOLWE" w:date="2024-11-26T04:44:00Z">
                <w:pPr>
                  <w:pStyle w:val="TableParagraph"/>
                  <w:spacing w:line="276" w:lineRule="auto"/>
                  <w:ind w:left="110"/>
                  <w:jc w:val="both"/>
                </w:pPr>
              </w:pPrChange>
            </w:pPr>
            <w:r w:rsidRPr="00122539">
              <w:rPr>
                <w:spacing w:val="-10"/>
              </w:rPr>
              <w:t>1</w:t>
            </w:r>
          </w:p>
        </w:tc>
        <w:tc>
          <w:tcPr>
            <w:tcW w:w="1311" w:type="dxa"/>
            <w:tcPrChange w:id="516" w:author="MUKOLWE" w:date="2024-11-26T04:46:00Z">
              <w:tcPr>
                <w:tcW w:w="1311" w:type="dxa"/>
              </w:tcPr>
            </w:tcPrChange>
          </w:tcPr>
          <w:p w14:paraId="5152ADBF" w14:textId="77777777" w:rsidR="00E7388B" w:rsidRPr="00122539" w:rsidRDefault="00E7388B">
            <w:pPr>
              <w:pStyle w:val="TableParagraph"/>
              <w:spacing w:line="259" w:lineRule="auto"/>
              <w:ind w:left="110"/>
              <w:jc w:val="both"/>
              <w:pPrChange w:id="517" w:author="MUKOLWE" w:date="2024-11-26T04:44:00Z">
                <w:pPr>
                  <w:pStyle w:val="TableParagraph"/>
                  <w:spacing w:line="276" w:lineRule="auto"/>
                  <w:ind w:left="110"/>
                  <w:jc w:val="both"/>
                </w:pPr>
              </w:pPrChange>
            </w:pPr>
            <w:r w:rsidRPr="00122539">
              <w:rPr>
                <w:spacing w:val="-2"/>
              </w:rPr>
              <w:t>20,000</w:t>
            </w:r>
          </w:p>
        </w:tc>
        <w:tc>
          <w:tcPr>
            <w:tcW w:w="1758" w:type="dxa"/>
            <w:tcPrChange w:id="518" w:author="MUKOLWE" w:date="2024-11-26T04:46:00Z">
              <w:tcPr>
                <w:tcW w:w="1758" w:type="dxa"/>
              </w:tcPr>
            </w:tcPrChange>
          </w:tcPr>
          <w:p w14:paraId="6BE04C74" w14:textId="77777777" w:rsidR="00E7388B" w:rsidRPr="00122539" w:rsidRDefault="00E7388B">
            <w:pPr>
              <w:pStyle w:val="TableParagraph"/>
              <w:spacing w:line="259" w:lineRule="auto"/>
              <w:ind w:left="105"/>
              <w:jc w:val="both"/>
              <w:pPrChange w:id="519" w:author="MUKOLWE" w:date="2024-11-26T04:44:00Z">
                <w:pPr>
                  <w:pStyle w:val="TableParagraph"/>
                  <w:spacing w:line="276" w:lineRule="auto"/>
                  <w:ind w:left="105"/>
                  <w:jc w:val="both"/>
                </w:pPr>
              </w:pPrChange>
            </w:pPr>
            <w:r w:rsidRPr="00122539">
              <w:rPr>
                <w:spacing w:val="-2"/>
              </w:rPr>
              <w:t>20,000</w:t>
            </w:r>
          </w:p>
        </w:tc>
        <w:tc>
          <w:tcPr>
            <w:tcW w:w="1230" w:type="dxa"/>
            <w:tcPrChange w:id="520" w:author="MUKOLWE" w:date="2024-11-26T04:46:00Z">
              <w:tcPr>
                <w:tcW w:w="1230" w:type="dxa"/>
              </w:tcPr>
            </w:tcPrChange>
          </w:tcPr>
          <w:p w14:paraId="16E1F6B4" w14:textId="77777777" w:rsidR="00E7388B" w:rsidRPr="00122539" w:rsidRDefault="00E7388B">
            <w:pPr>
              <w:pStyle w:val="TableParagraph"/>
              <w:spacing w:line="259" w:lineRule="auto"/>
              <w:ind w:left="105"/>
              <w:jc w:val="both"/>
              <w:pPrChange w:id="521" w:author="MUKOLWE" w:date="2024-11-26T04:44:00Z">
                <w:pPr>
                  <w:pStyle w:val="TableParagraph"/>
                  <w:spacing w:line="276" w:lineRule="auto"/>
                  <w:ind w:left="105"/>
                  <w:jc w:val="both"/>
                </w:pPr>
              </w:pPrChange>
            </w:pPr>
            <w:r w:rsidRPr="00122539">
              <w:rPr>
                <w:spacing w:val="-2"/>
              </w:rPr>
              <w:t>240,000</w:t>
            </w:r>
          </w:p>
        </w:tc>
      </w:tr>
      <w:tr w:rsidR="00E7388B" w14:paraId="086611FF" w14:textId="77777777" w:rsidTr="0013091A">
        <w:trPr>
          <w:trHeight w:val="420"/>
          <w:trPrChange w:id="522" w:author="MUKOLWE" w:date="2024-11-26T04:46:00Z">
            <w:trPr>
              <w:trHeight w:val="556"/>
            </w:trPr>
          </w:trPrChange>
        </w:trPr>
        <w:tc>
          <w:tcPr>
            <w:tcW w:w="3529" w:type="dxa"/>
            <w:gridSpan w:val="3"/>
            <w:tcPrChange w:id="523" w:author="MUKOLWE" w:date="2024-11-26T04:46:00Z">
              <w:tcPr>
                <w:tcW w:w="3529" w:type="dxa"/>
                <w:gridSpan w:val="3"/>
              </w:tcPr>
            </w:tcPrChange>
          </w:tcPr>
          <w:p w14:paraId="31A8E6FE" w14:textId="41848EC3" w:rsidR="00E7388B" w:rsidRPr="00122539" w:rsidRDefault="00944A93">
            <w:pPr>
              <w:pStyle w:val="TableParagraph"/>
              <w:spacing w:line="259" w:lineRule="auto"/>
              <w:ind w:left="105"/>
              <w:jc w:val="both"/>
              <w:rPr>
                <w:b/>
              </w:rPr>
              <w:pPrChange w:id="524" w:author="MUKOLWE" w:date="2024-11-26T04:44:00Z">
                <w:pPr>
                  <w:pStyle w:val="TableParagraph"/>
                  <w:spacing w:line="276" w:lineRule="auto"/>
                  <w:ind w:left="105"/>
                  <w:jc w:val="both"/>
                </w:pPr>
              </w:pPrChange>
            </w:pPr>
            <w:r w:rsidRPr="00122539">
              <w:rPr>
                <w:b/>
              </w:rPr>
              <w:t>Annual</w:t>
            </w:r>
            <w:r w:rsidRPr="00122539">
              <w:rPr>
                <w:b/>
                <w:spacing w:val="-2"/>
              </w:rPr>
              <w:t xml:space="preserve"> total</w:t>
            </w:r>
            <w:ins w:id="525" w:author="MUKOLWE" w:date="2024-11-26T04:45:00Z">
              <w:r w:rsidR="0013091A">
                <w:rPr>
                  <w:b/>
                  <w:spacing w:val="-2"/>
                </w:rPr>
                <w:t xml:space="preserve"> </w:t>
              </w:r>
            </w:ins>
            <w:r w:rsidR="00E7388B" w:rsidRPr="00122539">
              <w:rPr>
                <w:b/>
                <w:spacing w:val="-2"/>
              </w:rPr>
              <w:t>(Ksh)</w:t>
            </w:r>
          </w:p>
        </w:tc>
        <w:tc>
          <w:tcPr>
            <w:tcW w:w="1311" w:type="dxa"/>
            <w:tcPrChange w:id="526" w:author="MUKOLWE" w:date="2024-11-26T04:46:00Z">
              <w:tcPr>
                <w:tcW w:w="1311" w:type="dxa"/>
              </w:tcPr>
            </w:tcPrChange>
          </w:tcPr>
          <w:p w14:paraId="37B26887" w14:textId="77777777" w:rsidR="00E7388B" w:rsidRPr="00122539" w:rsidRDefault="00E7388B">
            <w:pPr>
              <w:pStyle w:val="TableParagraph"/>
              <w:spacing w:line="259" w:lineRule="auto"/>
              <w:ind w:left="110"/>
              <w:jc w:val="both"/>
              <w:rPr>
                <w:b/>
              </w:rPr>
              <w:pPrChange w:id="527" w:author="MUKOLWE" w:date="2024-11-26T04:44:00Z">
                <w:pPr>
                  <w:pStyle w:val="TableParagraph"/>
                  <w:spacing w:line="276" w:lineRule="auto"/>
                  <w:ind w:left="110"/>
                  <w:jc w:val="both"/>
                </w:pPr>
              </w:pPrChange>
            </w:pPr>
            <w:r w:rsidRPr="00122539">
              <w:rPr>
                <w:b/>
                <w:spacing w:val="-2"/>
              </w:rPr>
              <w:t>202,500</w:t>
            </w:r>
          </w:p>
        </w:tc>
        <w:tc>
          <w:tcPr>
            <w:tcW w:w="1758" w:type="dxa"/>
            <w:tcPrChange w:id="528" w:author="MUKOLWE" w:date="2024-11-26T04:46:00Z">
              <w:tcPr>
                <w:tcW w:w="1758" w:type="dxa"/>
              </w:tcPr>
            </w:tcPrChange>
          </w:tcPr>
          <w:p w14:paraId="5260DD1B" w14:textId="77777777" w:rsidR="00E7388B" w:rsidRPr="00122539" w:rsidRDefault="00E7388B">
            <w:pPr>
              <w:pStyle w:val="TableParagraph"/>
              <w:spacing w:line="259" w:lineRule="auto"/>
              <w:ind w:left="105"/>
              <w:jc w:val="both"/>
              <w:rPr>
                <w:b/>
              </w:rPr>
              <w:pPrChange w:id="529" w:author="MUKOLWE" w:date="2024-11-26T04:44:00Z">
                <w:pPr>
                  <w:pStyle w:val="TableParagraph"/>
                  <w:spacing w:line="276" w:lineRule="auto"/>
                  <w:ind w:left="105"/>
                  <w:jc w:val="both"/>
                </w:pPr>
              </w:pPrChange>
            </w:pPr>
            <w:r w:rsidRPr="00122539">
              <w:rPr>
                <w:b/>
                <w:spacing w:val="-2"/>
              </w:rPr>
              <w:t>227,500</w:t>
            </w:r>
          </w:p>
        </w:tc>
        <w:tc>
          <w:tcPr>
            <w:tcW w:w="1230" w:type="dxa"/>
            <w:tcPrChange w:id="530" w:author="MUKOLWE" w:date="2024-11-26T04:46:00Z">
              <w:tcPr>
                <w:tcW w:w="1230" w:type="dxa"/>
              </w:tcPr>
            </w:tcPrChange>
          </w:tcPr>
          <w:p w14:paraId="690F3B62" w14:textId="77777777" w:rsidR="00E7388B" w:rsidRPr="00122539" w:rsidRDefault="00E7388B">
            <w:pPr>
              <w:pStyle w:val="TableParagraph"/>
              <w:spacing w:line="259" w:lineRule="auto"/>
              <w:ind w:left="105"/>
              <w:jc w:val="both"/>
              <w:rPr>
                <w:b/>
              </w:rPr>
              <w:pPrChange w:id="531" w:author="MUKOLWE" w:date="2024-11-26T04:44:00Z">
                <w:pPr>
                  <w:pStyle w:val="TableParagraph"/>
                  <w:spacing w:line="276" w:lineRule="auto"/>
                  <w:ind w:left="105"/>
                  <w:jc w:val="both"/>
                </w:pPr>
              </w:pPrChange>
            </w:pPr>
            <w:r w:rsidRPr="00122539">
              <w:rPr>
                <w:b/>
                <w:spacing w:val="-2"/>
              </w:rPr>
              <w:t>2,730,000</w:t>
            </w:r>
          </w:p>
        </w:tc>
      </w:tr>
    </w:tbl>
    <w:p w14:paraId="4ECD0C9F" w14:textId="77777777" w:rsidR="00E7388B" w:rsidRDefault="00E7388B" w:rsidP="0062071D">
      <w:pPr>
        <w:pStyle w:val="BodyText"/>
        <w:spacing w:line="276" w:lineRule="auto"/>
        <w:jc w:val="both"/>
      </w:pPr>
    </w:p>
    <w:p w14:paraId="2B6A1750" w14:textId="77777777" w:rsidR="00E7388B" w:rsidRPr="00E14B75" w:rsidRDefault="00E7388B" w:rsidP="0062071D">
      <w:pPr>
        <w:pStyle w:val="BodyText"/>
        <w:spacing w:line="276" w:lineRule="auto"/>
        <w:ind w:left="102"/>
        <w:jc w:val="both"/>
        <w:rPr>
          <w:b/>
        </w:rPr>
      </w:pPr>
      <w:r w:rsidRPr="00E14B75">
        <w:rPr>
          <w:b/>
          <w:spacing w:val="-2"/>
        </w:rPr>
        <w:t>Table</w:t>
      </w:r>
      <w:r w:rsidR="00E6473A" w:rsidRPr="00E14B75">
        <w:rPr>
          <w:b/>
          <w:spacing w:val="-2"/>
        </w:rPr>
        <w:t xml:space="preserve"> 2.4</w:t>
      </w:r>
      <w:r w:rsidR="00944A93" w:rsidRPr="00E14B75">
        <w:rPr>
          <w:b/>
          <w:spacing w:val="-2"/>
        </w:rPr>
        <w:t>: Organizational overhead, operational, and projected revenue</w:t>
      </w:r>
    </w:p>
    <w:tbl>
      <w:tblPr>
        <w:tblW w:w="0" w:type="auto"/>
        <w:tblInd w:w="2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1440"/>
        <w:gridCol w:w="1263"/>
      </w:tblGrid>
      <w:tr w:rsidR="00E7388B" w:rsidRPr="00944A93" w14:paraId="043B10B8" w14:textId="77777777" w:rsidTr="003376A1">
        <w:trPr>
          <w:trHeight w:val="317"/>
        </w:trPr>
        <w:tc>
          <w:tcPr>
            <w:tcW w:w="2631" w:type="dxa"/>
            <w:vMerge w:val="restart"/>
          </w:tcPr>
          <w:p w14:paraId="200D32F4" w14:textId="77777777" w:rsidR="00E7388B" w:rsidRPr="00E14B75" w:rsidRDefault="00E7388B" w:rsidP="0062071D">
            <w:pPr>
              <w:pStyle w:val="TableParagraph"/>
              <w:spacing w:line="276" w:lineRule="auto"/>
              <w:ind w:left="105"/>
              <w:jc w:val="both"/>
              <w:rPr>
                <w:b/>
              </w:rPr>
            </w:pPr>
            <w:r w:rsidRPr="00E14B75">
              <w:rPr>
                <w:b/>
                <w:spacing w:val="-4"/>
              </w:rPr>
              <w:t>Item</w:t>
            </w:r>
          </w:p>
        </w:tc>
        <w:tc>
          <w:tcPr>
            <w:tcW w:w="2703" w:type="dxa"/>
            <w:gridSpan w:val="2"/>
          </w:tcPr>
          <w:p w14:paraId="35687AC8" w14:textId="77777777" w:rsidR="00E7388B" w:rsidRPr="00E14B75" w:rsidRDefault="00E7388B" w:rsidP="0062071D">
            <w:pPr>
              <w:pStyle w:val="TableParagraph"/>
              <w:spacing w:line="276" w:lineRule="auto"/>
              <w:ind w:left="105"/>
              <w:jc w:val="both"/>
              <w:rPr>
                <w:b/>
              </w:rPr>
            </w:pPr>
            <w:r w:rsidRPr="00E14B75">
              <w:rPr>
                <w:b/>
              </w:rPr>
              <w:t>Amount</w:t>
            </w:r>
            <w:r w:rsidRPr="00E14B75">
              <w:rPr>
                <w:b/>
                <w:spacing w:val="-3"/>
              </w:rPr>
              <w:t xml:space="preserve"> </w:t>
            </w:r>
            <w:r w:rsidRPr="00E14B75">
              <w:rPr>
                <w:b/>
                <w:spacing w:val="-2"/>
              </w:rPr>
              <w:t>(Ksh)</w:t>
            </w:r>
          </w:p>
        </w:tc>
      </w:tr>
      <w:tr w:rsidR="00E7388B" w:rsidRPr="00944A93" w14:paraId="41CE19F7" w14:textId="77777777" w:rsidTr="003376A1">
        <w:trPr>
          <w:trHeight w:val="316"/>
        </w:trPr>
        <w:tc>
          <w:tcPr>
            <w:tcW w:w="2631" w:type="dxa"/>
            <w:vMerge/>
            <w:tcBorders>
              <w:top w:val="nil"/>
            </w:tcBorders>
          </w:tcPr>
          <w:p w14:paraId="68FD0FF3" w14:textId="77777777" w:rsidR="00E7388B" w:rsidRPr="00E14B75" w:rsidRDefault="00E7388B" w:rsidP="0062071D">
            <w:pPr>
              <w:spacing w:line="276" w:lineRule="auto"/>
              <w:jc w:val="both"/>
              <w:rPr>
                <w:szCs w:val="2"/>
              </w:rPr>
            </w:pPr>
          </w:p>
        </w:tc>
        <w:tc>
          <w:tcPr>
            <w:tcW w:w="1440" w:type="dxa"/>
          </w:tcPr>
          <w:p w14:paraId="4F59C474" w14:textId="77777777" w:rsidR="00E7388B" w:rsidRPr="00E14B75" w:rsidRDefault="00E7388B" w:rsidP="0062071D">
            <w:pPr>
              <w:pStyle w:val="TableParagraph"/>
              <w:spacing w:line="276" w:lineRule="auto"/>
              <w:ind w:left="105"/>
              <w:jc w:val="both"/>
              <w:rPr>
                <w:b/>
              </w:rPr>
            </w:pPr>
            <w:r w:rsidRPr="00E14B75">
              <w:rPr>
                <w:b/>
                <w:spacing w:val="-2"/>
              </w:rPr>
              <w:t>Monthly</w:t>
            </w:r>
          </w:p>
        </w:tc>
        <w:tc>
          <w:tcPr>
            <w:tcW w:w="1263" w:type="dxa"/>
          </w:tcPr>
          <w:p w14:paraId="41D2748D" w14:textId="77777777" w:rsidR="00E7388B" w:rsidRPr="00E14B75" w:rsidRDefault="00E7388B" w:rsidP="0062071D">
            <w:pPr>
              <w:pStyle w:val="TableParagraph"/>
              <w:spacing w:line="276" w:lineRule="auto"/>
              <w:ind w:left="106"/>
              <w:jc w:val="both"/>
              <w:rPr>
                <w:b/>
              </w:rPr>
            </w:pPr>
            <w:r w:rsidRPr="00E14B75">
              <w:rPr>
                <w:b/>
                <w:spacing w:val="-2"/>
              </w:rPr>
              <w:t>Yearly</w:t>
            </w:r>
          </w:p>
        </w:tc>
      </w:tr>
      <w:tr w:rsidR="00E7388B" w:rsidRPr="00944A93" w14:paraId="6F61E5AB" w14:textId="77777777" w:rsidTr="003376A1">
        <w:trPr>
          <w:trHeight w:val="316"/>
        </w:trPr>
        <w:tc>
          <w:tcPr>
            <w:tcW w:w="2631" w:type="dxa"/>
          </w:tcPr>
          <w:p w14:paraId="1AC70348" w14:textId="77777777" w:rsidR="00E7388B" w:rsidRPr="00E14B75" w:rsidRDefault="00E7388B" w:rsidP="0062071D">
            <w:pPr>
              <w:pStyle w:val="TableParagraph"/>
              <w:spacing w:line="276" w:lineRule="auto"/>
              <w:ind w:left="105"/>
              <w:jc w:val="both"/>
            </w:pPr>
            <w:r w:rsidRPr="00E14B75">
              <w:rPr>
                <w:spacing w:val="-2"/>
              </w:rPr>
              <w:t>Overhead</w:t>
            </w:r>
          </w:p>
        </w:tc>
        <w:tc>
          <w:tcPr>
            <w:tcW w:w="1440" w:type="dxa"/>
          </w:tcPr>
          <w:p w14:paraId="5FD59FDF" w14:textId="77777777" w:rsidR="00E7388B" w:rsidRPr="00E14B75" w:rsidRDefault="00E7388B" w:rsidP="0062071D">
            <w:pPr>
              <w:pStyle w:val="TableParagraph"/>
              <w:spacing w:line="276" w:lineRule="auto"/>
              <w:ind w:left="105"/>
              <w:jc w:val="both"/>
            </w:pPr>
            <w:r w:rsidRPr="00E14B75">
              <w:rPr>
                <w:spacing w:val="-2"/>
              </w:rPr>
              <w:t>10,000</w:t>
            </w:r>
          </w:p>
        </w:tc>
        <w:tc>
          <w:tcPr>
            <w:tcW w:w="1263" w:type="dxa"/>
          </w:tcPr>
          <w:p w14:paraId="21630920" w14:textId="77777777" w:rsidR="00E7388B" w:rsidRPr="00E14B75" w:rsidRDefault="00E7388B" w:rsidP="0062071D">
            <w:pPr>
              <w:pStyle w:val="TableParagraph"/>
              <w:spacing w:line="276" w:lineRule="auto"/>
              <w:ind w:left="106"/>
              <w:jc w:val="both"/>
            </w:pPr>
            <w:r w:rsidRPr="00E14B75">
              <w:rPr>
                <w:spacing w:val="-2"/>
              </w:rPr>
              <w:t>12,000</w:t>
            </w:r>
          </w:p>
        </w:tc>
      </w:tr>
      <w:tr w:rsidR="00E7388B" w:rsidRPr="00944A93" w14:paraId="5B519704" w14:textId="77777777" w:rsidTr="003376A1">
        <w:trPr>
          <w:trHeight w:val="321"/>
        </w:trPr>
        <w:tc>
          <w:tcPr>
            <w:tcW w:w="2631" w:type="dxa"/>
          </w:tcPr>
          <w:p w14:paraId="19B4B12F" w14:textId="77777777" w:rsidR="00E7388B" w:rsidRPr="00E14B75" w:rsidRDefault="00E7388B" w:rsidP="0062071D">
            <w:pPr>
              <w:pStyle w:val="TableParagraph"/>
              <w:spacing w:line="276" w:lineRule="auto"/>
              <w:ind w:left="105"/>
              <w:jc w:val="both"/>
            </w:pPr>
            <w:r w:rsidRPr="00E14B75">
              <w:t>Operational</w:t>
            </w:r>
            <w:r w:rsidRPr="00E14B75">
              <w:rPr>
                <w:spacing w:val="-10"/>
              </w:rPr>
              <w:t xml:space="preserve"> </w:t>
            </w:r>
            <w:r w:rsidRPr="00E14B75">
              <w:rPr>
                <w:spacing w:val="-4"/>
              </w:rPr>
              <w:t>cost</w:t>
            </w:r>
          </w:p>
        </w:tc>
        <w:tc>
          <w:tcPr>
            <w:tcW w:w="1440" w:type="dxa"/>
          </w:tcPr>
          <w:p w14:paraId="43FE0674" w14:textId="77777777" w:rsidR="00E7388B" w:rsidRPr="00E14B75" w:rsidRDefault="00E7388B" w:rsidP="0062071D">
            <w:pPr>
              <w:pStyle w:val="TableParagraph"/>
              <w:spacing w:line="276" w:lineRule="auto"/>
              <w:ind w:left="105"/>
              <w:jc w:val="both"/>
            </w:pPr>
            <w:r w:rsidRPr="00E14B75">
              <w:rPr>
                <w:spacing w:val="-2"/>
              </w:rPr>
              <w:t>230,000</w:t>
            </w:r>
          </w:p>
        </w:tc>
        <w:tc>
          <w:tcPr>
            <w:tcW w:w="1263" w:type="dxa"/>
          </w:tcPr>
          <w:p w14:paraId="034A7AB1" w14:textId="77777777" w:rsidR="00E7388B" w:rsidRPr="00E14B75" w:rsidRDefault="00E7388B" w:rsidP="0062071D">
            <w:pPr>
              <w:pStyle w:val="TableParagraph"/>
              <w:spacing w:line="276" w:lineRule="auto"/>
              <w:ind w:left="106"/>
              <w:jc w:val="both"/>
            </w:pPr>
            <w:r w:rsidRPr="00E14B75">
              <w:rPr>
                <w:spacing w:val="-2"/>
              </w:rPr>
              <w:t>2,760,000</w:t>
            </w:r>
          </w:p>
        </w:tc>
      </w:tr>
      <w:tr w:rsidR="00E7388B" w:rsidRPr="00944A93" w14:paraId="2233AAF3" w14:textId="77777777" w:rsidTr="003376A1">
        <w:trPr>
          <w:trHeight w:val="316"/>
        </w:trPr>
        <w:tc>
          <w:tcPr>
            <w:tcW w:w="2631" w:type="dxa"/>
          </w:tcPr>
          <w:p w14:paraId="641B4F91" w14:textId="77777777" w:rsidR="00E7388B" w:rsidRPr="00E14B75" w:rsidRDefault="00E7388B" w:rsidP="0062071D">
            <w:pPr>
              <w:pStyle w:val="TableParagraph"/>
              <w:spacing w:line="276" w:lineRule="auto"/>
              <w:ind w:left="105"/>
              <w:jc w:val="both"/>
            </w:pPr>
            <w:r w:rsidRPr="00E14B75">
              <w:t>Projected</w:t>
            </w:r>
            <w:r w:rsidRPr="00E14B75">
              <w:rPr>
                <w:spacing w:val="-1"/>
              </w:rPr>
              <w:t xml:space="preserve"> </w:t>
            </w:r>
            <w:r w:rsidRPr="00E14B75">
              <w:rPr>
                <w:spacing w:val="-2"/>
              </w:rPr>
              <w:t>revenue</w:t>
            </w:r>
          </w:p>
        </w:tc>
        <w:tc>
          <w:tcPr>
            <w:tcW w:w="1440" w:type="dxa"/>
          </w:tcPr>
          <w:p w14:paraId="06C859BA" w14:textId="77777777" w:rsidR="00E7388B" w:rsidRPr="00E14B75" w:rsidRDefault="00E7388B" w:rsidP="0062071D">
            <w:pPr>
              <w:pStyle w:val="TableParagraph"/>
              <w:spacing w:line="276" w:lineRule="auto"/>
              <w:ind w:left="105"/>
              <w:jc w:val="both"/>
            </w:pPr>
            <w:r w:rsidRPr="00E14B75">
              <w:rPr>
                <w:spacing w:val="-2"/>
              </w:rPr>
              <w:t>22</w:t>
            </w:r>
            <w:r w:rsidR="00A4473A">
              <w:rPr>
                <w:spacing w:val="-2"/>
              </w:rPr>
              <w:t>,</w:t>
            </w:r>
            <w:r w:rsidRPr="00E14B75">
              <w:rPr>
                <w:spacing w:val="-2"/>
              </w:rPr>
              <w:t>000</w:t>
            </w:r>
          </w:p>
        </w:tc>
        <w:tc>
          <w:tcPr>
            <w:tcW w:w="1263" w:type="dxa"/>
          </w:tcPr>
          <w:p w14:paraId="4F26E533" w14:textId="77777777" w:rsidR="00E7388B" w:rsidRPr="00E14B75" w:rsidRDefault="00E7388B" w:rsidP="0062071D">
            <w:pPr>
              <w:pStyle w:val="TableParagraph"/>
              <w:spacing w:line="276" w:lineRule="auto"/>
              <w:ind w:left="106"/>
              <w:jc w:val="both"/>
            </w:pPr>
            <w:r w:rsidRPr="00E14B75">
              <w:rPr>
                <w:spacing w:val="-2"/>
              </w:rPr>
              <w:t>2</w:t>
            </w:r>
            <w:r w:rsidR="00A4473A">
              <w:rPr>
                <w:spacing w:val="-2"/>
              </w:rPr>
              <w:t>,</w:t>
            </w:r>
            <w:r w:rsidRPr="00E14B75">
              <w:rPr>
                <w:spacing w:val="-2"/>
              </w:rPr>
              <w:t>640</w:t>
            </w:r>
            <w:r w:rsidR="00A4473A">
              <w:rPr>
                <w:spacing w:val="-2"/>
              </w:rPr>
              <w:t>,</w:t>
            </w:r>
            <w:r w:rsidRPr="00E14B75">
              <w:rPr>
                <w:spacing w:val="-2"/>
              </w:rPr>
              <w:t>000</w:t>
            </w:r>
          </w:p>
        </w:tc>
      </w:tr>
      <w:tr w:rsidR="00E7388B" w:rsidRPr="00944A93" w14:paraId="3BC3A9AB" w14:textId="77777777" w:rsidTr="003376A1">
        <w:trPr>
          <w:trHeight w:val="316"/>
        </w:trPr>
        <w:tc>
          <w:tcPr>
            <w:tcW w:w="2631" w:type="dxa"/>
          </w:tcPr>
          <w:p w14:paraId="3331E274" w14:textId="77777777" w:rsidR="00E7388B" w:rsidRPr="00E14B75" w:rsidRDefault="00944A93" w:rsidP="0062071D">
            <w:pPr>
              <w:pStyle w:val="TableParagraph"/>
              <w:spacing w:line="276" w:lineRule="auto"/>
              <w:ind w:left="105"/>
              <w:jc w:val="both"/>
              <w:rPr>
                <w:b/>
              </w:rPr>
            </w:pPr>
            <w:r w:rsidRPr="00E14B75">
              <w:rPr>
                <w:b/>
                <w:spacing w:val="-2"/>
              </w:rPr>
              <w:t>Total (Ksh)</w:t>
            </w:r>
          </w:p>
        </w:tc>
        <w:tc>
          <w:tcPr>
            <w:tcW w:w="1440" w:type="dxa"/>
          </w:tcPr>
          <w:p w14:paraId="1BC93C22" w14:textId="77777777" w:rsidR="00E7388B" w:rsidRPr="00E14B75" w:rsidRDefault="00E7388B" w:rsidP="0062071D">
            <w:pPr>
              <w:pStyle w:val="TableParagraph"/>
              <w:spacing w:line="276" w:lineRule="auto"/>
              <w:ind w:left="105"/>
              <w:jc w:val="both"/>
              <w:rPr>
                <w:b/>
              </w:rPr>
            </w:pPr>
            <w:r w:rsidRPr="00E14B75">
              <w:rPr>
                <w:b/>
                <w:spacing w:val="-2"/>
              </w:rPr>
              <w:t>262</w:t>
            </w:r>
            <w:r w:rsidR="00A4473A">
              <w:rPr>
                <w:b/>
                <w:spacing w:val="-2"/>
              </w:rPr>
              <w:t>,</w:t>
            </w:r>
            <w:r w:rsidRPr="00E14B75">
              <w:rPr>
                <w:b/>
                <w:spacing w:val="-2"/>
              </w:rPr>
              <w:t>000</w:t>
            </w:r>
          </w:p>
        </w:tc>
        <w:tc>
          <w:tcPr>
            <w:tcW w:w="1263" w:type="dxa"/>
          </w:tcPr>
          <w:p w14:paraId="12149C7A" w14:textId="77777777" w:rsidR="00E7388B" w:rsidRPr="00E14B75" w:rsidRDefault="00E7388B" w:rsidP="0062071D">
            <w:pPr>
              <w:pStyle w:val="TableParagraph"/>
              <w:spacing w:line="276" w:lineRule="auto"/>
              <w:ind w:left="106"/>
              <w:jc w:val="both"/>
              <w:rPr>
                <w:b/>
              </w:rPr>
            </w:pPr>
            <w:r w:rsidRPr="00E14B75">
              <w:rPr>
                <w:b/>
                <w:spacing w:val="-2"/>
              </w:rPr>
              <w:t>5</w:t>
            </w:r>
            <w:r w:rsidR="00A4473A">
              <w:rPr>
                <w:b/>
                <w:spacing w:val="-2"/>
              </w:rPr>
              <w:t>,</w:t>
            </w:r>
            <w:r w:rsidRPr="00E14B75">
              <w:rPr>
                <w:b/>
                <w:spacing w:val="-2"/>
              </w:rPr>
              <w:t>412</w:t>
            </w:r>
            <w:r w:rsidR="00A4473A">
              <w:rPr>
                <w:b/>
                <w:spacing w:val="-2"/>
              </w:rPr>
              <w:t>,</w:t>
            </w:r>
            <w:r w:rsidRPr="00E14B75">
              <w:rPr>
                <w:b/>
                <w:spacing w:val="-2"/>
              </w:rPr>
              <w:t>000</w:t>
            </w:r>
          </w:p>
        </w:tc>
      </w:tr>
    </w:tbl>
    <w:p w14:paraId="5C50EB8C" w14:textId="77777777" w:rsidR="00E7388B" w:rsidRDefault="00E7388B" w:rsidP="0062071D">
      <w:pPr>
        <w:pStyle w:val="BodyText"/>
        <w:spacing w:line="276" w:lineRule="auto"/>
        <w:jc w:val="both"/>
      </w:pPr>
    </w:p>
    <w:p w14:paraId="27693F50" w14:textId="77777777" w:rsidR="00E7388B" w:rsidRDefault="00E7388B" w:rsidP="0062071D">
      <w:pPr>
        <w:pStyle w:val="Heading2"/>
        <w:numPr>
          <w:ilvl w:val="2"/>
          <w:numId w:val="26"/>
        </w:numPr>
        <w:tabs>
          <w:tab w:val="left" w:pos="855"/>
        </w:tabs>
        <w:spacing w:line="276" w:lineRule="auto"/>
        <w:jc w:val="both"/>
      </w:pPr>
      <w:bookmarkStart w:id="532" w:name="_Toc178837830"/>
      <w:r>
        <w:t>RICT</w:t>
      </w:r>
      <w:r>
        <w:rPr>
          <w:spacing w:val="-5"/>
        </w:rPr>
        <w:t xml:space="preserve"> </w:t>
      </w:r>
      <w:r>
        <w:t>Academy</w:t>
      </w:r>
      <w:r>
        <w:rPr>
          <w:spacing w:val="-3"/>
        </w:rPr>
        <w:t xml:space="preserve"> </w:t>
      </w:r>
      <w:r>
        <w:t>course</w:t>
      </w:r>
      <w:r>
        <w:rPr>
          <w:spacing w:val="1"/>
        </w:rPr>
        <w:t xml:space="preserve"> </w:t>
      </w:r>
      <w:r>
        <w:rPr>
          <w:spacing w:val="-2"/>
        </w:rPr>
        <w:t>roadmap</w:t>
      </w:r>
      <w:bookmarkEnd w:id="532"/>
    </w:p>
    <w:p w14:paraId="0BAEB7A8" w14:textId="77777777" w:rsidR="00E7388B" w:rsidRDefault="00E7388B" w:rsidP="0062071D">
      <w:pPr>
        <w:pStyle w:val="ListParagraph"/>
        <w:numPr>
          <w:ilvl w:val="3"/>
          <w:numId w:val="26"/>
        </w:numPr>
        <w:tabs>
          <w:tab w:val="left" w:pos="1125"/>
        </w:tabs>
        <w:spacing w:line="276" w:lineRule="auto"/>
        <w:jc w:val="both"/>
        <w:rPr>
          <w:rFonts w:ascii="Symbol" w:hAnsi="Symbol"/>
        </w:rPr>
      </w:pPr>
      <w:r>
        <w:rPr>
          <w:sz w:val="24"/>
        </w:rPr>
        <w:t>2017:</w:t>
      </w:r>
      <w:r w:rsidR="00944A93">
        <w:rPr>
          <w:sz w:val="24"/>
        </w:rPr>
        <w:t xml:space="preserve"> </w:t>
      </w:r>
      <w:r>
        <w:rPr>
          <w:sz w:val="24"/>
        </w:rPr>
        <w:t>Internet</w:t>
      </w:r>
      <w:r>
        <w:rPr>
          <w:spacing w:val="-4"/>
          <w:sz w:val="24"/>
        </w:rPr>
        <w:t xml:space="preserve"> </w:t>
      </w:r>
      <w:r>
        <w:rPr>
          <w:sz w:val="24"/>
        </w:rPr>
        <w:t>basics,</w:t>
      </w:r>
      <w:r>
        <w:rPr>
          <w:spacing w:val="2"/>
          <w:sz w:val="24"/>
        </w:rPr>
        <w:t xml:space="preserve"> </w:t>
      </w:r>
      <w:r>
        <w:rPr>
          <w:sz w:val="24"/>
        </w:rPr>
        <w:t>Apple,</w:t>
      </w:r>
      <w:r>
        <w:rPr>
          <w:spacing w:val="-2"/>
          <w:sz w:val="24"/>
        </w:rPr>
        <w:t xml:space="preserve"> </w:t>
      </w:r>
      <w:r>
        <w:rPr>
          <w:sz w:val="24"/>
        </w:rPr>
        <w:t>Windows,</w:t>
      </w:r>
      <w:r>
        <w:rPr>
          <w:spacing w:val="-2"/>
          <w:sz w:val="24"/>
        </w:rPr>
        <w:t xml:space="preserve"> Office</w:t>
      </w:r>
      <w:r w:rsidR="00944A93">
        <w:rPr>
          <w:spacing w:val="-2"/>
          <w:sz w:val="24"/>
        </w:rPr>
        <w:t>.</w:t>
      </w:r>
    </w:p>
    <w:p w14:paraId="48C86878" w14:textId="77777777" w:rsidR="00E7388B" w:rsidRDefault="00E7388B" w:rsidP="0062071D">
      <w:pPr>
        <w:pStyle w:val="ListParagraph"/>
        <w:numPr>
          <w:ilvl w:val="3"/>
          <w:numId w:val="26"/>
        </w:numPr>
        <w:tabs>
          <w:tab w:val="left" w:pos="1125"/>
        </w:tabs>
        <w:spacing w:line="276" w:lineRule="auto"/>
        <w:jc w:val="both"/>
        <w:rPr>
          <w:rFonts w:ascii="Symbol" w:hAnsi="Symbol"/>
        </w:rPr>
      </w:pPr>
      <w:r>
        <w:rPr>
          <w:sz w:val="24"/>
        </w:rPr>
        <w:t>2018:</w:t>
      </w:r>
      <w:r w:rsidR="00944A93">
        <w:rPr>
          <w:sz w:val="24"/>
        </w:rPr>
        <w:t xml:space="preserve"> </w:t>
      </w:r>
      <w:r>
        <w:rPr>
          <w:sz w:val="24"/>
        </w:rPr>
        <w:t>Seeking</w:t>
      </w:r>
      <w:r>
        <w:rPr>
          <w:spacing w:val="-2"/>
          <w:sz w:val="24"/>
        </w:rPr>
        <w:t xml:space="preserve"> </w:t>
      </w:r>
      <w:r>
        <w:rPr>
          <w:sz w:val="24"/>
        </w:rPr>
        <w:t>addition</w:t>
      </w:r>
      <w:r>
        <w:rPr>
          <w:spacing w:val="-6"/>
          <w:sz w:val="24"/>
        </w:rPr>
        <w:t xml:space="preserve"> </w:t>
      </w:r>
      <w:r>
        <w:rPr>
          <w:sz w:val="24"/>
        </w:rPr>
        <w:t>of</w:t>
      </w:r>
      <w:r>
        <w:rPr>
          <w:spacing w:val="-10"/>
          <w:sz w:val="24"/>
        </w:rPr>
        <w:t xml:space="preserve"> </w:t>
      </w:r>
      <w:r>
        <w:rPr>
          <w:sz w:val="24"/>
        </w:rPr>
        <w:t>Cisco</w:t>
      </w:r>
      <w:r>
        <w:rPr>
          <w:spacing w:val="2"/>
          <w:sz w:val="24"/>
        </w:rPr>
        <w:t xml:space="preserve"> </w:t>
      </w:r>
      <w:r>
        <w:rPr>
          <w:sz w:val="24"/>
        </w:rPr>
        <w:t>networking</w:t>
      </w:r>
      <w:r>
        <w:rPr>
          <w:spacing w:val="3"/>
          <w:sz w:val="24"/>
        </w:rPr>
        <w:t xml:space="preserve"> </w:t>
      </w:r>
      <w:r>
        <w:rPr>
          <w:spacing w:val="-2"/>
          <w:sz w:val="24"/>
        </w:rPr>
        <w:t>courses</w:t>
      </w:r>
      <w:r w:rsidR="00944A93">
        <w:rPr>
          <w:spacing w:val="-2"/>
          <w:sz w:val="24"/>
        </w:rPr>
        <w:t>.</w:t>
      </w:r>
    </w:p>
    <w:p w14:paraId="4B5CA586" w14:textId="77777777" w:rsidR="00E7388B" w:rsidRDefault="00E7388B" w:rsidP="0062071D">
      <w:pPr>
        <w:pStyle w:val="ListParagraph"/>
        <w:numPr>
          <w:ilvl w:val="3"/>
          <w:numId w:val="26"/>
        </w:numPr>
        <w:tabs>
          <w:tab w:val="left" w:pos="1125"/>
        </w:tabs>
        <w:spacing w:line="276" w:lineRule="auto"/>
        <w:jc w:val="both"/>
        <w:rPr>
          <w:rFonts w:ascii="Symbol" w:hAnsi="Symbol"/>
        </w:rPr>
      </w:pPr>
      <w:r>
        <w:rPr>
          <w:sz w:val="24"/>
        </w:rPr>
        <w:t>2022:</w:t>
      </w:r>
      <w:r w:rsidR="00944A93">
        <w:rPr>
          <w:sz w:val="24"/>
        </w:rPr>
        <w:t xml:space="preserve"> </w:t>
      </w:r>
      <w:r>
        <w:rPr>
          <w:sz w:val="24"/>
        </w:rPr>
        <w:t>Conducting</w:t>
      </w:r>
      <w:r>
        <w:rPr>
          <w:spacing w:val="-5"/>
          <w:sz w:val="24"/>
        </w:rPr>
        <w:t xml:space="preserve"> </w:t>
      </w:r>
      <w:r>
        <w:rPr>
          <w:sz w:val="24"/>
        </w:rPr>
        <w:t>wide</w:t>
      </w:r>
      <w:r>
        <w:rPr>
          <w:spacing w:val="-4"/>
          <w:sz w:val="24"/>
        </w:rPr>
        <w:t xml:space="preserve"> </w:t>
      </w:r>
      <w:r>
        <w:rPr>
          <w:sz w:val="24"/>
        </w:rPr>
        <w:t>advertisement</w:t>
      </w:r>
      <w:r>
        <w:rPr>
          <w:spacing w:val="1"/>
          <w:sz w:val="24"/>
        </w:rPr>
        <w:t xml:space="preserve"> </w:t>
      </w:r>
      <w:r>
        <w:rPr>
          <w:sz w:val="24"/>
        </w:rPr>
        <w:t>for</w:t>
      </w:r>
      <w:r>
        <w:rPr>
          <w:spacing w:val="-2"/>
          <w:sz w:val="24"/>
        </w:rPr>
        <w:t xml:space="preserve"> </w:t>
      </w:r>
      <w:r>
        <w:rPr>
          <w:sz w:val="24"/>
        </w:rPr>
        <w:t>better</w:t>
      </w:r>
      <w:r>
        <w:rPr>
          <w:spacing w:val="-5"/>
          <w:sz w:val="24"/>
        </w:rPr>
        <w:t xml:space="preserve"> </w:t>
      </w:r>
      <w:r>
        <w:rPr>
          <w:spacing w:val="-2"/>
          <w:sz w:val="24"/>
        </w:rPr>
        <w:t>awareness</w:t>
      </w:r>
      <w:r w:rsidR="00944A93">
        <w:rPr>
          <w:spacing w:val="-2"/>
          <w:sz w:val="24"/>
        </w:rPr>
        <w:t>.</w:t>
      </w:r>
    </w:p>
    <w:p w14:paraId="3C46EF08" w14:textId="77777777" w:rsidR="00E7388B" w:rsidRDefault="00E7388B" w:rsidP="0062071D">
      <w:pPr>
        <w:pStyle w:val="ListParagraph"/>
        <w:numPr>
          <w:ilvl w:val="3"/>
          <w:numId w:val="26"/>
        </w:numPr>
        <w:tabs>
          <w:tab w:val="left" w:pos="1125"/>
        </w:tabs>
        <w:spacing w:line="276" w:lineRule="auto"/>
        <w:jc w:val="both"/>
        <w:rPr>
          <w:rFonts w:ascii="Symbol" w:hAnsi="Symbol"/>
        </w:rPr>
      </w:pPr>
      <w:r>
        <w:rPr>
          <w:sz w:val="24"/>
        </w:rPr>
        <w:t>2025:</w:t>
      </w:r>
      <w:r>
        <w:rPr>
          <w:spacing w:val="-1"/>
          <w:sz w:val="24"/>
        </w:rPr>
        <w:t xml:space="preserve"> </w:t>
      </w:r>
      <w:r>
        <w:rPr>
          <w:sz w:val="24"/>
        </w:rPr>
        <w:t>Introducing</w:t>
      </w:r>
      <w:r>
        <w:rPr>
          <w:spacing w:val="-1"/>
          <w:sz w:val="24"/>
        </w:rPr>
        <w:t xml:space="preserve"> </w:t>
      </w:r>
      <w:r>
        <w:rPr>
          <w:sz w:val="24"/>
        </w:rPr>
        <w:t>other courses</w:t>
      </w:r>
      <w:r>
        <w:rPr>
          <w:spacing w:val="-3"/>
          <w:sz w:val="24"/>
        </w:rPr>
        <w:t xml:space="preserve"> </w:t>
      </w:r>
      <w:r>
        <w:rPr>
          <w:sz w:val="24"/>
        </w:rPr>
        <w:t>such</w:t>
      </w:r>
      <w:r>
        <w:rPr>
          <w:spacing w:val="-6"/>
          <w:sz w:val="24"/>
        </w:rPr>
        <w:t xml:space="preserve"> </w:t>
      </w:r>
      <w:r>
        <w:rPr>
          <w:sz w:val="24"/>
        </w:rPr>
        <w:t>as</w:t>
      </w:r>
      <w:r>
        <w:rPr>
          <w:spacing w:val="2"/>
          <w:sz w:val="24"/>
        </w:rPr>
        <w:t xml:space="preserve"> </w:t>
      </w:r>
      <w:r>
        <w:rPr>
          <w:spacing w:val="-2"/>
          <w:sz w:val="24"/>
        </w:rPr>
        <w:t>finance.</w:t>
      </w:r>
    </w:p>
    <w:p w14:paraId="084CC839" w14:textId="77777777" w:rsidR="00E7388B" w:rsidRDefault="00E7388B" w:rsidP="0062071D">
      <w:pPr>
        <w:pStyle w:val="ListParagraph"/>
        <w:numPr>
          <w:ilvl w:val="3"/>
          <w:numId w:val="26"/>
        </w:numPr>
        <w:tabs>
          <w:tab w:val="left" w:pos="1090"/>
        </w:tabs>
        <w:spacing w:line="276" w:lineRule="auto"/>
        <w:ind w:left="1090" w:hanging="268"/>
        <w:jc w:val="both"/>
        <w:rPr>
          <w:rFonts w:ascii="Symbol" w:hAnsi="Symbol"/>
          <w:color w:val="333C47"/>
          <w:sz w:val="24"/>
        </w:rPr>
      </w:pPr>
      <w:r>
        <w:rPr>
          <w:sz w:val="24"/>
        </w:rPr>
        <w:t>2030:</w:t>
      </w:r>
      <w:r>
        <w:rPr>
          <w:spacing w:val="-3"/>
          <w:sz w:val="24"/>
        </w:rPr>
        <w:t xml:space="preserve"> </w:t>
      </w:r>
      <w:r>
        <w:rPr>
          <w:sz w:val="24"/>
        </w:rPr>
        <w:t>Opening</w:t>
      </w:r>
      <w:r>
        <w:rPr>
          <w:spacing w:val="-1"/>
          <w:sz w:val="24"/>
        </w:rPr>
        <w:t xml:space="preserve"> </w:t>
      </w:r>
      <w:r>
        <w:rPr>
          <w:sz w:val="24"/>
        </w:rPr>
        <w:t>branches</w:t>
      </w:r>
      <w:r>
        <w:rPr>
          <w:spacing w:val="1"/>
          <w:sz w:val="24"/>
        </w:rPr>
        <w:t xml:space="preserve"> </w:t>
      </w:r>
      <w:r>
        <w:rPr>
          <w:sz w:val="24"/>
        </w:rPr>
        <w:t>in</w:t>
      </w:r>
      <w:r>
        <w:rPr>
          <w:spacing w:val="-5"/>
          <w:sz w:val="24"/>
        </w:rPr>
        <w:t xml:space="preserve"> </w:t>
      </w:r>
      <w:r>
        <w:rPr>
          <w:sz w:val="24"/>
        </w:rPr>
        <w:t>the</w:t>
      </w:r>
      <w:r>
        <w:rPr>
          <w:spacing w:val="-2"/>
          <w:sz w:val="24"/>
        </w:rPr>
        <w:t xml:space="preserve"> </w:t>
      </w:r>
      <w:r>
        <w:rPr>
          <w:sz w:val="24"/>
        </w:rPr>
        <w:t>nearby</w:t>
      </w:r>
      <w:r>
        <w:rPr>
          <w:spacing w:val="-5"/>
          <w:sz w:val="24"/>
        </w:rPr>
        <w:t xml:space="preserve"> </w:t>
      </w:r>
      <w:r>
        <w:rPr>
          <w:sz w:val="24"/>
        </w:rPr>
        <w:t>towns</w:t>
      </w:r>
      <w:r>
        <w:rPr>
          <w:spacing w:val="-3"/>
          <w:sz w:val="24"/>
        </w:rPr>
        <w:t xml:space="preserve"> </w:t>
      </w:r>
      <w:r>
        <w:rPr>
          <w:sz w:val="24"/>
        </w:rPr>
        <w:t>such</w:t>
      </w:r>
      <w:r>
        <w:rPr>
          <w:spacing w:val="-1"/>
          <w:sz w:val="24"/>
        </w:rPr>
        <w:t xml:space="preserve"> </w:t>
      </w:r>
      <w:r>
        <w:rPr>
          <w:sz w:val="24"/>
        </w:rPr>
        <w:t>as</w:t>
      </w:r>
      <w:r>
        <w:rPr>
          <w:spacing w:val="-2"/>
          <w:sz w:val="24"/>
        </w:rPr>
        <w:t xml:space="preserve"> </w:t>
      </w:r>
      <w:r>
        <w:rPr>
          <w:sz w:val="24"/>
        </w:rPr>
        <w:t>Yala</w:t>
      </w:r>
      <w:r>
        <w:rPr>
          <w:spacing w:val="-2"/>
          <w:sz w:val="24"/>
        </w:rPr>
        <w:t xml:space="preserve"> </w:t>
      </w:r>
      <w:r>
        <w:rPr>
          <w:sz w:val="24"/>
        </w:rPr>
        <w:t xml:space="preserve">and </w:t>
      </w:r>
      <w:r>
        <w:rPr>
          <w:spacing w:val="-2"/>
          <w:sz w:val="24"/>
        </w:rPr>
        <w:t>Busia</w:t>
      </w:r>
      <w:r w:rsidR="00944A93">
        <w:rPr>
          <w:spacing w:val="-2"/>
          <w:sz w:val="24"/>
        </w:rPr>
        <w:t>.</w:t>
      </w:r>
    </w:p>
    <w:p w14:paraId="04A9DCAC" w14:textId="77777777" w:rsidR="004E3202" w:rsidRDefault="004E3202" w:rsidP="0062071D">
      <w:pPr>
        <w:pStyle w:val="BodyText"/>
        <w:spacing w:line="276" w:lineRule="auto"/>
        <w:jc w:val="both"/>
        <w:rPr>
          <w:b/>
          <w:bCs/>
        </w:rPr>
      </w:pPr>
    </w:p>
    <w:p w14:paraId="03835B2D" w14:textId="77777777" w:rsidR="004845D2" w:rsidRDefault="004845D2">
      <w:pPr>
        <w:widowControl/>
        <w:autoSpaceDE/>
        <w:autoSpaceDN/>
        <w:spacing w:after="160" w:line="259" w:lineRule="auto"/>
        <w:rPr>
          <w:ins w:id="533" w:author="MUKOLWE" w:date="2024-11-23T01:03:00Z"/>
          <w:b/>
          <w:bCs/>
          <w:sz w:val="24"/>
          <w:szCs w:val="24"/>
        </w:rPr>
      </w:pPr>
      <w:ins w:id="534" w:author="MUKOLWE" w:date="2024-11-23T01:03:00Z">
        <w:r>
          <w:rPr>
            <w:b/>
            <w:bCs/>
          </w:rPr>
          <w:br w:type="page"/>
        </w:r>
      </w:ins>
    </w:p>
    <w:p w14:paraId="614D72A9" w14:textId="77777777" w:rsidR="004E3202" w:rsidRDefault="004E3202" w:rsidP="0062071D">
      <w:pPr>
        <w:pStyle w:val="BodyText"/>
        <w:spacing w:line="276" w:lineRule="auto"/>
        <w:jc w:val="both"/>
        <w:rPr>
          <w:b/>
          <w:bCs/>
        </w:rPr>
      </w:pPr>
    </w:p>
    <w:p w14:paraId="7334A8C4" w14:textId="77777777" w:rsidR="004E3202" w:rsidRDefault="004E3202" w:rsidP="0062071D">
      <w:pPr>
        <w:pStyle w:val="BodyText"/>
        <w:spacing w:line="276" w:lineRule="auto"/>
        <w:jc w:val="both"/>
      </w:pPr>
    </w:p>
    <w:p w14:paraId="463B4C35" w14:textId="77777777" w:rsidR="004845D2" w:rsidRPr="00E40BAE" w:rsidRDefault="00634F5E">
      <w:pPr>
        <w:pStyle w:val="Heading2"/>
        <w:numPr>
          <w:ilvl w:val="1"/>
          <w:numId w:val="27"/>
        </w:numPr>
        <w:tabs>
          <w:tab w:val="left" w:pos="851"/>
        </w:tabs>
        <w:spacing w:line="276" w:lineRule="auto"/>
        <w:ind w:left="851" w:hanging="720"/>
        <w:jc w:val="center"/>
        <w:rPr>
          <w:moveTo w:id="535" w:author="MUKOLWE" w:date="2024-11-23T01:03:00Z"/>
        </w:rPr>
        <w:pPrChange w:id="536" w:author="MUKOLWE" w:date="2024-11-23T01:04:00Z">
          <w:pPr>
            <w:pStyle w:val="Heading2"/>
            <w:numPr>
              <w:ilvl w:val="1"/>
              <w:numId w:val="27"/>
            </w:numPr>
            <w:tabs>
              <w:tab w:val="left" w:pos="851"/>
            </w:tabs>
            <w:spacing w:line="276" w:lineRule="auto"/>
            <w:ind w:left="851" w:hanging="720"/>
            <w:jc w:val="both"/>
          </w:pPr>
        </w:pPrChange>
      </w:pPr>
      <w:bookmarkStart w:id="537" w:name="_Toc178837831"/>
      <w:r w:rsidRPr="004845D2">
        <w:rPr>
          <w:sz w:val="28"/>
          <w:rPrChange w:id="538" w:author="MUKOLWE" w:date="2024-11-23T01:03:00Z">
            <w:rPr/>
          </w:rPrChange>
        </w:rPr>
        <w:t>CHAPTER THREE</w:t>
      </w:r>
      <w:bookmarkEnd w:id="537"/>
      <w:ins w:id="539" w:author="MUKOLWE" w:date="2024-11-23T01:03:00Z">
        <w:r w:rsidR="004845D2" w:rsidRPr="004845D2">
          <w:rPr>
            <w:sz w:val="28"/>
            <w:rPrChange w:id="540" w:author="MUKOLWE" w:date="2024-11-23T01:03:00Z">
              <w:rPr/>
            </w:rPrChange>
          </w:rPr>
          <w:t xml:space="preserve">: </w:t>
        </w:r>
      </w:ins>
      <w:moveToRangeStart w:id="541" w:author="MUKOLWE" w:date="2024-11-23T01:03:00Z" w:name="move183216242"/>
      <w:moveTo w:id="542" w:author="MUKOLWE" w:date="2024-11-23T01:03:00Z">
        <w:r w:rsidR="004845D2" w:rsidRPr="004845D2">
          <w:rPr>
            <w:spacing w:val="-2"/>
            <w:sz w:val="28"/>
            <w:rPrChange w:id="543" w:author="MUKOLWE" w:date="2024-11-23T01:03:00Z">
              <w:rPr>
                <w:spacing w:val="-2"/>
              </w:rPr>
            </w:rPrChange>
          </w:rPr>
          <w:t>MARKETING</w:t>
        </w:r>
      </w:moveTo>
    </w:p>
    <w:moveToRangeEnd w:id="541"/>
    <w:p w14:paraId="6BE76165" w14:textId="77777777" w:rsidR="00634F5E" w:rsidRPr="00AC14F5" w:rsidDel="004845D2" w:rsidRDefault="00634F5E" w:rsidP="00E14B75">
      <w:pPr>
        <w:pStyle w:val="Heading2"/>
        <w:rPr>
          <w:del w:id="544" w:author="MUKOLWE" w:date="2024-11-23T01:04:00Z"/>
        </w:rPr>
      </w:pPr>
    </w:p>
    <w:p w14:paraId="26905F39" w14:textId="77777777" w:rsidR="00E6473A" w:rsidDel="004845D2" w:rsidRDefault="00E6473A" w:rsidP="0062071D">
      <w:pPr>
        <w:widowControl/>
        <w:autoSpaceDE/>
        <w:autoSpaceDN/>
        <w:spacing w:line="276" w:lineRule="auto"/>
        <w:jc w:val="both"/>
        <w:rPr>
          <w:del w:id="545" w:author="MUKOLWE" w:date="2024-11-23T01:04:00Z"/>
          <w:sz w:val="24"/>
          <w:szCs w:val="24"/>
        </w:rPr>
      </w:pPr>
    </w:p>
    <w:p w14:paraId="0BA1C72E" w14:textId="77777777" w:rsidR="00E7388B" w:rsidRPr="00E40BAE" w:rsidDel="004845D2" w:rsidRDefault="00E7388B" w:rsidP="00E14B75">
      <w:pPr>
        <w:pStyle w:val="Heading2"/>
        <w:numPr>
          <w:ilvl w:val="1"/>
          <w:numId w:val="27"/>
        </w:numPr>
        <w:tabs>
          <w:tab w:val="left" w:pos="851"/>
        </w:tabs>
        <w:spacing w:line="276" w:lineRule="auto"/>
        <w:ind w:left="851" w:hanging="720"/>
        <w:jc w:val="both"/>
        <w:rPr>
          <w:moveFrom w:id="546" w:author="MUKOLWE" w:date="2024-11-23T01:03:00Z"/>
        </w:rPr>
      </w:pPr>
      <w:bookmarkStart w:id="547" w:name="_Toc178837832"/>
      <w:moveFromRangeStart w:id="548" w:author="MUKOLWE" w:date="2024-11-23T01:03:00Z" w:name="move183216242"/>
      <w:moveFrom w:id="549" w:author="MUKOLWE" w:date="2024-11-23T01:03:00Z">
        <w:r w:rsidDel="004845D2">
          <w:rPr>
            <w:spacing w:val="-2"/>
          </w:rPr>
          <w:t>MARKETING</w:t>
        </w:r>
        <w:bookmarkEnd w:id="547"/>
      </w:moveFrom>
    </w:p>
    <w:moveFromRangeEnd w:id="548"/>
    <w:p w14:paraId="5862EF66" w14:textId="77777777" w:rsidR="00E7388B" w:rsidRPr="00E40BAE" w:rsidRDefault="00E7388B" w:rsidP="0062071D">
      <w:pPr>
        <w:pStyle w:val="Heading2"/>
        <w:tabs>
          <w:tab w:val="left" w:pos="490"/>
        </w:tabs>
        <w:spacing w:line="276" w:lineRule="auto"/>
        <w:ind w:left="490" w:firstLine="0"/>
        <w:jc w:val="both"/>
      </w:pPr>
    </w:p>
    <w:p w14:paraId="66870507" w14:textId="77777777" w:rsidR="00E7388B" w:rsidRDefault="00E7388B" w:rsidP="004845D2">
      <w:pPr>
        <w:pStyle w:val="Heading2"/>
        <w:numPr>
          <w:ilvl w:val="1"/>
          <w:numId w:val="27"/>
        </w:numPr>
        <w:tabs>
          <w:tab w:val="left" w:pos="851"/>
        </w:tabs>
        <w:spacing w:line="276" w:lineRule="auto"/>
        <w:ind w:left="851" w:hanging="851"/>
        <w:jc w:val="both"/>
      </w:pPr>
      <w:bookmarkStart w:id="550" w:name="_Toc178837833"/>
      <w:r>
        <w:rPr>
          <w:spacing w:val="-2"/>
        </w:rPr>
        <w:t>Introduction</w:t>
      </w:r>
      <w:bookmarkEnd w:id="550"/>
    </w:p>
    <w:p w14:paraId="64D8C9BD" w14:textId="66C9E700" w:rsidR="00E7388B" w:rsidRDefault="00E7388B" w:rsidP="004845D2">
      <w:pPr>
        <w:pStyle w:val="BodyText"/>
        <w:spacing w:line="276" w:lineRule="auto"/>
        <w:ind w:right="340"/>
        <w:jc w:val="both"/>
      </w:pPr>
      <w:r>
        <w:t>Rural</w:t>
      </w:r>
      <w:ins w:id="551" w:author="Windows User" w:date="2024-11-28T13:55:00Z">
        <w:r w:rsidR="00684006">
          <w:t>n</w:t>
        </w:r>
      </w:ins>
      <w:del w:id="552" w:author="Windows User" w:date="2024-11-28T13:55:00Z">
        <w:r w:rsidDel="00684006">
          <w:delText>N</w:delText>
        </w:r>
      </w:del>
      <w:r>
        <w:t>et uses several ways to get in touch with potential students, customers and partners or clients, who may be categorized as local, regional and international</w:t>
      </w:r>
      <w:r w:rsidR="00912BFC">
        <w:t xml:space="preserve"> as presented in Figure 3.1</w:t>
      </w:r>
      <w:r>
        <w:t>.</w:t>
      </w:r>
      <w:r w:rsidR="00912BFC">
        <w:t xml:space="preserve"> The ways include but not limited to:</w:t>
      </w:r>
    </w:p>
    <w:p w14:paraId="6BC03C96" w14:textId="77777777" w:rsidR="00E7388B" w:rsidRDefault="00E7388B" w:rsidP="0062071D">
      <w:pPr>
        <w:pStyle w:val="ListParagraph"/>
        <w:numPr>
          <w:ilvl w:val="2"/>
          <w:numId w:val="27"/>
        </w:numPr>
        <w:tabs>
          <w:tab w:val="left" w:pos="731"/>
        </w:tabs>
        <w:spacing w:line="276" w:lineRule="auto"/>
        <w:jc w:val="both"/>
        <w:rPr>
          <w:sz w:val="24"/>
        </w:rPr>
      </w:pPr>
      <w:r>
        <w:rPr>
          <w:sz w:val="24"/>
        </w:rPr>
        <w:t>Distributing fliers/brochures</w:t>
      </w:r>
      <w:r>
        <w:rPr>
          <w:spacing w:val="-3"/>
          <w:sz w:val="24"/>
        </w:rPr>
        <w:t xml:space="preserve"> </w:t>
      </w:r>
      <w:r>
        <w:rPr>
          <w:sz w:val="24"/>
        </w:rPr>
        <w:t>to</w:t>
      </w:r>
      <w:r>
        <w:rPr>
          <w:spacing w:val="4"/>
          <w:sz w:val="24"/>
        </w:rPr>
        <w:t xml:space="preserve"> </w:t>
      </w:r>
      <w:r>
        <w:rPr>
          <w:sz w:val="24"/>
        </w:rPr>
        <w:t>local</w:t>
      </w:r>
      <w:r>
        <w:rPr>
          <w:spacing w:val="-9"/>
          <w:sz w:val="24"/>
        </w:rPr>
        <w:t xml:space="preserve"> </w:t>
      </w:r>
      <w:r>
        <w:rPr>
          <w:sz w:val="24"/>
        </w:rPr>
        <w:t>people</w:t>
      </w:r>
      <w:r>
        <w:rPr>
          <w:spacing w:val="-2"/>
          <w:sz w:val="24"/>
        </w:rPr>
        <w:t xml:space="preserve"> </w:t>
      </w:r>
      <w:r>
        <w:rPr>
          <w:sz w:val="24"/>
        </w:rPr>
        <w:t>and</w:t>
      </w:r>
      <w:r>
        <w:rPr>
          <w:spacing w:val="-1"/>
          <w:sz w:val="24"/>
        </w:rPr>
        <w:t xml:space="preserve"> </w:t>
      </w:r>
      <w:r>
        <w:rPr>
          <w:sz w:val="24"/>
        </w:rPr>
        <w:t>giving</w:t>
      </w:r>
      <w:r>
        <w:rPr>
          <w:spacing w:val="-1"/>
          <w:sz w:val="24"/>
        </w:rPr>
        <w:t xml:space="preserve"> </w:t>
      </w:r>
      <w:r>
        <w:rPr>
          <w:sz w:val="24"/>
        </w:rPr>
        <w:t>business</w:t>
      </w:r>
      <w:r>
        <w:rPr>
          <w:spacing w:val="-3"/>
          <w:sz w:val="24"/>
        </w:rPr>
        <w:t xml:space="preserve"> </w:t>
      </w:r>
      <w:r>
        <w:rPr>
          <w:sz w:val="24"/>
        </w:rPr>
        <w:t>cards</w:t>
      </w:r>
      <w:r>
        <w:rPr>
          <w:spacing w:val="-3"/>
          <w:sz w:val="24"/>
        </w:rPr>
        <w:t xml:space="preserve"> </w:t>
      </w:r>
      <w:r>
        <w:rPr>
          <w:sz w:val="24"/>
        </w:rPr>
        <w:t>with</w:t>
      </w:r>
      <w:r>
        <w:rPr>
          <w:spacing w:val="-6"/>
          <w:sz w:val="24"/>
        </w:rPr>
        <w:t xml:space="preserve"> </w:t>
      </w:r>
      <w:r>
        <w:rPr>
          <w:sz w:val="24"/>
        </w:rPr>
        <w:t>details</w:t>
      </w:r>
      <w:r>
        <w:rPr>
          <w:spacing w:val="-3"/>
          <w:sz w:val="24"/>
        </w:rPr>
        <w:t xml:space="preserve"> </w:t>
      </w:r>
      <w:r>
        <w:rPr>
          <w:sz w:val="24"/>
        </w:rPr>
        <w:t>to</w:t>
      </w:r>
      <w:r>
        <w:rPr>
          <w:spacing w:val="11"/>
          <w:sz w:val="24"/>
        </w:rPr>
        <w:t xml:space="preserve"> </w:t>
      </w:r>
      <w:r>
        <w:rPr>
          <w:spacing w:val="-2"/>
          <w:sz w:val="24"/>
        </w:rPr>
        <w:t>clients.</w:t>
      </w:r>
    </w:p>
    <w:p w14:paraId="48E13A08" w14:textId="77777777" w:rsidR="00E7388B" w:rsidRDefault="00E7388B" w:rsidP="0062071D">
      <w:pPr>
        <w:pStyle w:val="ListParagraph"/>
        <w:numPr>
          <w:ilvl w:val="2"/>
          <w:numId w:val="27"/>
        </w:numPr>
        <w:tabs>
          <w:tab w:val="left" w:pos="371"/>
        </w:tabs>
        <w:spacing w:line="276" w:lineRule="auto"/>
        <w:ind w:right="154"/>
        <w:jc w:val="both"/>
        <w:rPr>
          <w:sz w:val="24"/>
        </w:rPr>
      </w:pPr>
      <w:r>
        <w:rPr>
          <w:sz w:val="24"/>
        </w:rPr>
        <w:t>Community</w:t>
      </w:r>
      <w:r>
        <w:rPr>
          <w:spacing w:val="-7"/>
          <w:sz w:val="24"/>
        </w:rPr>
        <w:t xml:space="preserve"> </w:t>
      </w:r>
      <w:r>
        <w:rPr>
          <w:sz w:val="24"/>
        </w:rPr>
        <w:t>outreach. This we achieve by</w:t>
      </w:r>
      <w:r>
        <w:rPr>
          <w:spacing w:val="-2"/>
          <w:sz w:val="24"/>
        </w:rPr>
        <w:t xml:space="preserve"> </w:t>
      </w:r>
      <w:r>
        <w:rPr>
          <w:sz w:val="24"/>
        </w:rPr>
        <w:t>sending officials to</w:t>
      </w:r>
      <w:r>
        <w:rPr>
          <w:spacing w:val="-2"/>
          <w:sz w:val="24"/>
        </w:rPr>
        <w:t xml:space="preserve"> </w:t>
      </w:r>
      <w:r>
        <w:rPr>
          <w:sz w:val="24"/>
        </w:rPr>
        <w:t>the churches and groups during their meeting</w:t>
      </w:r>
      <w:r>
        <w:rPr>
          <w:spacing w:val="-8"/>
          <w:sz w:val="24"/>
        </w:rPr>
        <w:t xml:space="preserve"> </w:t>
      </w:r>
      <w:r>
        <w:rPr>
          <w:sz w:val="24"/>
        </w:rPr>
        <w:t>to</w:t>
      </w:r>
      <w:r>
        <w:rPr>
          <w:spacing w:val="-7"/>
          <w:sz w:val="24"/>
        </w:rPr>
        <w:t xml:space="preserve"> </w:t>
      </w:r>
      <w:r>
        <w:rPr>
          <w:sz w:val="24"/>
        </w:rPr>
        <w:t>create</w:t>
      </w:r>
      <w:r>
        <w:rPr>
          <w:spacing w:val="-13"/>
          <w:sz w:val="24"/>
        </w:rPr>
        <w:t xml:space="preserve"> </w:t>
      </w:r>
      <w:r>
        <w:rPr>
          <w:sz w:val="24"/>
        </w:rPr>
        <w:t>awareness</w:t>
      </w:r>
      <w:r>
        <w:rPr>
          <w:spacing w:val="-10"/>
          <w:sz w:val="24"/>
        </w:rPr>
        <w:t xml:space="preserve"> </w:t>
      </w:r>
      <w:r>
        <w:rPr>
          <w:sz w:val="24"/>
        </w:rPr>
        <w:t>to</w:t>
      </w:r>
      <w:r>
        <w:rPr>
          <w:spacing w:val="-12"/>
          <w:sz w:val="24"/>
        </w:rPr>
        <w:t xml:space="preserve"> </w:t>
      </w:r>
      <w:r>
        <w:rPr>
          <w:sz w:val="24"/>
        </w:rPr>
        <w:t>the</w:t>
      </w:r>
      <w:r>
        <w:rPr>
          <w:spacing w:val="-9"/>
          <w:sz w:val="24"/>
        </w:rPr>
        <w:t xml:space="preserve"> </w:t>
      </w:r>
      <w:r>
        <w:rPr>
          <w:sz w:val="24"/>
        </w:rPr>
        <w:t>crowd,</w:t>
      </w:r>
      <w:r>
        <w:rPr>
          <w:spacing w:val="-15"/>
          <w:sz w:val="24"/>
        </w:rPr>
        <w:t xml:space="preserve"> </w:t>
      </w:r>
      <w:r>
        <w:rPr>
          <w:sz w:val="24"/>
        </w:rPr>
        <w:t>organize</w:t>
      </w:r>
      <w:r>
        <w:rPr>
          <w:spacing w:val="-4"/>
          <w:sz w:val="24"/>
        </w:rPr>
        <w:t xml:space="preserve"> </w:t>
      </w:r>
      <w:r>
        <w:rPr>
          <w:sz w:val="24"/>
        </w:rPr>
        <w:t>events</w:t>
      </w:r>
      <w:r>
        <w:rPr>
          <w:spacing w:val="-10"/>
          <w:sz w:val="24"/>
        </w:rPr>
        <w:t xml:space="preserve"> </w:t>
      </w:r>
      <w:r>
        <w:rPr>
          <w:sz w:val="24"/>
        </w:rPr>
        <w:t>such</w:t>
      </w:r>
      <w:r>
        <w:rPr>
          <w:spacing w:val="-12"/>
          <w:sz w:val="24"/>
        </w:rPr>
        <w:t xml:space="preserve"> </w:t>
      </w:r>
      <w:r>
        <w:rPr>
          <w:sz w:val="24"/>
        </w:rPr>
        <w:t>as</w:t>
      </w:r>
      <w:r>
        <w:rPr>
          <w:spacing w:val="-10"/>
          <w:sz w:val="24"/>
        </w:rPr>
        <w:t xml:space="preserve"> </w:t>
      </w:r>
      <w:r>
        <w:rPr>
          <w:sz w:val="24"/>
        </w:rPr>
        <w:t>workshops,</w:t>
      </w:r>
      <w:r>
        <w:rPr>
          <w:spacing w:val="-10"/>
          <w:sz w:val="24"/>
        </w:rPr>
        <w:t xml:space="preserve"> </w:t>
      </w:r>
      <w:r>
        <w:rPr>
          <w:sz w:val="24"/>
        </w:rPr>
        <w:t>seminars</w:t>
      </w:r>
      <w:r>
        <w:rPr>
          <w:spacing w:val="-10"/>
          <w:sz w:val="24"/>
        </w:rPr>
        <w:t xml:space="preserve"> </w:t>
      </w:r>
      <w:r>
        <w:rPr>
          <w:sz w:val="24"/>
        </w:rPr>
        <w:t>and</w:t>
      </w:r>
      <w:r>
        <w:rPr>
          <w:spacing w:val="-8"/>
          <w:sz w:val="24"/>
        </w:rPr>
        <w:t xml:space="preserve"> </w:t>
      </w:r>
      <w:r>
        <w:rPr>
          <w:sz w:val="24"/>
        </w:rPr>
        <w:t xml:space="preserve">training </w:t>
      </w:r>
      <w:r>
        <w:rPr>
          <w:spacing w:val="-2"/>
          <w:sz w:val="24"/>
        </w:rPr>
        <w:t>programs.</w:t>
      </w:r>
    </w:p>
    <w:p w14:paraId="037C2259" w14:textId="77777777" w:rsidR="00E7388B" w:rsidRDefault="00E7388B" w:rsidP="0062071D">
      <w:pPr>
        <w:pStyle w:val="ListParagraph"/>
        <w:numPr>
          <w:ilvl w:val="2"/>
          <w:numId w:val="27"/>
        </w:numPr>
        <w:tabs>
          <w:tab w:val="left" w:pos="731"/>
        </w:tabs>
        <w:spacing w:line="276" w:lineRule="auto"/>
        <w:jc w:val="both"/>
        <w:rPr>
          <w:sz w:val="24"/>
        </w:rPr>
      </w:pPr>
      <w:r>
        <w:rPr>
          <w:sz w:val="24"/>
        </w:rPr>
        <w:t>Partner</w:t>
      </w:r>
      <w:r>
        <w:rPr>
          <w:spacing w:val="-3"/>
          <w:sz w:val="24"/>
        </w:rPr>
        <w:t xml:space="preserve"> </w:t>
      </w:r>
      <w:r>
        <w:rPr>
          <w:sz w:val="24"/>
        </w:rPr>
        <w:t>with</w:t>
      </w:r>
      <w:r>
        <w:rPr>
          <w:spacing w:val="-1"/>
          <w:sz w:val="24"/>
        </w:rPr>
        <w:t xml:space="preserve"> </w:t>
      </w:r>
      <w:r>
        <w:rPr>
          <w:sz w:val="24"/>
        </w:rPr>
        <w:t>local</w:t>
      </w:r>
      <w:r>
        <w:rPr>
          <w:spacing w:val="-10"/>
          <w:sz w:val="24"/>
        </w:rPr>
        <w:t xml:space="preserve"> </w:t>
      </w:r>
      <w:r>
        <w:rPr>
          <w:sz w:val="24"/>
        </w:rPr>
        <w:t>organizations,</w:t>
      </w:r>
      <w:r>
        <w:rPr>
          <w:spacing w:val="1"/>
          <w:sz w:val="24"/>
        </w:rPr>
        <w:t xml:space="preserve"> </w:t>
      </w:r>
      <w:r>
        <w:rPr>
          <w:sz w:val="24"/>
        </w:rPr>
        <w:t>schools</w:t>
      </w:r>
      <w:r>
        <w:rPr>
          <w:spacing w:val="3"/>
          <w:sz w:val="24"/>
        </w:rPr>
        <w:t xml:space="preserve"> </w:t>
      </w:r>
      <w:r>
        <w:rPr>
          <w:sz w:val="24"/>
        </w:rPr>
        <w:t>and</w:t>
      </w:r>
      <w:r>
        <w:rPr>
          <w:spacing w:val="-2"/>
          <w:sz w:val="24"/>
        </w:rPr>
        <w:t xml:space="preserve"> </w:t>
      </w:r>
      <w:r>
        <w:rPr>
          <w:sz w:val="24"/>
        </w:rPr>
        <w:t>colleges</w:t>
      </w:r>
      <w:r>
        <w:rPr>
          <w:spacing w:val="-3"/>
          <w:sz w:val="24"/>
        </w:rPr>
        <w:t xml:space="preserve"> </w:t>
      </w:r>
      <w:r>
        <w:rPr>
          <w:sz w:val="24"/>
        </w:rPr>
        <w:t>to</w:t>
      </w:r>
      <w:r>
        <w:rPr>
          <w:spacing w:val="-1"/>
          <w:sz w:val="24"/>
        </w:rPr>
        <w:t xml:space="preserve"> </w:t>
      </w:r>
      <w:r>
        <w:rPr>
          <w:sz w:val="24"/>
        </w:rPr>
        <w:t>reach</w:t>
      </w:r>
      <w:r>
        <w:rPr>
          <w:spacing w:val="-6"/>
          <w:sz w:val="24"/>
        </w:rPr>
        <w:t xml:space="preserve"> </w:t>
      </w:r>
      <w:r>
        <w:rPr>
          <w:sz w:val="24"/>
        </w:rPr>
        <w:t>out</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 xml:space="preserve">wider </w:t>
      </w:r>
      <w:r>
        <w:rPr>
          <w:spacing w:val="-2"/>
          <w:sz w:val="24"/>
        </w:rPr>
        <w:t>audience.</w:t>
      </w:r>
    </w:p>
    <w:p w14:paraId="4C3E50DA" w14:textId="77777777" w:rsidR="00E7388B" w:rsidRDefault="00E7388B" w:rsidP="0062071D">
      <w:pPr>
        <w:pStyle w:val="ListParagraph"/>
        <w:numPr>
          <w:ilvl w:val="2"/>
          <w:numId w:val="27"/>
        </w:numPr>
        <w:tabs>
          <w:tab w:val="left" w:pos="731"/>
        </w:tabs>
        <w:spacing w:line="276" w:lineRule="auto"/>
        <w:jc w:val="both"/>
        <w:rPr>
          <w:sz w:val="24"/>
        </w:rPr>
      </w:pPr>
      <w:r>
        <w:rPr>
          <w:sz w:val="24"/>
        </w:rPr>
        <w:t>Local</w:t>
      </w:r>
      <w:r>
        <w:rPr>
          <w:spacing w:val="-8"/>
          <w:sz w:val="24"/>
        </w:rPr>
        <w:t xml:space="preserve"> </w:t>
      </w:r>
      <w:r>
        <w:rPr>
          <w:sz w:val="24"/>
        </w:rPr>
        <w:t>Street:</w:t>
      </w:r>
      <w:r>
        <w:rPr>
          <w:spacing w:val="-3"/>
          <w:sz w:val="24"/>
        </w:rPr>
        <w:t xml:space="preserve"> </w:t>
      </w:r>
      <w:r>
        <w:rPr>
          <w:sz w:val="24"/>
        </w:rPr>
        <w:t>use</w:t>
      </w:r>
      <w:r>
        <w:rPr>
          <w:spacing w:val="-4"/>
          <w:sz w:val="24"/>
        </w:rPr>
        <w:t xml:space="preserve"> </w:t>
      </w:r>
      <w:r>
        <w:rPr>
          <w:sz w:val="24"/>
        </w:rPr>
        <w:t>of</w:t>
      </w:r>
      <w:r>
        <w:rPr>
          <w:spacing w:val="-1"/>
          <w:sz w:val="24"/>
        </w:rPr>
        <w:t xml:space="preserve"> </w:t>
      </w:r>
      <w:r>
        <w:rPr>
          <w:sz w:val="24"/>
        </w:rPr>
        <w:t>banners and</w:t>
      </w:r>
      <w:r>
        <w:rPr>
          <w:spacing w:val="2"/>
          <w:sz w:val="24"/>
        </w:rPr>
        <w:t xml:space="preserve"> </w:t>
      </w:r>
      <w:r>
        <w:rPr>
          <w:spacing w:val="-2"/>
          <w:sz w:val="24"/>
        </w:rPr>
        <w:t>posters</w:t>
      </w:r>
      <w:r w:rsidR="00912BFC">
        <w:rPr>
          <w:spacing w:val="-2"/>
          <w:sz w:val="24"/>
        </w:rPr>
        <w:t>.</w:t>
      </w:r>
    </w:p>
    <w:p w14:paraId="0DB08E98" w14:textId="77777777" w:rsidR="00E7388B" w:rsidRDefault="00E7388B" w:rsidP="0062071D">
      <w:pPr>
        <w:pStyle w:val="ListParagraph"/>
        <w:numPr>
          <w:ilvl w:val="0"/>
          <w:numId w:val="38"/>
        </w:numPr>
        <w:spacing w:line="276" w:lineRule="auto"/>
        <w:jc w:val="both"/>
      </w:pPr>
      <w:r>
        <w:t>Regional: use of social media sites such as Facebook, Instagram and</w:t>
      </w:r>
      <w:r w:rsidRPr="00E6473A">
        <w:rPr>
          <w:spacing w:val="40"/>
        </w:rPr>
        <w:t xml:space="preserve"> </w:t>
      </w:r>
      <w:r>
        <w:t>X(twitter), TikTok and multimedia such as radio stations and Television channels</w:t>
      </w:r>
      <w:r w:rsidR="00912BFC">
        <w:t>.</w:t>
      </w:r>
    </w:p>
    <w:p w14:paraId="495B1710" w14:textId="77777777" w:rsidR="00E7388B" w:rsidRDefault="00E7388B" w:rsidP="0062071D">
      <w:pPr>
        <w:pStyle w:val="ListParagraph"/>
        <w:numPr>
          <w:ilvl w:val="2"/>
          <w:numId w:val="27"/>
        </w:numPr>
        <w:tabs>
          <w:tab w:val="left" w:pos="731"/>
        </w:tabs>
        <w:spacing w:line="276" w:lineRule="auto"/>
        <w:jc w:val="both"/>
        <w:rPr>
          <w:sz w:val="24"/>
        </w:rPr>
      </w:pPr>
      <w:r>
        <w:rPr>
          <w:sz w:val="24"/>
        </w:rPr>
        <w:t>International:</w:t>
      </w:r>
      <w:r>
        <w:rPr>
          <w:spacing w:val="-3"/>
          <w:sz w:val="24"/>
        </w:rPr>
        <w:t xml:space="preserve"> </w:t>
      </w:r>
      <w:r>
        <w:rPr>
          <w:sz w:val="24"/>
        </w:rPr>
        <w:t>website,</w:t>
      </w:r>
      <w:r>
        <w:rPr>
          <w:spacing w:val="-3"/>
          <w:sz w:val="24"/>
        </w:rPr>
        <w:t xml:space="preserve"> </w:t>
      </w:r>
      <w:r>
        <w:rPr>
          <w:sz w:val="24"/>
        </w:rPr>
        <w:t>social</w:t>
      </w:r>
      <w:r>
        <w:rPr>
          <w:spacing w:val="-5"/>
          <w:sz w:val="24"/>
        </w:rPr>
        <w:t xml:space="preserve"> </w:t>
      </w:r>
      <w:r>
        <w:rPr>
          <w:sz w:val="24"/>
        </w:rPr>
        <w:t>media</w:t>
      </w:r>
      <w:r>
        <w:rPr>
          <w:spacing w:val="-5"/>
          <w:sz w:val="24"/>
        </w:rPr>
        <w:t xml:space="preserve"> </w:t>
      </w:r>
      <w:r>
        <w:rPr>
          <w:spacing w:val="-2"/>
          <w:sz w:val="24"/>
        </w:rPr>
        <w:t>sites.</w:t>
      </w:r>
    </w:p>
    <w:p w14:paraId="4690A358" w14:textId="77777777" w:rsidR="00E7388B" w:rsidRDefault="00E7388B" w:rsidP="0062071D">
      <w:pPr>
        <w:pStyle w:val="ListParagraph"/>
        <w:numPr>
          <w:ilvl w:val="2"/>
          <w:numId w:val="27"/>
        </w:numPr>
        <w:tabs>
          <w:tab w:val="left" w:pos="731"/>
        </w:tabs>
        <w:spacing w:line="276" w:lineRule="auto"/>
        <w:ind w:right="152"/>
        <w:jc w:val="both"/>
        <w:rPr>
          <w:sz w:val="24"/>
        </w:rPr>
      </w:pPr>
      <w:r>
        <w:rPr>
          <w:sz w:val="24"/>
        </w:rPr>
        <w:t>Referral</w:t>
      </w:r>
      <w:r>
        <w:rPr>
          <w:spacing w:val="-15"/>
          <w:sz w:val="24"/>
        </w:rPr>
        <w:t xml:space="preserve"> </w:t>
      </w:r>
      <w:r>
        <w:rPr>
          <w:sz w:val="24"/>
        </w:rPr>
        <w:t>marketing,</w:t>
      </w:r>
      <w:r>
        <w:rPr>
          <w:spacing w:val="-15"/>
          <w:sz w:val="24"/>
        </w:rPr>
        <w:t xml:space="preserve"> </w:t>
      </w:r>
      <w:r>
        <w:rPr>
          <w:sz w:val="24"/>
        </w:rPr>
        <w:t>word-of-mouth</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powerful</w:t>
      </w:r>
      <w:r>
        <w:rPr>
          <w:spacing w:val="-15"/>
          <w:sz w:val="24"/>
        </w:rPr>
        <w:t xml:space="preserve"> </w:t>
      </w:r>
      <w:r>
        <w:rPr>
          <w:sz w:val="24"/>
        </w:rPr>
        <w:t>marketing</w:t>
      </w:r>
      <w:r>
        <w:rPr>
          <w:spacing w:val="-15"/>
          <w:sz w:val="24"/>
        </w:rPr>
        <w:t xml:space="preserve"> </w:t>
      </w:r>
      <w:r>
        <w:rPr>
          <w:sz w:val="24"/>
        </w:rPr>
        <w:t>tool,</w:t>
      </w:r>
      <w:r>
        <w:rPr>
          <w:spacing w:val="-15"/>
          <w:sz w:val="24"/>
        </w:rPr>
        <w:t xml:space="preserve"> </w:t>
      </w:r>
      <w:r>
        <w:rPr>
          <w:sz w:val="24"/>
        </w:rPr>
        <w:t>especially</w:t>
      </w:r>
      <w:r>
        <w:rPr>
          <w:spacing w:val="-15"/>
          <w:sz w:val="24"/>
        </w:rPr>
        <w:t xml:space="preserve"> </w:t>
      </w:r>
      <w:r>
        <w:rPr>
          <w:sz w:val="24"/>
        </w:rPr>
        <w:t>in</w:t>
      </w:r>
      <w:r>
        <w:rPr>
          <w:spacing w:val="-15"/>
          <w:sz w:val="24"/>
        </w:rPr>
        <w:t xml:space="preserve"> </w:t>
      </w:r>
      <w:r>
        <w:rPr>
          <w:sz w:val="24"/>
        </w:rPr>
        <w:t>rural</w:t>
      </w:r>
      <w:r>
        <w:rPr>
          <w:spacing w:val="-15"/>
          <w:sz w:val="24"/>
        </w:rPr>
        <w:t xml:space="preserve"> </w:t>
      </w:r>
      <w:r>
        <w:rPr>
          <w:sz w:val="24"/>
        </w:rPr>
        <w:t>areas</w:t>
      </w:r>
      <w:r>
        <w:rPr>
          <w:spacing w:val="-15"/>
          <w:sz w:val="24"/>
        </w:rPr>
        <w:t xml:space="preserve"> </w:t>
      </w:r>
      <w:r>
        <w:rPr>
          <w:sz w:val="24"/>
        </w:rPr>
        <w:t>by</w:t>
      </w:r>
      <w:r>
        <w:rPr>
          <w:spacing w:val="-15"/>
          <w:sz w:val="24"/>
        </w:rPr>
        <w:t xml:space="preserve"> </w:t>
      </w:r>
      <w:r>
        <w:rPr>
          <w:sz w:val="24"/>
        </w:rPr>
        <w:t>offering incentives to current students who refer new students and their families. RICT can offer discounts</w:t>
      </w:r>
      <w:r w:rsidR="00912BFC">
        <w:rPr>
          <w:sz w:val="24"/>
        </w:rPr>
        <w:t>.</w:t>
      </w:r>
    </w:p>
    <w:p w14:paraId="35D73B57" w14:textId="77777777" w:rsidR="00E7388B" w:rsidRPr="00314B37" w:rsidRDefault="00E7388B" w:rsidP="0062071D">
      <w:pPr>
        <w:pStyle w:val="ListParagraph"/>
        <w:numPr>
          <w:ilvl w:val="2"/>
          <w:numId w:val="27"/>
        </w:numPr>
        <w:tabs>
          <w:tab w:val="left" w:pos="731"/>
        </w:tabs>
        <w:spacing w:line="276" w:lineRule="auto"/>
        <w:ind w:right="151"/>
        <w:jc w:val="both"/>
        <w:rPr>
          <w:sz w:val="24"/>
        </w:rPr>
      </w:pPr>
      <w:r>
        <w:rPr>
          <w:sz w:val="24"/>
        </w:rPr>
        <w:t>Content</w:t>
      </w:r>
      <w:r>
        <w:rPr>
          <w:spacing w:val="-6"/>
          <w:sz w:val="24"/>
        </w:rPr>
        <w:t xml:space="preserve"> </w:t>
      </w:r>
      <w:r>
        <w:rPr>
          <w:sz w:val="24"/>
        </w:rPr>
        <w:t>marketing,</w:t>
      </w:r>
      <w:r>
        <w:rPr>
          <w:spacing w:val="-7"/>
          <w:sz w:val="24"/>
        </w:rPr>
        <w:t xml:space="preserve"> </w:t>
      </w:r>
      <w:r>
        <w:rPr>
          <w:sz w:val="24"/>
        </w:rPr>
        <w:t>creating</w:t>
      </w:r>
      <w:r>
        <w:rPr>
          <w:spacing w:val="-5"/>
          <w:sz w:val="24"/>
        </w:rPr>
        <w:t xml:space="preserve"> </w:t>
      </w:r>
      <w:r>
        <w:rPr>
          <w:sz w:val="24"/>
        </w:rPr>
        <w:t>high-quality</w:t>
      </w:r>
      <w:r>
        <w:rPr>
          <w:spacing w:val="-14"/>
          <w:sz w:val="24"/>
        </w:rPr>
        <w:t xml:space="preserve"> </w:t>
      </w:r>
      <w:r>
        <w:rPr>
          <w:sz w:val="24"/>
        </w:rPr>
        <w:t>content</w:t>
      </w:r>
      <w:r>
        <w:rPr>
          <w:spacing w:val="-5"/>
          <w:sz w:val="24"/>
        </w:rPr>
        <w:t xml:space="preserve"> </w:t>
      </w:r>
      <w:r>
        <w:rPr>
          <w:sz w:val="24"/>
        </w:rPr>
        <w:t>such</w:t>
      </w:r>
      <w:r>
        <w:rPr>
          <w:spacing w:val="-14"/>
          <w:sz w:val="24"/>
        </w:rPr>
        <w:t xml:space="preserve"> </w:t>
      </w:r>
      <w:r>
        <w:rPr>
          <w:sz w:val="24"/>
        </w:rPr>
        <w:t>as</w:t>
      </w:r>
      <w:r>
        <w:rPr>
          <w:spacing w:val="-6"/>
          <w:sz w:val="24"/>
        </w:rPr>
        <w:t xml:space="preserve"> </w:t>
      </w:r>
      <w:r>
        <w:rPr>
          <w:sz w:val="24"/>
        </w:rPr>
        <w:t>blog</w:t>
      </w:r>
      <w:r>
        <w:rPr>
          <w:spacing w:val="-9"/>
          <w:sz w:val="24"/>
        </w:rPr>
        <w:t xml:space="preserve"> </w:t>
      </w:r>
      <w:r>
        <w:rPr>
          <w:sz w:val="24"/>
        </w:rPr>
        <w:t>posts,</w:t>
      </w:r>
      <w:r>
        <w:rPr>
          <w:spacing w:val="-7"/>
          <w:sz w:val="24"/>
        </w:rPr>
        <w:t xml:space="preserve"> </w:t>
      </w:r>
      <w:r>
        <w:rPr>
          <w:sz w:val="24"/>
        </w:rPr>
        <w:t>videos</w:t>
      </w:r>
      <w:r>
        <w:rPr>
          <w:spacing w:val="-11"/>
          <w:sz w:val="24"/>
        </w:rPr>
        <w:t xml:space="preserve"> </w:t>
      </w:r>
      <w:r>
        <w:rPr>
          <w:sz w:val="24"/>
        </w:rPr>
        <w:t>and</w:t>
      </w:r>
      <w:r>
        <w:rPr>
          <w:spacing w:val="-9"/>
          <w:sz w:val="24"/>
        </w:rPr>
        <w:t xml:space="preserve"> </w:t>
      </w:r>
      <w:r>
        <w:rPr>
          <w:sz w:val="24"/>
        </w:rPr>
        <w:t>tutorial</w:t>
      </w:r>
      <w:r>
        <w:rPr>
          <w:spacing w:val="-15"/>
          <w:sz w:val="24"/>
        </w:rPr>
        <w:t xml:space="preserve"> </w:t>
      </w:r>
      <w:r>
        <w:rPr>
          <w:sz w:val="24"/>
        </w:rPr>
        <w:t>that</w:t>
      </w:r>
      <w:r>
        <w:rPr>
          <w:spacing w:val="-5"/>
          <w:sz w:val="24"/>
        </w:rPr>
        <w:t xml:space="preserve"> </w:t>
      </w:r>
      <w:r>
        <w:rPr>
          <w:sz w:val="24"/>
        </w:rPr>
        <w:t>provide valuable information to potential students.</w:t>
      </w:r>
    </w:p>
    <w:p w14:paraId="1D0C4050" w14:textId="77777777" w:rsidR="00E7388B" w:rsidRDefault="00E7388B" w:rsidP="0062071D">
      <w:pPr>
        <w:pStyle w:val="ListParagraph"/>
        <w:numPr>
          <w:ilvl w:val="0"/>
          <w:numId w:val="28"/>
        </w:numPr>
        <w:spacing w:line="276" w:lineRule="auto"/>
        <w:jc w:val="both"/>
      </w:pPr>
      <w:r w:rsidRPr="00876494">
        <w:rPr>
          <w:sz w:val="24"/>
        </w:rPr>
        <w:t>Strategic partnership, especially with local business, government agencies and NGOs to offer new courses and services. For example</w:t>
      </w:r>
      <w:r w:rsidR="00944A93">
        <w:rPr>
          <w:sz w:val="24"/>
        </w:rPr>
        <w:t>,</w:t>
      </w:r>
      <w:r w:rsidRPr="00876494">
        <w:rPr>
          <w:sz w:val="24"/>
        </w:rPr>
        <w:t xml:space="preserve"> local government agency to offer digital literacy training to </w:t>
      </w:r>
      <w:r w:rsidRPr="00876494">
        <w:rPr>
          <w:spacing w:val="-2"/>
          <w:sz w:val="24"/>
        </w:rPr>
        <w:t>farmers</w:t>
      </w:r>
      <w:ins w:id="553" w:author="MUKOLWE" w:date="2024-11-23T01:05:00Z">
        <w:r w:rsidR="004845D2">
          <w:rPr>
            <w:spacing w:val="-2"/>
            <w:sz w:val="24"/>
          </w:rPr>
          <w:t>.</w:t>
        </w:r>
      </w:ins>
    </w:p>
    <w:p w14:paraId="7A0C1061" w14:textId="77777777" w:rsidR="00E7388B" w:rsidRDefault="00E7388B" w:rsidP="0062071D">
      <w:pPr>
        <w:pStyle w:val="ListParagraph"/>
        <w:numPr>
          <w:ilvl w:val="0"/>
          <w:numId w:val="28"/>
        </w:numPr>
        <w:spacing w:line="276" w:lineRule="auto"/>
        <w:jc w:val="both"/>
      </w:pPr>
      <w:r w:rsidRPr="00876494">
        <w:rPr>
          <w:sz w:val="24"/>
        </w:rPr>
        <w:t>Branding,</w:t>
      </w:r>
      <w:r w:rsidRPr="00876494">
        <w:rPr>
          <w:spacing w:val="-15"/>
          <w:sz w:val="24"/>
        </w:rPr>
        <w:t xml:space="preserve"> </w:t>
      </w:r>
      <w:r w:rsidRPr="00876494">
        <w:rPr>
          <w:sz w:val="24"/>
        </w:rPr>
        <w:t>this</w:t>
      </w:r>
      <w:r w:rsidRPr="00876494">
        <w:rPr>
          <w:spacing w:val="-11"/>
          <w:sz w:val="24"/>
        </w:rPr>
        <w:t xml:space="preserve"> </w:t>
      </w:r>
      <w:r w:rsidRPr="00876494">
        <w:rPr>
          <w:sz w:val="24"/>
        </w:rPr>
        <w:t>is</w:t>
      </w:r>
      <w:r w:rsidRPr="00876494">
        <w:rPr>
          <w:spacing w:val="-15"/>
          <w:sz w:val="24"/>
        </w:rPr>
        <w:t xml:space="preserve"> </w:t>
      </w:r>
      <w:r w:rsidRPr="00876494">
        <w:rPr>
          <w:sz w:val="24"/>
        </w:rPr>
        <w:t>crucial</w:t>
      </w:r>
      <w:r w:rsidRPr="00876494">
        <w:rPr>
          <w:spacing w:val="-13"/>
          <w:sz w:val="24"/>
        </w:rPr>
        <w:t xml:space="preserve"> </w:t>
      </w:r>
      <w:r w:rsidRPr="00876494">
        <w:rPr>
          <w:sz w:val="24"/>
        </w:rPr>
        <w:t>for</w:t>
      </w:r>
      <w:r w:rsidRPr="00876494">
        <w:rPr>
          <w:spacing w:val="-12"/>
          <w:sz w:val="24"/>
        </w:rPr>
        <w:t xml:space="preserve"> </w:t>
      </w:r>
      <w:r w:rsidRPr="00876494">
        <w:rPr>
          <w:sz w:val="24"/>
        </w:rPr>
        <w:t>promoting</w:t>
      </w:r>
      <w:r w:rsidRPr="00876494">
        <w:rPr>
          <w:spacing w:val="-14"/>
          <w:sz w:val="24"/>
        </w:rPr>
        <w:t xml:space="preserve"> </w:t>
      </w:r>
      <w:r w:rsidRPr="00876494">
        <w:rPr>
          <w:sz w:val="24"/>
        </w:rPr>
        <w:t>RICT,</w:t>
      </w:r>
      <w:r w:rsidRPr="00876494">
        <w:rPr>
          <w:spacing w:val="-12"/>
          <w:sz w:val="24"/>
        </w:rPr>
        <w:t xml:space="preserve"> </w:t>
      </w:r>
      <w:r w:rsidRPr="00876494">
        <w:rPr>
          <w:sz w:val="24"/>
        </w:rPr>
        <w:t>creating</w:t>
      </w:r>
      <w:r w:rsidRPr="00876494">
        <w:rPr>
          <w:spacing w:val="-14"/>
          <w:sz w:val="24"/>
        </w:rPr>
        <w:t xml:space="preserve"> </w:t>
      </w:r>
      <w:r w:rsidRPr="00876494">
        <w:rPr>
          <w:sz w:val="24"/>
        </w:rPr>
        <w:t>a</w:t>
      </w:r>
      <w:r w:rsidRPr="00876494">
        <w:rPr>
          <w:spacing w:val="-15"/>
          <w:sz w:val="24"/>
        </w:rPr>
        <w:t xml:space="preserve"> </w:t>
      </w:r>
      <w:r w:rsidRPr="00876494">
        <w:rPr>
          <w:sz w:val="24"/>
        </w:rPr>
        <w:t>professional</w:t>
      </w:r>
      <w:r w:rsidRPr="00876494">
        <w:rPr>
          <w:spacing w:val="-13"/>
          <w:sz w:val="24"/>
        </w:rPr>
        <w:t xml:space="preserve"> </w:t>
      </w:r>
      <w:r w:rsidRPr="00876494">
        <w:rPr>
          <w:sz w:val="24"/>
        </w:rPr>
        <w:t>image,</w:t>
      </w:r>
      <w:r w:rsidRPr="00876494">
        <w:rPr>
          <w:spacing w:val="-8"/>
          <w:sz w:val="24"/>
        </w:rPr>
        <w:t xml:space="preserve"> </w:t>
      </w:r>
      <w:r w:rsidRPr="00876494">
        <w:rPr>
          <w:sz w:val="24"/>
        </w:rPr>
        <w:t>improving</w:t>
      </w:r>
      <w:r w:rsidRPr="00876494">
        <w:rPr>
          <w:spacing w:val="-14"/>
          <w:sz w:val="24"/>
        </w:rPr>
        <w:t xml:space="preserve"> </w:t>
      </w:r>
      <w:r w:rsidRPr="00876494">
        <w:rPr>
          <w:sz w:val="24"/>
        </w:rPr>
        <w:t>team</w:t>
      </w:r>
      <w:r w:rsidRPr="00876494">
        <w:rPr>
          <w:spacing w:val="-15"/>
          <w:sz w:val="24"/>
        </w:rPr>
        <w:t xml:space="preserve"> </w:t>
      </w:r>
      <w:r w:rsidRPr="00876494">
        <w:rPr>
          <w:sz w:val="24"/>
        </w:rPr>
        <w:t>morale, and differentiating from the competition. Branded items will be pens, shirts, mug, even exercise books that can be charged inclusively from fee</w:t>
      </w:r>
      <w:r w:rsidR="00912BFC">
        <w:rPr>
          <w:sz w:val="24"/>
        </w:rPr>
        <w:t>.</w:t>
      </w:r>
    </w:p>
    <w:p w14:paraId="3BDD58D7" w14:textId="77777777" w:rsidR="004845D2" w:rsidRDefault="004845D2">
      <w:pPr>
        <w:widowControl/>
        <w:autoSpaceDE/>
        <w:autoSpaceDN/>
        <w:spacing w:after="160" w:line="259" w:lineRule="auto"/>
        <w:rPr>
          <w:ins w:id="554" w:author="MUKOLWE" w:date="2024-11-23T01:06:00Z"/>
        </w:rPr>
      </w:pPr>
      <w:ins w:id="555" w:author="MUKOLWE" w:date="2024-11-23T01:06:00Z">
        <w:r>
          <w:br w:type="page"/>
        </w:r>
      </w:ins>
    </w:p>
    <w:p w14:paraId="35A616D5" w14:textId="77777777" w:rsidR="00E7388B" w:rsidRDefault="00E7388B" w:rsidP="0062071D">
      <w:pPr>
        <w:spacing w:line="276" w:lineRule="auto"/>
        <w:jc w:val="both"/>
        <w:rPr>
          <w:ins w:id="556" w:author="MUKOLWE" w:date="2024-11-23T01:06:00Z"/>
        </w:rPr>
      </w:pPr>
    </w:p>
    <w:p w14:paraId="3FC6C458" w14:textId="77777777" w:rsidR="004845D2" w:rsidRDefault="004845D2" w:rsidP="0062071D">
      <w:pPr>
        <w:spacing w:line="276" w:lineRule="auto"/>
        <w:jc w:val="both"/>
      </w:pPr>
    </w:p>
    <w:p w14:paraId="47672B13" w14:textId="77777777" w:rsidR="00E7388B" w:rsidRDefault="004845D2" w:rsidP="0062071D">
      <w:pPr>
        <w:spacing w:line="276" w:lineRule="auto"/>
        <w:jc w:val="both"/>
        <w:rPr>
          <w:spacing w:val="-2"/>
          <w:sz w:val="24"/>
        </w:rPr>
      </w:pPr>
      <w:r>
        <w:rPr>
          <w:noProof/>
        </w:rPr>
        <mc:AlternateContent>
          <mc:Choice Requires="wpg">
            <w:drawing>
              <wp:anchor distT="0" distB="0" distL="0" distR="0" simplePos="0" relativeHeight="251648000" behindDoc="0" locked="0" layoutInCell="1" allowOverlap="1" wp14:anchorId="050B5A7D" wp14:editId="1F9B0E4E">
                <wp:simplePos x="0" y="0"/>
                <wp:positionH relativeFrom="page">
                  <wp:posOffset>1186962</wp:posOffset>
                </wp:positionH>
                <wp:positionV relativeFrom="paragraph">
                  <wp:posOffset>4689</wp:posOffset>
                </wp:positionV>
                <wp:extent cx="5686425" cy="2509471"/>
                <wp:effectExtent l="0" t="0" r="9525" b="24765"/>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6425" cy="2509471"/>
                          <a:chOff x="0" y="0"/>
                          <a:chExt cx="5495925" cy="3209925"/>
                        </a:xfrm>
                      </wpg:grpSpPr>
                      <wps:wsp>
                        <wps:cNvPr id="62" name="Graphic 60"/>
                        <wps:cNvSpPr/>
                        <wps:spPr>
                          <a:xfrm>
                            <a:off x="144462" y="797242"/>
                            <a:ext cx="5207000" cy="2137410"/>
                          </a:xfrm>
                          <a:custGeom>
                            <a:avLst/>
                            <a:gdLst/>
                            <a:ahLst/>
                            <a:cxnLst/>
                            <a:rect l="l" t="t" r="r" b="b"/>
                            <a:pathLst>
                              <a:path w="5207000" h="2137410">
                                <a:moveTo>
                                  <a:pt x="0" y="0"/>
                                </a:moveTo>
                                <a:lnTo>
                                  <a:pt x="0" y="2136902"/>
                                </a:lnTo>
                              </a:path>
                              <a:path w="5207000" h="2137410">
                                <a:moveTo>
                                  <a:pt x="1735836" y="0"/>
                                </a:moveTo>
                                <a:lnTo>
                                  <a:pt x="1735836" y="2136902"/>
                                </a:lnTo>
                              </a:path>
                              <a:path w="5207000" h="2137410">
                                <a:moveTo>
                                  <a:pt x="3470148" y="0"/>
                                </a:moveTo>
                                <a:lnTo>
                                  <a:pt x="3470148" y="2136902"/>
                                </a:lnTo>
                              </a:path>
                              <a:path w="5207000" h="2137410">
                                <a:moveTo>
                                  <a:pt x="5207000" y="0"/>
                                </a:moveTo>
                                <a:lnTo>
                                  <a:pt x="5207000" y="2136902"/>
                                </a:lnTo>
                              </a:path>
                            </a:pathLst>
                          </a:custGeom>
                          <a:ln w="9525">
                            <a:solidFill>
                              <a:srgbClr val="D9D9D9"/>
                            </a:solidFill>
                            <a:prstDash val="solid"/>
                          </a:ln>
                        </wps:spPr>
                        <wps:bodyPr wrap="square" lIns="0" tIns="0" rIns="0" bIns="0" rtlCol="0">
                          <a:prstTxWarp prst="textNoShape">
                            <a:avLst/>
                          </a:prstTxWarp>
                          <a:noAutofit/>
                        </wps:bodyPr>
                      </wps:wsp>
                      <wps:wsp>
                        <wps:cNvPr id="63" name="Graphic 61"/>
                        <wps:cNvSpPr/>
                        <wps:spPr>
                          <a:xfrm>
                            <a:off x="438594" y="2628963"/>
                            <a:ext cx="3606165" cy="305435"/>
                          </a:xfrm>
                          <a:custGeom>
                            <a:avLst/>
                            <a:gdLst/>
                            <a:ahLst/>
                            <a:cxnLst/>
                            <a:rect l="l" t="t" r="r" b="b"/>
                            <a:pathLst>
                              <a:path w="3606165" h="305435">
                                <a:moveTo>
                                  <a:pt x="134112" y="121920"/>
                                </a:moveTo>
                                <a:lnTo>
                                  <a:pt x="0" y="121920"/>
                                </a:lnTo>
                                <a:lnTo>
                                  <a:pt x="0" y="305181"/>
                                </a:lnTo>
                                <a:lnTo>
                                  <a:pt x="134112" y="305181"/>
                                </a:lnTo>
                                <a:lnTo>
                                  <a:pt x="134112" y="121920"/>
                                </a:lnTo>
                                <a:close/>
                              </a:path>
                              <a:path w="3606165" h="305435">
                                <a:moveTo>
                                  <a:pt x="1871472" y="0"/>
                                </a:moveTo>
                                <a:lnTo>
                                  <a:pt x="1737360" y="0"/>
                                </a:lnTo>
                                <a:lnTo>
                                  <a:pt x="1737360" y="305181"/>
                                </a:lnTo>
                                <a:lnTo>
                                  <a:pt x="1871472" y="305181"/>
                                </a:lnTo>
                                <a:lnTo>
                                  <a:pt x="1871472" y="0"/>
                                </a:lnTo>
                                <a:close/>
                              </a:path>
                              <a:path w="3606165" h="305435">
                                <a:moveTo>
                                  <a:pt x="3605784" y="213360"/>
                                </a:moveTo>
                                <a:lnTo>
                                  <a:pt x="3471672" y="213360"/>
                                </a:lnTo>
                                <a:lnTo>
                                  <a:pt x="3471672" y="305181"/>
                                </a:lnTo>
                                <a:lnTo>
                                  <a:pt x="3605784" y="305181"/>
                                </a:lnTo>
                                <a:lnTo>
                                  <a:pt x="3605784" y="213360"/>
                                </a:lnTo>
                                <a:close/>
                              </a:path>
                            </a:pathLst>
                          </a:custGeom>
                          <a:solidFill>
                            <a:srgbClr val="5B9BD4"/>
                          </a:solidFill>
                        </wps:spPr>
                        <wps:bodyPr wrap="square" lIns="0" tIns="0" rIns="0" bIns="0" rtlCol="0">
                          <a:prstTxWarp prst="textNoShape">
                            <a:avLst/>
                          </a:prstTxWarp>
                          <a:noAutofit/>
                        </wps:bodyPr>
                      </wps:wsp>
                      <wps:wsp>
                        <wps:cNvPr id="64" name="Graphic 62"/>
                        <wps:cNvSpPr/>
                        <wps:spPr>
                          <a:xfrm>
                            <a:off x="691578" y="2324163"/>
                            <a:ext cx="3606165" cy="610235"/>
                          </a:xfrm>
                          <a:custGeom>
                            <a:avLst/>
                            <a:gdLst/>
                            <a:ahLst/>
                            <a:cxnLst/>
                            <a:rect l="l" t="t" r="r" b="b"/>
                            <a:pathLst>
                              <a:path w="3606165" h="610235">
                                <a:moveTo>
                                  <a:pt x="134112" y="152400"/>
                                </a:moveTo>
                                <a:lnTo>
                                  <a:pt x="0" y="152400"/>
                                </a:lnTo>
                                <a:lnTo>
                                  <a:pt x="0" y="609981"/>
                                </a:lnTo>
                                <a:lnTo>
                                  <a:pt x="134112" y="609981"/>
                                </a:lnTo>
                                <a:lnTo>
                                  <a:pt x="134112" y="152400"/>
                                </a:lnTo>
                                <a:close/>
                              </a:path>
                              <a:path w="3606165" h="610235">
                                <a:moveTo>
                                  <a:pt x="1871472" y="152400"/>
                                </a:moveTo>
                                <a:lnTo>
                                  <a:pt x="1737360" y="152400"/>
                                </a:lnTo>
                                <a:lnTo>
                                  <a:pt x="1737360" y="609981"/>
                                </a:lnTo>
                                <a:lnTo>
                                  <a:pt x="1871472" y="609981"/>
                                </a:lnTo>
                                <a:lnTo>
                                  <a:pt x="1871472" y="152400"/>
                                </a:lnTo>
                                <a:close/>
                              </a:path>
                              <a:path w="3606165" h="610235">
                                <a:moveTo>
                                  <a:pt x="3605784" y="0"/>
                                </a:moveTo>
                                <a:lnTo>
                                  <a:pt x="3471672" y="0"/>
                                </a:lnTo>
                                <a:lnTo>
                                  <a:pt x="3471672" y="609981"/>
                                </a:lnTo>
                                <a:lnTo>
                                  <a:pt x="3605784" y="609981"/>
                                </a:lnTo>
                                <a:lnTo>
                                  <a:pt x="3605784" y="0"/>
                                </a:lnTo>
                                <a:close/>
                              </a:path>
                            </a:pathLst>
                          </a:custGeom>
                          <a:solidFill>
                            <a:srgbClr val="EC7C30"/>
                          </a:solidFill>
                        </wps:spPr>
                        <wps:bodyPr wrap="square" lIns="0" tIns="0" rIns="0" bIns="0" rtlCol="0">
                          <a:prstTxWarp prst="textNoShape">
                            <a:avLst/>
                          </a:prstTxWarp>
                          <a:noAutofit/>
                        </wps:bodyPr>
                      </wps:wsp>
                      <wps:wsp>
                        <wps:cNvPr id="65" name="Graphic 63"/>
                        <wps:cNvSpPr/>
                        <wps:spPr>
                          <a:xfrm>
                            <a:off x="944562" y="1866963"/>
                            <a:ext cx="3606165" cy="1067435"/>
                          </a:xfrm>
                          <a:custGeom>
                            <a:avLst/>
                            <a:gdLst/>
                            <a:ahLst/>
                            <a:cxnLst/>
                            <a:rect l="l" t="t" r="r" b="b"/>
                            <a:pathLst>
                              <a:path w="3606165" h="1067435">
                                <a:moveTo>
                                  <a:pt x="134112" y="213360"/>
                                </a:moveTo>
                                <a:lnTo>
                                  <a:pt x="0" y="213360"/>
                                </a:lnTo>
                                <a:lnTo>
                                  <a:pt x="0" y="1067181"/>
                                </a:lnTo>
                                <a:lnTo>
                                  <a:pt x="134112" y="1067181"/>
                                </a:lnTo>
                                <a:lnTo>
                                  <a:pt x="134112" y="213360"/>
                                </a:lnTo>
                                <a:close/>
                              </a:path>
                              <a:path w="3606165" h="1067435">
                                <a:moveTo>
                                  <a:pt x="1871472" y="0"/>
                                </a:moveTo>
                                <a:lnTo>
                                  <a:pt x="1737360" y="0"/>
                                </a:lnTo>
                                <a:lnTo>
                                  <a:pt x="1737360" y="1067181"/>
                                </a:lnTo>
                                <a:lnTo>
                                  <a:pt x="1871472" y="1067181"/>
                                </a:lnTo>
                                <a:lnTo>
                                  <a:pt x="1871472" y="0"/>
                                </a:lnTo>
                                <a:close/>
                              </a:path>
                              <a:path w="3606165" h="1067435">
                                <a:moveTo>
                                  <a:pt x="3605784" y="396240"/>
                                </a:moveTo>
                                <a:lnTo>
                                  <a:pt x="3471672" y="396240"/>
                                </a:lnTo>
                                <a:lnTo>
                                  <a:pt x="3471672" y="1067181"/>
                                </a:lnTo>
                                <a:lnTo>
                                  <a:pt x="3605784" y="1067181"/>
                                </a:lnTo>
                                <a:lnTo>
                                  <a:pt x="3605784" y="396240"/>
                                </a:lnTo>
                                <a:close/>
                              </a:path>
                            </a:pathLst>
                          </a:custGeom>
                          <a:solidFill>
                            <a:srgbClr val="A4A4A4"/>
                          </a:solidFill>
                        </wps:spPr>
                        <wps:bodyPr wrap="square" lIns="0" tIns="0" rIns="0" bIns="0" rtlCol="0">
                          <a:prstTxWarp prst="textNoShape">
                            <a:avLst/>
                          </a:prstTxWarp>
                          <a:noAutofit/>
                        </wps:bodyPr>
                      </wps:wsp>
                      <wps:wsp>
                        <wps:cNvPr id="66" name="Graphic 64"/>
                        <wps:cNvSpPr/>
                        <wps:spPr>
                          <a:xfrm>
                            <a:off x="1197546" y="1406715"/>
                            <a:ext cx="3606165" cy="1527810"/>
                          </a:xfrm>
                          <a:custGeom>
                            <a:avLst/>
                            <a:gdLst/>
                            <a:ahLst/>
                            <a:cxnLst/>
                            <a:rect l="l" t="t" r="r" b="b"/>
                            <a:pathLst>
                              <a:path w="3606165" h="1527810">
                                <a:moveTo>
                                  <a:pt x="134112" y="0"/>
                                </a:moveTo>
                                <a:lnTo>
                                  <a:pt x="0" y="0"/>
                                </a:lnTo>
                                <a:lnTo>
                                  <a:pt x="0" y="1527429"/>
                                </a:lnTo>
                                <a:lnTo>
                                  <a:pt x="134112" y="1527429"/>
                                </a:lnTo>
                                <a:lnTo>
                                  <a:pt x="134112" y="0"/>
                                </a:lnTo>
                                <a:close/>
                              </a:path>
                              <a:path w="3606165" h="1527810">
                                <a:moveTo>
                                  <a:pt x="1868424" y="1222248"/>
                                </a:moveTo>
                                <a:lnTo>
                                  <a:pt x="1737360" y="1222248"/>
                                </a:lnTo>
                                <a:lnTo>
                                  <a:pt x="1737360" y="1527429"/>
                                </a:lnTo>
                                <a:lnTo>
                                  <a:pt x="1868424" y="1527429"/>
                                </a:lnTo>
                                <a:lnTo>
                                  <a:pt x="1868424" y="1222248"/>
                                </a:lnTo>
                                <a:close/>
                              </a:path>
                              <a:path w="3606165" h="1527810">
                                <a:moveTo>
                                  <a:pt x="3605784" y="152400"/>
                                </a:moveTo>
                                <a:lnTo>
                                  <a:pt x="3471672" y="152400"/>
                                </a:lnTo>
                                <a:lnTo>
                                  <a:pt x="3471672" y="1527429"/>
                                </a:lnTo>
                                <a:lnTo>
                                  <a:pt x="3605784" y="1527429"/>
                                </a:lnTo>
                                <a:lnTo>
                                  <a:pt x="3605784" y="152400"/>
                                </a:lnTo>
                                <a:close/>
                              </a:path>
                            </a:pathLst>
                          </a:custGeom>
                          <a:solidFill>
                            <a:srgbClr val="FFC000"/>
                          </a:solidFill>
                        </wps:spPr>
                        <wps:bodyPr wrap="square" lIns="0" tIns="0" rIns="0" bIns="0" rtlCol="0">
                          <a:prstTxWarp prst="textNoShape">
                            <a:avLst/>
                          </a:prstTxWarp>
                          <a:noAutofit/>
                        </wps:bodyPr>
                      </wps:wsp>
                      <wps:wsp>
                        <wps:cNvPr id="67" name="Graphic 65"/>
                        <wps:cNvSpPr/>
                        <wps:spPr>
                          <a:xfrm>
                            <a:off x="1450530" y="949515"/>
                            <a:ext cx="3606165" cy="1985010"/>
                          </a:xfrm>
                          <a:custGeom>
                            <a:avLst/>
                            <a:gdLst/>
                            <a:ahLst/>
                            <a:cxnLst/>
                            <a:rect l="l" t="t" r="r" b="b"/>
                            <a:pathLst>
                              <a:path w="3606165" h="1985010">
                                <a:moveTo>
                                  <a:pt x="134112" y="152400"/>
                                </a:moveTo>
                                <a:lnTo>
                                  <a:pt x="0" y="152400"/>
                                </a:lnTo>
                                <a:lnTo>
                                  <a:pt x="0" y="1984629"/>
                                </a:lnTo>
                                <a:lnTo>
                                  <a:pt x="134112" y="1984629"/>
                                </a:lnTo>
                                <a:lnTo>
                                  <a:pt x="134112" y="152400"/>
                                </a:lnTo>
                                <a:close/>
                              </a:path>
                              <a:path w="3606165" h="1985010">
                                <a:moveTo>
                                  <a:pt x="1868424" y="0"/>
                                </a:moveTo>
                                <a:lnTo>
                                  <a:pt x="1737360" y="0"/>
                                </a:lnTo>
                                <a:lnTo>
                                  <a:pt x="1737360" y="1984629"/>
                                </a:lnTo>
                                <a:lnTo>
                                  <a:pt x="1868424" y="1984629"/>
                                </a:lnTo>
                                <a:lnTo>
                                  <a:pt x="1868424" y="0"/>
                                </a:lnTo>
                                <a:close/>
                              </a:path>
                              <a:path w="3606165" h="1985010">
                                <a:moveTo>
                                  <a:pt x="3605784" y="518160"/>
                                </a:moveTo>
                                <a:lnTo>
                                  <a:pt x="3471672" y="518160"/>
                                </a:lnTo>
                                <a:lnTo>
                                  <a:pt x="3471672" y="1984629"/>
                                </a:lnTo>
                                <a:lnTo>
                                  <a:pt x="3605784" y="1984629"/>
                                </a:lnTo>
                                <a:lnTo>
                                  <a:pt x="3605784" y="518160"/>
                                </a:lnTo>
                                <a:close/>
                              </a:path>
                            </a:pathLst>
                          </a:custGeom>
                          <a:solidFill>
                            <a:srgbClr val="4471C4"/>
                          </a:solidFill>
                        </wps:spPr>
                        <wps:bodyPr wrap="square" lIns="0" tIns="0" rIns="0" bIns="0" rtlCol="0">
                          <a:prstTxWarp prst="textNoShape">
                            <a:avLst/>
                          </a:prstTxWarp>
                          <a:noAutofit/>
                        </wps:bodyPr>
                      </wps:wsp>
                      <wps:wsp>
                        <wps:cNvPr id="68" name="Graphic 66"/>
                        <wps:cNvSpPr/>
                        <wps:spPr>
                          <a:xfrm>
                            <a:off x="144462" y="2934144"/>
                            <a:ext cx="5207000" cy="1270"/>
                          </a:xfrm>
                          <a:custGeom>
                            <a:avLst/>
                            <a:gdLst/>
                            <a:ahLst/>
                            <a:cxnLst/>
                            <a:rect l="l" t="t" r="r" b="b"/>
                            <a:pathLst>
                              <a:path w="520700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69" name="Graphic 67"/>
                        <wps:cNvSpPr/>
                        <wps:spPr>
                          <a:xfrm>
                            <a:off x="1776793" y="51907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a:noAutofit/>
                        </wps:bodyPr>
                      </wps:wsp>
                      <wps:wsp>
                        <wps:cNvPr id="70" name="Graphic 68"/>
                        <wps:cNvSpPr/>
                        <wps:spPr>
                          <a:xfrm>
                            <a:off x="2193480" y="51907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71" name="Graphic 69"/>
                        <wps:cNvSpPr/>
                        <wps:spPr>
                          <a:xfrm>
                            <a:off x="2610294" y="51907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72" name="Graphic 70"/>
                        <wps:cNvSpPr/>
                        <wps:spPr>
                          <a:xfrm>
                            <a:off x="3026981" y="51907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FC000"/>
                          </a:solidFill>
                        </wps:spPr>
                        <wps:bodyPr wrap="square" lIns="0" tIns="0" rIns="0" bIns="0" rtlCol="0">
                          <a:prstTxWarp prst="textNoShape">
                            <a:avLst/>
                          </a:prstTxWarp>
                          <a:noAutofit/>
                        </wps:bodyPr>
                      </wps:wsp>
                      <wps:wsp>
                        <wps:cNvPr id="73" name="Graphic 71"/>
                        <wps:cNvSpPr/>
                        <wps:spPr>
                          <a:xfrm>
                            <a:off x="3443795" y="51907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74" name="Graphic 72"/>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75" name="Textbox 73"/>
                        <wps:cNvSpPr txBox="1"/>
                        <wps:spPr>
                          <a:xfrm>
                            <a:off x="1867471" y="139763"/>
                            <a:ext cx="1911985" cy="474980"/>
                          </a:xfrm>
                          <a:prstGeom prst="rect">
                            <a:avLst/>
                          </a:prstGeom>
                        </wps:spPr>
                        <wps:txbx>
                          <w:txbxContent>
                            <w:p w14:paraId="7D6DB148" w14:textId="2F5C838D" w:rsidR="00EC3812" w:rsidRDefault="00EC3812" w:rsidP="00E7388B">
                              <w:pPr>
                                <w:spacing w:line="327" w:lineRule="exact"/>
                                <w:ind w:left="421"/>
                                <w:rPr>
                                  <w:rFonts w:ascii="Calibri"/>
                                  <w:b/>
                                  <w:sz w:val="32"/>
                                </w:rPr>
                              </w:pPr>
                              <w:ins w:id="557" w:author="MUKOLWE" w:date="2024-11-26T04:53:00Z">
                                <w:r>
                                  <w:rPr>
                                    <w:rFonts w:ascii="Calibri"/>
                                    <w:b/>
                                    <w:color w:val="585858"/>
                                    <w:spacing w:val="16"/>
                                    <w:sz w:val="32"/>
                                  </w:rPr>
                                  <w:t>Potential clients</w:t>
                                </w:r>
                              </w:ins>
                              <w:del w:id="558" w:author="MUKOLWE" w:date="2024-11-26T04:53:00Z">
                                <w:r w:rsidDel="0013091A">
                                  <w:rPr>
                                    <w:rFonts w:ascii="Calibri"/>
                                    <w:b/>
                                    <w:color w:val="585858"/>
                                    <w:spacing w:val="17"/>
                                    <w:sz w:val="32"/>
                                  </w:rPr>
                                  <w:delText>CHART</w:delText>
                                </w:r>
                                <w:r w:rsidDel="0013091A">
                                  <w:rPr>
                                    <w:rFonts w:ascii="Calibri"/>
                                    <w:b/>
                                    <w:color w:val="585858"/>
                                    <w:spacing w:val="48"/>
                                    <w:sz w:val="32"/>
                                  </w:rPr>
                                  <w:delText xml:space="preserve"> </w:delText>
                                </w:r>
                                <w:r w:rsidDel="0013091A">
                                  <w:rPr>
                                    <w:rFonts w:ascii="Calibri"/>
                                    <w:b/>
                                    <w:color w:val="585858"/>
                                    <w:spacing w:val="16"/>
                                    <w:sz w:val="32"/>
                                  </w:rPr>
                                  <w:delText>TITLE</w:delText>
                                </w:r>
                              </w:del>
                            </w:p>
                            <w:p w14:paraId="7437170E" w14:textId="77777777" w:rsidR="00EC3812" w:rsidRDefault="00EC3812" w:rsidP="00E7388B">
                              <w:pPr>
                                <w:tabs>
                                  <w:tab w:val="left" w:pos="656"/>
                                  <w:tab w:val="left" w:pos="1312"/>
                                  <w:tab w:val="left" w:pos="1969"/>
                                  <w:tab w:val="left" w:pos="2626"/>
                                </w:tabs>
                                <w:spacing w:before="203" w:line="217" w:lineRule="exact"/>
                                <w:rPr>
                                  <w:rFonts w:ascii="Calibri"/>
                                  <w:sz w:val="18"/>
                                </w:rPr>
                              </w:pPr>
                              <w:r>
                                <w:rPr>
                                  <w:rFonts w:ascii="Calibri"/>
                                  <w:color w:val="585858"/>
                                  <w:spacing w:val="-4"/>
                                  <w:sz w:val="18"/>
                                </w:rPr>
                                <w:t>2017</w:t>
                              </w:r>
                              <w:r>
                                <w:rPr>
                                  <w:rFonts w:ascii="Calibri"/>
                                  <w:color w:val="585858"/>
                                  <w:sz w:val="18"/>
                                </w:rPr>
                                <w:tab/>
                              </w:r>
                              <w:r>
                                <w:rPr>
                                  <w:rFonts w:ascii="Calibri"/>
                                  <w:color w:val="585858"/>
                                  <w:spacing w:val="-4"/>
                                  <w:sz w:val="18"/>
                                </w:rPr>
                                <w:t>2018</w:t>
                              </w:r>
                              <w:r>
                                <w:rPr>
                                  <w:rFonts w:ascii="Calibri"/>
                                  <w:color w:val="585858"/>
                                  <w:sz w:val="18"/>
                                </w:rPr>
                                <w:tab/>
                              </w:r>
                              <w:r>
                                <w:rPr>
                                  <w:rFonts w:ascii="Calibri"/>
                                  <w:color w:val="585858"/>
                                  <w:spacing w:val="-4"/>
                                  <w:sz w:val="18"/>
                                </w:rPr>
                                <w:t>2020</w:t>
                              </w:r>
                              <w:r>
                                <w:rPr>
                                  <w:rFonts w:ascii="Calibri"/>
                                  <w:color w:val="585858"/>
                                  <w:sz w:val="18"/>
                                </w:rPr>
                                <w:tab/>
                              </w:r>
                              <w:r>
                                <w:rPr>
                                  <w:rFonts w:ascii="Calibri"/>
                                  <w:color w:val="585858"/>
                                  <w:spacing w:val="-4"/>
                                  <w:sz w:val="18"/>
                                </w:rPr>
                                <w:t>2021</w:t>
                              </w:r>
                              <w:r>
                                <w:rPr>
                                  <w:rFonts w:ascii="Calibri"/>
                                  <w:color w:val="585858"/>
                                  <w:sz w:val="18"/>
                                </w:rPr>
                                <w:tab/>
                              </w:r>
                              <w:r>
                                <w:rPr>
                                  <w:rFonts w:ascii="Calibri"/>
                                  <w:color w:val="585858"/>
                                  <w:spacing w:val="-4"/>
                                  <w:sz w:val="18"/>
                                </w:rPr>
                                <w:t>2022</w:t>
                              </w:r>
                            </w:p>
                          </w:txbxContent>
                        </wps:txbx>
                        <wps:bodyPr wrap="square" lIns="0" tIns="0" rIns="0" bIns="0" rtlCol="0">
                          <a:noAutofit/>
                        </wps:bodyPr>
                      </wps:wsp>
                      <wps:wsp>
                        <wps:cNvPr id="76" name="Textbox 74"/>
                        <wps:cNvSpPr txBox="1"/>
                        <wps:spPr>
                          <a:xfrm>
                            <a:off x="367601" y="3022053"/>
                            <a:ext cx="1285875" cy="100965"/>
                          </a:xfrm>
                          <a:prstGeom prst="rect">
                            <a:avLst/>
                          </a:prstGeom>
                        </wps:spPr>
                        <wps:txbx>
                          <w:txbxContent>
                            <w:p w14:paraId="41E2087E" w14:textId="77777777" w:rsidR="00EC3812" w:rsidRDefault="00EC3812" w:rsidP="00E7388B">
                              <w:pPr>
                                <w:spacing w:line="159" w:lineRule="exact"/>
                                <w:rPr>
                                  <w:rFonts w:ascii="Calibri"/>
                                  <w:sz w:val="16"/>
                                </w:rPr>
                              </w:pPr>
                              <w:r>
                                <w:rPr>
                                  <w:rFonts w:ascii="Calibri"/>
                                  <w:color w:val="585858"/>
                                  <w:sz w:val="16"/>
                                </w:rPr>
                                <w:t>P</w:t>
                              </w:r>
                              <w:r>
                                <w:rPr>
                                  <w:rFonts w:ascii="Calibri"/>
                                  <w:color w:val="585858"/>
                                  <w:spacing w:val="-13"/>
                                  <w:sz w:val="16"/>
                                </w:rPr>
                                <w:t xml:space="preserve"> </w:t>
                              </w:r>
                              <w:r>
                                <w:rPr>
                                  <w:rFonts w:ascii="Calibri"/>
                                  <w:color w:val="585858"/>
                                  <w:sz w:val="16"/>
                                </w:rPr>
                                <w:t>O</w:t>
                              </w:r>
                              <w:r>
                                <w:rPr>
                                  <w:rFonts w:ascii="Calibri"/>
                                  <w:color w:val="585858"/>
                                  <w:spacing w:val="-12"/>
                                  <w:sz w:val="16"/>
                                </w:rPr>
                                <w:t xml:space="preserve"> </w:t>
                              </w:r>
                              <w:r>
                                <w:rPr>
                                  <w:rFonts w:ascii="Calibri"/>
                                  <w:color w:val="585858"/>
                                  <w:sz w:val="16"/>
                                </w:rPr>
                                <w:t>T</w:t>
                              </w:r>
                              <w:r>
                                <w:rPr>
                                  <w:rFonts w:ascii="Calibri"/>
                                  <w:color w:val="585858"/>
                                  <w:spacing w:val="-14"/>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N</w:t>
                              </w:r>
                              <w:r>
                                <w:rPr>
                                  <w:rFonts w:ascii="Calibri"/>
                                  <w:color w:val="585858"/>
                                  <w:spacing w:val="-15"/>
                                  <w:sz w:val="16"/>
                                </w:rPr>
                                <w:t xml:space="preserve"> </w:t>
                              </w:r>
                              <w:r>
                                <w:rPr>
                                  <w:rFonts w:ascii="Calibri"/>
                                  <w:color w:val="585858"/>
                                  <w:sz w:val="16"/>
                                </w:rPr>
                                <w:t>T</w:t>
                              </w:r>
                              <w:r>
                                <w:rPr>
                                  <w:rFonts w:ascii="Calibri"/>
                                  <w:color w:val="585858"/>
                                  <w:spacing w:val="-14"/>
                                  <w:sz w:val="16"/>
                                </w:rPr>
                                <w:t xml:space="preserve"> </w:t>
                              </w:r>
                              <w:r>
                                <w:rPr>
                                  <w:rFonts w:ascii="Calibri"/>
                                  <w:color w:val="585858"/>
                                  <w:sz w:val="16"/>
                                </w:rPr>
                                <w:t>I</w:t>
                              </w:r>
                              <w:r>
                                <w:rPr>
                                  <w:rFonts w:ascii="Calibri"/>
                                  <w:color w:val="585858"/>
                                  <w:spacing w:val="-14"/>
                                  <w:sz w:val="16"/>
                                </w:rPr>
                                <w:t xml:space="preserve"> </w:t>
                              </w:r>
                              <w:r>
                                <w:rPr>
                                  <w:rFonts w:ascii="Calibri"/>
                                  <w:color w:val="585858"/>
                                  <w:sz w:val="16"/>
                                </w:rPr>
                                <w:t>A</w:t>
                              </w:r>
                              <w:r>
                                <w:rPr>
                                  <w:rFonts w:ascii="Calibri"/>
                                  <w:color w:val="585858"/>
                                  <w:spacing w:val="-14"/>
                                  <w:sz w:val="16"/>
                                </w:rPr>
                                <w:t xml:space="preserve"> </w:t>
                              </w:r>
                              <w:r>
                                <w:rPr>
                                  <w:rFonts w:ascii="Calibri"/>
                                  <w:color w:val="585858"/>
                                  <w:sz w:val="16"/>
                                </w:rPr>
                                <w:t>L</w:t>
                              </w:r>
                              <w:r>
                                <w:rPr>
                                  <w:rFonts w:ascii="Calibri"/>
                                  <w:color w:val="585858"/>
                                  <w:spacing w:val="44"/>
                                  <w:sz w:val="16"/>
                                </w:rPr>
                                <w:t xml:space="preserve"> </w:t>
                              </w:r>
                              <w:r>
                                <w:rPr>
                                  <w:rFonts w:ascii="Calibri"/>
                                  <w:color w:val="585858"/>
                                  <w:sz w:val="16"/>
                                </w:rPr>
                                <w:t>C</w:t>
                              </w:r>
                              <w:r>
                                <w:rPr>
                                  <w:rFonts w:ascii="Calibri"/>
                                  <w:color w:val="585858"/>
                                  <w:spacing w:val="-11"/>
                                  <w:sz w:val="16"/>
                                </w:rPr>
                                <w:t xml:space="preserve"> </w:t>
                              </w:r>
                              <w:r>
                                <w:rPr>
                                  <w:rFonts w:ascii="Calibri"/>
                                  <w:color w:val="585858"/>
                                  <w:sz w:val="16"/>
                                </w:rPr>
                                <w:t>U</w:t>
                              </w:r>
                              <w:r>
                                <w:rPr>
                                  <w:rFonts w:ascii="Calibri"/>
                                  <w:color w:val="585858"/>
                                  <w:spacing w:val="-14"/>
                                  <w:sz w:val="16"/>
                                </w:rPr>
                                <w:t xml:space="preserve"> </w:t>
                              </w:r>
                              <w:r>
                                <w:rPr>
                                  <w:rFonts w:ascii="Calibri"/>
                                  <w:color w:val="585858"/>
                                  <w:sz w:val="16"/>
                                </w:rPr>
                                <w:t>S</w:t>
                              </w:r>
                              <w:r>
                                <w:rPr>
                                  <w:rFonts w:ascii="Calibri"/>
                                  <w:color w:val="585858"/>
                                  <w:spacing w:val="-14"/>
                                  <w:sz w:val="16"/>
                                </w:rPr>
                                <w:t xml:space="preserve"> </w:t>
                              </w:r>
                              <w:r>
                                <w:rPr>
                                  <w:rFonts w:ascii="Calibri"/>
                                  <w:color w:val="585858"/>
                                  <w:sz w:val="16"/>
                                </w:rPr>
                                <w:t>T</w:t>
                              </w:r>
                              <w:r>
                                <w:rPr>
                                  <w:rFonts w:ascii="Calibri"/>
                                  <w:color w:val="585858"/>
                                  <w:spacing w:val="-14"/>
                                  <w:sz w:val="16"/>
                                </w:rPr>
                                <w:t xml:space="preserve"> </w:t>
                              </w:r>
                              <w:r>
                                <w:rPr>
                                  <w:rFonts w:ascii="Calibri"/>
                                  <w:color w:val="585858"/>
                                  <w:sz w:val="16"/>
                                </w:rPr>
                                <w:t>O</w:t>
                              </w:r>
                              <w:r>
                                <w:rPr>
                                  <w:rFonts w:ascii="Calibri"/>
                                  <w:color w:val="585858"/>
                                  <w:spacing w:val="-12"/>
                                  <w:sz w:val="16"/>
                                </w:rPr>
                                <w:t xml:space="preserve"> </w:t>
                              </w:r>
                              <w:r>
                                <w:rPr>
                                  <w:rFonts w:ascii="Calibri"/>
                                  <w:color w:val="585858"/>
                                  <w:sz w:val="16"/>
                                </w:rPr>
                                <w:t>M</w:t>
                              </w:r>
                              <w:r>
                                <w:rPr>
                                  <w:rFonts w:ascii="Calibri"/>
                                  <w:color w:val="585858"/>
                                  <w:spacing w:val="-14"/>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R</w:t>
                              </w:r>
                              <w:r>
                                <w:rPr>
                                  <w:rFonts w:ascii="Calibri"/>
                                  <w:color w:val="585858"/>
                                  <w:spacing w:val="-13"/>
                                  <w:sz w:val="16"/>
                                </w:rPr>
                                <w:t xml:space="preserve"> </w:t>
                              </w:r>
                              <w:r>
                                <w:rPr>
                                  <w:rFonts w:ascii="Calibri"/>
                                  <w:color w:val="585858"/>
                                  <w:spacing w:val="-10"/>
                                  <w:sz w:val="16"/>
                                </w:rPr>
                                <w:t>S</w:t>
                              </w:r>
                            </w:p>
                          </w:txbxContent>
                        </wps:txbx>
                        <wps:bodyPr wrap="square" lIns="0" tIns="0" rIns="0" bIns="0" rtlCol="0">
                          <a:noAutofit/>
                        </wps:bodyPr>
                      </wps:wsp>
                      <wps:wsp>
                        <wps:cNvPr id="81" name="Textbox 75"/>
                        <wps:cNvSpPr txBox="1"/>
                        <wps:spPr>
                          <a:xfrm>
                            <a:off x="2439352" y="3022053"/>
                            <a:ext cx="613410" cy="100965"/>
                          </a:xfrm>
                          <a:prstGeom prst="rect">
                            <a:avLst/>
                          </a:prstGeom>
                        </wps:spPr>
                        <wps:txbx>
                          <w:txbxContent>
                            <w:p w14:paraId="3C43CCE4" w14:textId="77777777" w:rsidR="00EC3812" w:rsidRDefault="00EC3812" w:rsidP="00E7388B">
                              <w:pPr>
                                <w:spacing w:line="159" w:lineRule="exact"/>
                                <w:rPr>
                                  <w:rFonts w:ascii="Calibri"/>
                                  <w:sz w:val="16"/>
                                </w:rPr>
                              </w:pPr>
                              <w:r>
                                <w:rPr>
                                  <w:rFonts w:ascii="Calibri"/>
                                  <w:color w:val="585858"/>
                                  <w:sz w:val="16"/>
                                </w:rPr>
                                <w:t>N</w:t>
                              </w:r>
                              <w:r>
                                <w:rPr>
                                  <w:rFonts w:ascii="Calibri"/>
                                  <w:color w:val="585858"/>
                                  <w:spacing w:val="-15"/>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W</w:t>
                              </w:r>
                              <w:r>
                                <w:rPr>
                                  <w:rFonts w:ascii="Calibri"/>
                                  <w:color w:val="585858"/>
                                  <w:spacing w:val="45"/>
                                  <w:sz w:val="16"/>
                                </w:rPr>
                                <w:t xml:space="preserve"> </w:t>
                              </w:r>
                              <w:r>
                                <w:rPr>
                                  <w:rFonts w:ascii="Calibri"/>
                                  <w:color w:val="585858"/>
                                  <w:sz w:val="16"/>
                                </w:rPr>
                                <w:t>H</w:t>
                              </w:r>
                              <w:r>
                                <w:rPr>
                                  <w:rFonts w:ascii="Calibri"/>
                                  <w:color w:val="585858"/>
                                  <w:spacing w:val="-11"/>
                                  <w:sz w:val="16"/>
                                </w:rPr>
                                <w:t xml:space="preserve"> </w:t>
                              </w:r>
                              <w:r>
                                <w:rPr>
                                  <w:rFonts w:ascii="Calibri"/>
                                  <w:color w:val="585858"/>
                                  <w:sz w:val="16"/>
                                </w:rPr>
                                <w:t>O</w:t>
                              </w:r>
                              <w:r>
                                <w:rPr>
                                  <w:rFonts w:ascii="Calibri"/>
                                  <w:color w:val="585858"/>
                                  <w:spacing w:val="-12"/>
                                  <w:sz w:val="16"/>
                                </w:rPr>
                                <w:t xml:space="preserve"> </w:t>
                              </w:r>
                              <w:r>
                                <w:rPr>
                                  <w:rFonts w:ascii="Calibri"/>
                                  <w:color w:val="585858"/>
                                  <w:sz w:val="16"/>
                                </w:rPr>
                                <w:t>M</w:t>
                              </w:r>
                              <w:r>
                                <w:rPr>
                                  <w:rFonts w:ascii="Calibri"/>
                                  <w:color w:val="585858"/>
                                  <w:spacing w:val="-14"/>
                                  <w:sz w:val="16"/>
                                </w:rPr>
                                <w:t xml:space="preserve"> </w:t>
                              </w:r>
                              <w:r>
                                <w:rPr>
                                  <w:rFonts w:ascii="Calibri"/>
                                  <w:color w:val="585858"/>
                                  <w:spacing w:val="-10"/>
                                  <w:sz w:val="16"/>
                                </w:rPr>
                                <w:t>E</w:t>
                              </w:r>
                            </w:p>
                          </w:txbxContent>
                        </wps:txbx>
                        <wps:bodyPr wrap="square" lIns="0" tIns="0" rIns="0" bIns="0" rtlCol="0">
                          <a:noAutofit/>
                        </wps:bodyPr>
                      </wps:wsp>
                      <wps:wsp>
                        <wps:cNvPr id="83" name="Textbox 76"/>
                        <wps:cNvSpPr txBox="1"/>
                        <wps:spPr>
                          <a:xfrm>
                            <a:off x="4081208" y="3022053"/>
                            <a:ext cx="802005" cy="100965"/>
                          </a:xfrm>
                          <a:prstGeom prst="rect">
                            <a:avLst/>
                          </a:prstGeom>
                        </wps:spPr>
                        <wps:txbx>
                          <w:txbxContent>
                            <w:p w14:paraId="05C4732A" w14:textId="77777777" w:rsidR="00EC3812" w:rsidRDefault="00EC3812" w:rsidP="00E7388B">
                              <w:pPr>
                                <w:spacing w:line="159" w:lineRule="exact"/>
                                <w:rPr>
                                  <w:rFonts w:ascii="Calibri"/>
                                  <w:sz w:val="16"/>
                                </w:rPr>
                              </w:pPr>
                              <w:r>
                                <w:rPr>
                                  <w:rFonts w:ascii="Calibri"/>
                                  <w:color w:val="585858"/>
                                  <w:sz w:val="16"/>
                                </w:rPr>
                                <w:t>N</w:t>
                              </w:r>
                              <w:r>
                                <w:rPr>
                                  <w:rFonts w:ascii="Calibri"/>
                                  <w:color w:val="585858"/>
                                  <w:spacing w:val="-15"/>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W</w:t>
                              </w:r>
                              <w:r>
                                <w:rPr>
                                  <w:rFonts w:ascii="Calibri"/>
                                  <w:color w:val="585858"/>
                                  <w:spacing w:val="43"/>
                                  <w:sz w:val="16"/>
                                </w:rPr>
                                <w:t xml:space="preserve"> </w:t>
                              </w:r>
                              <w:r>
                                <w:rPr>
                                  <w:rFonts w:ascii="Calibri"/>
                                  <w:color w:val="585858"/>
                                  <w:sz w:val="16"/>
                                </w:rPr>
                                <w:t>B</w:t>
                              </w:r>
                              <w:r>
                                <w:rPr>
                                  <w:rFonts w:ascii="Calibri"/>
                                  <w:color w:val="585858"/>
                                  <w:spacing w:val="-13"/>
                                  <w:sz w:val="16"/>
                                </w:rPr>
                                <w:t xml:space="preserve"> </w:t>
                              </w:r>
                              <w:r>
                                <w:rPr>
                                  <w:rFonts w:ascii="Calibri"/>
                                  <w:color w:val="585858"/>
                                  <w:sz w:val="16"/>
                                </w:rPr>
                                <w:t>U</w:t>
                              </w:r>
                              <w:r>
                                <w:rPr>
                                  <w:rFonts w:ascii="Calibri"/>
                                  <w:color w:val="585858"/>
                                  <w:spacing w:val="-14"/>
                                  <w:sz w:val="16"/>
                                </w:rPr>
                                <w:t xml:space="preserve"> </w:t>
                              </w:r>
                              <w:r>
                                <w:rPr>
                                  <w:rFonts w:ascii="Calibri"/>
                                  <w:color w:val="585858"/>
                                  <w:sz w:val="16"/>
                                </w:rPr>
                                <w:t>S</w:t>
                              </w:r>
                              <w:r>
                                <w:rPr>
                                  <w:rFonts w:ascii="Calibri"/>
                                  <w:color w:val="585858"/>
                                  <w:spacing w:val="-14"/>
                                  <w:sz w:val="16"/>
                                </w:rPr>
                                <w:t xml:space="preserve"> </w:t>
                              </w:r>
                              <w:r>
                                <w:rPr>
                                  <w:rFonts w:ascii="Calibri"/>
                                  <w:color w:val="585858"/>
                                  <w:sz w:val="16"/>
                                </w:rPr>
                                <w:t>I</w:t>
                              </w:r>
                              <w:r>
                                <w:rPr>
                                  <w:rFonts w:ascii="Calibri"/>
                                  <w:color w:val="585858"/>
                                  <w:spacing w:val="-14"/>
                                  <w:sz w:val="16"/>
                                </w:rPr>
                                <w:t xml:space="preserve"> </w:t>
                              </w:r>
                              <w:r>
                                <w:rPr>
                                  <w:rFonts w:ascii="Calibri"/>
                                  <w:color w:val="585858"/>
                                  <w:sz w:val="16"/>
                                </w:rPr>
                                <w:t>N</w:t>
                              </w:r>
                              <w:r>
                                <w:rPr>
                                  <w:rFonts w:ascii="Calibri"/>
                                  <w:color w:val="585858"/>
                                  <w:spacing w:val="-15"/>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S</w:t>
                              </w:r>
                              <w:r>
                                <w:rPr>
                                  <w:rFonts w:ascii="Calibri"/>
                                  <w:color w:val="585858"/>
                                  <w:spacing w:val="-14"/>
                                  <w:sz w:val="16"/>
                                </w:rPr>
                                <w:t xml:space="preserve"> </w:t>
                              </w:r>
                              <w:r>
                                <w:rPr>
                                  <w:rFonts w:ascii="Calibri"/>
                                  <w:color w:val="585858"/>
                                  <w:spacing w:val="-10"/>
                                  <w:sz w:val="16"/>
                                </w:rPr>
                                <w:t>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50B5A7D" id="Group 59" o:spid="_x0000_s1032" style="position:absolute;left:0;text-align:left;margin-left:93.45pt;margin-top:.35pt;width:447.75pt;height:197.6pt;z-index:251648000;mso-wrap-distance-left:0;mso-wrap-distance-right:0;mso-position-horizontal-relative:page;mso-width-relative:margin;mso-height-relative:margin" coordsize="54959,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">
                <v:shape id="Graphic 60" o:spid="_x0000_s1033" style="position:absolute;left:1444;top:7972;width:52070;height:21374;visibility:visible;mso-wrap-style:square;v-text-anchor:top" coordsize="5207000,2137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3b9sIA&#10;AADbAAAADwAAAGRycy9kb3ducmV2LnhtbESP3YrCMBSE7wXfIRxh7zS1FyLVKP4gCIusW32AQ3Ns&#10;q81JSaLWtzcLwl4OM/MNM192phEPcr62rGA8SkAQF1bXXCo4n3bDKQgfkDU2lknBizwsF/3eHDNt&#10;n/xLjzyUIkLYZ6igCqHNpPRFRQb9yLbE0btYZzBE6UqpHT4j3DQyTZKJNFhzXKiwpU1FxS2/GwXh&#10;ddyfzE9O+XV79u06/U4OU6fU16BbzUAE6sJ/+NPeawWTFP6+xB8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jdv2wgAAANsAAAAPAAAAAAAAAAAAAAAAAJgCAABkcnMvZG93&#10;bnJldi54bWxQSwUGAAAAAAQABAD1AAAAhwMAAAAA&#10;" path="m,l,2136902em1735836,r,2136902em3470148,r,2136902em5207000,r,2136902e" filled="f" strokecolor="#d9d9d9">
                  <v:path arrowok="t"/>
                </v:shape>
                <v:shape id="Graphic 61" o:spid="_x0000_s1034" style="position:absolute;left:4385;top:26289;width:36062;height:3054;visibility:visible;mso-wrap-style:square;v-text-anchor:top" coordsize="3606165,305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HxkMMA&#10;AADbAAAADwAAAGRycy9kb3ducmV2LnhtbESPQWvCQBSE74L/YXmF3nRTFROjq4i0UNFLben5kX3J&#10;BrNvQ3ar6b93BcHjMDPfMKtNbxtxoc7XjhW8jRMQxIXTNVcKfr4/RhkIH5A1No5JwT952KyHgxXm&#10;2l35iy6nUIkIYZ+jAhNCm0vpC0MW/di1xNErXWcxRNlVUnd4jXDbyEmSzKXFmuOCwZZ2horz6c8q&#10;CPtZNjW/9v1o0zJtFmV2OKdHpV5f+u0SRKA+PMOP9qdWMJ/C/Uv8AX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wHxkMMAAADbAAAADwAAAAAAAAAAAAAAAACYAgAAZHJzL2Rv&#10;d25yZXYueG1sUEsFBgAAAAAEAAQA9QAAAIgDAAAAAA==&#10;" path="m134112,121920l,121920,,305181r134112,l134112,121920xem1871472,l1737360,r,305181l1871472,305181,1871472,xem3605784,213360r-134112,l3471672,305181r134112,l3605784,213360xe" fillcolor="#5b9bd4" stroked="f">
                  <v:path arrowok="t"/>
                </v:shape>
                <v:shape id="Graphic 62" o:spid="_x0000_s1035" style="position:absolute;left:6915;top:23241;width:36062;height:6102;visibility:visible;mso-wrap-style:square;v-text-anchor:top" coordsize="3606165,610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pJasUA&#10;AADbAAAADwAAAGRycy9kb3ducmV2LnhtbESPQWvCQBSE70L/w/IKvemmtkiJWcUKhaK0JZrg9ZF9&#10;JsHs2yW71fjvuwXB4zAz3zDZcjCdOFPvW8sKnicJCOLK6pZrBcX+Y/wGwgdkjZ1lUnAlD8vFwyjD&#10;VNsL53TehVpECPsUFTQhuFRKXzVk0E+sI47e0fYGQ5R9LXWPlwg3nZwmyUwabDkuNOho3VB12v0a&#10;Be5aJ4ef8tsVbb55+Sr89r3cbJV6ehxWcxCBhnAP39qfWsHsFf6/xB8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aklqxQAAANsAAAAPAAAAAAAAAAAAAAAAAJgCAABkcnMv&#10;ZG93bnJldi54bWxQSwUGAAAAAAQABAD1AAAAigMAAAAA&#10;" path="m134112,152400l,152400,,609981r134112,l134112,152400xem1871472,152400r-134112,l1737360,609981r134112,l1871472,152400xem3605784,l3471672,r,609981l3605784,609981,3605784,xe" fillcolor="#ec7c30" stroked="f">
                  <v:path arrowok="t"/>
                </v:shape>
                <v:shape id="Graphic 63" o:spid="_x0000_s1036" style="position:absolute;left:9445;top:18669;width:36062;height:10674;visibility:visible;mso-wrap-style:square;v-text-anchor:top" coordsize="3606165,1067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rol8EA&#10;AADbAAAADwAAAGRycy9kb3ducmV2LnhtbESP0WoCMRRE3wX/IVyhL6LZilpZjSKFFl+r/YDL5pps&#10;m9ysSapbv74pFPo4zMwZZrPrvRNXiqkNrOBxWoEgboJu2Sh4P71MViBSRtboApOCb0qw2w4HG6x1&#10;uPEbXY/ZiALhVKMCm3NXS5kaSx7TNHTExTuH6DEXGY3UEW8F7p2cVdVSemy5LFjs6NlS83n88gqe&#10;FnHWZnu56/HcmVfporl/RKUeRv1+DSJTn//Df+2DVrBcwO+X8gPk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a6JfBAAAA2wAAAA8AAAAAAAAAAAAAAAAAmAIAAGRycy9kb3du&#10;cmV2LnhtbFBLBQYAAAAABAAEAPUAAACGAwAAAAA=&#10;" path="m134112,213360l,213360r,853821l134112,1067181r,-853821xem1871472,l1737360,r,1067181l1871472,1067181,1871472,xem3605784,396240r-134112,l3471672,1067181r134112,l3605784,396240xe" fillcolor="#a4a4a4" stroked="f">
                  <v:path arrowok="t"/>
                </v:shape>
                <v:shape id="Graphic 64" o:spid="_x0000_s1037" style="position:absolute;left:11975;top:14067;width:36062;height:15278;visibility:visible;mso-wrap-style:square;v-text-anchor:top" coordsize="3606165,1527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b/kcEA&#10;AADbAAAADwAAAGRycy9kb3ducmV2LnhtbESPQYvCMBCF7wv+hzCCtzXVQ9BqFBVEYU9bvextthnb&#10;YjMpSdT6783CgsfHm/e9ect1b1txJx8axxom4wwEcelMw5WG82n/OQMRIrLB1jFpeFKA9WrwscTc&#10;uAd/072IlUgQDjlqqGPscilDWZPFMHYdcfIuzluMSfpKGo+PBLetnGaZkhYbTg01drSrqbwWN5ve&#10;OEtVbGY+HL72EzzR/OdXbTutR8N+swARqY/v4//00WhQCv62JAD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d2/5HBAAAA2wAAAA8AAAAAAAAAAAAAAAAAmAIAAGRycy9kb3du&#10;cmV2LnhtbFBLBQYAAAAABAAEAPUAAACGAwAAAAA=&#10;" path="m134112,l,,,1527429r134112,l134112,xem1868424,1222248r-131064,l1737360,1527429r131064,l1868424,1222248xem3605784,152400r-134112,l3471672,1527429r134112,l3605784,152400xe" fillcolor="#ffc000" stroked="f">
                  <v:path arrowok="t"/>
                </v:shape>
                <v:shape id="Graphic 65" o:spid="_x0000_s1038" style="position:absolute;left:14505;top:9495;width:36061;height:19850;visibility:visible;mso-wrap-style:square;v-text-anchor:top" coordsize="3606165,1985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q0MMA&#10;AADbAAAADwAAAGRycy9kb3ducmV2LnhtbESPS4vCQBCE78L+h6EXvOlEAypZJyILwgoLPi/emkzn&#10;wWZ6QmZMsv/eEQSPRVV9Ra03g6lFR62rLCuYTSMQxJnVFRcKrpfdZAXCeWSNtWVS8E8ONunHaI2J&#10;tj2fqDv7QgQIuwQVlN43iZQuK8mgm9qGOHi5bQ36INtC6hb7ADe1nEfRQhqsOCyU2NB3Sdnf+W4U&#10;dM3tynF02+37e0z5/PgbH3il1Phz2H6B8DT4d/jV/tEKFkt4fgk/QK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Tq0MMAAADbAAAADwAAAAAAAAAAAAAAAACYAgAAZHJzL2Rv&#10;d25yZXYueG1sUEsFBgAAAAAEAAQA9QAAAIgDAAAAAA==&#10;" path="m134112,152400l,152400,,1984629r134112,l134112,152400xem1868424,l1737360,r,1984629l1868424,1984629,1868424,xem3605784,518160r-134112,l3471672,1984629r134112,l3605784,518160xe" fillcolor="#4471c4" stroked="f">
                  <v:path arrowok="t"/>
                </v:shape>
                <v:shape id="Graphic 66" o:spid="_x0000_s1039" style="position:absolute;left:1444;top:29341;width:52070;height:13;visibility:visible;mso-wrap-style:square;v-text-anchor:top" coordsize="52070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5EcEA&#10;AADbAAAADwAAAGRycy9kb3ducmV2LnhtbERP3WrCMBS+F/YO4Qx2Z1PnFKlG0cGG282Y+gCnzTGp&#10;NielyWr39svFwMuP73+1GVwjeupC7VnBJMtBEFde12wUnI5v4wWIEJE1Np5JwS8F2KwfRisstL/x&#10;N/WHaEQK4VCgAhtjW0gZKksOQ+Zb4sSdfecwJtgZqTu8pXDXyOc8n0uHNacGiy29Wqquhx+n4GO3&#10;H/pPGS/v0376ZY0p/eylVOrpcdguQUQa4l38795rBfM0Nn1JP0C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3iuRHBAAAA2wAAAA8AAAAAAAAAAAAAAAAAmAIAAGRycy9kb3du&#10;cmV2LnhtbFBLBQYAAAAABAAEAPUAAACGAwAAAAA=&#10;" path="m,l5207000,e" filled="f" strokecolor="#d9d9d9">
                  <v:path arrowok="t"/>
                </v:shape>
                <v:shape id="Graphic 67" o:spid="_x0000_s1040" style="position:absolute;left:17767;top:5190;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UbksUA&#10;AADbAAAADwAAAGRycy9kb3ducmV2LnhtbESPT2sCMRTE74V+h/AK3mq2HsSuRpEWRcWC9e/1sXlu&#10;lm5e1k10129vCoUeh5n5DTOatLYUN6p94VjBWzcBQZw5XXCuYL+bvQ5A+ICssXRMCu7kYTJ+fhph&#10;ql3D33TbhlxECPsUFZgQqlRKnxmy6LuuIo7e2dUWQ5R1LnWNTYTbUvaSpC8tFhwXDFb0YSj72V6t&#10;grP5Wq4Wl5Adp6fDfP1JdrNsekp1XtrpEESgNvyH/9oLraD/Dr9f4g+Q4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ZRuSxQAAANsAAAAPAAAAAAAAAAAAAAAAAJgCAABkcnMv&#10;ZG93bnJldi54bWxQSwUGAAAAAAQABAD1AAAAigMAAAAA&#10;" path="m62779,l,,,62779r62779,l62779,xe" fillcolor="#5b9bd4" stroked="f">
                  <v:path arrowok="t"/>
                </v:shape>
                <v:shape id="Graphic 68" o:spid="_x0000_s1041" style="position:absolute;left:21934;top:5190;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Lz4cEA&#10;AADbAAAADwAAAGRycy9kb3ducmV2LnhtbERPTYvCMBC9C/sfwizsRdZ0PahUo0hhQVc8WPWwt6EZ&#10;m2IzKU209d+bg+Dx8b4Xq97W4k6trxwr+BklIIgLpysuFZyOv98zED4ga6wdk4IHeVgtPwYLTLXr&#10;+ED3PJQihrBPUYEJoUml9IUhi37kGuLIXVxrMUTYllK32MVwW8txkkykxYpjg8GGMkPFNb9ZBX/n&#10;3fB4zeh2kh2Gx9r87zfZVqmvz349BxGoD2/xy73RCqZxffwSf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S8+HBAAAA2wAAAA8AAAAAAAAAAAAAAAAAmAIAAGRycy9kb3du&#10;cmV2LnhtbFBLBQYAAAAABAAEAPUAAACGAwAAAAA=&#10;" path="m62779,l,,,62779r62779,l62779,xe" fillcolor="#ec7c30" stroked="f">
                  <v:path arrowok="t"/>
                </v:shape>
                <v:shape id="Graphic 69" o:spid="_x0000_s1042" style="position:absolute;left:26102;top:5190;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FXQ8QA&#10;AADbAAAADwAAAGRycy9kb3ducmV2LnhtbESPQWvCQBSE74L/YXlCb2ZjoGmNrqJCbT1qC/b4mn0m&#10;wezbmN0m6b/vCoUeh5n5hlmuB1OLjlpXWVYwi2IQxLnVFRcKPt5fps8gnEfWWFsmBT/kYL0aj5aY&#10;advzkbqTL0SAsMtQQel9k0np8pIMusg2xMG72NagD7ItpG6xD3BTyySOU2mw4rBQYkO7kvLr6dso&#10;mCfdnl5T/bWl8+Nt87ndd7dDotTDZNgsQHga/H/4r/2mFTzN4P4l/AC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xV0PEAAAA2wAAAA8AAAAAAAAAAAAAAAAAmAIAAGRycy9k&#10;b3ducmV2LnhtbFBLBQYAAAAABAAEAPUAAACJAwAAAAA=&#10;" path="m62779,l,,,62779r62779,l62779,xe" fillcolor="#a4a4a4" stroked="f">
                  <v:path arrowok="t"/>
                </v:shape>
                <v:shape id="Graphic 70" o:spid="_x0000_s1043" style="position:absolute;left:30269;top:5190;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cz8IA&#10;AADbAAAADwAAAGRycy9kb3ducmV2LnhtbESPUWvCMBSF3wf+h3AF32aqVB3VKEPYpuxJ3Q+4NLdN&#10;aXNTkkzrv18EYY+Hc853OJvdYDtxJR8axwpm0wwEcel0w7WCn8vH6xuIEJE1do5JwZ0C7Lajlw0W&#10;2t34RNdzrEWCcChQgYmxL6QMpSGLYep64uRVzluMSfpaao+3BLednGfZUlpsOC0Y7GlvqGzPv1ZB&#10;e7hUxi9i1ebf+nT83H/l+ZKVmoyH9zWISEP8Dz/bB61gNYfHl/Q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aRzPwgAAANsAAAAPAAAAAAAAAAAAAAAAAJgCAABkcnMvZG93&#10;bnJldi54bWxQSwUGAAAAAAQABAD1AAAAhwMAAAAA&#10;" path="m62779,l,,,62779r62779,l62779,xe" fillcolor="#ffc000" stroked="f">
                  <v:path arrowok="t"/>
                </v:shape>
                <v:shape id="Graphic 71" o:spid="_x0000_s1044" style="position:absolute;left:34437;top:5190;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MAX8QA&#10;AADbAAAADwAAAGRycy9kb3ducmV2LnhtbESPQWvCQBSE74L/YXmCN91ooK3RVaQgBASh2lKPj+wz&#10;G82+TbOrpv++WxA8DjPzDbNYdbYWN2p95VjBZJyAIC6crrhU8HnYjN5A+ICssXZMCn7Jw2rZ7y0w&#10;0+7OH3Tbh1JECPsMFZgQmkxKXxiy6MeuIY7eybUWQ5RtKXWL9wi3tZwmyYu0WHFcMNjQu6Hisr9a&#10;Bccczfc13eXbH308X2bpl2+mtVLDQbeegwjUhWf40c61gtcU/r/EH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jAF/EAAAA2wAAAA8AAAAAAAAAAAAAAAAAmAIAAGRycy9k&#10;b3ducmV2LnhtbFBLBQYAAAAABAAEAPUAAACJAwAAAAA=&#10;" path="m62779,l,,,62779r62779,l62779,xe" fillcolor="#4471c4" stroked="f">
                  <v:path arrowok="t"/>
                </v:shape>
                <v:shape id="Graphic 72" o:spid="_x0000_s1045" style="position:absolute;left:47;top:47;width:54864;height:32004;visibility:visible;mso-wrap-style:square;v-text-anchor:top" coordsize="5486400,3200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dZvsQA&#10;AADbAAAADwAAAGRycy9kb3ducmV2LnhtbESPwWrDMBBE74X+g9hCbo3cpKTFiWyaQiGUXOL0A7bW&#10;xjK2VsZSHDtfHxUKOQ4z84bZ5KNtxUC9rx0reJknIIhLp2uuFPwcv57fQfiArLF1TAom8pBnjw8b&#10;TLW78IGGIlQiQtinqMCE0KVS+tKQRT93HXH0Tq63GKLsK6l7vES4beUiSVbSYs1xwWBHn4bKpjhb&#10;Bc30a67TTi72y2bcD9tyFfT0rdTsafxYgwg0hnv4v73TCt5e4e9L/AEy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XWb7EAAAA2wAAAA8AAAAAAAAAAAAAAAAAmAIAAGRycy9k&#10;b3ducmV2LnhtbFBLBQYAAAAABAAEAPUAAACJAwAAAAA=&#10;" path="m,3200400r5486400,l5486400,,,,,3200400xe" filled="f" strokecolor="#d9d9d9">
                  <v:path arrowok="t"/>
                </v:shape>
                <v:shapetype id="_x0000_t202" coordsize="21600,21600" o:spt="202" path="m,l,21600r21600,l21600,xe">
                  <v:stroke joinstyle="miter"/>
                  <v:path gradientshapeok="t" o:connecttype="rect"/>
                </v:shapetype>
                <v:shape id="Textbox 73" o:spid="_x0000_s1046" type="#_x0000_t202" style="position:absolute;left:18674;top:1397;width:19120;height:4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Hkj8UA&#10;AADbAAAADwAAAGRycy9kb3ducmV2LnhtbESPQWvCQBSE70L/w/IK3nRTQ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keSPxQAAANsAAAAPAAAAAAAAAAAAAAAAAJgCAABkcnMv&#10;ZG93bnJldi54bWxQSwUGAAAAAAQABAD1AAAAigMAAAAA&#10;" filled="f" stroked="f">
                  <v:textbox inset="0,0,0,0">
                    <w:txbxContent>
                      <w:p w14:paraId="7D6DB148" w14:textId="2F5C838D" w:rsidR="00EC3812" w:rsidRDefault="00EC3812" w:rsidP="00E7388B">
                        <w:pPr>
                          <w:spacing w:line="327" w:lineRule="exact"/>
                          <w:ind w:left="421"/>
                          <w:rPr>
                            <w:rFonts w:ascii="Calibri"/>
                            <w:b/>
                            <w:sz w:val="32"/>
                          </w:rPr>
                        </w:pPr>
                        <w:ins w:id="559" w:author="MUKOLWE" w:date="2024-11-26T04:53:00Z">
                          <w:r>
                            <w:rPr>
                              <w:rFonts w:ascii="Calibri"/>
                              <w:b/>
                              <w:color w:val="585858"/>
                              <w:spacing w:val="16"/>
                              <w:sz w:val="32"/>
                            </w:rPr>
                            <w:t>Potential clients</w:t>
                          </w:r>
                        </w:ins>
                        <w:del w:id="560" w:author="MUKOLWE" w:date="2024-11-26T04:53:00Z">
                          <w:r w:rsidDel="0013091A">
                            <w:rPr>
                              <w:rFonts w:ascii="Calibri"/>
                              <w:b/>
                              <w:color w:val="585858"/>
                              <w:spacing w:val="17"/>
                              <w:sz w:val="32"/>
                            </w:rPr>
                            <w:delText>CHART</w:delText>
                          </w:r>
                          <w:r w:rsidDel="0013091A">
                            <w:rPr>
                              <w:rFonts w:ascii="Calibri"/>
                              <w:b/>
                              <w:color w:val="585858"/>
                              <w:spacing w:val="48"/>
                              <w:sz w:val="32"/>
                            </w:rPr>
                            <w:delText xml:space="preserve"> </w:delText>
                          </w:r>
                          <w:r w:rsidDel="0013091A">
                            <w:rPr>
                              <w:rFonts w:ascii="Calibri"/>
                              <w:b/>
                              <w:color w:val="585858"/>
                              <w:spacing w:val="16"/>
                              <w:sz w:val="32"/>
                            </w:rPr>
                            <w:delText>TITLE</w:delText>
                          </w:r>
                        </w:del>
                      </w:p>
                      <w:p w14:paraId="7437170E" w14:textId="77777777" w:rsidR="00EC3812" w:rsidRDefault="00EC3812" w:rsidP="00E7388B">
                        <w:pPr>
                          <w:tabs>
                            <w:tab w:val="left" w:pos="656"/>
                            <w:tab w:val="left" w:pos="1312"/>
                            <w:tab w:val="left" w:pos="1969"/>
                            <w:tab w:val="left" w:pos="2626"/>
                          </w:tabs>
                          <w:spacing w:before="203" w:line="217" w:lineRule="exact"/>
                          <w:rPr>
                            <w:rFonts w:ascii="Calibri"/>
                            <w:sz w:val="18"/>
                          </w:rPr>
                        </w:pPr>
                        <w:r>
                          <w:rPr>
                            <w:rFonts w:ascii="Calibri"/>
                            <w:color w:val="585858"/>
                            <w:spacing w:val="-4"/>
                            <w:sz w:val="18"/>
                          </w:rPr>
                          <w:t>2017</w:t>
                        </w:r>
                        <w:r>
                          <w:rPr>
                            <w:rFonts w:ascii="Calibri"/>
                            <w:color w:val="585858"/>
                            <w:sz w:val="18"/>
                          </w:rPr>
                          <w:tab/>
                        </w:r>
                        <w:r>
                          <w:rPr>
                            <w:rFonts w:ascii="Calibri"/>
                            <w:color w:val="585858"/>
                            <w:spacing w:val="-4"/>
                            <w:sz w:val="18"/>
                          </w:rPr>
                          <w:t>2018</w:t>
                        </w:r>
                        <w:r>
                          <w:rPr>
                            <w:rFonts w:ascii="Calibri"/>
                            <w:color w:val="585858"/>
                            <w:sz w:val="18"/>
                          </w:rPr>
                          <w:tab/>
                        </w:r>
                        <w:r>
                          <w:rPr>
                            <w:rFonts w:ascii="Calibri"/>
                            <w:color w:val="585858"/>
                            <w:spacing w:val="-4"/>
                            <w:sz w:val="18"/>
                          </w:rPr>
                          <w:t>2020</w:t>
                        </w:r>
                        <w:r>
                          <w:rPr>
                            <w:rFonts w:ascii="Calibri"/>
                            <w:color w:val="585858"/>
                            <w:sz w:val="18"/>
                          </w:rPr>
                          <w:tab/>
                        </w:r>
                        <w:r>
                          <w:rPr>
                            <w:rFonts w:ascii="Calibri"/>
                            <w:color w:val="585858"/>
                            <w:spacing w:val="-4"/>
                            <w:sz w:val="18"/>
                          </w:rPr>
                          <w:t>2021</w:t>
                        </w:r>
                        <w:r>
                          <w:rPr>
                            <w:rFonts w:ascii="Calibri"/>
                            <w:color w:val="585858"/>
                            <w:sz w:val="18"/>
                          </w:rPr>
                          <w:tab/>
                        </w:r>
                        <w:r>
                          <w:rPr>
                            <w:rFonts w:ascii="Calibri"/>
                            <w:color w:val="585858"/>
                            <w:spacing w:val="-4"/>
                            <w:sz w:val="18"/>
                          </w:rPr>
                          <w:t>2022</w:t>
                        </w:r>
                      </w:p>
                    </w:txbxContent>
                  </v:textbox>
                </v:shape>
                <v:shape id="Textbox 74" o:spid="_x0000_s1047" type="#_x0000_t202" style="position:absolute;left:3676;top:30220;width:12858;height:1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14:paraId="41E2087E" w14:textId="77777777" w:rsidR="00EC3812" w:rsidRDefault="00EC3812" w:rsidP="00E7388B">
                        <w:pPr>
                          <w:spacing w:line="159" w:lineRule="exact"/>
                          <w:rPr>
                            <w:rFonts w:ascii="Calibri"/>
                            <w:sz w:val="16"/>
                          </w:rPr>
                        </w:pPr>
                        <w:r>
                          <w:rPr>
                            <w:rFonts w:ascii="Calibri"/>
                            <w:color w:val="585858"/>
                            <w:sz w:val="16"/>
                          </w:rPr>
                          <w:t>P</w:t>
                        </w:r>
                        <w:r>
                          <w:rPr>
                            <w:rFonts w:ascii="Calibri"/>
                            <w:color w:val="585858"/>
                            <w:spacing w:val="-13"/>
                            <w:sz w:val="16"/>
                          </w:rPr>
                          <w:t xml:space="preserve"> </w:t>
                        </w:r>
                        <w:r>
                          <w:rPr>
                            <w:rFonts w:ascii="Calibri"/>
                            <w:color w:val="585858"/>
                            <w:sz w:val="16"/>
                          </w:rPr>
                          <w:t>O</w:t>
                        </w:r>
                        <w:r>
                          <w:rPr>
                            <w:rFonts w:ascii="Calibri"/>
                            <w:color w:val="585858"/>
                            <w:spacing w:val="-12"/>
                            <w:sz w:val="16"/>
                          </w:rPr>
                          <w:t xml:space="preserve"> </w:t>
                        </w:r>
                        <w:r>
                          <w:rPr>
                            <w:rFonts w:ascii="Calibri"/>
                            <w:color w:val="585858"/>
                            <w:sz w:val="16"/>
                          </w:rPr>
                          <w:t>T</w:t>
                        </w:r>
                        <w:r>
                          <w:rPr>
                            <w:rFonts w:ascii="Calibri"/>
                            <w:color w:val="585858"/>
                            <w:spacing w:val="-14"/>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N</w:t>
                        </w:r>
                        <w:r>
                          <w:rPr>
                            <w:rFonts w:ascii="Calibri"/>
                            <w:color w:val="585858"/>
                            <w:spacing w:val="-15"/>
                            <w:sz w:val="16"/>
                          </w:rPr>
                          <w:t xml:space="preserve"> </w:t>
                        </w:r>
                        <w:r>
                          <w:rPr>
                            <w:rFonts w:ascii="Calibri"/>
                            <w:color w:val="585858"/>
                            <w:sz w:val="16"/>
                          </w:rPr>
                          <w:t>T</w:t>
                        </w:r>
                        <w:r>
                          <w:rPr>
                            <w:rFonts w:ascii="Calibri"/>
                            <w:color w:val="585858"/>
                            <w:spacing w:val="-14"/>
                            <w:sz w:val="16"/>
                          </w:rPr>
                          <w:t xml:space="preserve"> </w:t>
                        </w:r>
                        <w:r>
                          <w:rPr>
                            <w:rFonts w:ascii="Calibri"/>
                            <w:color w:val="585858"/>
                            <w:sz w:val="16"/>
                          </w:rPr>
                          <w:t>I</w:t>
                        </w:r>
                        <w:r>
                          <w:rPr>
                            <w:rFonts w:ascii="Calibri"/>
                            <w:color w:val="585858"/>
                            <w:spacing w:val="-14"/>
                            <w:sz w:val="16"/>
                          </w:rPr>
                          <w:t xml:space="preserve"> </w:t>
                        </w:r>
                        <w:r>
                          <w:rPr>
                            <w:rFonts w:ascii="Calibri"/>
                            <w:color w:val="585858"/>
                            <w:sz w:val="16"/>
                          </w:rPr>
                          <w:t>A</w:t>
                        </w:r>
                        <w:r>
                          <w:rPr>
                            <w:rFonts w:ascii="Calibri"/>
                            <w:color w:val="585858"/>
                            <w:spacing w:val="-14"/>
                            <w:sz w:val="16"/>
                          </w:rPr>
                          <w:t xml:space="preserve"> </w:t>
                        </w:r>
                        <w:r>
                          <w:rPr>
                            <w:rFonts w:ascii="Calibri"/>
                            <w:color w:val="585858"/>
                            <w:sz w:val="16"/>
                          </w:rPr>
                          <w:t>L</w:t>
                        </w:r>
                        <w:r>
                          <w:rPr>
                            <w:rFonts w:ascii="Calibri"/>
                            <w:color w:val="585858"/>
                            <w:spacing w:val="44"/>
                            <w:sz w:val="16"/>
                          </w:rPr>
                          <w:t xml:space="preserve"> </w:t>
                        </w:r>
                        <w:r>
                          <w:rPr>
                            <w:rFonts w:ascii="Calibri"/>
                            <w:color w:val="585858"/>
                            <w:sz w:val="16"/>
                          </w:rPr>
                          <w:t>C</w:t>
                        </w:r>
                        <w:r>
                          <w:rPr>
                            <w:rFonts w:ascii="Calibri"/>
                            <w:color w:val="585858"/>
                            <w:spacing w:val="-11"/>
                            <w:sz w:val="16"/>
                          </w:rPr>
                          <w:t xml:space="preserve"> </w:t>
                        </w:r>
                        <w:r>
                          <w:rPr>
                            <w:rFonts w:ascii="Calibri"/>
                            <w:color w:val="585858"/>
                            <w:sz w:val="16"/>
                          </w:rPr>
                          <w:t>U</w:t>
                        </w:r>
                        <w:r>
                          <w:rPr>
                            <w:rFonts w:ascii="Calibri"/>
                            <w:color w:val="585858"/>
                            <w:spacing w:val="-14"/>
                            <w:sz w:val="16"/>
                          </w:rPr>
                          <w:t xml:space="preserve"> </w:t>
                        </w:r>
                        <w:r>
                          <w:rPr>
                            <w:rFonts w:ascii="Calibri"/>
                            <w:color w:val="585858"/>
                            <w:sz w:val="16"/>
                          </w:rPr>
                          <w:t>S</w:t>
                        </w:r>
                        <w:r>
                          <w:rPr>
                            <w:rFonts w:ascii="Calibri"/>
                            <w:color w:val="585858"/>
                            <w:spacing w:val="-14"/>
                            <w:sz w:val="16"/>
                          </w:rPr>
                          <w:t xml:space="preserve"> </w:t>
                        </w:r>
                        <w:r>
                          <w:rPr>
                            <w:rFonts w:ascii="Calibri"/>
                            <w:color w:val="585858"/>
                            <w:sz w:val="16"/>
                          </w:rPr>
                          <w:t>T</w:t>
                        </w:r>
                        <w:r>
                          <w:rPr>
                            <w:rFonts w:ascii="Calibri"/>
                            <w:color w:val="585858"/>
                            <w:spacing w:val="-14"/>
                            <w:sz w:val="16"/>
                          </w:rPr>
                          <w:t xml:space="preserve"> </w:t>
                        </w:r>
                        <w:r>
                          <w:rPr>
                            <w:rFonts w:ascii="Calibri"/>
                            <w:color w:val="585858"/>
                            <w:sz w:val="16"/>
                          </w:rPr>
                          <w:t>O</w:t>
                        </w:r>
                        <w:r>
                          <w:rPr>
                            <w:rFonts w:ascii="Calibri"/>
                            <w:color w:val="585858"/>
                            <w:spacing w:val="-12"/>
                            <w:sz w:val="16"/>
                          </w:rPr>
                          <w:t xml:space="preserve"> </w:t>
                        </w:r>
                        <w:r>
                          <w:rPr>
                            <w:rFonts w:ascii="Calibri"/>
                            <w:color w:val="585858"/>
                            <w:sz w:val="16"/>
                          </w:rPr>
                          <w:t>M</w:t>
                        </w:r>
                        <w:r>
                          <w:rPr>
                            <w:rFonts w:ascii="Calibri"/>
                            <w:color w:val="585858"/>
                            <w:spacing w:val="-14"/>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R</w:t>
                        </w:r>
                        <w:r>
                          <w:rPr>
                            <w:rFonts w:ascii="Calibri"/>
                            <w:color w:val="585858"/>
                            <w:spacing w:val="-13"/>
                            <w:sz w:val="16"/>
                          </w:rPr>
                          <w:t xml:space="preserve"> </w:t>
                        </w:r>
                        <w:r>
                          <w:rPr>
                            <w:rFonts w:ascii="Calibri"/>
                            <w:color w:val="585858"/>
                            <w:spacing w:val="-10"/>
                            <w:sz w:val="16"/>
                          </w:rPr>
                          <w:t>S</w:t>
                        </w:r>
                      </w:p>
                    </w:txbxContent>
                  </v:textbox>
                </v:shape>
                <v:shape id="Textbox 75" o:spid="_x0000_s1048" type="#_x0000_t202" style="position:absolute;left:24393;top:30220;width:6134;height:1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14:paraId="3C43CCE4" w14:textId="77777777" w:rsidR="00EC3812" w:rsidRDefault="00EC3812" w:rsidP="00E7388B">
                        <w:pPr>
                          <w:spacing w:line="159" w:lineRule="exact"/>
                          <w:rPr>
                            <w:rFonts w:ascii="Calibri"/>
                            <w:sz w:val="16"/>
                          </w:rPr>
                        </w:pPr>
                        <w:r>
                          <w:rPr>
                            <w:rFonts w:ascii="Calibri"/>
                            <w:color w:val="585858"/>
                            <w:sz w:val="16"/>
                          </w:rPr>
                          <w:t>N</w:t>
                        </w:r>
                        <w:r>
                          <w:rPr>
                            <w:rFonts w:ascii="Calibri"/>
                            <w:color w:val="585858"/>
                            <w:spacing w:val="-15"/>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W</w:t>
                        </w:r>
                        <w:r>
                          <w:rPr>
                            <w:rFonts w:ascii="Calibri"/>
                            <w:color w:val="585858"/>
                            <w:spacing w:val="45"/>
                            <w:sz w:val="16"/>
                          </w:rPr>
                          <w:t xml:space="preserve"> </w:t>
                        </w:r>
                        <w:r>
                          <w:rPr>
                            <w:rFonts w:ascii="Calibri"/>
                            <w:color w:val="585858"/>
                            <w:sz w:val="16"/>
                          </w:rPr>
                          <w:t>H</w:t>
                        </w:r>
                        <w:r>
                          <w:rPr>
                            <w:rFonts w:ascii="Calibri"/>
                            <w:color w:val="585858"/>
                            <w:spacing w:val="-11"/>
                            <w:sz w:val="16"/>
                          </w:rPr>
                          <w:t xml:space="preserve"> </w:t>
                        </w:r>
                        <w:r>
                          <w:rPr>
                            <w:rFonts w:ascii="Calibri"/>
                            <w:color w:val="585858"/>
                            <w:sz w:val="16"/>
                          </w:rPr>
                          <w:t>O</w:t>
                        </w:r>
                        <w:r>
                          <w:rPr>
                            <w:rFonts w:ascii="Calibri"/>
                            <w:color w:val="585858"/>
                            <w:spacing w:val="-12"/>
                            <w:sz w:val="16"/>
                          </w:rPr>
                          <w:t xml:space="preserve"> </w:t>
                        </w:r>
                        <w:r>
                          <w:rPr>
                            <w:rFonts w:ascii="Calibri"/>
                            <w:color w:val="585858"/>
                            <w:sz w:val="16"/>
                          </w:rPr>
                          <w:t>M</w:t>
                        </w:r>
                        <w:r>
                          <w:rPr>
                            <w:rFonts w:ascii="Calibri"/>
                            <w:color w:val="585858"/>
                            <w:spacing w:val="-14"/>
                            <w:sz w:val="16"/>
                          </w:rPr>
                          <w:t xml:space="preserve"> </w:t>
                        </w:r>
                        <w:r>
                          <w:rPr>
                            <w:rFonts w:ascii="Calibri"/>
                            <w:color w:val="585858"/>
                            <w:spacing w:val="-10"/>
                            <w:sz w:val="16"/>
                          </w:rPr>
                          <w:t>E</w:t>
                        </w:r>
                      </w:p>
                    </w:txbxContent>
                  </v:textbox>
                </v:shape>
                <v:shape id="Textbox 76" o:spid="_x0000_s1049" type="#_x0000_t202" style="position:absolute;left:40812;top:30220;width:8020;height:1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14:paraId="05C4732A" w14:textId="77777777" w:rsidR="00EC3812" w:rsidRDefault="00EC3812" w:rsidP="00E7388B">
                        <w:pPr>
                          <w:spacing w:line="159" w:lineRule="exact"/>
                          <w:rPr>
                            <w:rFonts w:ascii="Calibri"/>
                            <w:sz w:val="16"/>
                          </w:rPr>
                        </w:pPr>
                        <w:r>
                          <w:rPr>
                            <w:rFonts w:ascii="Calibri"/>
                            <w:color w:val="585858"/>
                            <w:sz w:val="16"/>
                          </w:rPr>
                          <w:t>N</w:t>
                        </w:r>
                        <w:r>
                          <w:rPr>
                            <w:rFonts w:ascii="Calibri"/>
                            <w:color w:val="585858"/>
                            <w:spacing w:val="-15"/>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W</w:t>
                        </w:r>
                        <w:r>
                          <w:rPr>
                            <w:rFonts w:ascii="Calibri"/>
                            <w:color w:val="585858"/>
                            <w:spacing w:val="43"/>
                            <w:sz w:val="16"/>
                          </w:rPr>
                          <w:t xml:space="preserve"> </w:t>
                        </w:r>
                        <w:r>
                          <w:rPr>
                            <w:rFonts w:ascii="Calibri"/>
                            <w:color w:val="585858"/>
                            <w:sz w:val="16"/>
                          </w:rPr>
                          <w:t>B</w:t>
                        </w:r>
                        <w:r>
                          <w:rPr>
                            <w:rFonts w:ascii="Calibri"/>
                            <w:color w:val="585858"/>
                            <w:spacing w:val="-13"/>
                            <w:sz w:val="16"/>
                          </w:rPr>
                          <w:t xml:space="preserve"> </w:t>
                        </w:r>
                        <w:r>
                          <w:rPr>
                            <w:rFonts w:ascii="Calibri"/>
                            <w:color w:val="585858"/>
                            <w:sz w:val="16"/>
                          </w:rPr>
                          <w:t>U</w:t>
                        </w:r>
                        <w:r>
                          <w:rPr>
                            <w:rFonts w:ascii="Calibri"/>
                            <w:color w:val="585858"/>
                            <w:spacing w:val="-14"/>
                            <w:sz w:val="16"/>
                          </w:rPr>
                          <w:t xml:space="preserve"> </w:t>
                        </w:r>
                        <w:r>
                          <w:rPr>
                            <w:rFonts w:ascii="Calibri"/>
                            <w:color w:val="585858"/>
                            <w:sz w:val="16"/>
                          </w:rPr>
                          <w:t>S</w:t>
                        </w:r>
                        <w:r>
                          <w:rPr>
                            <w:rFonts w:ascii="Calibri"/>
                            <w:color w:val="585858"/>
                            <w:spacing w:val="-14"/>
                            <w:sz w:val="16"/>
                          </w:rPr>
                          <w:t xml:space="preserve"> </w:t>
                        </w:r>
                        <w:r>
                          <w:rPr>
                            <w:rFonts w:ascii="Calibri"/>
                            <w:color w:val="585858"/>
                            <w:sz w:val="16"/>
                          </w:rPr>
                          <w:t>I</w:t>
                        </w:r>
                        <w:r>
                          <w:rPr>
                            <w:rFonts w:ascii="Calibri"/>
                            <w:color w:val="585858"/>
                            <w:spacing w:val="-14"/>
                            <w:sz w:val="16"/>
                          </w:rPr>
                          <w:t xml:space="preserve"> </w:t>
                        </w:r>
                        <w:r>
                          <w:rPr>
                            <w:rFonts w:ascii="Calibri"/>
                            <w:color w:val="585858"/>
                            <w:sz w:val="16"/>
                          </w:rPr>
                          <w:t>N</w:t>
                        </w:r>
                        <w:r>
                          <w:rPr>
                            <w:rFonts w:ascii="Calibri"/>
                            <w:color w:val="585858"/>
                            <w:spacing w:val="-15"/>
                            <w:sz w:val="16"/>
                          </w:rPr>
                          <w:t xml:space="preserve"> </w:t>
                        </w:r>
                        <w:r>
                          <w:rPr>
                            <w:rFonts w:ascii="Calibri"/>
                            <w:color w:val="585858"/>
                            <w:sz w:val="16"/>
                          </w:rPr>
                          <w:t>E</w:t>
                        </w:r>
                        <w:r>
                          <w:rPr>
                            <w:rFonts w:ascii="Calibri"/>
                            <w:color w:val="585858"/>
                            <w:spacing w:val="-14"/>
                            <w:sz w:val="16"/>
                          </w:rPr>
                          <w:t xml:space="preserve"> </w:t>
                        </w:r>
                        <w:r>
                          <w:rPr>
                            <w:rFonts w:ascii="Calibri"/>
                            <w:color w:val="585858"/>
                            <w:sz w:val="16"/>
                          </w:rPr>
                          <w:t>S</w:t>
                        </w:r>
                        <w:r>
                          <w:rPr>
                            <w:rFonts w:ascii="Calibri"/>
                            <w:color w:val="585858"/>
                            <w:spacing w:val="-14"/>
                            <w:sz w:val="16"/>
                          </w:rPr>
                          <w:t xml:space="preserve"> </w:t>
                        </w:r>
                        <w:r>
                          <w:rPr>
                            <w:rFonts w:ascii="Calibri"/>
                            <w:color w:val="585858"/>
                            <w:spacing w:val="-10"/>
                            <w:sz w:val="16"/>
                          </w:rPr>
                          <w:t>S</w:t>
                        </w:r>
                      </w:p>
                    </w:txbxContent>
                  </v:textbox>
                </v:shape>
                <w10:wrap anchorx="page"/>
              </v:group>
            </w:pict>
          </mc:Fallback>
        </mc:AlternateContent>
      </w:r>
    </w:p>
    <w:p w14:paraId="5BEC6033" w14:textId="77777777" w:rsidR="00E7388B" w:rsidRDefault="00E7388B" w:rsidP="0062071D">
      <w:pPr>
        <w:spacing w:line="276" w:lineRule="auto"/>
        <w:jc w:val="both"/>
      </w:pPr>
    </w:p>
    <w:p w14:paraId="16337EBD" w14:textId="77777777" w:rsidR="00E7388B" w:rsidRDefault="00E7388B" w:rsidP="0062071D">
      <w:pPr>
        <w:spacing w:line="276" w:lineRule="auto"/>
        <w:jc w:val="both"/>
      </w:pPr>
    </w:p>
    <w:p w14:paraId="5091D5F3" w14:textId="77777777" w:rsidR="00E7388B" w:rsidRDefault="00E7388B" w:rsidP="0062071D">
      <w:pPr>
        <w:spacing w:line="276" w:lineRule="auto"/>
        <w:jc w:val="both"/>
      </w:pPr>
    </w:p>
    <w:p w14:paraId="05C9BB73" w14:textId="77777777" w:rsidR="00E7388B" w:rsidRDefault="00E7388B" w:rsidP="0062071D">
      <w:pPr>
        <w:spacing w:line="276" w:lineRule="auto"/>
        <w:jc w:val="both"/>
      </w:pPr>
    </w:p>
    <w:p w14:paraId="2728DB08" w14:textId="77777777" w:rsidR="00E7388B" w:rsidRDefault="00E7388B" w:rsidP="0062071D">
      <w:pPr>
        <w:spacing w:line="276" w:lineRule="auto"/>
        <w:jc w:val="both"/>
      </w:pPr>
    </w:p>
    <w:p w14:paraId="65679AD8" w14:textId="77777777" w:rsidR="00E7388B" w:rsidRDefault="00E7388B" w:rsidP="0062071D">
      <w:pPr>
        <w:spacing w:line="276" w:lineRule="auto"/>
        <w:jc w:val="both"/>
      </w:pPr>
    </w:p>
    <w:p w14:paraId="52AC419C" w14:textId="77777777" w:rsidR="00E7388B" w:rsidRDefault="00E7388B" w:rsidP="0062071D">
      <w:pPr>
        <w:spacing w:line="276" w:lineRule="auto"/>
        <w:jc w:val="both"/>
      </w:pPr>
    </w:p>
    <w:p w14:paraId="355DE227" w14:textId="77777777" w:rsidR="00E7388B" w:rsidRDefault="00E7388B" w:rsidP="0062071D">
      <w:pPr>
        <w:spacing w:line="276" w:lineRule="auto"/>
        <w:jc w:val="both"/>
      </w:pPr>
    </w:p>
    <w:p w14:paraId="6DB9BBE5" w14:textId="77777777" w:rsidR="00E7388B" w:rsidRDefault="00E7388B" w:rsidP="0062071D">
      <w:pPr>
        <w:spacing w:line="276" w:lineRule="auto"/>
        <w:jc w:val="both"/>
      </w:pPr>
    </w:p>
    <w:p w14:paraId="096A3635" w14:textId="77777777" w:rsidR="00E7388B" w:rsidRDefault="00E7388B" w:rsidP="0062071D">
      <w:pPr>
        <w:spacing w:line="276" w:lineRule="auto"/>
        <w:jc w:val="both"/>
      </w:pPr>
    </w:p>
    <w:p w14:paraId="4AAE4607" w14:textId="77777777" w:rsidR="00E7388B" w:rsidRDefault="00E7388B" w:rsidP="0062071D">
      <w:pPr>
        <w:spacing w:line="276" w:lineRule="auto"/>
        <w:jc w:val="both"/>
      </w:pPr>
    </w:p>
    <w:p w14:paraId="1AC14BEB" w14:textId="77777777" w:rsidR="00E7388B" w:rsidRDefault="00E7388B" w:rsidP="0062071D">
      <w:pPr>
        <w:spacing w:line="276" w:lineRule="auto"/>
        <w:jc w:val="both"/>
      </w:pPr>
    </w:p>
    <w:p w14:paraId="048A33E4" w14:textId="77777777" w:rsidR="00B377CF" w:rsidRDefault="00B377CF" w:rsidP="0062071D">
      <w:pPr>
        <w:spacing w:line="276" w:lineRule="auto"/>
        <w:jc w:val="both"/>
      </w:pPr>
    </w:p>
    <w:p w14:paraId="44F56A2D" w14:textId="77777777" w:rsidR="00E7388B" w:rsidRPr="00E14B75" w:rsidRDefault="00E7388B" w:rsidP="0062071D">
      <w:pPr>
        <w:pStyle w:val="BodyText"/>
        <w:spacing w:line="276" w:lineRule="auto"/>
        <w:jc w:val="both"/>
        <w:rPr>
          <w:i/>
        </w:rPr>
      </w:pPr>
      <w:r w:rsidRPr="00E14B75">
        <w:rPr>
          <w:i/>
        </w:rPr>
        <w:t>Fig</w:t>
      </w:r>
      <w:r w:rsidR="00E3681D" w:rsidRPr="00E14B75">
        <w:rPr>
          <w:i/>
        </w:rPr>
        <w:t>ure</w:t>
      </w:r>
      <w:r w:rsidRPr="00E14B75">
        <w:rPr>
          <w:i/>
        </w:rPr>
        <w:t xml:space="preserve"> 3.1: </w:t>
      </w:r>
      <w:r w:rsidR="00912BFC" w:rsidRPr="00E14B75">
        <w:rPr>
          <w:i/>
        </w:rPr>
        <w:t>RICT’s potential clients</w:t>
      </w:r>
    </w:p>
    <w:p w14:paraId="15F70A9B" w14:textId="77777777" w:rsidR="004845D2" w:rsidRDefault="004845D2" w:rsidP="00E14B75">
      <w:pPr>
        <w:spacing w:line="276" w:lineRule="auto"/>
        <w:jc w:val="both"/>
        <w:rPr>
          <w:ins w:id="561" w:author="MUKOLWE" w:date="2024-11-23T01:06:00Z"/>
          <w:rStyle w:val="Heading2Char"/>
        </w:rPr>
      </w:pPr>
    </w:p>
    <w:p w14:paraId="415E9002" w14:textId="77777777" w:rsidR="00E7388B" w:rsidRPr="00E7388B" w:rsidRDefault="00E7388B" w:rsidP="00E14B75">
      <w:pPr>
        <w:spacing w:line="276" w:lineRule="auto"/>
        <w:jc w:val="both"/>
      </w:pPr>
      <w:r>
        <w:rPr>
          <w:noProof/>
        </w:rPr>
        <mc:AlternateContent>
          <mc:Choice Requires="wps">
            <w:drawing>
              <wp:anchor distT="0" distB="0" distL="0" distR="0" simplePos="0" relativeHeight="251650048" behindDoc="0" locked="0" layoutInCell="1" allowOverlap="1" wp14:anchorId="1A809636" wp14:editId="520F6138">
                <wp:simplePos x="0" y="0"/>
                <wp:positionH relativeFrom="page">
                  <wp:posOffset>1719960</wp:posOffset>
                </wp:positionH>
                <wp:positionV relativeFrom="paragraph">
                  <wp:posOffset>-1266341</wp:posOffset>
                </wp:positionV>
                <wp:extent cx="126364" cy="149225"/>
                <wp:effectExtent l="0" t="0" r="0" b="0"/>
                <wp:wrapNone/>
                <wp:docPr id="1"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149225"/>
                        </a:xfrm>
                        <a:prstGeom prst="rect">
                          <a:avLst/>
                        </a:prstGeom>
                      </wps:spPr>
                      <wps:txbx>
                        <w:txbxContent>
                          <w:p w14:paraId="1E33A2A1" w14:textId="77777777" w:rsidR="00EC3812" w:rsidRDefault="00EC3812" w:rsidP="00E7388B">
                            <w:pPr>
                              <w:spacing w:line="182" w:lineRule="exact"/>
                              <w:ind w:left="20"/>
                              <w:rPr>
                                <w:rFonts w:ascii="Calibri"/>
                                <w:sz w:val="16"/>
                              </w:rPr>
                            </w:pPr>
                            <w:r>
                              <w:rPr>
                                <w:rFonts w:ascii="Calibri"/>
                                <w:color w:val="7E7E7E"/>
                                <w:spacing w:val="-5"/>
                                <w:sz w:val="16"/>
                              </w:rPr>
                              <w:t>6%</w:t>
                            </w:r>
                          </w:p>
                        </w:txbxContent>
                      </wps:txbx>
                      <wps:bodyPr vert="vert270" wrap="square" lIns="0" tIns="0" rIns="0" bIns="0" rtlCol="0">
                        <a:noAutofit/>
                      </wps:bodyPr>
                    </wps:wsp>
                  </a:graphicData>
                </a:graphic>
              </wp:anchor>
            </w:drawing>
          </mc:Choice>
          <mc:Fallback>
            <w:pict>
              <v:shape w14:anchorId="1A809636" id="Textbox 83" o:spid="_x0000_s1050" type="#_x0000_t202" style="position:absolute;left:0;text-align:left;margin-left:135.45pt;margin-top:-99.7pt;width:9.95pt;height:11.7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" filled="f" stroked="f">
                <v:path arrowok="t"/>
                <v:textbox style="layout-flow:vertical;mso-layout-flow-alt:bottom-to-top" inset="0,0,0,0">
                  <w:txbxContent>
                    <w:p w14:paraId="1E33A2A1" w14:textId="77777777" w:rsidR="00EC3812" w:rsidRDefault="00EC3812" w:rsidP="00E7388B">
                      <w:pPr>
                        <w:spacing w:line="182" w:lineRule="exact"/>
                        <w:ind w:left="20"/>
                        <w:rPr>
                          <w:rFonts w:ascii="Calibri"/>
                          <w:sz w:val="16"/>
                        </w:rPr>
                      </w:pPr>
                      <w:r>
                        <w:rPr>
                          <w:rFonts w:ascii="Calibri"/>
                          <w:color w:val="7E7E7E"/>
                          <w:spacing w:val="-5"/>
                          <w:sz w:val="16"/>
                        </w:rPr>
                        <w:t>6%</w:t>
                      </w:r>
                    </w:p>
                  </w:txbxContent>
                </v:textbox>
                <w10:wrap anchorx="page"/>
              </v:shape>
            </w:pict>
          </mc:Fallback>
        </mc:AlternateContent>
      </w:r>
      <w:r>
        <w:rPr>
          <w:noProof/>
        </w:rPr>
        <mc:AlternateContent>
          <mc:Choice Requires="wps">
            <w:drawing>
              <wp:anchor distT="0" distB="0" distL="0" distR="0" simplePos="0" relativeHeight="251651072" behindDoc="0" locked="0" layoutInCell="1" allowOverlap="1" wp14:anchorId="331185C0" wp14:editId="4244D983">
                <wp:simplePos x="0" y="0"/>
                <wp:positionH relativeFrom="page">
                  <wp:posOffset>1972945</wp:posOffset>
                </wp:positionH>
                <wp:positionV relativeFrom="paragraph">
                  <wp:posOffset>-1594382</wp:posOffset>
                </wp:positionV>
                <wp:extent cx="126364" cy="20129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01295"/>
                        </a:xfrm>
                        <a:prstGeom prst="rect">
                          <a:avLst/>
                        </a:prstGeom>
                      </wps:spPr>
                      <wps:txbx>
                        <w:txbxContent>
                          <w:p w14:paraId="23DA5974" w14:textId="77777777" w:rsidR="00EC3812" w:rsidRDefault="00EC3812" w:rsidP="00E7388B">
                            <w:pPr>
                              <w:spacing w:line="182" w:lineRule="exact"/>
                              <w:ind w:left="20"/>
                              <w:rPr>
                                <w:rFonts w:ascii="Calibri"/>
                                <w:sz w:val="16"/>
                              </w:rPr>
                            </w:pPr>
                            <w:r>
                              <w:rPr>
                                <w:rFonts w:ascii="Calibri"/>
                                <w:color w:val="7E7E7E"/>
                                <w:spacing w:val="-5"/>
                                <w:sz w:val="16"/>
                              </w:rPr>
                              <w:t>15%</w:t>
                            </w:r>
                          </w:p>
                        </w:txbxContent>
                      </wps:txbx>
                      <wps:bodyPr vert="vert270" wrap="square" lIns="0" tIns="0" rIns="0" bIns="0" rtlCol="0">
                        <a:noAutofit/>
                      </wps:bodyPr>
                    </wps:wsp>
                  </a:graphicData>
                </a:graphic>
              </wp:anchor>
            </w:drawing>
          </mc:Choice>
          <mc:Fallback>
            <w:pict>
              <v:shape w14:anchorId="331185C0" id="Textbox 84" o:spid="_x0000_s1051" type="#_x0000_t202" style="position:absolute;left:0;text-align:left;margin-left:155.35pt;margin-top:-125.55pt;width:9.95pt;height:15.8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" filled="f" stroked="f">
                <v:path arrowok="t"/>
                <v:textbox style="layout-flow:vertical;mso-layout-flow-alt:bottom-to-top" inset="0,0,0,0">
                  <w:txbxContent>
                    <w:p w14:paraId="23DA5974" w14:textId="77777777" w:rsidR="00EC3812" w:rsidRDefault="00EC3812" w:rsidP="00E7388B">
                      <w:pPr>
                        <w:spacing w:line="182" w:lineRule="exact"/>
                        <w:ind w:left="20"/>
                        <w:rPr>
                          <w:rFonts w:ascii="Calibri"/>
                          <w:sz w:val="16"/>
                        </w:rPr>
                      </w:pPr>
                      <w:r>
                        <w:rPr>
                          <w:rFonts w:ascii="Calibri"/>
                          <w:color w:val="7E7E7E"/>
                          <w:spacing w:val="-5"/>
                          <w:sz w:val="16"/>
                        </w:rPr>
                        <w:t>15%</w:t>
                      </w:r>
                    </w:p>
                  </w:txbxContent>
                </v:textbox>
                <w10:wrap anchorx="page"/>
              </v:shape>
            </w:pict>
          </mc:Fallback>
        </mc:AlternateContent>
      </w:r>
      <w:r>
        <w:rPr>
          <w:noProof/>
        </w:rPr>
        <mc:AlternateContent>
          <mc:Choice Requires="wps">
            <w:drawing>
              <wp:anchor distT="0" distB="0" distL="0" distR="0" simplePos="0" relativeHeight="251652096" behindDoc="0" locked="0" layoutInCell="1" allowOverlap="1" wp14:anchorId="66594A5C" wp14:editId="0A86881D">
                <wp:simplePos x="0" y="0"/>
                <wp:positionH relativeFrom="page">
                  <wp:posOffset>2225929</wp:posOffset>
                </wp:positionH>
                <wp:positionV relativeFrom="paragraph">
                  <wp:posOffset>-1991511</wp:posOffset>
                </wp:positionV>
                <wp:extent cx="126364" cy="20193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01930"/>
                        </a:xfrm>
                        <a:prstGeom prst="rect">
                          <a:avLst/>
                        </a:prstGeom>
                      </wps:spPr>
                      <wps:txbx>
                        <w:txbxContent>
                          <w:p w14:paraId="30B35A46" w14:textId="77777777" w:rsidR="00EC3812" w:rsidRDefault="00EC3812" w:rsidP="00E7388B">
                            <w:pPr>
                              <w:spacing w:line="182" w:lineRule="exact"/>
                              <w:ind w:left="20"/>
                              <w:rPr>
                                <w:rFonts w:ascii="Calibri"/>
                                <w:sz w:val="16"/>
                              </w:rPr>
                            </w:pPr>
                            <w:r>
                              <w:rPr>
                                <w:rFonts w:ascii="Calibri"/>
                                <w:color w:val="7E7E7E"/>
                                <w:spacing w:val="-5"/>
                                <w:sz w:val="16"/>
                              </w:rPr>
                              <w:t>28%</w:t>
                            </w:r>
                          </w:p>
                        </w:txbxContent>
                      </wps:txbx>
                      <wps:bodyPr vert="vert270" wrap="square" lIns="0" tIns="0" rIns="0" bIns="0" rtlCol="0">
                        <a:noAutofit/>
                      </wps:bodyPr>
                    </wps:wsp>
                  </a:graphicData>
                </a:graphic>
              </wp:anchor>
            </w:drawing>
          </mc:Choice>
          <mc:Fallback>
            <w:pict>
              <v:shape w14:anchorId="66594A5C" id="Textbox 85" o:spid="_x0000_s1052" type="#_x0000_t202" style="position:absolute;left:0;text-align:left;margin-left:175.25pt;margin-top:-156.8pt;width:9.95pt;height:15.9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" filled="f" stroked="f">
                <v:path arrowok="t"/>
                <v:textbox style="layout-flow:vertical;mso-layout-flow-alt:bottom-to-top" inset="0,0,0,0">
                  <w:txbxContent>
                    <w:p w14:paraId="30B35A46" w14:textId="77777777" w:rsidR="00EC3812" w:rsidRDefault="00EC3812" w:rsidP="00E7388B">
                      <w:pPr>
                        <w:spacing w:line="182" w:lineRule="exact"/>
                        <w:ind w:left="20"/>
                        <w:rPr>
                          <w:rFonts w:ascii="Calibri"/>
                          <w:sz w:val="16"/>
                        </w:rPr>
                      </w:pPr>
                      <w:r>
                        <w:rPr>
                          <w:rFonts w:ascii="Calibri"/>
                          <w:color w:val="7E7E7E"/>
                          <w:spacing w:val="-5"/>
                          <w:sz w:val="16"/>
                        </w:rPr>
                        <w:t>28%</w:t>
                      </w:r>
                    </w:p>
                  </w:txbxContent>
                </v:textbox>
                <w10:wrap anchorx="page"/>
              </v:shape>
            </w:pict>
          </mc:Fallback>
        </mc:AlternateContent>
      </w:r>
      <w:r>
        <w:rPr>
          <w:noProof/>
        </w:rPr>
        <mc:AlternateContent>
          <mc:Choice Requires="wps">
            <w:drawing>
              <wp:anchor distT="0" distB="0" distL="0" distR="0" simplePos="0" relativeHeight="251653120" behindDoc="0" locked="0" layoutInCell="1" allowOverlap="1" wp14:anchorId="66206818" wp14:editId="04465D54">
                <wp:simplePos x="0" y="0"/>
                <wp:positionH relativeFrom="page">
                  <wp:posOffset>3456051</wp:posOffset>
                </wp:positionH>
                <wp:positionV relativeFrom="paragraph">
                  <wp:posOffset>-1442436</wp:posOffset>
                </wp:positionV>
                <wp:extent cx="126364" cy="20193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01930"/>
                        </a:xfrm>
                        <a:prstGeom prst="rect">
                          <a:avLst/>
                        </a:prstGeom>
                      </wps:spPr>
                      <wps:txbx>
                        <w:txbxContent>
                          <w:p w14:paraId="3460BD84" w14:textId="77777777" w:rsidR="00EC3812" w:rsidRDefault="00EC3812" w:rsidP="00E7388B">
                            <w:pPr>
                              <w:spacing w:line="182" w:lineRule="exact"/>
                              <w:ind w:left="20"/>
                              <w:rPr>
                                <w:rFonts w:ascii="Calibri"/>
                                <w:sz w:val="16"/>
                              </w:rPr>
                            </w:pPr>
                            <w:r>
                              <w:rPr>
                                <w:rFonts w:ascii="Calibri"/>
                                <w:color w:val="7E7E7E"/>
                                <w:spacing w:val="-5"/>
                                <w:sz w:val="16"/>
                              </w:rPr>
                              <w:t>10%</w:t>
                            </w:r>
                          </w:p>
                        </w:txbxContent>
                      </wps:txbx>
                      <wps:bodyPr vert="vert270" wrap="square" lIns="0" tIns="0" rIns="0" bIns="0" rtlCol="0">
                        <a:noAutofit/>
                      </wps:bodyPr>
                    </wps:wsp>
                  </a:graphicData>
                </a:graphic>
              </wp:anchor>
            </w:drawing>
          </mc:Choice>
          <mc:Fallback>
            <w:pict>
              <v:shape w14:anchorId="66206818" id="Textbox 86" o:spid="_x0000_s1053" type="#_x0000_t202" style="position:absolute;left:0;text-align:left;margin-left:272.15pt;margin-top:-113.6pt;width:9.95pt;height:15.9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" filled="f" stroked="f">
                <v:path arrowok="t"/>
                <v:textbox style="layout-flow:vertical;mso-layout-flow-alt:bottom-to-top" inset="0,0,0,0">
                  <w:txbxContent>
                    <w:p w14:paraId="3460BD84" w14:textId="77777777" w:rsidR="00EC3812" w:rsidRDefault="00EC3812" w:rsidP="00E7388B">
                      <w:pPr>
                        <w:spacing w:line="182" w:lineRule="exact"/>
                        <w:ind w:left="20"/>
                        <w:rPr>
                          <w:rFonts w:ascii="Calibri"/>
                          <w:sz w:val="16"/>
                        </w:rPr>
                      </w:pPr>
                      <w:r>
                        <w:rPr>
                          <w:rFonts w:ascii="Calibri"/>
                          <w:color w:val="7E7E7E"/>
                          <w:spacing w:val="-5"/>
                          <w:sz w:val="16"/>
                        </w:rPr>
                        <w:t>10%</w:t>
                      </w:r>
                    </w:p>
                  </w:txbxContent>
                </v:textbox>
                <w10:wrap anchorx="page"/>
              </v:shape>
            </w:pict>
          </mc:Fallback>
        </mc:AlternateContent>
      </w:r>
      <w:r>
        <w:rPr>
          <w:noProof/>
        </w:rPr>
        <mc:AlternateContent>
          <mc:Choice Requires="wps">
            <w:drawing>
              <wp:anchor distT="0" distB="0" distL="0" distR="0" simplePos="0" relativeHeight="251654144" behindDoc="0" locked="0" layoutInCell="1" allowOverlap="1" wp14:anchorId="1A77159E" wp14:editId="6585076B">
                <wp:simplePos x="0" y="0"/>
                <wp:positionH relativeFrom="page">
                  <wp:posOffset>3709034</wp:posOffset>
                </wp:positionH>
                <wp:positionV relativeFrom="paragraph">
                  <wp:posOffset>-1594382</wp:posOffset>
                </wp:positionV>
                <wp:extent cx="126364" cy="20129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01295"/>
                        </a:xfrm>
                        <a:prstGeom prst="rect">
                          <a:avLst/>
                        </a:prstGeom>
                      </wps:spPr>
                      <wps:txbx>
                        <w:txbxContent>
                          <w:p w14:paraId="5CF31935" w14:textId="77777777" w:rsidR="00EC3812" w:rsidRDefault="00EC3812" w:rsidP="00E7388B">
                            <w:pPr>
                              <w:spacing w:line="182" w:lineRule="exact"/>
                              <w:ind w:left="20"/>
                              <w:rPr>
                                <w:rFonts w:ascii="Calibri"/>
                                <w:sz w:val="16"/>
                              </w:rPr>
                            </w:pPr>
                            <w:r>
                              <w:rPr>
                                <w:rFonts w:ascii="Calibri"/>
                                <w:color w:val="7E7E7E"/>
                                <w:spacing w:val="-5"/>
                                <w:sz w:val="16"/>
                              </w:rPr>
                              <w:t>15%</w:t>
                            </w:r>
                          </w:p>
                        </w:txbxContent>
                      </wps:txbx>
                      <wps:bodyPr vert="vert270" wrap="square" lIns="0" tIns="0" rIns="0" bIns="0" rtlCol="0">
                        <a:noAutofit/>
                      </wps:bodyPr>
                    </wps:wsp>
                  </a:graphicData>
                </a:graphic>
              </wp:anchor>
            </w:drawing>
          </mc:Choice>
          <mc:Fallback>
            <w:pict>
              <v:shape w14:anchorId="1A77159E" id="Textbox 87" o:spid="_x0000_s1054" type="#_x0000_t202" style="position:absolute;left:0;text-align:left;margin-left:292.05pt;margin-top:-125.55pt;width:9.95pt;height:15.8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" filled="f" stroked="f">
                <v:path arrowok="t"/>
                <v:textbox style="layout-flow:vertical;mso-layout-flow-alt:bottom-to-top" inset="0,0,0,0">
                  <w:txbxContent>
                    <w:p w14:paraId="5CF31935" w14:textId="77777777" w:rsidR="00EC3812" w:rsidRDefault="00EC3812" w:rsidP="00E7388B">
                      <w:pPr>
                        <w:spacing w:line="182" w:lineRule="exact"/>
                        <w:ind w:left="20"/>
                        <w:rPr>
                          <w:rFonts w:ascii="Calibri"/>
                          <w:sz w:val="16"/>
                        </w:rPr>
                      </w:pPr>
                      <w:r>
                        <w:rPr>
                          <w:rFonts w:ascii="Calibri"/>
                          <w:color w:val="7E7E7E"/>
                          <w:spacing w:val="-5"/>
                          <w:sz w:val="16"/>
                        </w:rPr>
                        <w:t>15%</w:t>
                      </w:r>
                    </w:p>
                  </w:txbxContent>
                </v:textbox>
                <w10:wrap anchorx="page"/>
              </v:shape>
            </w:pict>
          </mc:Fallback>
        </mc:AlternateContent>
      </w:r>
      <w:r>
        <w:rPr>
          <w:noProof/>
        </w:rPr>
        <mc:AlternateContent>
          <mc:Choice Requires="wps">
            <w:drawing>
              <wp:anchor distT="0" distB="0" distL="0" distR="0" simplePos="0" relativeHeight="251655168" behindDoc="0" locked="0" layoutInCell="1" allowOverlap="1" wp14:anchorId="3B7A767A" wp14:editId="642001A8">
                <wp:simplePos x="0" y="0"/>
                <wp:positionH relativeFrom="page">
                  <wp:posOffset>4215003</wp:posOffset>
                </wp:positionH>
                <wp:positionV relativeFrom="paragraph">
                  <wp:posOffset>-1441601</wp:posOffset>
                </wp:positionV>
                <wp:extent cx="126364" cy="20129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01295"/>
                        </a:xfrm>
                        <a:prstGeom prst="rect">
                          <a:avLst/>
                        </a:prstGeom>
                      </wps:spPr>
                      <wps:txbx>
                        <w:txbxContent>
                          <w:p w14:paraId="27E2130A" w14:textId="77777777" w:rsidR="00EC3812" w:rsidRDefault="00EC3812" w:rsidP="00E7388B">
                            <w:pPr>
                              <w:spacing w:line="182" w:lineRule="exact"/>
                              <w:ind w:left="20"/>
                              <w:rPr>
                                <w:rFonts w:ascii="Calibri"/>
                                <w:sz w:val="16"/>
                              </w:rPr>
                            </w:pPr>
                            <w:r>
                              <w:rPr>
                                <w:rFonts w:ascii="Calibri"/>
                                <w:color w:val="7E7E7E"/>
                                <w:spacing w:val="-5"/>
                                <w:sz w:val="16"/>
                              </w:rPr>
                              <w:t>10%</w:t>
                            </w:r>
                          </w:p>
                        </w:txbxContent>
                      </wps:txbx>
                      <wps:bodyPr vert="vert270" wrap="square" lIns="0" tIns="0" rIns="0" bIns="0" rtlCol="0">
                        <a:noAutofit/>
                      </wps:bodyPr>
                    </wps:wsp>
                  </a:graphicData>
                </a:graphic>
              </wp:anchor>
            </w:drawing>
          </mc:Choice>
          <mc:Fallback>
            <w:pict>
              <v:shape w14:anchorId="3B7A767A" id="Textbox 88" o:spid="_x0000_s1055" type="#_x0000_t202" style="position:absolute;left:0;text-align:left;margin-left:331.9pt;margin-top:-113.5pt;width:9.95pt;height:15.8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" filled="f" stroked="f">
                <v:path arrowok="t"/>
                <v:textbox style="layout-flow:vertical;mso-layout-flow-alt:bottom-to-top" inset="0,0,0,0">
                  <w:txbxContent>
                    <w:p w14:paraId="27E2130A" w14:textId="77777777" w:rsidR="00EC3812" w:rsidRDefault="00EC3812" w:rsidP="00E7388B">
                      <w:pPr>
                        <w:spacing w:line="182" w:lineRule="exact"/>
                        <w:ind w:left="20"/>
                        <w:rPr>
                          <w:rFonts w:ascii="Calibri"/>
                          <w:sz w:val="16"/>
                        </w:rPr>
                      </w:pPr>
                      <w:r>
                        <w:rPr>
                          <w:rFonts w:ascii="Calibri"/>
                          <w:color w:val="7E7E7E"/>
                          <w:spacing w:val="-5"/>
                          <w:sz w:val="16"/>
                        </w:rPr>
                        <w:t>10%</w:t>
                      </w:r>
                    </w:p>
                  </w:txbxContent>
                </v:textbox>
                <w10:wrap anchorx="page"/>
              </v:shape>
            </w:pict>
          </mc:Fallback>
        </mc:AlternateContent>
      </w:r>
      <w:r>
        <w:rPr>
          <w:noProof/>
        </w:rPr>
        <mc:AlternateContent>
          <mc:Choice Requires="wps">
            <w:drawing>
              <wp:anchor distT="0" distB="0" distL="0" distR="0" simplePos="0" relativeHeight="251656192" behindDoc="0" locked="0" layoutInCell="1" allowOverlap="1" wp14:anchorId="3AEC73FB" wp14:editId="1C2A37E2">
                <wp:simplePos x="0" y="0"/>
                <wp:positionH relativeFrom="page">
                  <wp:posOffset>5192521</wp:posOffset>
                </wp:positionH>
                <wp:positionV relativeFrom="paragraph">
                  <wp:posOffset>-1174901</wp:posOffset>
                </wp:positionV>
                <wp:extent cx="126364" cy="14922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149225"/>
                        </a:xfrm>
                        <a:prstGeom prst="rect">
                          <a:avLst/>
                        </a:prstGeom>
                      </wps:spPr>
                      <wps:txbx>
                        <w:txbxContent>
                          <w:p w14:paraId="762A3297" w14:textId="77777777" w:rsidR="00EC3812" w:rsidRDefault="00EC3812" w:rsidP="00E7388B">
                            <w:pPr>
                              <w:spacing w:line="182" w:lineRule="exact"/>
                              <w:ind w:left="20"/>
                              <w:rPr>
                                <w:rFonts w:ascii="Calibri"/>
                                <w:sz w:val="16"/>
                              </w:rPr>
                            </w:pPr>
                            <w:r>
                              <w:rPr>
                                <w:rFonts w:ascii="Calibri"/>
                                <w:color w:val="7E7E7E"/>
                                <w:spacing w:val="-5"/>
                                <w:sz w:val="16"/>
                              </w:rPr>
                              <w:t>3%</w:t>
                            </w:r>
                          </w:p>
                        </w:txbxContent>
                      </wps:txbx>
                      <wps:bodyPr vert="vert270" wrap="square" lIns="0" tIns="0" rIns="0" bIns="0" rtlCol="0">
                        <a:noAutofit/>
                      </wps:bodyPr>
                    </wps:wsp>
                  </a:graphicData>
                </a:graphic>
              </wp:anchor>
            </w:drawing>
          </mc:Choice>
          <mc:Fallback>
            <w:pict>
              <v:shape w14:anchorId="3AEC73FB" id="Textbox 89" o:spid="_x0000_s1056" type="#_x0000_t202" style="position:absolute;left:0;text-align:left;margin-left:408.85pt;margin-top:-92.5pt;width:9.95pt;height:11.7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" filled="f" stroked="f">
                <v:path arrowok="t"/>
                <v:textbox style="layout-flow:vertical;mso-layout-flow-alt:bottom-to-top" inset="0,0,0,0">
                  <w:txbxContent>
                    <w:p w14:paraId="762A3297" w14:textId="77777777" w:rsidR="00EC3812" w:rsidRDefault="00EC3812" w:rsidP="00E7388B">
                      <w:pPr>
                        <w:spacing w:line="182" w:lineRule="exact"/>
                        <w:ind w:left="20"/>
                        <w:rPr>
                          <w:rFonts w:ascii="Calibri"/>
                          <w:sz w:val="16"/>
                        </w:rPr>
                      </w:pPr>
                      <w:r>
                        <w:rPr>
                          <w:rFonts w:ascii="Calibri"/>
                          <w:color w:val="7E7E7E"/>
                          <w:spacing w:val="-5"/>
                          <w:sz w:val="16"/>
                        </w:rPr>
                        <w:t>3%</w:t>
                      </w:r>
                    </w:p>
                  </w:txbxContent>
                </v:textbox>
                <w10:wrap anchorx="page"/>
              </v:shape>
            </w:pict>
          </mc:Fallback>
        </mc:AlternateContent>
      </w:r>
      <w:r>
        <w:rPr>
          <w:noProof/>
        </w:rPr>
        <mc:AlternateContent>
          <mc:Choice Requires="wps">
            <w:drawing>
              <wp:anchor distT="0" distB="0" distL="0" distR="0" simplePos="0" relativeHeight="251657216" behindDoc="0" locked="0" layoutInCell="1" allowOverlap="1" wp14:anchorId="1AAE8875" wp14:editId="34B5C28D">
                <wp:simplePos x="0" y="0"/>
                <wp:positionH relativeFrom="page">
                  <wp:posOffset>5445505</wp:posOffset>
                </wp:positionH>
                <wp:positionV relativeFrom="paragraph">
                  <wp:posOffset>-1747036</wp:posOffset>
                </wp:positionV>
                <wp:extent cx="126364" cy="20129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01295"/>
                        </a:xfrm>
                        <a:prstGeom prst="rect">
                          <a:avLst/>
                        </a:prstGeom>
                      </wps:spPr>
                      <wps:txbx>
                        <w:txbxContent>
                          <w:p w14:paraId="7DAF87A8" w14:textId="77777777" w:rsidR="00EC3812" w:rsidRDefault="00EC3812" w:rsidP="00E7388B">
                            <w:pPr>
                              <w:spacing w:line="182" w:lineRule="exact"/>
                              <w:ind w:left="20"/>
                              <w:rPr>
                                <w:rFonts w:ascii="Calibri"/>
                                <w:sz w:val="16"/>
                              </w:rPr>
                            </w:pPr>
                            <w:r>
                              <w:rPr>
                                <w:rFonts w:ascii="Calibri"/>
                                <w:color w:val="7E7E7E"/>
                                <w:spacing w:val="-5"/>
                                <w:sz w:val="16"/>
                              </w:rPr>
                              <w:t>20%</w:t>
                            </w:r>
                          </w:p>
                        </w:txbxContent>
                      </wps:txbx>
                      <wps:bodyPr vert="vert270" wrap="square" lIns="0" tIns="0" rIns="0" bIns="0" rtlCol="0">
                        <a:noAutofit/>
                      </wps:bodyPr>
                    </wps:wsp>
                  </a:graphicData>
                </a:graphic>
              </wp:anchor>
            </w:drawing>
          </mc:Choice>
          <mc:Fallback>
            <w:pict>
              <v:shape w14:anchorId="1AAE8875" id="Textbox 90" o:spid="_x0000_s1057" type="#_x0000_t202" style="position:absolute;left:0;text-align:left;margin-left:428.8pt;margin-top:-137.55pt;width:9.95pt;height:15.8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" filled="f" stroked="f">
                <v:path arrowok="t"/>
                <v:textbox style="layout-flow:vertical;mso-layout-flow-alt:bottom-to-top" inset="0,0,0,0">
                  <w:txbxContent>
                    <w:p w14:paraId="7DAF87A8" w14:textId="77777777" w:rsidR="00EC3812" w:rsidRDefault="00EC3812" w:rsidP="00E7388B">
                      <w:pPr>
                        <w:spacing w:line="182" w:lineRule="exact"/>
                        <w:ind w:left="20"/>
                        <w:rPr>
                          <w:rFonts w:ascii="Calibri"/>
                          <w:sz w:val="16"/>
                        </w:rPr>
                      </w:pPr>
                      <w:r>
                        <w:rPr>
                          <w:rFonts w:ascii="Calibri"/>
                          <w:color w:val="7E7E7E"/>
                          <w:spacing w:val="-5"/>
                          <w:sz w:val="16"/>
                        </w:rPr>
                        <w:t>20%</w:t>
                      </w:r>
                    </w:p>
                  </w:txbxContent>
                </v:textbox>
                <w10:wrap anchorx="page"/>
              </v:shape>
            </w:pict>
          </mc:Fallback>
        </mc:AlternateContent>
      </w:r>
      <w:r>
        <w:rPr>
          <w:noProof/>
        </w:rPr>
        <mc:AlternateContent>
          <mc:Choice Requires="wps">
            <w:drawing>
              <wp:anchor distT="0" distB="0" distL="0" distR="0" simplePos="0" relativeHeight="251658240" behindDoc="0" locked="0" layoutInCell="1" allowOverlap="1" wp14:anchorId="3BF57117" wp14:editId="52005F56">
                <wp:simplePos x="0" y="0"/>
                <wp:positionH relativeFrom="page">
                  <wp:posOffset>5698490</wp:posOffset>
                </wp:positionH>
                <wp:positionV relativeFrom="paragraph">
                  <wp:posOffset>-1807996</wp:posOffset>
                </wp:positionV>
                <wp:extent cx="126364" cy="20129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01295"/>
                        </a:xfrm>
                        <a:prstGeom prst="rect">
                          <a:avLst/>
                        </a:prstGeom>
                      </wps:spPr>
                      <wps:txbx>
                        <w:txbxContent>
                          <w:p w14:paraId="2194022B" w14:textId="77777777" w:rsidR="00EC3812" w:rsidRDefault="00EC3812" w:rsidP="00E7388B">
                            <w:pPr>
                              <w:spacing w:line="182" w:lineRule="exact"/>
                              <w:ind w:left="20"/>
                              <w:rPr>
                                <w:rFonts w:ascii="Calibri"/>
                                <w:sz w:val="16"/>
                              </w:rPr>
                            </w:pPr>
                            <w:r>
                              <w:rPr>
                                <w:rFonts w:ascii="Calibri"/>
                                <w:color w:val="7E7E7E"/>
                                <w:spacing w:val="-5"/>
                                <w:sz w:val="16"/>
                              </w:rPr>
                              <w:t>22%</w:t>
                            </w:r>
                          </w:p>
                        </w:txbxContent>
                      </wps:txbx>
                      <wps:bodyPr vert="vert270" wrap="square" lIns="0" tIns="0" rIns="0" bIns="0" rtlCol="0">
                        <a:noAutofit/>
                      </wps:bodyPr>
                    </wps:wsp>
                  </a:graphicData>
                </a:graphic>
              </wp:anchor>
            </w:drawing>
          </mc:Choice>
          <mc:Fallback>
            <w:pict>
              <v:shape w14:anchorId="3BF57117" id="Textbox 91" o:spid="_x0000_s1058" type="#_x0000_t202" style="position:absolute;left:0;text-align:left;margin-left:448.7pt;margin-top:-142.35pt;width:9.95pt;height:15.8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" filled="f" stroked="f">
                <v:path arrowok="t"/>
                <v:textbox style="layout-flow:vertical;mso-layout-flow-alt:bottom-to-top" inset="0,0,0,0">
                  <w:txbxContent>
                    <w:p w14:paraId="2194022B" w14:textId="77777777" w:rsidR="00EC3812" w:rsidRDefault="00EC3812" w:rsidP="00E7388B">
                      <w:pPr>
                        <w:spacing w:line="182" w:lineRule="exact"/>
                        <w:ind w:left="20"/>
                        <w:rPr>
                          <w:rFonts w:ascii="Calibri"/>
                          <w:sz w:val="16"/>
                        </w:rPr>
                      </w:pPr>
                      <w:r>
                        <w:rPr>
                          <w:rFonts w:ascii="Calibri"/>
                          <w:color w:val="7E7E7E"/>
                          <w:spacing w:val="-5"/>
                          <w:sz w:val="16"/>
                        </w:rPr>
                        <w:t>22%</w:t>
                      </w:r>
                    </w:p>
                  </w:txbxContent>
                </v:textbox>
                <w10:wrap anchorx="page"/>
              </v:shape>
            </w:pict>
          </mc:Fallback>
        </mc:AlternateContent>
      </w:r>
      <w:bookmarkStart w:id="562" w:name="_Toc178837834"/>
      <w:r w:rsidRPr="00E6473A">
        <w:rPr>
          <w:rStyle w:val="Heading2Char"/>
        </w:rPr>
        <w:t xml:space="preserve">Market Analysis </w:t>
      </w:r>
      <w:bookmarkStart w:id="563" w:name="CUSTOMERS"/>
      <w:bookmarkEnd w:id="563"/>
      <w:r w:rsidRPr="00E6473A">
        <w:rPr>
          <w:rStyle w:val="Heading2Char"/>
        </w:rPr>
        <w:t>Customers</w:t>
      </w:r>
      <w:bookmarkEnd w:id="562"/>
    </w:p>
    <w:p w14:paraId="63C7834D" w14:textId="6393EBB5" w:rsidR="00E7388B" w:rsidRDefault="00E7388B" w:rsidP="0062071D">
      <w:pPr>
        <w:pStyle w:val="BodyText"/>
        <w:spacing w:line="276" w:lineRule="auto"/>
        <w:ind w:right="237"/>
        <w:jc w:val="both"/>
      </w:pPr>
      <w:r>
        <w:t>About</w:t>
      </w:r>
      <w:r>
        <w:rPr>
          <w:spacing w:val="-15"/>
        </w:rPr>
        <w:t xml:space="preserve"> </w:t>
      </w:r>
      <w:r>
        <w:t>65%</w:t>
      </w:r>
      <w:r>
        <w:rPr>
          <w:spacing w:val="-15"/>
        </w:rPr>
        <w:t xml:space="preserve"> </w:t>
      </w:r>
      <w:r>
        <w:t>of</w:t>
      </w:r>
      <w:r>
        <w:rPr>
          <w:spacing w:val="-15"/>
        </w:rPr>
        <w:t xml:space="preserve"> </w:t>
      </w:r>
      <w:r>
        <w:t>the</w:t>
      </w:r>
      <w:r>
        <w:rPr>
          <w:spacing w:val="-15"/>
        </w:rPr>
        <w:t xml:space="preserve"> </w:t>
      </w:r>
      <w:r>
        <w:t>customer</w:t>
      </w:r>
      <w:r>
        <w:rPr>
          <w:spacing w:val="-15"/>
        </w:rPr>
        <w:t xml:space="preserve"> </w:t>
      </w:r>
      <w:r>
        <w:t>are</w:t>
      </w:r>
      <w:r>
        <w:rPr>
          <w:spacing w:val="-15"/>
        </w:rPr>
        <w:t xml:space="preserve"> </w:t>
      </w:r>
      <w:r>
        <w:t>the</w:t>
      </w:r>
      <w:r>
        <w:rPr>
          <w:spacing w:val="-15"/>
        </w:rPr>
        <w:t xml:space="preserve"> </w:t>
      </w:r>
      <w:r>
        <w:t>residents</w:t>
      </w:r>
      <w:r>
        <w:rPr>
          <w:spacing w:val="-15"/>
        </w:rPr>
        <w:t xml:space="preserve"> </w:t>
      </w:r>
      <w:r>
        <w:t>of</w:t>
      </w:r>
      <w:r>
        <w:rPr>
          <w:spacing w:val="-15"/>
        </w:rPr>
        <w:t xml:space="preserve"> </w:t>
      </w:r>
      <w:r>
        <w:t>Ugunja</w:t>
      </w:r>
      <w:r>
        <w:rPr>
          <w:spacing w:val="-15"/>
        </w:rPr>
        <w:t xml:space="preserve"> </w:t>
      </w:r>
      <w:r>
        <w:t>constituency.</w:t>
      </w:r>
      <w:r>
        <w:rPr>
          <w:spacing w:val="-15"/>
        </w:rPr>
        <w:t xml:space="preserve"> </w:t>
      </w:r>
      <w:r w:rsidR="006B6BB6">
        <w:rPr>
          <w:spacing w:val="-15"/>
        </w:rPr>
        <w:t xml:space="preserve">About </w:t>
      </w:r>
      <w:r>
        <w:t>20%</w:t>
      </w:r>
      <w:ins w:id="564" w:author="MUKOLWE" w:date="2024-11-26T04:55:00Z">
        <w:r w:rsidR="005B0168">
          <w:t>,</w:t>
        </w:r>
      </w:ins>
      <w:r>
        <w:rPr>
          <w:spacing w:val="-15"/>
        </w:rPr>
        <w:t xml:space="preserve"> </w:t>
      </w:r>
      <w:r>
        <w:t>are</w:t>
      </w:r>
      <w:r>
        <w:rPr>
          <w:spacing w:val="-15"/>
        </w:rPr>
        <w:t xml:space="preserve"> </w:t>
      </w:r>
      <w:r>
        <w:t>from</w:t>
      </w:r>
      <w:r>
        <w:rPr>
          <w:spacing w:val="-15"/>
        </w:rPr>
        <w:t xml:space="preserve"> </w:t>
      </w:r>
      <w:r>
        <w:t>nearby</w:t>
      </w:r>
      <w:r>
        <w:rPr>
          <w:spacing w:val="-15"/>
        </w:rPr>
        <w:t xml:space="preserve"> </w:t>
      </w:r>
      <w:r>
        <w:t>towns</w:t>
      </w:r>
      <w:r>
        <w:rPr>
          <w:spacing w:val="-15"/>
        </w:rPr>
        <w:t xml:space="preserve"> </w:t>
      </w:r>
      <w:r>
        <w:t>where they travel from various parts searching for goods and services. Other customers will include institutions like hospitals</w:t>
      </w:r>
      <w:r>
        <w:rPr>
          <w:spacing w:val="-3"/>
        </w:rPr>
        <w:t xml:space="preserve"> </w:t>
      </w:r>
      <w:r>
        <w:t>and</w:t>
      </w:r>
      <w:r>
        <w:rPr>
          <w:spacing w:val="-1"/>
        </w:rPr>
        <w:t xml:space="preserve"> </w:t>
      </w:r>
      <w:r>
        <w:t>schools</w:t>
      </w:r>
      <w:r>
        <w:rPr>
          <w:spacing w:val="-3"/>
        </w:rPr>
        <w:t xml:space="preserve"> </w:t>
      </w:r>
      <w:r>
        <w:t>that will need</w:t>
      </w:r>
      <w:r>
        <w:rPr>
          <w:spacing w:val="-1"/>
        </w:rPr>
        <w:t xml:space="preserve"> </w:t>
      </w:r>
      <w:r>
        <w:t>our</w:t>
      </w:r>
      <w:r>
        <w:rPr>
          <w:spacing w:val="-4"/>
        </w:rPr>
        <w:t xml:space="preserve"> </w:t>
      </w:r>
      <w:r>
        <w:t>services such</w:t>
      </w:r>
      <w:r>
        <w:rPr>
          <w:spacing w:val="-6"/>
        </w:rPr>
        <w:t xml:space="preserve"> </w:t>
      </w:r>
      <w:r>
        <w:t>as network</w:t>
      </w:r>
      <w:r>
        <w:rPr>
          <w:spacing w:val="-1"/>
        </w:rPr>
        <w:t xml:space="preserve"> </w:t>
      </w:r>
      <w:r>
        <w:t>installation</w:t>
      </w:r>
      <w:r>
        <w:rPr>
          <w:spacing w:val="-6"/>
        </w:rPr>
        <w:t xml:space="preserve"> </w:t>
      </w:r>
      <w:r>
        <w:t>and</w:t>
      </w:r>
      <w:r>
        <w:rPr>
          <w:spacing w:val="-1"/>
        </w:rPr>
        <w:t xml:space="preserve"> </w:t>
      </w:r>
      <w:r>
        <w:t xml:space="preserve">ICT </w:t>
      </w:r>
      <w:r>
        <w:rPr>
          <w:spacing w:val="-2"/>
        </w:rPr>
        <w:t>training</w:t>
      </w:r>
      <w:r w:rsidR="006B6BB6">
        <w:rPr>
          <w:spacing w:val="-2"/>
        </w:rPr>
        <w:t xml:space="preserve"> (Figure 3.2</w:t>
      </w:r>
      <w:r w:rsidR="00E3681D">
        <w:rPr>
          <w:spacing w:val="-2"/>
        </w:rPr>
        <w:t>)</w:t>
      </w:r>
      <w:r>
        <w:rPr>
          <w:spacing w:val="-2"/>
        </w:rPr>
        <w:t>.</w:t>
      </w:r>
    </w:p>
    <w:p w14:paraId="7805145C" w14:textId="77777777" w:rsidR="00E7388B" w:rsidRDefault="005C5846" w:rsidP="0062071D">
      <w:pPr>
        <w:spacing w:line="276" w:lineRule="auto"/>
        <w:jc w:val="both"/>
      </w:pPr>
      <w:r>
        <w:rPr>
          <w:noProof/>
        </w:rPr>
        <mc:AlternateContent>
          <mc:Choice Requires="wpg">
            <w:drawing>
              <wp:anchor distT="0" distB="0" distL="0" distR="0" simplePos="0" relativeHeight="251660288" behindDoc="1" locked="0" layoutInCell="1" allowOverlap="1" wp14:anchorId="73565A3A" wp14:editId="52D06A2A">
                <wp:simplePos x="0" y="0"/>
                <wp:positionH relativeFrom="page">
                  <wp:posOffset>1647190</wp:posOffset>
                </wp:positionH>
                <wp:positionV relativeFrom="paragraph">
                  <wp:posOffset>262255</wp:posOffset>
                </wp:positionV>
                <wp:extent cx="3717925" cy="2533015"/>
                <wp:effectExtent l="0" t="0" r="15875" b="19685"/>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7925" cy="2533015"/>
                          <a:chOff x="661986" y="319086"/>
                          <a:chExt cx="3419475" cy="2257425"/>
                        </a:xfrm>
                      </wpg:grpSpPr>
                      <pic:pic xmlns:pic="http://schemas.openxmlformats.org/drawingml/2006/picture">
                        <pic:nvPicPr>
                          <pic:cNvPr id="94" name="Image 93"/>
                          <pic:cNvPicPr/>
                        </pic:nvPicPr>
                        <pic:blipFill>
                          <a:blip r:embed="rId17" cstate="print"/>
                          <a:stretch>
                            <a:fillRect/>
                          </a:stretch>
                        </pic:blipFill>
                        <pic:spPr>
                          <a:xfrm>
                            <a:off x="798511" y="411340"/>
                            <a:ext cx="3158308" cy="2106475"/>
                          </a:xfrm>
                          <a:prstGeom prst="rect">
                            <a:avLst/>
                          </a:prstGeom>
                        </pic:spPr>
                      </pic:pic>
                      <wps:wsp>
                        <wps:cNvPr id="95" name="Graphic 94"/>
                        <wps:cNvSpPr/>
                        <wps:spPr>
                          <a:xfrm>
                            <a:off x="661986" y="319086"/>
                            <a:ext cx="3419475" cy="2257425"/>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858585"/>
                            </a:solidFill>
                            <a:prstDash val="solid"/>
                          </a:ln>
                        </wps:spPr>
                        <wps:bodyPr wrap="square" lIns="0" tIns="0" rIns="0" bIns="0" rtlCol="0">
                          <a:prstTxWarp prst="textNoShape">
                            <a:avLst/>
                          </a:prstTxWarp>
                          <a:noAutofit/>
                        </wps:bodyPr>
                      </wps:wsp>
                      <pic:pic xmlns:pic="http://schemas.openxmlformats.org/drawingml/2006/picture">
                        <pic:nvPicPr>
                          <pic:cNvPr id="96" name="Image 95"/>
                          <pic:cNvPicPr/>
                        </pic:nvPicPr>
                        <pic:blipFill>
                          <a:blip r:embed="rId18" cstate="print"/>
                          <a:stretch>
                            <a:fillRect/>
                          </a:stretch>
                        </pic:blipFill>
                        <pic:spPr>
                          <a:xfrm>
                            <a:off x="886396" y="1312608"/>
                            <a:ext cx="449834" cy="116331"/>
                          </a:xfrm>
                          <a:prstGeom prst="rect">
                            <a:avLst/>
                          </a:prstGeom>
                        </pic:spPr>
                      </pic:pic>
                      <pic:pic xmlns:pic="http://schemas.openxmlformats.org/drawingml/2006/picture">
                        <pic:nvPicPr>
                          <pic:cNvPr id="98" name="Image 96"/>
                          <pic:cNvPicPr/>
                        </pic:nvPicPr>
                        <pic:blipFill>
                          <a:blip r:embed="rId19" cstate="print"/>
                          <a:stretch>
                            <a:fillRect/>
                          </a:stretch>
                        </pic:blipFill>
                        <pic:spPr>
                          <a:xfrm>
                            <a:off x="3141939" y="1275724"/>
                            <a:ext cx="503150" cy="301140"/>
                          </a:xfrm>
                          <a:prstGeom prst="rect">
                            <a:avLst/>
                          </a:prstGeom>
                        </pic:spPr>
                      </pic:pic>
                      <wps:wsp>
                        <wps:cNvPr id="99" name="Textbox 98"/>
                        <wps:cNvSpPr txBox="1"/>
                        <wps:spPr>
                          <a:xfrm>
                            <a:off x="1907095" y="745522"/>
                            <a:ext cx="274955" cy="285115"/>
                          </a:xfrm>
                          <a:prstGeom prst="rect">
                            <a:avLst/>
                          </a:prstGeom>
                        </wps:spPr>
                        <wps:txbx>
                          <w:txbxContent>
                            <w:p w14:paraId="6C8E0D15" w14:textId="77777777" w:rsidR="00EC3812" w:rsidRPr="00445099" w:rsidRDefault="00EC3812" w:rsidP="00E7388B">
                              <w:pPr>
                                <w:spacing w:line="221" w:lineRule="exact"/>
                                <w:rPr>
                                  <w:sz w:val="20"/>
                                </w:rPr>
                              </w:pPr>
                              <w:r w:rsidRPr="00445099">
                                <w:rPr>
                                  <w:spacing w:val="-2"/>
                                  <w:sz w:val="20"/>
                                </w:rPr>
                                <w:t>other</w:t>
                              </w:r>
                            </w:p>
                            <w:p w14:paraId="2098D9D0" w14:textId="77777777" w:rsidR="00EC3812" w:rsidRPr="00445099" w:rsidRDefault="00EC3812" w:rsidP="00E7388B">
                              <w:pPr>
                                <w:spacing w:line="228" w:lineRule="exact"/>
                                <w:ind w:left="38"/>
                                <w:rPr>
                                  <w:sz w:val="20"/>
                                </w:rPr>
                              </w:pPr>
                              <w:r w:rsidRPr="00445099">
                                <w:rPr>
                                  <w:spacing w:val="-5"/>
                                  <w:sz w:val="20"/>
                                </w:rPr>
                                <w:t>13%</w:t>
                              </w:r>
                            </w:p>
                          </w:txbxContent>
                        </wps:txbx>
                        <wps:bodyPr wrap="square" lIns="0" tIns="0" rIns="0" bIns="0" rtlCol="0">
                          <a:noAutofit/>
                        </wps:bodyPr>
                      </wps:wsp>
                      <wps:wsp>
                        <wps:cNvPr id="100" name="Textbox 99"/>
                        <wps:cNvSpPr txBox="1"/>
                        <wps:spPr>
                          <a:xfrm>
                            <a:off x="1004506" y="1434624"/>
                            <a:ext cx="247650" cy="142240"/>
                          </a:xfrm>
                          <a:prstGeom prst="rect">
                            <a:avLst/>
                          </a:prstGeom>
                        </wps:spPr>
                        <wps:txbx>
                          <w:txbxContent>
                            <w:p w14:paraId="57DC0C70" w14:textId="77777777" w:rsidR="00EC3812" w:rsidRPr="00445099" w:rsidRDefault="00EC3812" w:rsidP="00E7388B">
                              <w:pPr>
                                <w:spacing w:line="223" w:lineRule="exact"/>
                                <w:rPr>
                                  <w:sz w:val="20"/>
                                </w:rPr>
                              </w:pPr>
                              <w:r w:rsidRPr="00445099">
                                <w:rPr>
                                  <w:spacing w:val="-5"/>
                                  <w:sz w:val="20"/>
                                </w:rPr>
                                <w:t>30%</w:t>
                              </w:r>
                            </w:p>
                          </w:txbxContent>
                        </wps:txbx>
                        <wps:bodyPr wrap="square" lIns="0" tIns="0" rIns="0" bIns="0" rtlCol="0">
                          <a:noAutofit/>
                        </wps:bodyPr>
                      </wps:wsp>
                      <wps:wsp>
                        <wps:cNvPr id="101" name="Textbox 100"/>
                        <wps:cNvSpPr txBox="1"/>
                        <wps:spPr>
                          <a:xfrm>
                            <a:off x="3259966" y="1572479"/>
                            <a:ext cx="247650" cy="142240"/>
                          </a:xfrm>
                          <a:prstGeom prst="rect">
                            <a:avLst/>
                          </a:prstGeom>
                        </wps:spPr>
                        <wps:txbx>
                          <w:txbxContent>
                            <w:p w14:paraId="3FD18FDF" w14:textId="77777777" w:rsidR="00EC3812" w:rsidRPr="00445099" w:rsidRDefault="00EC3812" w:rsidP="00E7388B">
                              <w:pPr>
                                <w:spacing w:line="223" w:lineRule="exact"/>
                                <w:rPr>
                                  <w:sz w:val="20"/>
                                </w:rPr>
                              </w:pPr>
                              <w:r w:rsidRPr="00445099">
                                <w:rPr>
                                  <w:spacing w:val="-5"/>
                                  <w:sz w:val="20"/>
                                </w:rPr>
                                <w:t>57%</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3565A3A" id="Group 92" o:spid="_x0000_s1059" style="position:absolute;left:0;text-align:left;margin-left:129.7pt;margin-top:20.65pt;width:292.75pt;height:199.45pt;z-index:-251656192;mso-wrap-distance-left:0;mso-wrap-distance-right:0;mso-position-horizontal-relative:page;mso-width-relative:margin;mso-height-relative:margin" coordorigin="6619,3190" coordsize="34194,22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">
                <v:shape id="Image 93" o:spid="_x0000_s1060" type="#_x0000_t75" style="position:absolute;left:7985;top:4113;width:31583;height:210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8YQlHDAAAA2wAAAA8AAABkcnMvZG93bnJldi54bWxEj0FrwkAUhO+C/2F5gjfdtVSxqatIQRC8&#10;1Kh4fWRfk9Ds25DdJtFf3xUEj8PMfMOsNr2tREuNLx1rmE0VCOLMmZJzDefTbrIE4QOywcoxabiR&#10;h816OFhhYlzHR2rTkIsIYZ+ghiKEOpHSZwVZ9FNXE0fvxzUWQ5RNLk2DXYTbSr4ptZAWS44LBdb0&#10;VVD2m/5ZDentXqp8d70f6sW8V+7SHfftt9bjUb/9BBGoD6/ws703Gj7e4fEl/gC5/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hCUcMAAADbAAAADwAAAAAAAAAAAAAAAACf&#10;AgAAZHJzL2Rvd25yZXYueG1sUEsFBgAAAAAEAAQA9wAAAI8DAAAAAA==&#10;">
                  <v:imagedata r:id="rId20" o:title=""/>
                </v:shape>
                <v:shape id="Graphic 94" o:spid="_x0000_s1061" style="position:absolute;left:6619;top:3190;width:34195;height:22575;visibility:visible;mso-wrap-style:square;v-text-anchor:top" coordsize="4572000,274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PS0MEA&#10;AADbAAAADwAAAGRycy9kb3ducmV2LnhtbESPzYoCMRCE74LvEFrwphndXdHRKCIseNpdfw4em0k7&#10;GZx0hiTq+PZmQfBYVNVX1GLV2lrcyIfKsYLRMANBXDhdcangePgeTEGEiKyxdkwKHhRgtex2Fphr&#10;d+cd3faxFAnCIUcFJsYmlzIUhiyGoWuIk3d23mJM0pdSe7wnuK3lOMsm0mLFacFgQxtDxWV/tQpO&#10;n+TZO08f7EyzuU7/Jr8/pVL9Xrueg4jUxnf41d5qBbMv+P+Sfo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Mz0tDBAAAA2wAAAA8AAAAAAAAAAAAAAAAAmAIAAGRycy9kb3du&#10;cmV2LnhtbFBLBQYAAAAABAAEAPUAAACGAwAAAAA=&#10;" path="m,2743200r4572000,l4572000,,,,,2743200xe" filled="f" strokecolor="#858585">
                  <v:path arrowok="t"/>
                </v:shape>
                <v:shape id="Image 95" o:spid="_x0000_s1062" type="#_x0000_t75" style="position:absolute;left:8863;top:13126;width:4499;height:11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dQO5/EAAAA2wAAAA8AAABkcnMvZG93bnJldi54bWxEj91qwkAUhO8LvsNyhN7VTSyEGl1FJIFY&#10;vKg/D3DIHpNg9mzIrpq8vVso9HKYmW+Y1WYwrXhQ7xrLCuJZBIK4tLrhSsHlnH98gXAeWWNrmRSM&#10;5GCznrytMNX2yUd6nHwlAoRdigpq77tUSlfWZNDNbEccvKvtDfog+0rqHp8Bblo5j6JEGmw4LNTY&#10;0a6m8na6GwV3/VnkcfydFc2+XRTZ4Wc8zLdKvU+H7RKEp8H/h//ahVawSOD3S/gBcv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dQO5/EAAAA2wAAAA8AAAAAAAAAAAAAAAAA&#10;nwIAAGRycy9kb3ducmV2LnhtbFBLBQYAAAAABAAEAPcAAACQAwAAAAA=&#10;">
                  <v:imagedata r:id="rId21" o:title=""/>
                </v:shape>
                <v:shape id="Image 96" o:spid="_x0000_s1063" type="#_x0000_t75" style="position:absolute;left:31419;top:12757;width:5031;height:30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H/mSfAAAAA2wAAAA8AAABkcnMvZG93bnJldi54bWxET01rAjEQvRf8D2EEL0WzKhRdjSJCQS+l&#10;3S70OmzGZHUzWZJUt/++ORR6fLzv7X5wnbhTiK1nBfNZAYK48bplo6D+fJ2uQMSErLHzTAp+KMJ+&#10;N3raYqn9gz/oXiUjcgjHEhXYlPpSythYchhnvifO3MUHhynDYKQO+MjhrpOLoniRDlvODRZ7Olpq&#10;btW3UyDPVbHs3lbPTbDLdPx6r4251kpNxsNhAyLRkP7Ff+6TVrDOY/OX/APk7h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f+ZJ8AAAADbAAAADwAAAAAAAAAAAAAAAACfAgAA&#10;ZHJzL2Rvd25yZXYueG1sUEsFBgAAAAAEAAQA9wAAAIwDAAAAAA==&#10;">
                  <v:imagedata r:id="rId22" o:title=""/>
                </v:shape>
                <v:shape id="Textbox 98" o:spid="_x0000_s1064" type="#_x0000_t202" style="position:absolute;left:19070;top:7455;width:2750;height:2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AIcMQA&#10;AADbAAAADwAAAGRycy9kb3ducmV2LnhtbESPQWvCQBSE70L/w/IKvZlNPYhJXUVKhUJBjPHg8TX7&#10;TBazb9PsVuO/dwXB4zAz3zDz5WBbcabeG8cK3pMUBHHltOFawb5cj2cgfEDW2DomBVfysFy8jOaY&#10;a3fhgs67UIsIYZ+jgiaELpfSVw1Z9InriKN3dL3FEGVfS93jJcJtKydpOpUWDceFBjv6bKg67f6t&#10;gtWBiy/zt/ndFsfClGWW8s/0pNTb67D6ABFoCM/wo/2tFWQZ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QCHDEAAAA2wAAAA8AAAAAAAAAAAAAAAAAmAIAAGRycy9k&#10;b3ducmV2LnhtbFBLBQYAAAAABAAEAPUAAACJAwAAAAA=&#10;" filled="f" stroked="f">
                  <v:textbox inset="0,0,0,0">
                    <w:txbxContent>
                      <w:p w14:paraId="6C8E0D15" w14:textId="77777777" w:rsidR="00EC3812" w:rsidRPr="00445099" w:rsidRDefault="00EC3812" w:rsidP="00E7388B">
                        <w:pPr>
                          <w:spacing w:line="221" w:lineRule="exact"/>
                          <w:rPr>
                            <w:sz w:val="20"/>
                          </w:rPr>
                        </w:pPr>
                        <w:r w:rsidRPr="00445099">
                          <w:rPr>
                            <w:spacing w:val="-2"/>
                            <w:sz w:val="20"/>
                          </w:rPr>
                          <w:t>other</w:t>
                        </w:r>
                      </w:p>
                      <w:p w14:paraId="2098D9D0" w14:textId="77777777" w:rsidR="00EC3812" w:rsidRPr="00445099" w:rsidRDefault="00EC3812" w:rsidP="00E7388B">
                        <w:pPr>
                          <w:spacing w:line="228" w:lineRule="exact"/>
                          <w:ind w:left="38"/>
                          <w:rPr>
                            <w:sz w:val="20"/>
                          </w:rPr>
                        </w:pPr>
                        <w:r w:rsidRPr="00445099">
                          <w:rPr>
                            <w:spacing w:val="-5"/>
                            <w:sz w:val="20"/>
                          </w:rPr>
                          <w:t>13%</w:t>
                        </w:r>
                      </w:p>
                    </w:txbxContent>
                  </v:textbox>
                </v:shape>
                <v:shape id="Textbox 99" o:spid="_x0000_s1065" type="#_x0000_t202" style="position:absolute;left:10045;top:14346;width:2476;height: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5R78UA&#10;AADcAAAADwAAAGRycy9kb3ducmV2LnhtbESPQWvDMAyF74P9B6PBbqvdHUqb1i2lbDAYjKXZYUc1&#10;VhPTWM5ir83+/XQo9Cbxnt77tNqMoVNnGpKPbGE6MaCI6+g8Nxa+qtenOaiUkR12kcnCHyXYrO/v&#10;Vli4eOGSzvvcKAnhVKCFNue+0DrVLQVMk9gTi3aMQ8As69BoN+BFwkOnn42Z6YCepaHFnnYt1af9&#10;b7Cw/ebyxf98HD7LY+mramH4fXay9vFh3C5BZRrzzXy9fnOCbwRfnpEJ9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3lHvxQAAANwAAAAPAAAAAAAAAAAAAAAAAJgCAABkcnMv&#10;ZG93bnJldi54bWxQSwUGAAAAAAQABAD1AAAAigMAAAAA&#10;" filled="f" stroked="f">
                  <v:textbox inset="0,0,0,0">
                    <w:txbxContent>
                      <w:p w14:paraId="57DC0C70" w14:textId="77777777" w:rsidR="00EC3812" w:rsidRPr="00445099" w:rsidRDefault="00EC3812" w:rsidP="00E7388B">
                        <w:pPr>
                          <w:spacing w:line="223" w:lineRule="exact"/>
                          <w:rPr>
                            <w:sz w:val="20"/>
                          </w:rPr>
                        </w:pPr>
                        <w:r w:rsidRPr="00445099">
                          <w:rPr>
                            <w:spacing w:val="-5"/>
                            <w:sz w:val="20"/>
                          </w:rPr>
                          <w:t>30%</w:t>
                        </w:r>
                      </w:p>
                    </w:txbxContent>
                  </v:textbox>
                </v:shape>
                <v:shape id="Textbox 100" o:spid="_x0000_s1066" type="#_x0000_t202" style="position:absolute;left:32599;top:15724;width:2477;height:1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14:paraId="3FD18FDF" w14:textId="77777777" w:rsidR="00EC3812" w:rsidRPr="00445099" w:rsidRDefault="00EC3812" w:rsidP="00E7388B">
                        <w:pPr>
                          <w:spacing w:line="223" w:lineRule="exact"/>
                          <w:rPr>
                            <w:sz w:val="20"/>
                          </w:rPr>
                        </w:pPr>
                        <w:r w:rsidRPr="00445099">
                          <w:rPr>
                            <w:spacing w:val="-5"/>
                            <w:sz w:val="20"/>
                          </w:rPr>
                          <w:t>57%</w:t>
                        </w:r>
                      </w:p>
                    </w:txbxContent>
                  </v:textbox>
                </v:shape>
                <w10:wrap type="topAndBottom" anchorx="page"/>
              </v:group>
            </w:pict>
          </mc:Fallback>
        </mc:AlternateContent>
      </w:r>
    </w:p>
    <w:p w14:paraId="75EB0322" w14:textId="77777777" w:rsidR="00E7388B" w:rsidRPr="00E14B75" w:rsidRDefault="00E7388B" w:rsidP="0062071D">
      <w:pPr>
        <w:pStyle w:val="BodyText"/>
        <w:spacing w:line="276" w:lineRule="auto"/>
        <w:jc w:val="both"/>
        <w:rPr>
          <w:i/>
        </w:rPr>
      </w:pPr>
      <w:r w:rsidRPr="00E14B75">
        <w:rPr>
          <w:i/>
        </w:rPr>
        <w:t>Fig</w:t>
      </w:r>
      <w:r w:rsidR="00E3681D" w:rsidRPr="00E14B75">
        <w:rPr>
          <w:i/>
        </w:rPr>
        <w:t>ure</w:t>
      </w:r>
      <w:r w:rsidRPr="00E14B75">
        <w:rPr>
          <w:i/>
        </w:rPr>
        <w:t xml:space="preserve"> 3.2:</w:t>
      </w:r>
      <w:r w:rsidR="00F31BCF" w:rsidRPr="00E14B75">
        <w:rPr>
          <w:i/>
        </w:rPr>
        <w:t xml:space="preserve"> </w:t>
      </w:r>
      <w:r w:rsidRPr="00E14B75">
        <w:rPr>
          <w:i/>
        </w:rPr>
        <w:t>Customer’s residence</w:t>
      </w:r>
    </w:p>
    <w:p w14:paraId="53E416FA" w14:textId="77777777" w:rsidR="00E7388B" w:rsidRDefault="00E7388B" w:rsidP="0062071D">
      <w:pPr>
        <w:pStyle w:val="BodyText"/>
        <w:spacing w:line="276" w:lineRule="auto"/>
        <w:jc w:val="both"/>
      </w:pPr>
    </w:p>
    <w:p w14:paraId="705256C0" w14:textId="77777777" w:rsidR="00E7388B" w:rsidRPr="00F31BCF" w:rsidRDefault="00356D9B" w:rsidP="004845D2">
      <w:pPr>
        <w:pStyle w:val="Heading2"/>
        <w:ind w:hanging="466"/>
      </w:pPr>
      <w:bookmarkStart w:id="565" w:name="3.2_MARKET_SHARE_AND_SEGMENT"/>
      <w:bookmarkStart w:id="566" w:name="_Toc178837835"/>
      <w:bookmarkEnd w:id="565"/>
      <w:r w:rsidRPr="00F31BCF">
        <w:t xml:space="preserve">3.2. </w:t>
      </w:r>
      <w:r w:rsidR="00E7388B" w:rsidRPr="00F31BCF">
        <w:t>Market</w:t>
      </w:r>
      <w:r w:rsidR="00E7388B" w:rsidRPr="00F31BCF">
        <w:rPr>
          <w:spacing w:val="-1"/>
        </w:rPr>
        <w:t xml:space="preserve"> </w:t>
      </w:r>
      <w:r w:rsidR="00E7388B" w:rsidRPr="00F31BCF">
        <w:t>Share and</w:t>
      </w:r>
      <w:r w:rsidR="00E7388B" w:rsidRPr="00F31BCF">
        <w:rPr>
          <w:spacing w:val="1"/>
        </w:rPr>
        <w:t xml:space="preserve"> </w:t>
      </w:r>
      <w:r w:rsidR="00E7388B" w:rsidRPr="00F31BCF">
        <w:rPr>
          <w:spacing w:val="-2"/>
        </w:rPr>
        <w:t>Segment</w:t>
      </w:r>
      <w:bookmarkEnd w:id="566"/>
    </w:p>
    <w:p w14:paraId="21D6ED1A" w14:textId="77777777" w:rsidR="00E7388B" w:rsidRDefault="00E7388B" w:rsidP="00E14B75">
      <w:pPr>
        <w:pStyle w:val="BodyText"/>
        <w:spacing w:line="276" w:lineRule="auto"/>
        <w:ind w:right="4"/>
        <w:jc w:val="both"/>
      </w:pPr>
      <w:r>
        <w:t>Most</w:t>
      </w:r>
      <w:r>
        <w:rPr>
          <w:spacing w:val="-2"/>
        </w:rPr>
        <w:t xml:space="preserve"> </w:t>
      </w:r>
      <w:r>
        <w:t>of</w:t>
      </w:r>
      <w:r>
        <w:rPr>
          <w:spacing w:val="-10"/>
        </w:rPr>
        <w:t xml:space="preserve"> </w:t>
      </w:r>
      <w:r>
        <w:t>the proprietors</w:t>
      </w:r>
      <w:del w:id="567" w:author="MUKOLWE" w:date="2024-11-23T01:07:00Z">
        <w:r w:rsidDel="004845D2">
          <w:delText xml:space="preserve"> </w:delText>
        </w:r>
      </w:del>
      <w:ins w:id="568" w:author="MUKOLWE" w:date="2024-11-23T01:07:00Z">
        <w:r w:rsidR="004845D2">
          <w:t>/</w:t>
        </w:r>
      </w:ins>
      <w:r>
        <w:t xml:space="preserve">customers come </w:t>
      </w:r>
      <w:ins w:id="569" w:author="MUKOLWE" w:date="2024-11-23T01:08:00Z">
        <w:r w:rsidR="004845D2">
          <w:t xml:space="preserve">who come </w:t>
        </w:r>
      </w:ins>
      <w:r>
        <w:t>from</w:t>
      </w:r>
      <w:r>
        <w:rPr>
          <w:spacing w:val="-7"/>
        </w:rPr>
        <w:t xml:space="preserve"> </w:t>
      </w:r>
      <w:r>
        <w:t>Ugunja constituency</w:t>
      </w:r>
      <w:ins w:id="570" w:author="MUKOLWE" w:date="2024-11-23T01:07:00Z">
        <w:r w:rsidR="004845D2">
          <w:t>,</w:t>
        </w:r>
      </w:ins>
      <w:r>
        <w:rPr>
          <w:spacing w:val="-7"/>
        </w:rPr>
        <w:t xml:space="preserve"> </w:t>
      </w:r>
      <w:del w:id="571" w:author="MUKOLWE" w:date="2024-11-23T01:07:00Z">
        <w:r w:rsidDel="004845D2">
          <w:delText xml:space="preserve">and </w:delText>
        </w:r>
      </w:del>
      <w:r>
        <w:t>Siaya County</w:t>
      </w:r>
      <w:r>
        <w:rPr>
          <w:spacing w:val="-7"/>
        </w:rPr>
        <w:t xml:space="preserve"> </w:t>
      </w:r>
      <w:r>
        <w:t>at large and</w:t>
      </w:r>
      <w:r>
        <w:rPr>
          <w:spacing w:val="-15"/>
        </w:rPr>
        <w:t xml:space="preserve"> </w:t>
      </w:r>
      <w:r>
        <w:t>the</w:t>
      </w:r>
      <w:r>
        <w:rPr>
          <w:spacing w:val="-14"/>
        </w:rPr>
        <w:t xml:space="preserve"> </w:t>
      </w:r>
      <w:r>
        <w:t>surrounding</w:t>
      </w:r>
      <w:r>
        <w:rPr>
          <w:spacing w:val="-13"/>
        </w:rPr>
        <w:t xml:space="preserve"> </w:t>
      </w:r>
      <w:r>
        <w:t>area</w:t>
      </w:r>
      <w:ins w:id="572" w:author="MUKOLWE" w:date="2024-11-23T01:08:00Z">
        <w:r w:rsidR="004845D2">
          <w:t>,</w:t>
        </w:r>
      </w:ins>
      <w:r>
        <w:rPr>
          <w:spacing w:val="-14"/>
        </w:rPr>
        <w:t xml:space="preserve"> </w:t>
      </w:r>
      <w:r>
        <w:t>seek</w:t>
      </w:r>
      <w:r>
        <w:rPr>
          <w:spacing w:val="-8"/>
        </w:rPr>
        <w:t xml:space="preserve"> </w:t>
      </w:r>
      <w:r>
        <w:t>for</w:t>
      </w:r>
      <w:r>
        <w:rPr>
          <w:spacing w:val="-15"/>
        </w:rPr>
        <w:t xml:space="preserve"> </w:t>
      </w:r>
      <w:r>
        <w:t>our</w:t>
      </w:r>
      <w:r>
        <w:rPr>
          <w:spacing w:val="-15"/>
        </w:rPr>
        <w:t xml:space="preserve"> </w:t>
      </w:r>
      <w:r>
        <w:t>products</w:t>
      </w:r>
      <w:r>
        <w:rPr>
          <w:spacing w:val="-15"/>
        </w:rPr>
        <w:t xml:space="preserve"> </w:t>
      </w:r>
      <w:r>
        <w:t>and</w:t>
      </w:r>
      <w:r>
        <w:rPr>
          <w:spacing w:val="-15"/>
        </w:rPr>
        <w:t xml:space="preserve"> </w:t>
      </w:r>
      <w:r>
        <w:t>services</w:t>
      </w:r>
      <w:r>
        <w:rPr>
          <w:spacing w:val="-15"/>
        </w:rPr>
        <w:t xml:space="preserve"> </w:t>
      </w:r>
      <w:r>
        <w:t>such</w:t>
      </w:r>
      <w:r>
        <w:rPr>
          <w:spacing w:val="-15"/>
        </w:rPr>
        <w:t xml:space="preserve"> </w:t>
      </w:r>
      <w:r>
        <w:t>as</w:t>
      </w:r>
      <w:r>
        <w:rPr>
          <w:spacing w:val="-15"/>
        </w:rPr>
        <w:t xml:space="preserve"> </w:t>
      </w:r>
      <w:r>
        <w:t>smart</w:t>
      </w:r>
      <w:r>
        <w:rPr>
          <w:spacing w:val="-12"/>
        </w:rPr>
        <w:t xml:space="preserve"> </w:t>
      </w:r>
      <w:r>
        <w:t>IT</w:t>
      </w:r>
      <w:r>
        <w:rPr>
          <w:spacing w:val="-11"/>
        </w:rPr>
        <w:t xml:space="preserve"> </w:t>
      </w:r>
      <w:r>
        <w:t>center</w:t>
      </w:r>
      <w:r>
        <w:rPr>
          <w:spacing w:val="-15"/>
        </w:rPr>
        <w:t xml:space="preserve"> </w:t>
      </w:r>
      <w:r>
        <w:t>with</w:t>
      </w:r>
      <w:r>
        <w:rPr>
          <w:spacing w:val="-15"/>
        </w:rPr>
        <w:t xml:space="preserve"> </w:t>
      </w:r>
      <w:r>
        <w:t>better environment for learning and network provisions</w:t>
      </w:r>
      <w:r w:rsidR="006B6BB6">
        <w:t xml:space="preserve"> as shown in Figure 3.3</w:t>
      </w:r>
      <w:r>
        <w:t>.</w:t>
      </w:r>
    </w:p>
    <w:p w14:paraId="4D52C0E8" w14:textId="77777777" w:rsidR="00E7388B" w:rsidRDefault="00E7388B" w:rsidP="0062071D">
      <w:pPr>
        <w:pStyle w:val="BodyText"/>
        <w:spacing w:line="276" w:lineRule="auto"/>
        <w:jc w:val="both"/>
        <w:rPr>
          <w:sz w:val="20"/>
        </w:rPr>
      </w:pPr>
      <w:r>
        <w:rPr>
          <w:noProof/>
        </w:rPr>
        <mc:AlternateContent>
          <mc:Choice Requires="wpg">
            <w:drawing>
              <wp:anchor distT="0" distB="0" distL="0" distR="0" simplePos="0" relativeHeight="251662336" behindDoc="1" locked="0" layoutInCell="1" allowOverlap="1" wp14:anchorId="2085BA48" wp14:editId="45481AA5">
                <wp:simplePos x="0" y="0"/>
                <wp:positionH relativeFrom="page">
                  <wp:posOffset>913447</wp:posOffset>
                </wp:positionH>
                <wp:positionV relativeFrom="paragraph">
                  <wp:posOffset>215092</wp:posOffset>
                </wp:positionV>
                <wp:extent cx="5953125" cy="229552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295525"/>
                          <a:chOff x="0" y="0"/>
                          <a:chExt cx="5953125" cy="2295525"/>
                        </a:xfrm>
                      </wpg:grpSpPr>
                      <wps:wsp>
                        <wps:cNvPr id="3" name="Graphic 102"/>
                        <wps:cNvSpPr/>
                        <wps:spPr>
                          <a:xfrm>
                            <a:off x="2994342" y="524192"/>
                            <a:ext cx="805180" cy="805180"/>
                          </a:xfrm>
                          <a:custGeom>
                            <a:avLst/>
                            <a:gdLst/>
                            <a:ahLst/>
                            <a:cxnLst/>
                            <a:rect l="l" t="t" r="r" b="b"/>
                            <a:pathLst>
                              <a:path w="805180" h="805180">
                                <a:moveTo>
                                  <a:pt x="0" y="0"/>
                                </a:moveTo>
                                <a:lnTo>
                                  <a:pt x="0" y="805179"/>
                                </a:lnTo>
                                <a:lnTo>
                                  <a:pt x="805180" y="805179"/>
                                </a:lnTo>
                                <a:lnTo>
                                  <a:pt x="803910" y="757554"/>
                                </a:lnTo>
                                <a:lnTo>
                                  <a:pt x="799464" y="711200"/>
                                </a:lnTo>
                                <a:lnTo>
                                  <a:pt x="793114" y="665479"/>
                                </a:lnTo>
                                <a:lnTo>
                                  <a:pt x="784225" y="620394"/>
                                </a:lnTo>
                                <a:lnTo>
                                  <a:pt x="772160" y="576579"/>
                                </a:lnTo>
                                <a:lnTo>
                                  <a:pt x="758189" y="533400"/>
                                </a:lnTo>
                                <a:lnTo>
                                  <a:pt x="741680" y="491489"/>
                                </a:lnTo>
                                <a:lnTo>
                                  <a:pt x="723264" y="450850"/>
                                </a:lnTo>
                                <a:lnTo>
                                  <a:pt x="702945" y="411479"/>
                                </a:lnTo>
                                <a:lnTo>
                                  <a:pt x="680085" y="373379"/>
                                </a:lnTo>
                                <a:lnTo>
                                  <a:pt x="655320" y="336550"/>
                                </a:lnTo>
                                <a:lnTo>
                                  <a:pt x="628650" y="301625"/>
                                </a:lnTo>
                                <a:lnTo>
                                  <a:pt x="600075" y="267969"/>
                                </a:lnTo>
                                <a:lnTo>
                                  <a:pt x="569595" y="235585"/>
                                </a:lnTo>
                                <a:lnTo>
                                  <a:pt x="537210" y="205739"/>
                                </a:lnTo>
                                <a:lnTo>
                                  <a:pt x="503555" y="177164"/>
                                </a:lnTo>
                                <a:lnTo>
                                  <a:pt x="468630" y="150494"/>
                                </a:lnTo>
                                <a:lnTo>
                                  <a:pt x="431800" y="125729"/>
                                </a:lnTo>
                                <a:lnTo>
                                  <a:pt x="393700" y="102869"/>
                                </a:lnTo>
                                <a:lnTo>
                                  <a:pt x="354330" y="81914"/>
                                </a:lnTo>
                                <a:lnTo>
                                  <a:pt x="313689" y="63500"/>
                                </a:lnTo>
                                <a:lnTo>
                                  <a:pt x="271780" y="46989"/>
                                </a:lnTo>
                                <a:lnTo>
                                  <a:pt x="228600" y="33019"/>
                                </a:lnTo>
                                <a:lnTo>
                                  <a:pt x="184785" y="21589"/>
                                </a:lnTo>
                                <a:lnTo>
                                  <a:pt x="139700" y="12064"/>
                                </a:lnTo>
                                <a:lnTo>
                                  <a:pt x="93980" y="5714"/>
                                </a:lnTo>
                                <a:lnTo>
                                  <a:pt x="47625" y="1269"/>
                                </a:lnTo>
                                <a:lnTo>
                                  <a:pt x="0" y="0"/>
                                </a:lnTo>
                                <a:close/>
                              </a:path>
                            </a:pathLst>
                          </a:custGeom>
                          <a:solidFill>
                            <a:srgbClr val="749A5B"/>
                          </a:solidFill>
                        </wps:spPr>
                        <wps:bodyPr wrap="square" lIns="0" tIns="0" rIns="0" bIns="0" rtlCol="0">
                          <a:prstTxWarp prst="textNoShape">
                            <a:avLst/>
                          </a:prstTxWarp>
                          <a:noAutofit/>
                        </wps:bodyPr>
                      </wps:wsp>
                      <wps:wsp>
                        <wps:cNvPr id="4" name="Graphic 103"/>
                        <wps:cNvSpPr/>
                        <wps:spPr>
                          <a:xfrm>
                            <a:off x="2161857" y="1135062"/>
                            <a:ext cx="1609725" cy="1053465"/>
                          </a:xfrm>
                          <a:custGeom>
                            <a:avLst/>
                            <a:gdLst/>
                            <a:ahLst/>
                            <a:cxnLst/>
                            <a:rect l="l" t="t" r="r" b="b"/>
                            <a:pathLst>
                              <a:path w="1609725" h="1053465">
                                <a:moveTo>
                                  <a:pt x="39369" y="0"/>
                                </a:moveTo>
                                <a:lnTo>
                                  <a:pt x="26034" y="45719"/>
                                </a:lnTo>
                                <a:lnTo>
                                  <a:pt x="15239" y="90804"/>
                                </a:lnTo>
                                <a:lnTo>
                                  <a:pt x="7619" y="136524"/>
                                </a:lnTo>
                                <a:lnTo>
                                  <a:pt x="2539" y="182244"/>
                                </a:lnTo>
                                <a:lnTo>
                                  <a:pt x="0" y="227329"/>
                                </a:lnTo>
                                <a:lnTo>
                                  <a:pt x="0" y="272414"/>
                                </a:lnTo>
                                <a:lnTo>
                                  <a:pt x="2539" y="317499"/>
                                </a:lnTo>
                                <a:lnTo>
                                  <a:pt x="7619" y="361949"/>
                                </a:lnTo>
                                <a:lnTo>
                                  <a:pt x="15239" y="405764"/>
                                </a:lnTo>
                                <a:lnTo>
                                  <a:pt x="25400" y="448944"/>
                                </a:lnTo>
                                <a:lnTo>
                                  <a:pt x="37464" y="491489"/>
                                </a:lnTo>
                                <a:lnTo>
                                  <a:pt x="52069" y="533399"/>
                                </a:lnTo>
                                <a:lnTo>
                                  <a:pt x="68580" y="574039"/>
                                </a:lnTo>
                                <a:lnTo>
                                  <a:pt x="87630" y="614044"/>
                                </a:lnTo>
                                <a:lnTo>
                                  <a:pt x="108584" y="652779"/>
                                </a:lnTo>
                                <a:lnTo>
                                  <a:pt x="132080" y="690879"/>
                                </a:lnTo>
                                <a:lnTo>
                                  <a:pt x="157480" y="727074"/>
                                </a:lnTo>
                                <a:lnTo>
                                  <a:pt x="184784" y="761999"/>
                                </a:lnTo>
                                <a:lnTo>
                                  <a:pt x="213359" y="795019"/>
                                </a:lnTo>
                                <a:lnTo>
                                  <a:pt x="244474" y="827404"/>
                                </a:lnTo>
                                <a:lnTo>
                                  <a:pt x="277494" y="857249"/>
                                </a:lnTo>
                                <a:lnTo>
                                  <a:pt x="312419" y="885824"/>
                                </a:lnTo>
                                <a:lnTo>
                                  <a:pt x="349249" y="912494"/>
                                </a:lnTo>
                                <a:lnTo>
                                  <a:pt x="387349" y="937259"/>
                                </a:lnTo>
                                <a:lnTo>
                                  <a:pt x="427355" y="959484"/>
                                </a:lnTo>
                                <a:lnTo>
                                  <a:pt x="468630" y="980439"/>
                                </a:lnTo>
                                <a:lnTo>
                                  <a:pt x="511809" y="998219"/>
                                </a:lnTo>
                                <a:lnTo>
                                  <a:pt x="556259" y="1014094"/>
                                </a:lnTo>
                                <a:lnTo>
                                  <a:pt x="601344" y="1027429"/>
                                </a:lnTo>
                                <a:lnTo>
                                  <a:pt x="647065" y="1038224"/>
                                </a:lnTo>
                                <a:lnTo>
                                  <a:pt x="692784" y="1045844"/>
                                </a:lnTo>
                                <a:lnTo>
                                  <a:pt x="738505" y="1050924"/>
                                </a:lnTo>
                                <a:lnTo>
                                  <a:pt x="783590" y="1053464"/>
                                </a:lnTo>
                                <a:lnTo>
                                  <a:pt x="828674" y="1053464"/>
                                </a:lnTo>
                                <a:lnTo>
                                  <a:pt x="873759" y="1050924"/>
                                </a:lnTo>
                                <a:lnTo>
                                  <a:pt x="918209" y="1045844"/>
                                </a:lnTo>
                                <a:lnTo>
                                  <a:pt x="962024" y="1038224"/>
                                </a:lnTo>
                                <a:lnTo>
                                  <a:pt x="1005205" y="1028699"/>
                                </a:lnTo>
                                <a:lnTo>
                                  <a:pt x="1047749" y="1015999"/>
                                </a:lnTo>
                                <a:lnTo>
                                  <a:pt x="1089659" y="1001394"/>
                                </a:lnTo>
                                <a:lnTo>
                                  <a:pt x="1130299" y="984884"/>
                                </a:lnTo>
                                <a:lnTo>
                                  <a:pt x="1170305" y="965834"/>
                                </a:lnTo>
                                <a:lnTo>
                                  <a:pt x="1209040" y="944879"/>
                                </a:lnTo>
                                <a:lnTo>
                                  <a:pt x="1246505" y="921384"/>
                                </a:lnTo>
                                <a:lnTo>
                                  <a:pt x="1283334" y="896619"/>
                                </a:lnTo>
                                <a:lnTo>
                                  <a:pt x="1317624" y="869314"/>
                                </a:lnTo>
                                <a:lnTo>
                                  <a:pt x="1351280" y="840104"/>
                                </a:lnTo>
                                <a:lnTo>
                                  <a:pt x="1383030" y="808989"/>
                                </a:lnTo>
                                <a:lnTo>
                                  <a:pt x="1413509" y="775969"/>
                                </a:lnTo>
                                <a:lnTo>
                                  <a:pt x="1442084" y="741044"/>
                                </a:lnTo>
                                <a:lnTo>
                                  <a:pt x="1468755" y="704849"/>
                                </a:lnTo>
                                <a:lnTo>
                                  <a:pt x="1493520" y="666749"/>
                                </a:lnTo>
                                <a:lnTo>
                                  <a:pt x="1515745" y="626744"/>
                                </a:lnTo>
                                <a:lnTo>
                                  <a:pt x="1536065" y="584834"/>
                                </a:lnTo>
                                <a:lnTo>
                                  <a:pt x="1554480" y="542289"/>
                                </a:lnTo>
                                <a:lnTo>
                                  <a:pt x="1570355" y="497204"/>
                                </a:lnTo>
                                <a:lnTo>
                                  <a:pt x="1584324" y="448944"/>
                                </a:lnTo>
                                <a:lnTo>
                                  <a:pt x="1595755" y="399414"/>
                                </a:lnTo>
                                <a:lnTo>
                                  <a:pt x="1603374" y="349884"/>
                                </a:lnTo>
                                <a:lnTo>
                                  <a:pt x="1608455" y="299719"/>
                                </a:lnTo>
                                <a:lnTo>
                                  <a:pt x="1609724" y="248919"/>
                                </a:lnTo>
                                <a:lnTo>
                                  <a:pt x="805180" y="248919"/>
                                </a:lnTo>
                                <a:lnTo>
                                  <a:pt x="39369" y="0"/>
                                </a:lnTo>
                                <a:close/>
                              </a:path>
                            </a:pathLst>
                          </a:custGeom>
                          <a:solidFill>
                            <a:srgbClr val="8DB96E"/>
                          </a:solidFill>
                        </wps:spPr>
                        <wps:bodyPr wrap="square" lIns="0" tIns="0" rIns="0" bIns="0" rtlCol="0">
                          <a:prstTxWarp prst="textNoShape">
                            <a:avLst/>
                          </a:prstTxWarp>
                          <a:noAutofit/>
                        </wps:bodyPr>
                      </wps:wsp>
                      <wps:wsp>
                        <wps:cNvPr id="5" name="Graphic 104"/>
                        <wps:cNvSpPr/>
                        <wps:spPr>
                          <a:xfrm>
                            <a:off x="2187257" y="521017"/>
                            <a:ext cx="765810" cy="805180"/>
                          </a:xfrm>
                          <a:custGeom>
                            <a:avLst/>
                            <a:gdLst/>
                            <a:ahLst/>
                            <a:cxnLst/>
                            <a:rect l="l" t="t" r="r" b="b"/>
                            <a:pathLst>
                              <a:path w="765810" h="805180">
                                <a:moveTo>
                                  <a:pt x="765809" y="0"/>
                                </a:moveTo>
                                <a:lnTo>
                                  <a:pt x="716280" y="1269"/>
                                </a:lnTo>
                                <a:lnTo>
                                  <a:pt x="667384" y="6350"/>
                                </a:lnTo>
                                <a:lnTo>
                                  <a:pt x="619124" y="13335"/>
                                </a:lnTo>
                                <a:lnTo>
                                  <a:pt x="572134" y="23494"/>
                                </a:lnTo>
                                <a:lnTo>
                                  <a:pt x="525780" y="36829"/>
                                </a:lnTo>
                                <a:lnTo>
                                  <a:pt x="480059" y="52069"/>
                                </a:lnTo>
                                <a:lnTo>
                                  <a:pt x="436244" y="70485"/>
                                </a:lnTo>
                                <a:lnTo>
                                  <a:pt x="393065" y="91439"/>
                                </a:lnTo>
                                <a:lnTo>
                                  <a:pt x="351790" y="114300"/>
                                </a:lnTo>
                                <a:lnTo>
                                  <a:pt x="311784" y="140335"/>
                                </a:lnTo>
                                <a:lnTo>
                                  <a:pt x="273684" y="168275"/>
                                </a:lnTo>
                                <a:lnTo>
                                  <a:pt x="236855" y="198119"/>
                                </a:lnTo>
                                <a:lnTo>
                                  <a:pt x="201930" y="230504"/>
                                </a:lnTo>
                                <a:lnTo>
                                  <a:pt x="168909" y="264794"/>
                                </a:lnTo>
                                <a:lnTo>
                                  <a:pt x="137794" y="300989"/>
                                </a:lnTo>
                                <a:lnTo>
                                  <a:pt x="109219" y="339089"/>
                                </a:lnTo>
                                <a:lnTo>
                                  <a:pt x="82550" y="379094"/>
                                </a:lnTo>
                                <a:lnTo>
                                  <a:pt x="58419" y="421004"/>
                                </a:lnTo>
                                <a:lnTo>
                                  <a:pt x="36194" y="464819"/>
                                </a:lnTo>
                                <a:lnTo>
                                  <a:pt x="17144" y="509904"/>
                                </a:lnTo>
                                <a:lnTo>
                                  <a:pt x="0" y="556260"/>
                                </a:lnTo>
                                <a:lnTo>
                                  <a:pt x="765809" y="805179"/>
                                </a:lnTo>
                                <a:lnTo>
                                  <a:pt x="765809" y="0"/>
                                </a:lnTo>
                                <a:close/>
                              </a:path>
                            </a:pathLst>
                          </a:custGeom>
                          <a:solidFill>
                            <a:srgbClr val="BDD4B4"/>
                          </a:solidFill>
                        </wps:spPr>
                        <wps:bodyPr wrap="square" lIns="0" tIns="0" rIns="0" bIns="0" rtlCol="0">
                          <a:prstTxWarp prst="textNoShape">
                            <a:avLst/>
                          </a:prstTxWarp>
                          <a:noAutofit/>
                        </wps:bodyPr>
                      </wps:wsp>
                      <wps:wsp>
                        <wps:cNvPr id="6" name="Graphic 105"/>
                        <wps:cNvSpPr/>
                        <wps:spPr>
                          <a:xfrm>
                            <a:off x="2132774" y="145097"/>
                            <a:ext cx="690880" cy="154940"/>
                          </a:xfrm>
                          <a:custGeom>
                            <a:avLst/>
                            <a:gdLst/>
                            <a:ahLst/>
                            <a:cxnLst/>
                            <a:rect l="l" t="t" r="r" b="b"/>
                            <a:pathLst>
                              <a:path w="690880" h="154940">
                                <a:moveTo>
                                  <a:pt x="1523" y="147193"/>
                                </a:moveTo>
                                <a:lnTo>
                                  <a:pt x="0" y="147193"/>
                                </a:lnTo>
                                <a:lnTo>
                                  <a:pt x="0" y="151384"/>
                                </a:lnTo>
                                <a:lnTo>
                                  <a:pt x="49275" y="151384"/>
                                </a:lnTo>
                                <a:lnTo>
                                  <a:pt x="49275" y="147320"/>
                                </a:lnTo>
                                <a:lnTo>
                                  <a:pt x="4698" y="147320"/>
                                </a:lnTo>
                                <a:lnTo>
                                  <a:pt x="1523" y="147193"/>
                                </a:lnTo>
                                <a:close/>
                              </a:path>
                              <a:path w="690880" h="154940">
                                <a:moveTo>
                                  <a:pt x="64607" y="14350"/>
                                </a:moveTo>
                                <a:lnTo>
                                  <a:pt x="28193" y="14350"/>
                                </a:lnTo>
                                <a:lnTo>
                                  <a:pt x="84200" y="151384"/>
                                </a:lnTo>
                                <a:lnTo>
                                  <a:pt x="86740" y="151384"/>
                                </a:lnTo>
                                <a:lnTo>
                                  <a:pt x="107327" y="99822"/>
                                </a:lnTo>
                                <a:lnTo>
                                  <a:pt x="99186" y="99822"/>
                                </a:lnTo>
                                <a:lnTo>
                                  <a:pt x="64607" y="14350"/>
                                </a:lnTo>
                                <a:close/>
                              </a:path>
                              <a:path w="690880" h="154940">
                                <a:moveTo>
                                  <a:pt x="196722" y="147193"/>
                                </a:moveTo>
                                <a:lnTo>
                                  <a:pt x="121665" y="147193"/>
                                </a:lnTo>
                                <a:lnTo>
                                  <a:pt x="121665" y="151384"/>
                                </a:lnTo>
                                <a:lnTo>
                                  <a:pt x="196722" y="151384"/>
                                </a:lnTo>
                                <a:lnTo>
                                  <a:pt x="196722" y="147193"/>
                                </a:lnTo>
                                <a:close/>
                              </a:path>
                              <a:path w="690880" h="154940">
                                <a:moveTo>
                                  <a:pt x="58800" y="0"/>
                                </a:moveTo>
                                <a:lnTo>
                                  <a:pt x="0" y="0"/>
                                </a:lnTo>
                                <a:lnTo>
                                  <a:pt x="0" y="4191"/>
                                </a:lnTo>
                                <a:lnTo>
                                  <a:pt x="8635" y="4191"/>
                                </a:lnTo>
                                <a:lnTo>
                                  <a:pt x="11810" y="4825"/>
                                </a:lnTo>
                                <a:lnTo>
                                  <a:pt x="14223" y="6350"/>
                                </a:lnTo>
                                <a:lnTo>
                                  <a:pt x="16636" y="7747"/>
                                </a:lnTo>
                                <a:lnTo>
                                  <a:pt x="18287" y="9398"/>
                                </a:lnTo>
                                <a:lnTo>
                                  <a:pt x="19811" y="13208"/>
                                </a:lnTo>
                                <a:lnTo>
                                  <a:pt x="20192" y="18034"/>
                                </a:lnTo>
                                <a:lnTo>
                                  <a:pt x="20065" y="132080"/>
                                </a:lnTo>
                                <a:lnTo>
                                  <a:pt x="4698" y="147320"/>
                                </a:lnTo>
                                <a:lnTo>
                                  <a:pt x="49275" y="147320"/>
                                </a:lnTo>
                                <a:lnTo>
                                  <a:pt x="42671" y="147193"/>
                                </a:lnTo>
                                <a:lnTo>
                                  <a:pt x="37845" y="146050"/>
                                </a:lnTo>
                                <a:lnTo>
                                  <a:pt x="28193" y="128397"/>
                                </a:lnTo>
                                <a:lnTo>
                                  <a:pt x="28193" y="14350"/>
                                </a:lnTo>
                                <a:lnTo>
                                  <a:pt x="64607" y="14350"/>
                                </a:lnTo>
                                <a:lnTo>
                                  <a:pt x="58800" y="0"/>
                                </a:lnTo>
                                <a:close/>
                              </a:path>
                              <a:path w="690880" h="154940">
                                <a:moveTo>
                                  <a:pt x="177012" y="13335"/>
                                </a:moveTo>
                                <a:lnTo>
                                  <a:pt x="141858" y="13335"/>
                                </a:lnTo>
                                <a:lnTo>
                                  <a:pt x="141848" y="133223"/>
                                </a:lnTo>
                                <a:lnTo>
                                  <a:pt x="141477" y="137795"/>
                                </a:lnTo>
                                <a:lnTo>
                                  <a:pt x="140715" y="139573"/>
                                </a:lnTo>
                                <a:lnTo>
                                  <a:pt x="139700" y="142112"/>
                                </a:lnTo>
                                <a:lnTo>
                                  <a:pt x="138302" y="143891"/>
                                </a:lnTo>
                                <a:lnTo>
                                  <a:pt x="136525" y="144907"/>
                                </a:lnTo>
                                <a:lnTo>
                                  <a:pt x="133984" y="146431"/>
                                </a:lnTo>
                                <a:lnTo>
                                  <a:pt x="130555" y="147193"/>
                                </a:lnTo>
                                <a:lnTo>
                                  <a:pt x="188086" y="147193"/>
                                </a:lnTo>
                                <a:lnTo>
                                  <a:pt x="184784" y="146558"/>
                                </a:lnTo>
                                <a:lnTo>
                                  <a:pt x="182371" y="145034"/>
                                </a:lnTo>
                                <a:lnTo>
                                  <a:pt x="179958" y="143637"/>
                                </a:lnTo>
                                <a:lnTo>
                                  <a:pt x="178434" y="141986"/>
                                </a:lnTo>
                                <a:lnTo>
                                  <a:pt x="177672" y="139954"/>
                                </a:lnTo>
                                <a:lnTo>
                                  <a:pt x="177012" y="138302"/>
                                </a:lnTo>
                                <a:lnTo>
                                  <a:pt x="176890" y="137795"/>
                                </a:lnTo>
                                <a:lnTo>
                                  <a:pt x="176529" y="133223"/>
                                </a:lnTo>
                                <a:lnTo>
                                  <a:pt x="176540" y="18034"/>
                                </a:lnTo>
                                <a:lnTo>
                                  <a:pt x="176910" y="13588"/>
                                </a:lnTo>
                                <a:lnTo>
                                  <a:pt x="177012" y="13335"/>
                                </a:lnTo>
                                <a:close/>
                              </a:path>
                              <a:path w="690880" h="154940">
                                <a:moveTo>
                                  <a:pt x="196722" y="0"/>
                                </a:moveTo>
                                <a:lnTo>
                                  <a:pt x="138175" y="0"/>
                                </a:lnTo>
                                <a:lnTo>
                                  <a:pt x="99186" y="99822"/>
                                </a:lnTo>
                                <a:lnTo>
                                  <a:pt x="107327" y="99822"/>
                                </a:lnTo>
                                <a:lnTo>
                                  <a:pt x="141858" y="13335"/>
                                </a:lnTo>
                                <a:lnTo>
                                  <a:pt x="177012" y="13335"/>
                                </a:lnTo>
                                <a:lnTo>
                                  <a:pt x="177672" y="11684"/>
                                </a:lnTo>
                                <a:lnTo>
                                  <a:pt x="178688" y="9271"/>
                                </a:lnTo>
                                <a:lnTo>
                                  <a:pt x="180085" y="7493"/>
                                </a:lnTo>
                                <a:lnTo>
                                  <a:pt x="181863" y="6476"/>
                                </a:lnTo>
                                <a:lnTo>
                                  <a:pt x="184403" y="4952"/>
                                </a:lnTo>
                                <a:lnTo>
                                  <a:pt x="187832" y="4191"/>
                                </a:lnTo>
                                <a:lnTo>
                                  <a:pt x="196722" y="4191"/>
                                </a:lnTo>
                                <a:lnTo>
                                  <a:pt x="196722" y="0"/>
                                </a:lnTo>
                                <a:close/>
                              </a:path>
                              <a:path w="690880" h="154940">
                                <a:moveTo>
                                  <a:pt x="282213" y="52324"/>
                                </a:moveTo>
                                <a:lnTo>
                                  <a:pt x="251332" y="52324"/>
                                </a:lnTo>
                                <a:lnTo>
                                  <a:pt x="253873" y="53086"/>
                                </a:lnTo>
                                <a:lnTo>
                                  <a:pt x="256158" y="54610"/>
                                </a:lnTo>
                                <a:lnTo>
                                  <a:pt x="261874" y="67056"/>
                                </a:lnTo>
                                <a:lnTo>
                                  <a:pt x="261874" y="85471"/>
                                </a:lnTo>
                                <a:lnTo>
                                  <a:pt x="246941" y="92975"/>
                                </a:lnTo>
                                <a:lnTo>
                                  <a:pt x="234902" y="99695"/>
                                </a:lnTo>
                                <a:lnTo>
                                  <a:pt x="225744" y="105652"/>
                                </a:lnTo>
                                <a:lnTo>
                                  <a:pt x="219455" y="110871"/>
                                </a:lnTo>
                                <a:lnTo>
                                  <a:pt x="212851" y="117221"/>
                                </a:lnTo>
                                <a:lnTo>
                                  <a:pt x="209676" y="124333"/>
                                </a:lnTo>
                                <a:lnTo>
                                  <a:pt x="209725" y="138302"/>
                                </a:lnTo>
                                <a:lnTo>
                                  <a:pt x="211581" y="143129"/>
                                </a:lnTo>
                                <a:lnTo>
                                  <a:pt x="219075" y="150875"/>
                                </a:lnTo>
                                <a:lnTo>
                                  <a:pt x="223774" y="152781"/>
                                </a:lnTo>
                                <a:lnTo>
                                  <a:pt x="229362" y="152781"/>
                                </a:lnTo>
                                <a:lnTo>
                                  <a:pt x="236817" y="151733"/>
                                </a:lnTo>
                                <a:lnTo>
                                  <a:pt x="244713" y="148590"/>
                                </a:lnTo>
                                <a:lnTo>
                                  <a:pt x="253061" y="143351"/>
                                </a:lnTo>
                                <a:lnTo>
                                  <a:pt x="261874" y="136017"/>
                                </a:lnTo>
                                <a:lnTo>
                                  <a:pt x="292328" y="136017"/>
                                </a:lnTo>
                                <a:lnTo>
                                  <a:pt x="292100" y="134874"/>
                                </a:lnTo>
                                <a:lnTo>
                                  <a:pt x="291845" y="134112"/>
                                </a:lnTo>
                                <a:lnTo>
                                  <a:pt x="246506" y="134112"/>
                                </a:lnTo>
                                <a:lnTo>
                                  <a:pt x="243966" y="133096"/>
                                </a:lnTo>
                                <a:lnTo>
                                  <a:pt x="242188" y="131063"/>
                                </a:lnTo>
                                <a:lnTo>
                                  <a:pt x="239902" y="128524"/>
                                </a:lnTo>
                                <a:lnTo>
                                  <a:pt x="238760" y="125475"/>
                                </a:lnTo>
                                <a:lnTo>
                                  <a:pt x="238760" y="117983"/>
                                </a:lnTo>
                                <a:lnTo>
                                  <a:pt x="240029" y="113919"/>
                                </a:lnTo>
                                <a:lnTo>
                                  <a:pt x="261874" y="92837"/>
                                </a:lnTo>
                                <a:lnTo>
                                  <a:pt x="291464" y="92837"/>
                                </a:lnTo>
                                <a:lnTo>
                                  <a:pt x="291369" y="72389"/>
                                </a:lnTo>
                                <a:lnTo>
                                  <a:pt x="291083" y="67056"/>
                                </a:lnTo>
                                <a:lnTo>
                                  <a:pt x="290025" y="63754"/>
                                </a:lnTo>
                                <a:lnTo>
                                  <a:pt x="288416" y="58927"/>
                                </a:lnTo>
                                <a:lnTo>
                                  <a:pt x="284861" y="54356"/>
                                </a:lnTo>
                                <a:lnTo>
                                  <a:pt x="282213" y="52324"/>
                                </a:lnTo>
                                <a:close/>
                              </a:path>
                              <a:path w="690880" h="154940">
                                <a:moveTo>
                                  <a:pt x="292328" y="136017"/>
                                </a:moveTo>
                                <a:lnTo>
                                  <a:pt x="261874" y="136017"/>
                                </a:lnTo>
                                <a:lnTo>
                                  <a:pt x="262636" y="141605"/>
                                </a:lnTo>
                                <a:lnTo>
                                  <a:pt x="264540" y="145796"/>
                                </a:lnTo>
                                <a:lnTo>
                                  <a:pt x="270890" y="151384"/>
                                </a:lnTo>
                                <a:lnTo>
                                  <a:pt x="275336" y="152781"/>
                                </a:lnTo>
                                <a:lnTo>
                                  <a:pt x="285876" y="152781"/>
                                </a:lnTo>
                                <a:lnTo>
                                  <a:pt x="290067" y="151637"/>
                                </a:lnTo>
                                <a:lnTo>
                                  <a:pt x="297688" y="146558"/>
                                </a:lnTo>
                                <a:lnTo>
                                  <a:pt x="301370" y="142621"/>
                                </a:lnTo>
                                <a:lnTo>
                                  <a:pt x="303957" y="138557"/>
                                </a:lnTo>
                                <a:lnTo>
                                  <a:pt x="295148" y="138557"/>
                                </a:lnTo>
                                <a:lnTo>
                                  <a:pt x="294386" y="138302"/>
                                </a:lnTo>
                                <a:lnTo>
                                  <a:pt x="293624" y="137668"/>
                                </a:lnTo>
                                <a:lnTo>
                                  <a:pt x="292988" y="137033"/>
                                </a:lnTo>
                                <a:lnTo>
                                  <a:pt x="292353" y="136144"/>
                                </a:lnTo>
                                <a:close/>
                              </a:path>
                              <a:path w="690880" h="154940">
                                <a:moveTo>
                                  <a:pt x="301751" y="134366"/>
                                </a:moveTo>
                                <a:lnTo>
                                  <a:pt x="299847" y="137160"/>
                                </a:lnTo>
                                <a:lnTo>
                                  <a:pt x="297941" y="138557"/>
                                </a:lnTo>
                                <a:lnTo>
                                  <a:pt x="303957" y="138557"/>
                                </a:lnTo>
                                <a:lnTo>
                                  <a:pt x="304926" y="137033"/>
                                </a:lnTo>
                                <a:lnTo>
                                  <a:pt x="301751" y="134366"/>
                                </a:lnTo>
                                <a:close/>
                              </a:path>
                              <a:path w="690880" h="154940">
                                <a:moveTo>
                                  <a:pt x="291464" y="92837"/>
                                </a:moveTo>
                                <a:lnTo>
                                  <a:pt x="261874" y="92837"/>
                                </a:lnTo>
                                <a:lnTo>
                                  <a:pt x="261874" y="127888"/>
                                </a:lnTo>
                                <a:lnTo>
                                  <a:pt x="257301" y="131952"/>
                                </a:lnTo>
                                <a:lnTo>
                                  <a:pt x="253111" y="134112"/>
                                </a:lnTo>
                                <a:lnTo>
                                  <a:pt x="291845" y="134112"/>
                                </a:lnTo>
                                <a:lnTo>
                                  <a:pt x="291718" y="133731"/>
                                </a:lnTo>
                                <a:lnTo>
                                  <a:pt x="291570" y="131952"/>
                                </a:lnTo>
                                <a:lnTo>
                                  <a:pt x="291464" y="92837"/>
                                </a:lnTo>
                                <a:close/>
                              </a:path>
                              <a:path w="690880" h="154940">
                                <a:moveTo>
                                  <a:pt x="266445" y="43942"/>
                                </a:moveTo>
                                <a:lnTo>
                                  <a:pt x="249300" y="43942"/>
                                </a:lnTo>
                                <a:lnTo>
                                  <a:pt x="241807" y="45212"/>
                                </a:lnTo>
                                <a:lnTo>
                                  <a:pt x="211708" y="68961"/>
                                </a:lnTo>
                                <a:lnTo>
                                  <a:pt x="211708" y="78105"/>
                                </a:lnTo>
                                <a:lnTo>
                                  <a:pt x="213232" y="81534"/>
                                </a:lnTo>
                                <a:lnTo>
                                  <a:pt x="216153" y="84327"/>
                                </a:lnTo>
                                <a:lnTo>
                                  <a:pt x="219201" y="87122"/>
                                </a:lnTo>
                                <a:lnTo>
                                  <a:pt x="222885" y="88519"/>
                                </a:lnTo>
                                <a:lnTo>
                                  <a:pt x="231520" y="88519"/>
                                </a:lnTo>
                                <a:lnTo>
                                  <a:pt x="235330" y="63754"/>
                                </a:lnTo>
                                <a:lnTo>
                                  <a:pt x="234314" y="61849"/>
                                </a:lnTo>
                                <a:lnTo>
                                  <a:pt x="234314" y="58547"/>
                                </a:lnTo>
                                <a:lnTo>
                                  <a:pt x="235330" y="56896"/>
                                </a:lnTo>
                                <a:lnTo>
                                  <a:pt x="237108" y="55625"/>
                                </a:lnTo>
                                <a:lnTo>
                                  <a:pt x="240029" y="53467"/>
                                </a:lnTo>
                                <a:lnTo>
                                  <a:pt x="243839" y="52324"/>
                                </a:lnTo>
                                <a:lnTo>
                                  <a:pt x="282213" y="52324"/>
                                </a:lnTo>
                                <a:lnTo>
                                  <a:pt x="273938" y="45974"/>
                                </a:lnTo>
                                <a:lnTo>
                                  <a:pt x="266445" y="43942"/>
                                </a:lnTo>
                                <a:close/>
                              </a:path>
                              <a:path w="690880" h="154940">
                                <a:moveTo>
                                  <a:pt x="355091" y="46989"/>
                                </a:moveTo>
                                <a:lnTo>
                                  <a:pt x="314578" y="46989"/>
                                </a:lnTo>
                                <a:lnTo>
                                  <a:pt x="314578" y="51181"/>
                                </a:lnTo>
                                <a:lnTo>
                                  <a:pt x="317880" y="51562"/>
                                </a:lnTo>
                                <a:lnTo>
                                  <a:pt x="320293" y="52197"/>
                                </a:lnTo>
                                <a:lnTo>
                                  <a:pt x="321690" y="53212"/>
                                </a:lnTo>
                                <a:lnTo>
                                  <a:pt x="322961" y="54101"/>
                                </a:lnTo>
                                <a:lnTo>
                                  <a:pt x="323976" y="55625"/>
                                </a:lnTo>
                                <a:lnTo>
                                  <a:pt x="324738" y="57785"/>
                                </a:lnTo>
                                <a:lnTo>
                                  <a:pt x="325247" y="59309"/>
                                </a:lnTo>
                                <a:lnTo>
                                  <a:pt x="325500" y="63119"/>
                                </a:lnTo>
                                <a:lnTo>
                                  <a:pt x="325500" y="135889"/>
                                </a:lnTo>
                                <a:lnTo>
                                  <a:pt x="314578" y="147320"/>
                                </a:lnTo>
                                <a:lnTo>
                                  <a:pt x="314578" y="151384"/>
                                </a:lnTo>
                                <a:lnTo>
                                  <a:pt x="368045" y="151384"/>
                                </a:lnTo>
                                <a:lnTo>
                                  <a:pt x="368045" y="147320"/>
                                </a:lnTo>
                                <a:lnTo>
                                  <a:pt x="364108" y="147193"/>
                                </a:lnTo>
                                <a:lnTo>
                                  <a:pt x="361314" y="146558"/>
                                </a:lnTo>
                                <a:lnTo>
                                  <a:pt x="355091" y="137287"/>
                                </a:lnTo>
                                <a:lnTo>
                                  <a:pt x="355091" y="94107"/>
                                </a:lnTo>
                                <a:lnTo>
                                  <a:pt x="356107" y="86106"/>
                                </a:lnTo>
                                <a:lnTo>
                                  <a:pt x="359917" y="74295"/>
                                </a:lnTo>
                                <a:lnTo>
                                  <a:pt x="362002" y="70738"/>
                                </a:lnTo>
                                <a:lnTo>
                                  <a:pt x="355091" y="70738"/>
                                </a:lnTo>
                                <a:lnTo>
                                  <a:pt x="355091" y="46989"/>
                                </a:lnTo>
                                <a:close/>
                              </a:path>
                              <a:path w="690880" h="154940">
                                <a:moveTo>
                                  <a:pt x="399059" y="65659"/>
                                </a:moveTo>
                                <a:lnTo>
                                  <a:pt x="371728" y="65659"/>
                                </a:lnTo>
                                <a:lnTo>
                                  <a:pt x="372617" y="65912"/>
                                </a:lnTo>
                                <a:lnTo>
                                  <a:pt x="373252" y="66294"/>
                                </a:lnTo>
                                <a:lnTo>
                                  <a:pt x="373761" y="66675"/>
                                </a:lnTo>
                                <a:lnTo>
                                  <a:pt x="375412" y="68072"/>
                                </a:lnTo>
                                <a:lnTo>
                                  <a:pt x="378205" y="70612"/>
                                </a:lnTo>
                                <a:lnTo>
                                  <a:pt x="380873" y="73151"/>
                                </a:lnTo>
                                <a:lnTo>
                                  <a:pt x="384175" y="74422"/>
                                </a:lnTo>
                                <a:lnTo>
                                  <a:pt x="391160" y="74422"/>
                                </a:lnTo>
                                <a:lnTo>
                                  <a:pt x="393953" y="73025"/>
                                </a:lnTo>
                                <a:lnTo>
                                  <a:pt x="398525" y="67437"/>
                                </a:lnTo>
                                <a:lnTo>
                                  <a:pt x="399059" y="65659"/>
                                </a:lnTo>
                                <a:close/>
                              </a:path>
                              <a:path w="690880" h="154940">
                                <a:moveTo>
                                  <a:pt x="390651" y="43942"/>
                                </a:moveTo>
                                <a:lnTo>
                                  <a:pt x="382015" y="43942"/>
                                </a:lnTo>
                                <a:lnTo>
                                  <a:pt x="377316" y="45720"/>
                                </a:lnTo>
                                <a:lnTo>
                                  <a:pt x="355091" y="70738"/>
                                </a:lnTo>
                                <a:lnTo>
                                  <a:pt x="362002" y="70738"/>
                                </a:lnTo>
                                <a:lnTo>
                                  <a:pt x="366902" y="66421"/>
                                </a:lnTo>
                                <a:lnTo>
                                  <a:pt x="368807" y="65659"/>
                                </a:lnTo>
                                <a:lnTo>
                                  <a:pt x="399059" y="65659"/>
                                </a:lnTo>
                                <a:lnTo>
                                  <a:pt x="399668" y="63626"/>
                                </a:lnTo>
                                <a:lnTo>
                                  <a:pt x="399668" y="53975"/>
                                </a:lnTo>
                                <a:lnTo>
                                  <a:pt x="398525" y="50292"/>
                                </a:lnTo>
                                <a:lnTo>
                                  <a:pt x="393700" y="45212"/>
                                </a:lnTo>
                                <a:lnTo>
                                  <a:pt x="390651" y="43942"/>
                                </a:lnTo>
                                <a:close/>
                              </a:path>
                              <a:path w="690880" h="154940">
                                <a:moveTo>
                                  <a:pt x="451738" y="0"/>
                                </a:moveTo>
                                <a:lnTo>
                                  <a:pt x="411352" y="0"/>
                                </a:lnTo>
                                <a:lnTo>
                                  <a:pt x="411352" y="4191"/>
                                </a:lnTo>
                                <a:lnTo>
                                  <a:pt x="415670" y="4699"/>
                                </a:lnTo>
                                <a:lnTo>
                                  <a:pt x="418591" y="5969"/>
                                </a:lnTo>
                                <a:lnTo>
                                  <a:pt x="419988" y="8000"/>
                                </a:lnTo>
                                <a:lnTo>
                                  <a:pt x="421386" y="9906"/>
                                </a:lnTo>
                                <a:lnTo>
                                  <a:pt x="422020" y="14859"/>
                                </a:lnTo>
                                <a:lnTo>
                                  <a:pt x="422020" y="136651"/>
                                </a:lnTo>
                                <a:lnTo>
                                  <a:pt x="421402" y="141350"/>
                                </a:lnTo>
                                <a:lnTo>
                                  <a:pt x="411352" y="147320"/>
                                </a:lnTo>
                                <a:lnTo>
                                  <a:pt x="411352" y="151384"/>
                                </a:lnTo>
                                <a:lnTo>
                                  <a:pt x="462533" y="151384"/>
                                </a:lnTo>
                                <a:lnTo>
                                  <a:pt x="462533" y="147320"/>
                                </a:lnTo>
                                <a:lnTo>
                                  <a:pt x="458215" y="146812"/>
                                </a:lnTo>
                                <a:lnTo>
                                  <a:pt x="455294" y="145542"/>
                                </a:lnTo>
                                <a:lnTo>
                                  <a:pt x="453898" y="143637"/>
                                </a:lnTo>
                                <a:lnTo>
                                  <a:pt x="452374" y="141605"/>
                                </a:lnTo>
                                <a:lnTo>
                                  <a:pt x="451738" y="136651"/>
                                </a:lnTo>
                                <a:lnTo>
                                  <a:pt x="451738" y="109982"/>
                                </a:lnTo>
                                <a:lnTo>
                                  <a:pt x="458088" y="103377"/>
                                </a:lnTo>
                                <a:lnTo>
                                  <a:pt x="491106" y="103377"/>
                                </a:lnTo>
                                <a:lnTo>
                                  <a:pt x="488629" y="99568"/>
                                </a:lnTo>
                                <a:lnTo>
                                  <a:pt x="451738" y="99568"/>
                                </a:lnTo>
                                <a:lnTo>
                                  <a:pt x="451738" y="0"/>
                                </a:lnTo>
                                <a:close/>
                              </a:path>
                              <a:path w="690880" h="154940">
                                <a:moveTo>
                                  <a:pt x="491106" y="103377"/>
                                </a:moveTo>
                                <a:lnTo>
                                  <a:pt x="458088" y="103377"/>
                                </a:lnTo>
                                <a:lnTo>
                                  <a:pt x="480694" y="138302"/>
                                </a:lnTo>
                                <a:lnTo>
                                  <a:pt x="482218" y="141350"/>
                                </a:lnTo>
                                <a:lnTo>
                                  <a:pt x="482218" y="144145"/>
                                </a:lnTo>
                                <a:lnTo>
                                  <a:pt x="481583" y="145161"/>
                                </a:lnTo>
                                <a:lnTo>
                                  <a:pt x="479551" y="146938"/>
                                </a:lnTo>
                                <a:lnTo>
                                  <a:pt x="477900" y="147320"/>
                                </a:lnTo>
                                <a:lnTo>
                                  <a:pt x="475741" y="147320"/>
                                </a:lnTo>
                                <a:lnTo>
                                  <a:pt x="475741" y="151384"/>
                                </a:lnTo>
                                <a:lnTo>
                                  <a:pt x="526923" y="151384"/>
                                </a:lnTo>
                                <a:lnTo>
                                  <a:pt x="526923" y="147320"/>
                                </a:lnTo>
                                <a:lnTo>
                                  <a:pt x="523239" y="147066"/>
                                </a:lnTo>
                                <a:lnTo>
                                  <a:pt x="520191" y="145669"/>
                                </a:lnTo>
                                <a:lnTo>
                                  <a:pt x="517778" y="143129"/>
                                </a:lnTo>
                                <a:lnTo>
                                  <a:pt x="515731" y="140585"/>
                                </a:lnTo>
                                <a:lnTo>
                                  <a:pt x="512254" y="135636"/>
                                </a:lnTo>
                                <a:lnTo>
                                  <a:pt x="507349" y="128305"/>
                                </a:lnTo>
                                <a:lnTo>
                                  <a:pt x="491106" y="103377"/>
                                </a:lnTo>
                                <a:close/>
                              </a:path>
                              <a:path w="690880" h="154940">
                                <a:moveTo>
                                  <a:pt x="518287" y="46989"/>
                                </a:moveTo>
                                <a:lnTo>
                                  <a:pt x="473837" y="46989"/>
                                </a:lnTo>
                                <a:lnTo>
                                  <a:pt x="473837" y="51181"/>
                                </a:lnTo>
                                <a:lnTo>
                                  <a:pt x="478408" y="51688"/>
                                </a:lnTo>
                                <a:lnTo>
                                  <a:pt x="481456" y="52705"/>
                                </a:lnTo>
                                <a:lnTo>
                                  <a:pt x="482980" y="54101"/>
                                </a:lnTo>
                                <a:lnTo>
                                  <a:pt x="484504" y="55372"/>
                                </a:lnTo>
                                <a:lnTo>
                                  <a:pt x="485393" y="57023"/>
                                </a:lnTo>
                                <a:lnTo>
                                  <a:pt x="485393" y="61087"/>
                                </a:lnTo>
                                <a:lnTo>
                                  <a:pt x="484758" y="63119"/>
                                </a:lnTo>
                                <a:lnTo>
                                  <a:pt x="482473" y="67437"/>
                                </a:lnTo>
                                <a:lnTo>
                                  <a:pt x="479425" y="70993"/>
                                </a:lnTo>
                                <a:lnTo>
                                  <a:pt x="451738" y="99568"/>
                                </a:lnTo>
                                <a:lnTo>
                                  <a:pt x="488629" y="99568"/>
                                </a:lnTo>
                                <a:lnTo>
                                  <a:pt x="497839" y="61975"/>
                                </a:lnTo>
                                <a:lnTo>
                                  <a:pt x="518287" y="51181"/>
                                </a:lnTo>
                                <a:lnTo>
                                  <a:pt x="518287" y="46989"/>
                                </a:lnTo>
                                <a:close/>
                              </a:path>
                              <a:path w="690880" h="154940">
                                <a:moveTo>
                                  <a:pt x="579247" y="43942"/>
                                </a:moveTo>
                                <a:lnTo>
                                  <a:pt x="541970" y="67710"/>
                                </a:lnTo>
                                <a:lnTo>
                                  <a:pt x="534415" y="100964"/>
                                </a:lnTo>
                                <a:lnTo>
                                  <a:pt x="534987" y="111184"/>
                                </a:lnTo>
                                <a:lnTo>
                                  <a:pt x="557545" y="150082"/>
                                </a:lnTo>
                                <a:lnTo>
                                  <a:pt x="576961" y="154559"/>
                                </a:lnTo>
                                <a:lnTo>
                                  <a:pt x="585469" y="154559"/>
                                </a:lnTo>
                                <a:lnTo>
                                  <a:pt x="592963" y="152146"/>
                                </a:lnTo>
                                <a:lnTo>
                                  <a:pt x="599566" y="147320"/>
                                </a:lnTo>
                                <a:lnTo>
                                  <a:pt x="604327" y="143079"/>
                                </a:lnTo>
                                <a:lnTo>
                                  <a:pt x="608916" y="137541"/>
                                </a:lnTo>
                                <a:lnTo>
                                  <a:pt x="584200" y="137541"/>
                                </a:lnTo>
                                <a:lnTo>
                                  <a:pt x="578357" y="134493"/>
                                </a:lnTo>
                                <a:lnTo>
                                  <a:pt x="562990" y="95504"/>
                                </a:lnTo>
                                <a:lnTo>
                                  <a:pt x="617347" y="95504"/>
                                </a:lnTo>
                                <a:lnTo>
                                  <a:pt x="616664" y="88011"/>
                                </a:lnTo>
                                <a:lnTo>
                                  <a:pt x="562355" y="88011"/>
                                </a:lnTo>
                                <a:lnTo>
                                  <a:pt x="562386" y="83452"/>
                                </a:lnTo>
                                <a:lnTo>
                                  <a:pt x="574039" y="51181"/>
                                </a:lnTo>
                                <a:lnTo>
                                  <a:pt x="599550" y="51181"/>
                                </a:lnTo>
                                <a:lnTo>
                                  <a:pt x="593328" y="47180"/>
                                </a:lnTo>
                                <a:lnTo>
                                  <a:pt x="586531" y="44751"/>
                                </a:lnTo>
                                <a:lnTo>
                                  <a:pt x="579247" y="43942"/>
                                </a:lnTo>
                                <a:close/>
                              </a:path>
                              <a:path w="690880" h="154940">
                                <a:moveTo>
                                  <a:pt x="613790" y="120396"/>
                                </a:moveTo>
                                <a:lnTo>
                                  <a:pt x="595249" y="137541"/>
                                </a:lnTo>
                                <a:lnTo>
                                  <a:pt x="608916" y="137541"/>
                                </a:lnTo>
                                <a:lnTo>
                                  <a:pt x="613229" y="130835"/>
                                </a:lnTo>
                                <a:lnTo>
                                  <a:pt x="617347" y="122809"/>
                                </a:lnTo>
                                <a:lnTo>
                                  <a:pt x="613790" y="120396"/>
                                </a:lnTo>
                                <a:close/>
                              </a:path>
                              <a:path w="690880" h="154940">
                                <a:moveTo>
                                  <a:pt x="599550" y="51181"/>
                                </a:moveTo>
                                <a:lnTo>
                                  <a:pt x="580136" y="51181"/>
                                </a:lnTo>
                                <a:lnTo>
                                  <a:pt x="582167" y="51816"/>
                                </a:lnTo>
                                <a:lnTo>
                                  <a:pt x="583564" y="53212"/>
                                </a:lnTo>
                                <a:lnTo>
                                  <a:pt x="586231" y="55499"/>
                                </a:lnTo>
                                <a:lnTo>
                                  <a:pt x="588137" y="58800"/>
                                </a:lnTo>
                                <a:lnTo>
                                  <a:pt x="589406" y="63373"/>
                                </a:lnTo>
                                <a:lnTo>
                                  <a:pt x="590646" y="67710"/>
                                </a:lnTo>
                                <a:lnTo>
                                  <a:pt x="590740" y="68627"/>
                                </a:lnTo>
                                <a:lnTo>
                                  <a:pt x="591306" y="75880"/>
                                </a:lnTo>
                                <a:lnTo>
                                  <a:pt x="591312" y="88011"/>
                                </a:lnTo>
                                <a:lnTo>
                                  <a:pt x="616664" y="88011"/>
                                </a:lnTo>
                                <a:lnTo>
                                  <a:pt x="599624" y="51228"/>
                                </a:lnTo>
                                <a:close/>
                              </a:path>
                              <a:path w="690880" h="154940">
                                <a:moveTo>
                                  <a:pt x="667130" y="58038"/>
                                </a:moveTo>
                                <a:lnTo>
                                  <a:pt x="637539" y="58038"/>
                                </a:lnTo>
                                <a:lnTo>
                                  <a:pt x="637648" y="128524"/>
                                </a:lnTo>
                                <a:lnTo>
                                  <a:pt x="637793" y="132461"/>
                                </a:lnTo>
                                <a:lnTo>
                                  <a:pt x="638555" y="135000"/>
                                </a:lnTo>
                                <a:lnTo>
                                  <a:pt x="639699" y="139573"/>
                                </a:lnTo>
                                <a:lnTo>
                                  <a:pt x="642492" y="143637"/>
                                </a:lnTo>
                                <a:lnTo>
                                  <a:pt x="646811" y="147320"/>
                                </a:lnTo>
                                <a:lnTo>
                                  <a:pt x="651255" y="151002"/>
                                </a:lnTo>
                                <a:lnTo>
                                  <a:pt x="656589" y="152781"/>
                                </a:lnTo>
                                <a:lnTo>
                                  <a:pt x="662813" y="152781"/>
                                </a:lnTo>
                                <a:lnTo>
                                  <a:pt x="671786" y="151447"/>
                                </a:lnTo>
                                <a:lnTo>
                                  <a:pt x="679449" y="147447"/>
                                </a:lnTo>
                                <a:lnTo>
                                  <a:pt x="685780" y="140779"/>
                                </a:lnTo>
                                <a:lnTo>
                                  <a:pt x="686219" y="139954"/>
                                </a:lnTo>
                                <a:lnTo>
                                  <a:pt x="673353" y="139954"/>
                                </a:lnTo>
                                <a:lnTo>
                                  <a:pt x="672083" y="139446"/>
                                </a:lnTo>
                                <a:lnTo>
                                  <a:pt x="669416" y="137287"/>
                                </a:lnTo>
                                <a:lnTo>
                                  <a:pt x="668527" y="135889"/>
                                </a:lnTo>
                                <a:lnTo>
                                  <a:pt x="668019" y="134112"/>
                                </a:lnTo>
                                <a:lnTo>
                                  <a:pt x="667430" y="132461"/>
                                </a:lnTo>
                                <a:lnTo>
                                  <a:pt x="667325" y="131445"/>
                                </a:lnTo>
                                <a:lnTo>
                                  <a:pt x="667156" y="128905"/>
                                </a:lnTo>
                                <a:lnTo>
                                  <a:pt x="667130" y="58038"/>
                                </a:lnTo>
                                <a:close/>
                              </a:path>
                              <a:path w="690880" h="154940">
                                <a:moveTo>
                                  <a:pt x="687577" y="128905"/>
                                </a:moveTo>
                                <a:lnTo>
                                  <a:pt x="683387" y="136271"/>
                                </a:lnTo>
                                <a:lnTo>
                                  <a:pt x="679068" y="139954"/>
                                </a:lnTo>
                                <a:lnTo>
                                  <a:pt x="686219" y="139954"/>
                                </a:lnTo>
                                <a:lnTo>
                                  <a:pt x="690752" y="131445"/>
                                </a:lnTo>
                                <a:lnTo>
                                  <a:pt x="687577" y="128905"/>
                                </a:lnTo>
                                <a:close/>
                              </a:path>
                              <a:path w="690880" h="154940">
                                <a:moveTo>
                                  <a:pt x="667130" y="8889"/>
                                </a:moveTo>
                                <a:lnTo>
                                  <a:pt x="663701" y="8889"/>
                                </a:lnTo>
                                <a:lnTo>
                                  <a:pt x="660034" y="15486"/>
                                </a:lnTo>
                                <a:lnTo>
                                  <a:pt x="656081" y="21748"/>
                                </a:lnTo>
                                <a:lnTo>
                                  <a:pt x="624586" y="54101"/>
                                </a:lnTo>
                                <a:lnTo>
                                  <a:pt x="624586" y="58038"/>
                                </a:lnTo>
                                <a:lnTo>
                                  <a:pt x="690752" y="58038"/>
                                </a:lnTo>
                                <a:lnTo>
                                  <a:pt x="690752" y="46989"/>
                                </a:lnTo>
                                <a:lnTo>
                                  <a:pt x="667130" y="46989"/>
                                </a:lnTo>
                                <a:lnTo>
                                  <a:pt x="667130" y="888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106"/>
                          <pic:cNvPicPr/>
                        </pic:nvPicPr>
                        <pic:blipFill>
                          <a:blip r:embed="rId23" cstate="print"/>
                          <a:stretch>
                            <a:fillRect/>
                          </a:stretch>
                        </pic:blipFill>
                        <pic:spPr>
                          <a:xfrm>
                            <a:off x="2935287" y="141668"/>
                            <a:ext cx="861060" cy="204088"/>
                          </a:xfrm>
                          <a:prstGeom prst="rect">
                            <a:avLst/>
                          </a:prstGeom>
                        </pic:spPr>
                      </pic:pic>
                      <pic:pic xmlns:pic="http://schemas.openxmlformats.org/drawingml/2006/picture">
                        <pic:nvPicPr>
                          <pic:cNvPr id="8" name="Image 107"/>
                          <pic:cNvPicPr/>
                        </pic:nvPicPr>
                        <pic:blipFill>
                          <a:blip r:embed="rId24" cstate="print"/>
                          <a:stretch>
                            <a:fillRect/>
                          </a:stretch>
                        </pic:blipFill>
                        <pic:spPr>
                          <a:xfrm>
                            <a:off x="4093908" y="719645"/>
                            <a:ext cx="221742" cy="238760"/>
                          </a:xfrm>
                          <a:prstGeom prst="rect">
                            <a:avLst/>
                          </a:prstGeom>
                        </pic:spPr>
                      </pic:pic>
                      <pic:pic xmlns:pic="http://schemas.openxmlformats.org/drawingml/2006/picture">
                        <pic:nvPicPr>
                          <pic:cNvPr id="9" name="Image 108"/>
                          <pic:cNvPicPr/>
                        </pic:nvPicPr>
                        <pic:blipFill>
                          <a:blip r:embed="rId25" cstate="print"/>
                          <a:stretch>
                            <a:fillRect/>
                          </a:stretch>
                        </pic:blipFill>
                        <pic:spPr>
                          <a:xfrm>
                            <a:off x="1605089" y="1831276"/>
                            <a:ext cx="385318" cy="114426"/>
                          </a:xfrm>
                          <a:prstGeom prst="rect">
                            <a:avLst/>
                          </a:prstGeom>
                        </pic:spPr>
                      </pic:pic>
                      <wps:wsp>
                        <wps:cNvPr id="10" name="Textbox 109"/>
                        <wps:cNvSpPr txBox="1"/>
                        <wps:spPr>
                          <a:xfrm>
                            <a:off x="4762" y="4762"/>
                            <a:ext cx="5943600" cy="2286000"/>
                          </a:xfrm>
                          <a:prstGeom prst="rect">
                            <a:avLst/>
                          </a:prstGeom>
                          <a:ln w="9525">
                            <a:solidFill>
                              <a:srgbClr val="858585"/>
                            </a:solidFill>
                            <a:prstDash val="solid"/>
                          </a:ln>
                        </wps:spPr>
                        <wps:txbx>
                          <w:txbxContent>
                            <w:p w14:paraId="5A0890B2" w14:textId="77777777" w:rsidR="00EC3812" w:rsidRDefault="00EC3812" w:rsidP="00E7388B">
                              <w:pPr>
                                <w:rPr>
                                  <w:sz w:val="20"/>
                                </w:rPr>
                              </w:pPr>
                            </w:p>
                            <w:p w14:paraId="15A3EE09" w14:textId="77777777" w:rsidR="00EC3812" w:rsidRDefault="00EC3812" w:rsidP="00E7388B">
                              <w:pPr>
                                <w:rPr>
                                  <w:sz w:val="20"/>
                                </w:rPr>
                              </w:pPr>
                            </w:p>
                            <w:p w14:paraId="4CEF7BED" w14:textId="77777777" w:rsidR="00EC3812" w:rsidRDefault="00EC3812" w:rsidP="00E7388B">
                              <w:pPr>
                                <w:spacing w:before="24"/>
                                <w:rPr>
                                  <w:sz w:val="20"/>
                                </w:rPr>
                              </w:pPr>
                            </w:p>
                            <w:p w14:paraId="1A7216D4" w14:textId="77777777" w:rsidR="00EC3812" w:rsidRDefault="00EC3812" w:rsidP="00E7388B">
                              <w:pPr>
                                <w:ind w:left="2377" w:right="5947"/>
                                <w:jc w:val="center"/>
                                <w:rPr>
                                  <w:sz w:val="20"/>
                                </w:rPr>
                              </w:pPr>
                              <w:r>
                                <w:rPr>
                                  <w:spacing w:val="-2"/>
                                  <w:sz w:val="20"/>
                                </w:rPr>
                                <w:t xml:space="preserve">Discount </w:t>
                              </w:r>
                              <w:r>
                                <w:rPr>
                                  <w:spacing w:val="-4"/>
                                  <w:sz w:val="20"/>
                                </w:rPr>
                                <w:t>20%</w:t>
                              </w:r>
                            </w:p>
                            <w:p w14:paraId="25E293CA" w14:textId="77777777" w:rsidR="00EC3812" w:rsidRDefault="00EC3812" w:rsidP="00E7388B">
                              <w:pPr>
                                <w:rPr>
                                  <w:sz w:val="20"/>
                                </w:rPr>
                              </w:pPr>
                            </w:p>
                            <w:p w14:paraId="004C7EE2" w14:textId="77777777" w:rsidR="00EC3812" w:rsidRDefault="00EC3812" w:rsidP="00E7388B">
                              <w:pPr>
                                <w:rPr>
                                  <w:sz w:val="20"/>
                                </w:rPr>
                              </w:pPr>
                            </w:p>
                            <w:p w14:paraId="11AC570E" w14:textId="77777777" w:rsidR="00EC3812" w:rsidRDefault="00EC3812" w:rsidP="00E7388B">
                              <w:pPr>
                                <w:rPr>
                                  <w:sz w:val="20"/>
                                </w:rPr>
                              </w:pPr>
                            </w:p>
                            <w:p w14:paraId="1B947B59" w14:textId="77777777" w:rsidR="00EC3812" w:rsidRDefault="00EC3812" w:rsidP="00E7388B">
                              <w:pPr>
                                <w:rPr>
                                  <w:sz w:val="20"/>
                                </w:rPr>
                              </w:pPr>
                            </w:p>
                            <w:p w14:paraId="2A4CBD36" w14:textId="77777777" w:rsidR="00EC3812" w:rsidRDefault="00EC3812" w:rsidP="00E7388B">
                              <w:pPr>
                                <w:rPr>
                                  <w:sz w:val="20"/>
                                </w:rPr>
                              </w:pPr>
                            </w:p>
                            <w:p w14:paraId="5D038F4A" w14:textId="77777777" w:rsidR="00EC3812" w:rsidRDefault="00EC3812" w:rsidP="00E7388B">
                              <w:pPr>
                                <w:rPr>
                                  <w:sz w:val="20"/>
                                </w:rPr>
                              </w:pPr>
                            </w:p>
                            <w:p w14:paraId="6C9CFF71" w14:textId="77777777" w:rsidR="00EC3812" w:rsidRDefault="00EC3812" w:rsidP="00E7388B">
                              <w:pPr>
                                <w:rPr>
                                  <w:sz w:val="20"/>
                                </w:rPr>
                              </w:pPr>
                            </w:p>
                            <w:p w14:paraId="5E009207" w14:textId="77777777" w:rsidR="00EC3812" w:rsidRDefault="00EC3812" w:rsidP="00E7388B">
                              <w:pPr>
                                <w:spacing w:before="38"/>
                                <w:rPr>
                                  <w:sz w:val="20"/>
                                </w:rPr>
                              </w:pPr>
                            </w:p>
                            <w:p w14:paraId="56EEF9AC" w14:textId="77777777" w:rsidR="00EC3812" w:rsidRDefault="00EC3812" w:rsidP="00E7388B">
                              <w:pPr>
                                <w:spacing w:before="1"/>
                                <w:ind w:left="2377" w:right="6046"/>
                                <w:jc w:val="center"/>
                                <w:rPr>
                                  <w:sz w:val="20"/>
                                </w:rPr>
                              </w:pPr>
                              <w:r>
                                <w:rPr>
                                  <w:spacing w:val="-5"/>
                                  <w:sz w:val="20"/>
                                </w:rPr>
                                <w:t>55%</w:t>
                              </w:r>
                            </w:p>
                          </w:txbxContent>
                        </wps:txbx>
                        <wps:bodyPr wrap="square" lIns="0" tIns="0" rIns="0" bIns="0" rtlCol="0">
                          <a:noAutofit/>
                        </wps:bodyPr>
                      </wps:wsp>
                    </wpg:wgp>
                  </a:graphicData>
                </a:graphic>
              </wp:anchor>
            </w:drawing>
          </mc:Choice>
          <mc:Fallback>
            <w:pict>
              <v:group w14:anchorId="2085BA48" id="Group 2" o:spid="_x0000_s1067" style="position:absolute;left:0;text-align:left;margin-left:71.9pt;margin-top:16.95pt;width:468.75pt;height:180.75pt;z-index:-251654144;mso-wrap-distance-left:0;mso-wrap-distance-right:0;mso-position-horizontal-relative:page" coordsize="59531,22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">
                <v:shape id="Graphic 102" o:spid="_x0000_s1068" style="position:absolute;left:29943;top:5241;width:8052;height:8052;visibility:visible;mso-wrap-style:square;v-text-anchor:top" coordsize="805180,805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FflcIA&#10;AADaAAAADwAAAGRycy9kb3ducmV2LnhtbESP3WoCMRSE7wu+QziCdzVrLWK3RhGhILKF+tP7w+Y0&#10;WdycLEnU9e1NodDLYWa+YRar3rXiSiE2nhVMxgUI4trrho2C0/HjeQ4iJmSNrWdScKcIq+XgaYGl&#10;9jfe0/WQjMgQjiUqsCl1pZSxtuQwjn1HnL0fHxymLIOROuAtw10rX4piJh02nBcsdrSxVJ8PF6eg&#10;Om76L/tZvVbmbM3l7XtmOOyUGg379TuIRH36D/+1t1rBFH6v5Bs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gV+VwgAAANoAAAAPAAAAAAAAAAAAAAAAAJgCAABkcnMvZG93&#10;bnJldi54bWxQSwUGAAAAAAQABAD1AAAAhwMAAAAA&#10;" path="m,l,805179r805180,l803910,757554r-4446,-46354l793114,665479r-8889,-45085l772160,576579,758189,533400,741680,491489,723264,450850,702945,411479,680085,373379,655320,336550,628650,301625,600075,267969,569595,235585,537210,205739,503555,177164,468630,150494,431800,125729,393700,102869,354330,81914,313689,63500,271780,46989,228600,33019,184785,21589,139700,12064,93980,5714,47625,1269,,xe" fillcolor="#749a5b" stroked="f">
                  <v:path arrowok="t"/>
                </v:shape>
                <v:shape id="Graphic 103" o:spid="_x0000_s1069" style="position:absolute;left:21618;top:11350;width:16097;height:10535;visibility:visible;mso-wrap-style:square;v-text-anchor:top" coordsize="1609725,1053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G4TcIA&#10;AADaAAAADwAAAGRycy9kb3ducmV2LnhtbESPQWvCQBSE74X+h+UJ3pqNEkRiVhGJUI9NPXh8ZJ9J&#10;NPs2ZLdJml/fLRR6HGbmGyY7TKYVA/WusaxgFcUgiEurG64UXD/Pb1sQziNrbC2Tgm9ycNi/vmSY&#10;ajvyBw2Fr0SAsEtRQe19l0rpypoMush2xMG7296gD7KvpO5xDHDTynUcb6TBhsNCjR2daiqfxZdR&#10;0N6S4UzzdX0pm6QrNvkj3+azUsvFdNyB8DT5//Bf+10rSOD3SrgB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cbhNwgAAANoAAAAPAAAAAAAAAAAAAAAAAJgCAABkcnMvZG93&#10;bnJldi54bWxQSwUGAAAAAAQABAD1AAAAhwMAAAAA&#10;" path="m39369,l26034,45719,15239,90804,7619,136524,2539,182244,,227329r,45085l2539,317499r5080,44450l15239,405764r10161,43180l37464,491489r14605,41910l68580,574039r19050,40005l108584,652779r23496,38100l157480,727074r27304,34925l213359,795019r31115,32385l277494,857249r34925,28575l349249,912494r38100,24765l427355,959484r41275,20955l511809,998219r44450,15875l601344,1027429r45721,10795l692784,1045844r45721,5080l783590,1053464r45084,l873759,1050924r44450,-5080l962024,1038224r43181,-9525l1047749,1015999r41910,-14605l1130299,984884r40006,-19050l1209040,944879r37465,-23495l1283334,896619r34290,-27305l1351280,840104r31750,-31115l1413509,775969r28575,-34925l1468755,704849r24765,-38100l1515745,626744r20320,-41910l1554480,542289r15875,-45085l1584324,448944r11431,-49530l1603374,349884r5081,-50165l1609724,248919r-804544,l39369,xe" fillcolor="#8db96e" stroked="f">
                  <v:path arrowok="t"/>
                </v:shape>
                <v:shape id="Graphic 104" o:spid="_x0000_s1070" style="position:absolute;left:21872;top:5210;width:7658;height:8051;visibility:visible;mso-wrap-style:square;v-text-anchor:top" coordsize="765810,805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E99sMA&#10;AADaAAAADwAAAGRycy9kb3ducmV2LnhtbESPQWvCQBSE70L/w/IKvemmLWpIXUWEgigKphZ6fGRf&#10;k5DdtyG7avz3riB4HGbmG2a26K0RZ+p87VjB+ygBQVw4XXOp4PjzPUxB+ICs0TgmBVfysJi/DGaY&#10;aXfhA53zUIoIYZ+hgiqENpPSFxVZ9CPXEkfv33UWQ5RdKXWHlwi3Rn4kyURarDkuVNjSqqKiyU9W&#10;wd9+l/8e8s00NE1viu1nYtLyqNTba7/8AhGoD8/wo73WCsZwvxJvgJ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E99sMAAADaAAAADwAAAAAAAAAAAAAAAACYAgAAZHJzL2Rv&#10;d25yZXYueG1sUEsFBgAAAAAEAAQA9QAAAIgDAAAAAA==&#10;" path="m765809,l716280,1269,667384,6350r-48260,6985l572134,23494,525780,36829,480059,52069,436244,70485,393065,91439r-41275,22861l311784,140335r-38100,27940l236855,198119r-34925,32385l168909,264794r-31115,36195l109219,339089,82550,379094,58419,421004,36194,464819,17144,509904,,556260,765809,805179,765809,xe" fillcolor="#bdd4b4" stroked="f">
                  <v:path arrowok="t"/>
                </v:shape>
                <v:shape id="Graphic 105" o:spid="_x0000_s1071" style="position:absolute;left:21327;top:1450;width:6909;height:1550;visibility:visible;mso-wrap-style:square;v-text-anchor:top" coordsize="690880,154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p5ocIA&#10;AADaAAAADwAAAGRycy9kb3ducmV2LnhtbESPUWvCMBSF3wX/Q7jC3myqMJHOKEMR6hiTdfP90lyb&#10;sOamNNF2/34ZDPZ4OOd8h7PZja4Vd+qD9axgkeUgiGuvLTcKPj+O8zWIEJE1tp5JwTcF2G2nkw0W&#10;2g/8TvcqNiJBOBSowMTYFVKG2pDDkPmOOHlX3zuMSfaN1D0OCe5auczzlXRoOS0Y7GhvqP6qbk5B&#10;eXkx5dLmA76+nR7L/aE6hbNV6mE2Pj+BiDTG//Bfu9QKVvB7Jd0Au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2nmhwgAAANoAAAAPAAAAAAAAAAAAAAAAAJgCAABkcnMvZG93&#10;bnJldi54bWxQSwUGAAAAAAQABAD1AAAAhwMAAAAA&#10;" path="m1523,147193r-1523,l,151384r49275,l49275,147320r-44577,l1523,147193xem64607,14350r-36414,l84200,151384r2540,l107327,99822r-8141,l64607,14350xem196722,147193r-75057,l121665,151384r75057,l196722,147193xem58800,l,,,4191r8635,l11810,4825r2413,1525l16636,7747r1651,1651l19811,13208r381,4826l20065,132080,4698,147320r44577,l42671,147193r-4826,-1143l28193,128397r,-114047l64607,14350,58800,xem177012,13335r-35154,l141848,133223r-371,4572l140715,139573r-1015,2539l138302,143891r-1777,1016l133984,146431r-3429,762l188086,147193r-3302,-635l182371,145034r-2413,-1397l178434,141986r-762,-2032l177012,138302r-122,-507l176529,133223r11,-115189l176910,13588r102,-253xem196722,l138175,,99186,99822r8141,l141858,13335r35154,l177672,11684r1016,-2413l180085,7493r1778,-1017l184403,4952r3429,-761l196722,4191r,-4191xem282213,52324r-30881,l253873,53086r2285,1524l261874,67056r,18415l246941,92975r-12039,6720l225744,105652r-6289,5219l212851,117221r-3175,7112l209725,138302r1856,4827l219075,150875r4699,1906l229362,152781r7455,-1048l244713,148590r8348,-5239l261874,136017r30454,l292100,134874r-255,-762l246506,134112r-2540,-1016l242188,131063r-2286,-2539l238760,125475r,-7492l240029,113919,261874,92837r29590,l291369,72389r-286,-5333l290025,63754r-1609,-4827l284861,54356r-2648,-2032xem292328,136017r-30454,l262636,141605r1904,4191l270890,151384r4446,1397l285876,152781r4191,-1144l297688,146558r3682,-3937l303957,138557r-8809,l294386,138302r-762,-634l292988,137033r-635,-889l292328,136017xem301751,134366r-1904,2794l297941,138557r6016,l304926,137033r-3175,-2667xem291464,92837r-29590,l261874,127888r-4573,4064l253111,134112r38734,l291718,133731r-148,-1779l291464,92837xem266445,43942r-17145,l241807,45212,211708,68961r,9144l213232,81534r2921,2793l219201,87122r3684,1397l231520,88519r3810,-24765l234314,61849r,-3302l235330,56896r1778,-1271l240029,53467r3810,-1143l282213,52324r-8275,-6350l266445,43942xem355091,46989r-40513,l314578,51181r3302,381l320293,52197r1397,1015l322961,54101r1015,1524l324738,57785r509,1524l325500,63119r,72770l314578,147320r,4064l368045,151384r,-4064l364108,147193r-2794,-635l355091,137287r,-43180l356107,86106r3810,-11811l362002,70738r-6911,l355091,46989xem399059,65659r-27331,l372617,65912r635,382l373761,66675r1651,1397l378205,70612r2668,2539l384175,74422r6985,l393953,73025r4572,-5588l399059,65659xem390651,43942r-8636,l377316,45720,355091,70738r6911,l366902,66421r1905,-762l399059,65659r609,-2033l399668,53975r-1143,-3683l393700,45212r-3049,-1270xem451738,l411352,r,4191l415670,4699r2921,1270l419988,8000r1398,1906l422020,14859r,121792l421402,141350r-10050,5970l411352,151384r51181,l462533,147320r-4318,-508l455294,145542r-1396,-1905l452374,141605r-636,-4954l451738,109982r6350,-6605l491106,103377r-2477,-3809l451738,99568,451738,xem491106,103377r-33018,l480694,138302r1524,3048l482218,144145r-635,1016l479551,146938r-1651,382l475741,147320r,4064l526923,151384r,-4064l523239,147066r-3048,-1397l517778,143129r-2047,-2544l512254,135636r-4905,-7331l491106,103377xem518287,46989r-44450,l473837,51181r4571,507l481456,52705r1524,1396l484504,55372r889,1651l485393,61087r-635,2032l482473,67437r-3048,3556l451738,99568r36891,l497839,61975,518287,51181r,-4192xem579247,43942l541970,67710r-7555,33254l534987,111184r22558,38898l576961,154559r8508,l592963,152146r6603,-4826l604327,143079r4589,-5538l584200,137541r-5843,-3048l562990,95504r54357,l616664,88011r-54309,l562386,83452,574039,51181r25511,l593328,47180r-6797,-2429l579247,43942xem613790,120396r-18541,17145l608916,137541r4313,-6706l617347,122809r-3557,-2413xem599550,51181r-19414,l582167,51816r1397,1396l586231,55499r1906,3301l589406,63373r1240,4337l590740,68627r566,7253l591312,88011r25352,l599624,51228r-74,-47xem667130,58038r-29591,l637648,128524r145,3937l638555,135000r1144,4573l642492,143637r4319,3683l651255,151002r5334,1779l662813,152781r8973,-1334l679449,147447r6331,-6668l686219,139954r-12866,l672083,139446r-2667,-2159l668527,135889r-508,-1777l667430,132461r-105,-1016l667156,128905r-26,-70867xem687577,128905r-4190,7366l679068,139954r7151,l690752,131445r-3175,-2540xem667130,8889r-3429,l660034,15486r-3953,6262l624586,54101r,3937l690752,58038r,-11049l667130,46989r,-38100xe" fillcolor="black" stroked="f">
                  <v:path arrowok="t"/>
                </v:shape>
                <v:shape id="Image 106" o:spid="_x0000_s1072" type="#_x0000_t75" style="position:absolute;left:29352;top:1416;width:8611;height:20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5dVyrDAAAA2gAAAA8AAABkcnMvZG93bnJldi54bWxEj91qwkAUhO8F32E5hd6IblJBbeoqJVAQ&#10;vCj+PMAxe0xCd8/G7Brj27sFwcthZr5hluveGtFR62vHCtJJAoK4cLrmUsHx8DNegPABWaNxTAru&#10;5GG9Gg6WmGl34x11+1CKCGGfoYIqhCaT0hcVWfQT1xBH7+xaiyHKtpS6xVuEWyM/kmQmLdYcFyps&#10;KK+o+NtfrQK3PUzT62U386PP+rT9NefO5VKp97f++wtEoD68ws/2RiuYw/+VeAPk6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l1XKsMAAADaAAAADwAAAAAAAAAAAAAAAACf&#10;AgAAZHJzL2Rvd25yZXYueG1sUEsFBgAAAAAEAAQA9wAAAI8DAAAAAA==&#10;">
                  <v:imagedata r:id="rId26" o:title=""/>
                </v:shape>
                <v:shape id="Image 107" o:spid="_x0000_s1073" type="#_x0000_t75" style="position:absolute;left:40939;top:7196;width:2217;height:23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P98S9AAAA2gAAAA8AAABkcnMvZG93bnJldi54bWxET0uLwjAQvi/4H8II3tapexDpGkUEQfYg&#10;+Dh4HJrZtrSZ1CTa+u/NQfD48b2X68G26sE+1E40zKYZKJbCmVpKDZfz7nsBKkQSQ60T1vDkAOvV&#10;6GtJuXG9HPlxiqVKIRJy0lDF2OWIoajYUpi6jiVx/85bign6Eo2nPoXbFn+ybI6WakkNFXW8rbho&#10;TnerAe32eZsdO3O+zvtDs2/Q/yFqPRkPm19QkYf4Eb/de6MhbU1X0g3A1Qs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jk/3xL0AAADaAAAADwAAAAAAAAAAAAAAAACfAgAAZHJz&#10;L2Rvd25yZXYueG1sUEsFBgAAAAAEAAQA9wAAAIkDAAAAAA==&#10;">
                  <v:imagedata r:id="rId27" o:title=""/>
                </v:shape>
                <v:shape id="Image 108" o:spid="_x0000_s1074" type="#_x0000_t75" style="position:absolute;left:16050;top:18312;width:3854;height:1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PTDjEAAAA2gAAAA8AAABkcnMvZG93bnJldi54bWxEj09rwkAUxO+FfoflFXqrm3oINXUNVpF6&#10;tFGx3h7Zlz+YfbtkVxO/fbdQ6HGYmd8w83w0nbhR71vLCl4nCQji0uqWawWH/eblDYQPyBo7y6Tg&#10;Th7yxePDHDNtB/6iWxFqESHsM1TQhOAyKX3ZkEE/sY44epXtDYYo+1rqHocIN52cJkkqDbYcFxp0&#10;tGqovBRXo+CUfrSzwa0vRbr7/N6eVudjhU6p56dx+Q4i0Bj+w3/trVYwg98r8QbIx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YPTDjEAAAA2gAAAA8AAAAAAAAAAAAAAAAA&#10;nwIAAGRycy9kb3ducmV2LnhtbFBLBQYAAAAABAAEAPcAAACQAwAAAAA=&#10;">
                  <v:imagedata r:id="rId28" o:title=""/>
                </v:shape>
                <v:shape id="Textbox 109" o:spid="_x0000_s1075" type="#_x0000_t202" style="position:absolute;left:47;top:47;width:59436;height:22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kM1scA&#10;AADbAAAADwAAAGRycy9kb3ducmV2LnhtbESPT2vCQBDF70K/wzKFXqRuLFQkdRUpFtpD0Wr/6G3I&#10;TpNgdjbsbmP89s5B6G2G9+a938wWvWtURyHWng2MRxko4sLbmksDn7uX+ymomJAtNp7JwJkiLOY3&#10;gxnm1p/4g7ptKpWEcMzRQJVSm2sdi4ocxpFviUX79cFhkjWU2gY8Sbhr9EOWTbTDmqWhwpaeKyqO&#10;2z9nYPK1Cu977L7Xm/JtOTwWjz/ncDDm7rZfPoFK1Kd/8/X61Qq+0MsvMoCe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qpDNbHAAAA2wAAAA8AAAAAAAAAAAAAAAAAmAIAAGRy&#10;cy9kb3ducmV2LnhtbFBLBQYAAAAABAAEAPUAAACMAwAAAAA=&#10;" filled="f" strokecolor="#858585">
                  <v:textbox inset="0,0,0,0">
                    <w:txbxContent>
                      <w:p w14:paraId="5A0890B2" w14:textId="77777777" w:rsidR="00EC3812" w:rsidRDefault="00EC3812" w:rsidP="00E7388B">
                        <w:pPr>
                          <w:rPr>
                            <w:sz w:val="20"/>
                          </w:rPr>
                        </w:pPr>
                      </w:p>
                      <w:p w14:paraId="15A3EE09" w14:textId="77777777" w:rsidR="00EC3812" w:rsidRDefault="00EC3812" w:rsidP="00E7388B">
                        <w:pPr>
                          <w:rPr>
                            <w:sz w:val="20"/>
                          </w:rPr>
                        </w:pPr>
                      </w:p>
                      <w:p w14:paraId="4CEF7BED" w14:textId="77777777" w:rsidR="00EC3812" w:rsidRDefault="00EC3812" w:rsidP="00E7388B">
                        <w:pPr>
                          <w:spacing w:before="24"/>
                          <w:rPr>
                            <w:sz w:val="20"/>
                          </w:rPr>
                        </w:pPr>
                      </w:p>
                      <w:p w14:paraId="1A7216D4" w14:textId="77777777" w:rsidR="00EC3812" w:rsidRDefault="00EC3812" w:rsidP="00E7388B">
                        <w:pPr>
                          <w:ind w:left="2377" w:right="5947"/>
                          <w:jc w:val="center"/>
                          <w:rPr>
                            <w:sz w:val="20"/>
                          </w:rPr>
                        </w:pPr>
                        <w:r>
                          <w:rPr>
                            <w:spacing w:val="-2"/>
                            <w:sz w:val="20"/>
                          </w:rPr>
                          <w:t xml:space="preserve">Discount </w:t>
                        </w:r>
                        <w:r>
                          <w:rPr>
                            <w:spacing w:val="-4"/>
                            <w:sz w:val="20"/>
                          </w:rPr>
                          <w:t>20%</w:t>
                        </w:r>
                      </w:p>
                      <w:p w14:paraId="25E293CA" w14:textId="77777777" w:rsidR="00EC3812" w:rsidRDefault="00EC3812" w:rsidP="00E7388B">
                        <w:pPr>
                          <w:rPr>
                            <w:sz w:val="20"/>
                          </w:rPr>
                        </w:pPr>
                      </w:p>
                      <w:p w14:paraId="004C7EE2" w14:textId="77777777" w:rsidR="00EC3812" w:rsidRDefault="00EC3812" w:rsidP="00E7388B">
                        <w:pPr>
                          <w:rPr>
                            <w:sz w:val="20"/>
                          </w:rPr>
                        </w:pPr>
                      </w:p>
                      <w:p w14:paraId="11AC570E" w14:textId="77777777" w:rsidR="00EC3812" w:rsidRDefault="00EC3812" w:rsidP="00E7388B">
                        <w:pPr>
                          <w:rPr>
                            <w:sz w:val="20"/>
                          </w:rPr>
                        </w:pPr>
                      </w:p>
                      <w:p w14:paraId="1B947B59" w14:textId="77777777" w:rsidR="00EC3812" w:rsidRDefault="00EC3812" w:rsidP="00E7388B">
                        <w:pPr>
                          <w:rPr>
                            <w:sz w:val="20"/>
                          </w:rPr>
                        </w:pPr>
                      </w:p>
                      <w:p w14:paraId="2A4CBD36" w14:textId="77777777" w:rsidR="00EC3812" w:rsidRDefault="00EC3812" w:rsidP="00E7388B">
                        <w:pPr>
                          <w:rPr>
                            <w:sz w:val="20"/>
                          </w:rPr>
                        </w:pPr>
                      </w:p>
                      <w:p w14:paraId="5D038F4A" w14:textId="77777777" w:rsidR="00EC3812" w:rsidRDefault="00EC3812" w:rsidP="00E7388B">
                        <w:pPr>
                          <w:rPr>
                            <w:sz w:val="20"/>
                          </w:rPr>
                        </w:pPr>
                      </w:p>
                      <w:p w14:paraId="6C9CFF71" w14:textId="77777777" w:rsidR="00EC3812" w:rsidRDefault="00EC3812" w:rsidP="00E7388B">
                        <w:pPr>
                          <w:rPr>
                            <w:sz w:val="20"/>
                          </w:rPr>
                        </w:pPr>
                      </w:p>
                      <w:p w14:paraId="5E009207" w14:textId="77777777" w:rsidR="00EC3812" w:rsidRDefault="00EC3812" w:rsidP="00E7388B">
                        <w:pPr>
                          <w:spacing w:before="38"/>
                          <w:rPr>
                            <w:sz w:val="20"/>
                          </w:rPr>
                        </w:pPr>
                      </w:p>
                      <w:p w14:paraId="56EEF9AC" w14:textId="77777777" w:rsidR="00EC3812" w:rsidRDefault="00EC3812" w:rsidP="00E7388B">
                        <w:pPr>
                          <w:spacing w:before="1"/>
                          <w:ind w:left="2377" w:right="6046"/>
                          <w:jc w:val="center"/>
                          <w:rPr>
                            <w:sz w:val="20"/>
                          </w:rPr>
                        </w:pPr>
                        <w:r>
                          <w:rPr>
                            <w:spacing w:val="-5"/>
                            <w:sz w:val="20"/>
                          </w:rPr>
                          <w:t>55%</w:t>
                        </w:r>
                      </w:p>
                    </w:txbxContent>
                  </v:textbox>
                </v:shape>
                <w10:wrap type="topAndBottom" anchorx="page"/>
              </v:group>
            </w:pict>
          </mc:Fallback>
        </mc:AlternateContent>
      </w:r>
    </w:p>
    <w:p w14:paraId="7ABF628A" w14:textId="77777777" w:rsidR="00E7388B" w:rsidRPr="00E14B75" w:rsidRDefault="00E7388B" w:rsidP="0062071D">
      <w:pPr>
        <w:pStyle w:val="BodyText"/>
        <w:spacing w:line="276" w:lineRule="auto"/>
        <w:jc w:val="both"/>
        <w:rPr>
          <w:i/>
        </w:rPr>
      </w:pPr>
      <w:r w:rsidRPr="00E14B75">
        <w:rPr>
          <w:i/>
        </w:rPr>
        <w:t xml:space="preserve">Fig 3.3: Market </w:t>
      </w:r>
      <w:r w:rsidR="00F31BCF" w:rsidRPr="00E14B75">
        <w:rPr>
          <w:i/>
        </w:rPr>
        <w:t>share and s</w:t>
      </w:r>
      <w:r w:rsidRPr="00E14B75">
        <w:rPr>
          <w:i/>
        </w:rPr>
        <w:t>egments</w:t>
      </w:r>
    </w:p>
    <w:p w14:paraId="1B34354E" w14:textId="77777777" w:rsidR="00E7388B" w:rsidRDefault="00E7388B" w:rsidP="0062071D">
      <w:pPr>
        <w:pStyle w:val="BodyText"/>
        <w:spacing w:line="276" w:lineRule="auto"/>
        <w:jc w:val="both"/>
      </w:pPr>
    </w:p>
    <w:p w14:paraId="3CEDBDD7" w14:textId="77777777" w:rsidR="00E7388B" w:rsidRDefault="00356D9B" w:rsidP="005B0168">
      <w:pPr>
        <w:pStyle w:val="Heading2"/>
        <w:numPr>
          <w:ilvl w:val="1"/>
          <w:numId w:val="39"/>
        </w:numPr>
        <w:spacing w:line="276" w:lineRule="auto"/>
        <w:ind w:left="567" w:hanging="567"/>
        <w:jc w:val="both"/>
      </w:pPr>
      <w:bookmarkStart w:id="573" w:name="3.3_PRICING_STRATEGY"/>
      <w:bookmarkStart w:id="574" w:name="_bookmark3"/>
      <w:bookmarkEnd w:id="573"/>
      <w:bookmarkEnd w:id="574"/>
      <w:r>
        <w:t xml:space="preserve"> </w:t>
      </w:r>
      <w:bookmarkStart w:id="575" w:name="_Toc178837836"/>
      <w:r w:rsidR="00E7388B">
        <w:t>Pricing</w:t>
      </w:r>
      <w:r w:rsidR="00E7388B">
        <w:rPr>
          <w:spacing w:val="-3"/>
        </w:rPr>
        <w:t xml:space="preserve"> </w:t>
      </w:r>
      <w:r w:rsidR="00E7388B">
        <w:rPr>
          <w:spacing w:val="-2"/>
        </w:rPr>
        <w:t>Strategy</w:t>
      </w:r>
      <w:bookmarkEnd w:id="575"/>
    </w:p>
    <w:p w14:paraId="0798A60B" w14:textId="77777777" w:rsidR="00E7388B" w:rsidRDefault="00E7388B" w:rsidP="00E14B75">
      <w:pPr>
        <w:pStyle w:val="BodyText"/>
        <w:spacing w:line="276" w:lineRule="auto"/>
        <w:ind w:right="4"/>
        <w:jc w:val="both"/>
      </w:pPr>
      <w:r>
        <w:t>The</w:t>
      </w:r>
      <w:r>
        <w:rPr>
          <w:spacing w:val="-15"/>
        </w:rPr>
        <w:t xml:space="preserve"> </w:t>
      </w:r>
      <w:r>
        <w:t>business</w:t>
      </w:r>
      <w:r>
        <w:rPr>
          <w:spacing w:val="-15"/>
        </w:rPr>
        <w:t xml:space="preserve"> </w:t>
      </w:r>
      <w:r>
        <w:t>management</w:t>
      </w:r>
      <w:r>
        <w:rPr>
          <w:spacing w:val="-15"/>
        </w:rPr>
        <w:t xml:space="preserve"> </w:t>
      </w:r>
      <w:r>
        <w:t>ensures</w:t>
      </w:r>
      <w:r>
        <w:rPr>
          <w:spacing w:val="-15"/>
        </w:rPr>
        <w:t xml:space="preserve"> </w:t>
      </w:r>
      <w:r>
        <w:t>that</w:t>
      </w:r>
      <w:r>
        <w:rPr>
          <w:spacing w:val="-15"/>
        </w:rPr>
        <w:t xml:space="preserve"> </w:t>
      </w:r>
      <w:r>
        <w:t>advanced</w:t>
      </w:r>
      <w:r>
        <w:rPr>
          <w:spacing w:val="-15"/>
        </w:rPr>
        <w:t xml:space="preserve"> </w:t>
      </w:r>
      <w:r>
        <w:t>courses</w:t>
      </w:r>
      <w:r>
        <w:rPr>
          <w:spacing w:val="-15"/>
        </w:rPr>
        <w:t xml:space="preserve"> </w:t>
      </w:r>
      <w:r>
        <w:t>are</w:t>
      </w:r>
      <w:r>
        <w:rPr>
          <w:spacing w:val="-15"/>
        </w:rPr>
        <w:t xml:space="preserve"> </w:t>
      </w:r>
      <w:r>
        <w:t>highly</w:t>
      </w:r>
      <w:r>
        <w:rPr>
          <w:spacing w:val="-15"/>
        </w:rPr>
        <w:t xml:space="preserve"> </w:t>
      </w:r>
      <w:r>
        <w:t>priced</w:t>
      </w:r>
      <w:r>
        <w:rPr>
          <w:spacing w:val="-15"/>
        </w:rPr>
        <w:t xml:space="preserve"> </w:t>
      </w:r>
      <w:r>
        <w:t>(not</w:t>
      </w:r>
      <w:r>
        <w:rPr>
          <w:spacing w:val="-15"/>
        </w:rPr>
        <w:t xml:space="preserve"> </w:t>
      </w:r>
      <w:r>
        <w:t>too</w:t>
      </w:r>
      <w:r>
        <w:rPr>
          <w:spacing w:val="-15"/>
        </w:rPr>
        <w:t xml:space="preserve"> </w:t>
      </w:r>
      <w:r>
        <w:t>high,</w:t>
      </w:r>
      <w:r>
        <w:rPr>
          <w:spacing w:val="-15"/>
        </w:rPr>
        <w:t xml:space="preserve"> </w:t>
      </w:r>
      <w:r>
        <w:t>b</w:t>
      </w:r>
      <w:r w:rsidR="006B6BB6">
        <w:t>u</w:t>
      </w:r>
      <w:r>
        <w:t>t</w:t>
      </w:r>
      <w:r>
        <w:rPr>
          <w:spacing w:val="-3"/>
        </w:rPr>
        <w:t xml:space="preserve"> </w:t>
      </w:r>
      <w:r>
        <w:t>affordable price</w:t>
      </w:r>
      <w:r w:rsidR="006B6BB6">
        <w:t>,</w:t>
      </w:r>
      <w:r>
        <w:t xml:space="preserve"> which favors the interested learners). Those spending more learning hours or want crush programs</w:t>
      </w:r>
      <w:r>
        <w:rPr>
          <w:spacing w:val="-15"/>
        </w:rPr>
        <w:t xml:space="preserve"> </w:t>
      </w:r>
      <w:r>
        <w:t>price</w:t>
      </w:r>
      <w:r>
        <w:rPr>
          <w:spacing w:val="-15"/>
        </w:rPr>
        <w:t xml:space="preserve"> </w:t>
      </w:r>
      <w:r>
        <w:t>shall</w:t>
      </w:r>
      <w:r>
        <w:rPr>
          <w:spacing w:val="-15"/>
        </w:rPr>
        <w:t xml:space="preserve"> </w:t>
      </w:r>
      <w:r>
        <w:t>be</w:t>
      </w:r>
      <w:r>
        <w:rPr>
          <w:spacing w:val="-15"/>
        </w:rPr>
        <w:t xml:space="preserve"> </w:t>
      </w:r>
      <w:r>
        <w:t>slightly</w:t>
      </w:r>
      <w:r>
        <w:rPr>
          <w:spacing w:val="-15"/>
        </w:rPr>
        <w:t xml:space="preserve"> </w:t>
      </w:r>
      <w:r>
        <w:t>lifted.</w:t>
      </w:r>
      <w:r>
        <w:rPr>
          <w:spacing w:val="-15"/>
        </w:rPr>
        <w:t xml:space="preserve"> </w:t>
      </w:r>
      <w:r>
        <w:t>Any</w:t>
      </w:r>
      <w:r>
        <w:rPr>
          <w:spacing w:val="-15"/>
        </w:rPr>
        <w:t xml:space="preserve"> </w:t>
      </w:r>
      <w:r>
        <w:t>charges</w:t>
      </w:r>
      <w:r>
        <w:rPr>
          <w:spacing w:val="-15"/>
        </w:rPr>
        <w:t xml:space="preserve"> </w:t>
      </w:r>
      <w:r>
        <w:t>affecting</w:t>
      </w:r>
      <w:r>
        <w:rPr>
          <w:spacing w:val="-15"/>
        </w:rPr>
        <w:t xml:space="preserve"> </w:t>
      </w:r>
      <w:r>
        <w:t>the</w:t>
      </w:r>
      <w:r>
        <w:rPr>
          <w:spacing w:val="-14"/>
        </w:rPr>
        <w:t xml:space="preserve"> </w:t>
      </w:r>
      <w:r>
        <w:t>running</w:t>
      </w:r>
      <w:r>
        <w:rPr>
          <w:spacing w:val="-14"/>
        </w:rPr>
        <w:t xml:space="preserve"> </w:t>
      </w:r>
      <w:r>
        <w:t>of</w:t>
      </w:r>
      <w:r>
        <w:rPr>
          <w:spacing w:val="-15"/>
        </w:rPr>
        <w:t xml:space="preserve"> </w:t>
      </w:r>
      <w:r>
        <w:t>the</w:t>
      </w:r>
      <w:r>
        <w:rPr>
          <w:spacing w:val="-11"/>
        </w:rPr>
        <w:t xml:space="preserve"> </w:t>
      </w:r>
      <w:r>
        <w:t>business</w:t>
      </w:r>
      <w:r>
        <w:rPr>
          <w:spacing w:val="-15"/>
        </w:rPr>
        <w:t xml:space="preserve"> </w:t>
      </w:r>
      <w:r>
        <w:t>are</w:t>
      </w:r>
      <w:r>
        <w:rPr>
          <w:spacing w:val="-15"/>
        </w:rPr>
        <w:t xml:space="preserve"> </w:t>
      </w:r>
      <w:r>
        <w:t>eliminated as</w:t>
      </w:r>
      <w:r>
        <w:rPr>
          <w:spacing w:val="40"/>
        </w:rPr>
        <w:t xml:space="preserve"> </w:t>
      </w:r>
      <w:r>
        <w:t>soon as it is discovered. In case of any increase in price of</w:t>
      </w:r>
      <w:r>
        <w:rPr>
          <w:spacing w:val="-3"/>
        </w:rPr>
        <w:t xml:space="preserve"> </w:t>
      </w:r>
      <w:r>
        <w:t>commodities from</w:t>
      </w:r>
      <w:r>
        <w:rPr>
          <w:spacing w:val="-5"/>
        </w:rPr>
        <w:t xml:space="preserve"> </w:t>
      </w:r>
      <w:r>
        <w:t>the suppliers, the business will automatically change to another supplier who is at least cheaper.</w:t>
      </w:r>
    </w:p>
    <w:p w14:paraId="0626ABAC" w14:textId="77777777" w:rsidR="00E7388B" w:rsidRDefault="00E7388B" w:rsidP="00194675">
      <w:pPr>
        <w:spacing w:line="276" w:lineRule="auto"/>
        <w:jc w:val="both"/>
      </w:pPr>
    </w:p>
    <w:p w14:paraId="14949764" w14:textId="77777777" w:rsidR="00E7388B" w:rsidRDefault="00E7388B" w:rsidP="005B0168">
      <w:pPr>
        <w:pStyle w:val="Heading2"/>
        <w:numPr>
          <w:ilvl w:val="1"/>
          <w:numId w:val="39"/>
        </w:numPr>
        <w:spacing w:line="276" w:lineRule="auto"/>
        <w:ind w:left="426" w:hanging="426"/>
        <w:jc w:val="both"/>
      </w:pPr>
      <w:bookmarkStart w:id="576" w:name="_Toc178837837"/>
      <w:r>
        <w:t>Promotion</w:t>
      </w:r>
      <w:r>
        <w:rPr>
          <w:spacing w:val="-3"/>
        </w:rPr>
        <w:t xml:space="preserve"> </w:t>
      </w:r>
      <w:r>
        <w:rPr>
          <w:spacing w:val="-2"/>
        </w:rPr>
        <w:t>Strategy</w:t>
      </w:r>
      <w:bookmarkEnd w:id="576"/>
    </w:p>
    <w:p w14:paraId="238089C2" w14:textId="77777777" w:rsidR="00E7388B" w:rsidRDefault="00E7388B" w:rsidP="00E14B75">
      <w:pPr>
        <w:pStyle w:val="BodyText"/>
        <w:spacing w:line="276" w:lineRule="auto"/>
        <w:ind w:right="4"/>
        <w:jc w:val="both"/>
      </w:pPr>
      <w:r>
        <w:t>For the business to grow, there must be means of promoting the business. The methods in which the business enterprise uses to promote its business is through; advertisements, good public relation, efficiency</w:t>
      </w:r>
      <w:r>
        <w:rPr>
          <w:spacing w:val="-11"/>
        </w:rPr>
        <w:t xml:space="preserve"> </w:t>
      </w:r>
      <w:r>
        <w:t>in</w:t>
      </w:r>
      <w:r>
        <w:rPr>
          <w:spacing w:val="-7"/>
        </w:rPr>
        <w:t xml:space="preserve"> </w:t>
      </w:r>
      <w:r>
        <w:t>work</w:t>
      </w:r>
      <w:r>
        <w:rPr>
          <w:spacing w:val="-11"/>
        </w:rPr>
        <w:t xml:space="preserve"> </w:t>
      </w:r>
      <w:r>
        <w:t>and</w:t>
      </w:r>
      <w:r>
        <w:rPr>
          <w:spacing w:val="-7"/>
        </w:rPr>
        <w:t xml:space="preserve"> </w:t>
      </w:r>
      <w:r>
        <w:t>offering</w:t>
      </w:r>
      <w:r>
        <w:rPr>
          <w:spacing w:val="-7"/>
        </w:rPr>
        <w:t xml:space="preserve"> </w:t>
      </w:r>
      <w:r>
        <w:t>extra</w:t>
      </w:r>
      <w:r>
        <w:rPr>
          <w:spacing w:val="-8"/>
        </w:rPr>
        <w:t xml:space="preserve"> </w:t>
      </w:r>
      <w:r>
        <w:t>services</w:t>
      </w:r>
      <w:r>
        <w:rPr>
          <w:spacing w:val="-9"/>
        </w:rPr>
        <w:t xml:space="preserve"> </w:t>
      </w:r>
      <w:r>
        <w:t>after</w:t>
      </w:r>
      <w:r>
        <w:rPr>
          <w:spacing w:val="-10"/>
        </w:rPr>
        <w:t xml:space="preserve"> </w:t>
      </w:r>
      <w:r>
        <w:t>computer</w:t>
      </w:r>
      <w:r>
        <w:rPr>
          <w:spacing w:val="-5"/>
        </w:rPr>
        <w:t xml:space="preserve"> </w:t>
      </w:r>
      <w:r>
        <w:t>basic</w:t>
      </w:r>
      <w:r>
        <w:rPr>
          <w:spacing w:val="-8"/>
        </w:rPr>
        <w:t xml:space="preserve"> </w:t>
      </w:r>
      <w:r>
        <w:t>course;</w:t>
      </w:r>
      <w:r>
        <w:rPr>
          <w:spacing w:val="-10"/>
        </w:rPr>
        <w:t xml:space="preserve"> </w:t>
      </w:r>
      <w:r>
        <w:t>e.g.</w:t>
      </w:r>
      <w:r>
        <w:rPr>
          <w:spacing w:val="-9"/>
        </w:rPr>
        <w:t xml:space="preserve"> </w:t>
      </w:r>
      <w:r>
        <w:t>how</w:t>
      </w:r>
      <w:r>
        <w:rPr>
          <w:spacing w:val="-11"/>
        </w:rPr>
        <w:t xml:space="preserve"> </w:t>
      </w:r>
      <w:r>
        <w:t>to</w:t>
      </w:r>
      <w:r>
        <w:rPr>
          <w:spacing w:val="-6"/>
        </w:rPr>
        <w:t xml:space="preserve"> </w:t>
      </w:r>
      <w:r>
        <w:t>install</w:t>
      </w:r>
      <w:r>
        <w:rPr>
          <w:spacing w:val="-10"/>
        </w:rPr>
        <w:t xml:space="preserve"> </w:t>
      </w:r>
      <w:r>
        <w:t>software and networking procedure bo</w:t>
      </w:r>
      <w:r w:rsidR="00356D9B">
        <w:t>th theoretically and practical.</w:t>
      </w:r>
    </w:p>
    <w:p w14:paraId="15319452" w14:textId="77777777" w:rsidR="005A408E" w:rsidRDefault="005A408E" w:rsidP="00E14B75">
      <w:pPr>
        <w:pStyle w:val="BodyText"/>
        <w:spacing w:line="276" w:lineRule="auto"/>
        <w:ind w:right="143"/>
        <w:jc w:val="both"/>
      </w:pPr>
    </w:p>
    <w:p w14:paraId="2A13D426" w14:textId="77777777" w:rsidR="00E7388B" w:rsidRDefault="00E7388B" w:rsidP="00E14B75">
      <w:pPr>
        <w:pStyle w:val="Heading2"/>
        <w:numPr>
          <w:ilvl w:val="1"/>
          <w:numId w:val="39"/>
        </w:numPr>
        <w:spacing w:line="276" w:lineRule="auto"/>
        <w:ind w:left="567" w:hanging="567"/>
        <w:jc w:val="both"/>
      </w:pPr>
      <w:bookmarkStart w:id="577" w:name="3.5_ADVERTISEMENT"/>
      <w:bookmarkStart w:id="578" w:name="_bookmark5"/>
      <w:bookmarkStart w:id="579" w:name="_Toc178837838"/>
      <w:bookmarkEnd w:id="577"/>
      <w:bookmarkEnd w:id="578"/>
      <w:r>
        <w:t>Advertisement</w:t>
      </w:r>
      <w:bookmarkEnd w:id="579"/>
    </w:p>
    <w:p w14:paraId="55BE7EC9" w14:textId="77777777" w:rsidR="00E7388B" w:rsidRDefault="00E7388B" w:rsidP="00E14B75">
      <w:pPr>
        <w:pStyle w:val="BodyText"/>
        <w:spacing w:line="276" w:lineRule="auto"/>
        <w:ind w:right="4"/>
        <w:jc w:val="both"/>
      </w:pPr>
      <w:r>
        <w:t>Advertisements</w:t>
      </w:r>
      <w:r>
        <w:rPr>
          <w:spacing w:val="-4"/>
        </w:rPr>
        <w:t xml:space="preserve"> </w:t>
      </w:r>
      <w:r>
        <w:t>are</w:t>
      </w:r>
      <w:r>
        <w:rPr>
          <w:spacing w:val="-3"/>
        </w:rPr>
        <w:t xml:space="preserve"> </w:t>
      </w:r>
      <w:r>
        <w:t>done</w:t>
      </w:r>
      <w:r>
        <w:rPr>
          <w:spacing w:val="-3"/>
        </w:rPr>
        <w:t xml:space="preserve"> </w:t>
      </w:r>
      <w:r>
        <w:t>through</w:t>
      </w:r>
      <w:r>
        <w:rPr>
          <w:spacing w:val="-7"/>
        </w:rPr>
        <w:t xml:space="preserve"> </w:t>
      </w:r>
      <w:r>
        <w:t>offering business cards</w:t>
      </w:r>
      <w:r>
        <w:rPr>
          <w:spacing w:val="-4"/>
        </w:rPr>
        <w:t xml:space="preserve"> </w:t>
      </w:r>
      <w:r>
        <w:t>to people</w:t>
      </w:r>
      <w:r>
        <w:rPr>
          <w:spacing w:val="-3"/>
        </w:rPr>
        <w:t xml:space="preserve"> </w:t>
      </w:r>
      <w:r>
        <w:t>who will</w:t>
      </w:r>
      <w:r>
        <w:rPr>
          <w:spacing w:val="-1"/>
        </w:rPr>
        <w:t xml:space="preserve"> </w:t>
      </w:r>
      <w:r>
        <w:t>be</w:t>
      </w:r>
      <w:r>
        <w:rPr>
          <w:spacing w:val="-3"/>
        </w:rPr>
        <w:t xml:space="preserve"> </w:t>
      </w:r>
      <w:r>
        <w:t>around</w:t>
      </w:r>
      <w:r>
        <w:rPr>
          <w:spacing w:val="-2"/>
        </w:rPr>
        <w:t xml:space="preserve"> </w:t>
      </w:r>
      <w:r>
        <w:t>the</w:t>
      </w:r>
      <w:r>
        <w:rPr>
          <w:spacing w:val="-3"/>
        </w:rPr>
        <w:t xml:space="preserve"> </w:t>
      </w:r>
      <w:r>
        <w:t>enterprise and customers after purchasing their products. The card will have the business name, address, its location and contact to enable easy access. Social media platforms such as broadcasting channels, Facebook,</w:t>
      </w:r>
      <w:r>
        <w:rPr>
          <w:spacing w:val="-6"/>
        </w:rPr>
        <w:t xml:space="preserve"> </w:t>
      </w:r>
      <w:r w:rsidR="005A408E">
        <w:t>W</w:t>
      </w:r>
      <w:r>
        <w:t>hatsApp,</w:t>
      </w:r>
      <w:r>
        <w:rPr>
          <w:spacing w:val="-6"/>
        </w:rPr>
        <w:t xml:space="preserve"> </w:t>
      </w:r>
      <w:r>
        <w:t>twitter,</w:t>
      </w:r>
      <w:r>
        <w:rPr>
          <w:spacing w:val="-6"/>
        </w:rPr>
        <w:t xml:space="preserve"> </w:t>
      </w:r>
      <w:r>
        <w:t>Instagram</w:t>
      </w:r>
      <w:r>
        <w:rPr>
          <w:spacing w:val="-12"/>
        </w:rPr>
        <w:t xml:space="preserve"> </w:t>
      </w:r>
      <w:r>
        <w:t>and</w:t>
      </w:r>
      <w:r>
        <w:rPr>
          <w:spacing w:val="-4"/>
        </w:rPr>
        <w:t xml:space="preserve"> </w:t>
      </w:r>
      <w:r>
        <w:t>YouTube</w:t>
      </w:r>
      <w:r>
        <w:rPr>
          <w:spacing w:val="-5"/>
        </w:rPr>
        <w:t xml:space="preserve"> </w:t>
      </w:r>
      <w:r>
        <w:t>shall</w:t>
      </w:r>
      <w:r>
        <w:rPr>
          <w:spacing w:val="-12"/>
        </w:rPr>
        <w:t xml:space="preserve"> </w:t>
      </w:r>
      <w:r>
        <w:t>the</w:t>
      </w:r>
      <w:r>
        <w:rPr>
          <w:spacing w:val="-5"/>
        </w:rPr>
        <w:t xml:space="preserve"> </w:t>
      </w:r>
      <w:r>
        <w:t>business</w:t>
      </w:r>
      <w:r>
        <w:rPr>
          <w:spacing w:val="-5"/>
        </w:rPr>
        <w:t xml:space="preserve"> </w:t>
      </w:r>
      <w:r>
        <w:t>also use</w:t>
      </w:r>
      <w:r>
        <w:rPr>
          <w:spacing w:val="-9"/>
        </w:rPr>
        <w:t xml:space="preserve"> </w:t>
      </w:r>
      <w:r>
        <w:t>to advertise.</w:t>
      </w:r>
      <w:r>
        <w:rPr>
          <w:spacing w:val="-2"/>
        </w:rPr>
        <w:t xml:space="preserve"> </w:t>
      </w:r>
      <w:r>
        <w:t>Online sessions shall be conducted for distant learners who are interested.</w:t>
      </w:r>
    </w:p>
    <w:p w14:paraId="0812BBB7" w14:textId="77777777" w:rsidR="00E7388B" w:rsidRDefault="00E7388B" w:rsidP="00194675">
      <w:pPr>
        <w:spacing w:line="276" w:lineRule="auto"/>
        <w:jc w:val="both"/>
      </w:pPr>
    </w:p>
    <w:p w14:paraId="51B81506" w14:textId="77777777" w:rsidR="00E7388B" w:rsidRDefault="005A408E" w:rsidP="0062071D">
      <w:pPr>
        <w:pStyle w:val="Heading2"/>
        <w:numPr>
          <w:ilvl w:val="1"/>
          <w:numId w:val="39"/>
        </w:numPr>
        <w:spacing w:line="276" w:lineRule="auto"/>
        <w:jc w:val="both"/>
      </w:pPr>
      <w:r>
        <w:t xml:space="preserve"> </w:t>
      </w:r>
      <w:bookmarkStart w:id="580" w:name="_Toc178837839"/>
      <w:r w:rsidR="00E7388B">
        <w:t>Efficiency</w:t>
      </w:r>
      <w:r w:rsidR="00E7388B">
        <w:rPr>
          <w:spacing w:val="-5"/>
        </w:rPr>
        <w:t xml:space="preserve"> </w:t>
      </w:r>
      <w:r>
        <w:t>i</w:t>
      </w:r>
      <w:r w:rsidR="00E7388B">
        <w:t>n</w:t>
      </w:r>
      <w:r w:rsidR="00E7388B">
        <w:rPr>
          <w:spacing w:val="-5"/>
        </w:rPr>
        <w:t xml:space="preserve"> </w:t>
      </w:r>
      <w:r w:rsidR="00E7388B">
        <w:rPr>
          <w:spacing w:val="-4"/>
        </w:rPr>
        <w:t>Work</w:t>
      </w:r>
      <w:bookmarkEnd w:id="580"/>
    </w:p>
    <w:p w14:paraId="1E0B7434" w14:textId="77777777" w:rsidR="00E7388B" w:rsidRDefault="00E7388B" w:rsidP="00E14B75">
      <w:pPr>
        <w:pStyle w:val="BodyText"/>
        <w:spacing w:line="276" w:lineRule="auto"/>
        <w:ind w:right="4"/>
        <w:jc w:val="both"/>
      </w:pPr>
      <w:r>
        <w:t>The business ensures that the planned activities are completed in time and the promises to the customers are adhered to, this will gain trust from clien</w:t>
      </w:r>
      <w:r w:rsidR="00356D9B">
        <w:t>ts and mostly prevent conflict.</w:t>
      </w:r>
    </w:p>
    <w:p w14:paraId="3875AD62" w14:textId="77777777" w:rsidR="005A408E" w:rsidRDefault="005A408E" w:rsidP="00E14B75">
      <w:pPr>
        <w:pStyle w:val="BodyText"/>
        <w:spacing w:line="276" w:lineRule="auto"/>
        <w:ind w:right="150"/>
        <w:jc w:val="both"/>
      </w:pPr>
    </w:p>
    <w:p w14:paraId="15894ED0" w14:textId="77777777" w:rsidR="00E7388B" w:rsidRDefault="005A408E" w:rsidP="0062071D">
      <w:pPr>
        <w:pStyle w:val="Heading2"/>
        <w:numPr>
          <w:ilvl w:val="1"/>
          <w:numId w:val="39"/>
        </w:numPr>
        <w:spacing w:line="276" w:lineRule="auto"/>
        <w:jc w:val="both"/>
      </w:pPr>
      <w:bookmarkStart w:id="581" w:name="3.7_GOOD_PUBLIC_RELATION"/>
      <w:bookmarkStart w:id="582" w:name="_bookmark7"/>
      <w:bookmarkEnd w:id="581"/>
      <w:bookmarkEnd w:id="582"/>
      <w:r>
        <w:t xml:space="preserve"> </w:t>
      </w:r>
      <w:bookmarkStart w:id="583" w:name="_Toc178837840"/>
      <w:r w:rsidR="00E7388B">
        <w:t>Good</w:t>
      </w:r>
      <w:r w:rsidR="00E7388B">
        <w:rPr>
          <w:spacing w:val="-2"/>
        </w:rPr>
        <w:t xml:space="preserve"> </w:t>
      </w:r>
      <w:r w:rsidR="00E7388B">
        <w:t>Public</w:t>
      </w:r>
      <w:r w:rsidR="00E7388B">
        <w:rPr>
          <w:spacing w:val="-1"/>
        </w:rPr>
        <w:t xml:space="preserve"> </w:t>
      </w:r>
      <w:r w:rsidR="00E7388B">
        <w:rPr>
          <w:spacing w:val="-2"/>
        </w:rPr>
        <w:t>Relation</w:t>
      </w:r>
      <w:bookmarkEnd w:id="583"/>
    </w:p>
    <w:p w14:paraId="4FA13C9B" w14:textId="77777777" w:rsidR="00E7388B" w:rsidRDefault="00E7388B" w:rsidP="00E14B75">
      <w:pPr>
        <w:pStyle w:val="BodyText"/>
        <w:spacing w:line="276" w:lineRule="auto"/>
        <w:ind w:right="4"/>
        <w:jc w:val="both"/>
      </w:pPr>
      <w:r>
        <w:t>This method will be used to attract more customers. Clients will be handled well and also get assistance when in need of, respect among employees</w:t>
      </w:r>
      <w:r>
        <w:rPr>
          <w:spacing w:val="-1"/>
        </w:rPr>
        <w:t xml:space="preserve"> </w:t>
      </w:r>
      <w:r>
        <w:t>will be encouraged since this</w:t>
      </w:r>
      <w:r>
        <w:rPr>
          <w:spacing w:val="-1"/>
        </w:rPr>
        <w:t xml:space="preserve"> </w:t>
      </w:r>
      <w:r>
        <w:t>will</w:t>
      </w:r>
      <w:r>
        <w:rPr>
          <w:spacing w:val="-2"/>
        </w:rPr>
        <w:t xml:space="preserve"> </w:t>
      </w:r>
      <w:r>
        <w:t>make good working condition within the busines</w:t>
      </w:r>
      <w:r w:rsidR="00356D9B">
        <w:t>s premises and establish peace.</w:t>
      </w:r>
    </w:p>
    <w:p w14:paraId="779EE53D" w14:textId="77777777" w:rsidR="005A408E" w:rsidRDefault="005A408E" w:rsidP="005A408E">
      <w:pPr>
        <w:pStyle w:val="BodyText"/>
        <w:spacing w:line="276" w:lineRule="auto"/>
        <w:ind w:right="239"/>
        <w:jc w:val="both"/>
        <w:rPr>
          <w:ins w:id="584" w:author="Windows User" w:date="2024-11-28T13:56:00Z"/>
        </w:rPr>
      </w:pPr>
    </w:p>
    <w:p w14:paraId="6AAFE488" w14:textId="77777777" w:rsidR="00684006" w:rsidRDefault="00684006" w:rsidP="005A408E">
      <w:pPr>
        <w:pStyle w:val="BodyText"/>
        <w:spacing w:line="276" w:lineRule="auto"/>
        <w:ind w:right="239"/>
        <w:jc w:val="both"/>
        <w:rPr>
          <w:ins w:id="585" w:author="Windows User" w:date="2024-11-28T13:56:00Z"/>
        </w:rPr>
      </w:pPr>
    </w:p>
    <w:p w14:paraId="78DF2712" w14:textId="77777777" w:rsidR="00684006" w:rsidRDefault="00684006" w:rsidP="005A408E">
      <w:pPr>
        <w:pStyle w:val="BodyText"/>
        <w:spacing w:line="276" w:lineRule="auto"/>
        <w:ind w:right="239"/>
        <w:jc w:val="both"/>
      </w:pPr>
    </w:p>
    <w:p w14:paraId="25CD5AAF" w14:textId="77777777" w:rsidR="00E7388B" w:rsidRDefault="005A408E" w:rsidP="0062071D">
      <w:pPr>
        <w:pStyle w:val="Heading2"/>
        <w:numPr>
          <w:ilvl w:val="1"/>
          <w:numId w:val="39"/>
        </w:numPr>
        <w:spacing w:line="276" w:lineRule="auto"/>
        <w:jc w:val="both"/>
      </w:pPr>
      <w:bookmarkStart w:id="586" w:name="3.8_DISTRIBUTION_STRATEGY"/>
      <w:bookmarkStart w:id="587" w:name="_bookmark8"/>
      <w:bookmarkEnd w:id="586"/>
      <w:bookmarkEnd w:id="587"/>
      <w:r>
        <w:t xml:space="preserve"> </w:t>
      </w:r>
      <w:bookmarkStart w:id="588" w:name="_Toc178837841"/>
      <w:r w:rsidR="00E7388B">
        <w:t>Distribution</w:t>
      </w:r>
      <w:r w:rsidR="00E7388B">
        <w:rPr>
          <w:spacing w:val="-5"/>
        </w:rPr>
        <w:t xml:space="preserve"> </w:t>
      </w:r>
      <w:r w:rsidR="00E7388B">
        <w:rPr>
          <w:spacing w:val="-2"/>
        </w:rPr>
        <w:t>Strategy</w:t>
      </w:r>
      <w:bookmarkEnd w:id="588"/>
    </w:p>
    <w:p w14:paraId="521CB96D" w14:textId="77777777" w:rsidR="00356D9B" w:rsidRDefault="00E7388B" w:rsidP="005A408E">
      <w:pPr>
        <w:pStyle w:val="BodyText"/>
        <w:spacing w:line="276" w:lineRule="auto"/>
        <w:ind w:right="4"/>
        <w:jc w:val="both"/>
      </w:pPr>
      <w:r>
        <w:t>RuralNet is situated in a strategic position to enhance distribution of the services. In case of institutions and schools, the ICT instructor uses motorbike, to reach the learners, later the management will buy a van which will be used to reach clients who are in groups in their places of work such as schools or organizations to deliver IT sk</w:t>
      </w:r>
      <w:r w:rsidR="00356D9B">
        <w:t>ills to them.</w:t>
      </w:r>
    </w:p>
    <w:p w14:paraId="330259DF" w14:textId="77777777" w:rsidR="005A408E" w:rsidRDefault="005A408E" w:rsidP="00E14B75">
      <w:pPr>
        <w:pStyle w:val="BodyText"/>
        <w:spacing w:line="276" w:lineRule="auto"/>
        <w:ind w:right="230"/>
        <w:jc w:val="both"/>
      </w:pPr>
    </w:p>
    <w:p w14:paraId="7C3EA097" w14:textId="77777777" w:rsidR="00E7388B" w:rsidRDefault="005A408E" w:rsidP="0062071D">
      <w:pPr>
        <w:pStyle w:val="Heading2"/>
        <w:numPr>
          <w:ilvl w:val="1"/>
          <w:numId w:val="39"/>
        </w:numPr>
        <w:spacing w:line="276" w:lineRule="auto"/>
        <w:jc w:val="both"/>
      </w:pPr>
      <w:bookmarkStart w:id="589" w:name="3.9_SALES_TACTICS"/>
      <w:bookmarkStart w:id="590" w:name="_bookmark9"/>
      <w:bookmarkEnd w:id="589"/>
      <w:bookmarkEnd w:id="590"/>
      <w:r>
        <w:t xml:space="preserve"> </w:t>
      </w:r>
      <w:bookmarkStart w:id="591" w:name="_Toc178837842"/>
      <w:r w:rsidR="00E7388B">
        <w:t>Sales</w:t>
      </w:r>
      <w:r w:rsidR="00E7388B">
        <w:rPr>
          <w:spacing w:val="-3"/>
        </w:rPr>
        <w:t xml:space="preserve"> </w:t>
      </w:r>
      <w:r w:rsidR="00E7388B">
        <w:t>Tactics</w:t>
      </w:r>
      <w:bookmarkEnd w:id="591"/>
    </w:p>
    <w:p w14:paraId="09A3C63B" w14:textId="23EACC6F" w:rsidR="00E7388B" w:rsidRDefault="00E7388B" w:rsidP="00E14B75">
      <w:pPr>
        <w:pStyle w:val="BodyText"/>
        <w:spacing w:line="276" w:lineRule="auto"/>
        <w:ind w:right="4"/>
        <w:jc w:val="both"/>
      </w:pPr>
      <w:r>
        <w:t>RuralNet ICT academy</w:t>
      </w:r>
      <w:r>
        <w:rPr>
          <w:spacing w:val="-3"/>
        </w:rPr>
        <w:t xml:space="preserve"> </w:t>
      </w:r>
      <w:r>
        <w:t>uses direct method of</w:t>
      </w:r>
      <w:r>
        <w:rPr>
          <w:spacing w:val="-2"/>
        </w:rPr>
        <w:t xml:space="preserve"> </w:t>
      </w:r>
      <w:r>
        <w:t>delivering services where most learners attend tutorial sessions</w:t>
      </w:r>
      <w:r>
        <w:rPr>
          <w:spacing w:val="-2"/>
        </w:rPr>
        <w:t xml:space="preserve"> </w:t>
      </w:r>
      <w:r>
        <w:t>by</w:t>
      </w:r>
      <w:r>
        <w:rPr>
          <w:spacing w:val="-13"/>
        </w:rPr>
        <w:t xml:space="preserve"> </w:t>
      </w:r>
      <w:r>
        <w:t>themselves.</w:t>
      </w:r>
      <w:r>
        <w:rPr>
          <w:spacing w:val="-2"/>
        </w:rPr>
        <w:t xml:space="preserve"> </w:t>
      </w:r>
      <w:r>
        <w:t>The</w:t>
      </w:r>
      <w:r>
        <w:rPr>
          <w:spacing w:val="-4"/>
        </w:rPr>
        <w:t xml:space="preserve"> </w:t>
      </w:r>
      <w:r>
        <w:t>prominent institutions</w:t>
      </w:r>
      <w:r>
        <w:rPr>
          <w:spacing w:val="-2"/>
        </w:rPr>
        <w:t xml:space="preserve"> </w:t>
      </w:r>
      <w:r>
        <w:t>who want</w:t>
      </w:r>
      <w:r>
        <w:rPr>
          <w:spacing w:val="-4"/>
        </w:rPr>
        <w:t xml:space="preserve"> </w:t>
      </w:r>
      <w:r>
        <w:t>their</w:t>
      </w:r>
      <w:r>
        <w:rPr>
          <w:spacing w:val="-3"/>
        </w:rPr>
        <w:t xml:space="preserve"> </w:t>
      </w:r>
      <w:r>
        <w:t>employees</w:t>
      </w:r>
      <w:r>
        <w:rPr>
          <w:spacing w:val="-5"/>
        </w:rPr>
        <w:t xml:space="preserve"> </w:t>
      </w:r>
      <w:r>
        <w:t>to get</w:t>
      </w:r>
      <w:r>
        <w:rPr>
          <w:spacing w:val="-4"/>
        </w:rPr>
        <w:t xml:space="preserve"> </w:t>
      </w:r>
      <w:r>
        <w:t>the skills</w:t>
      </w:r>
      <w:r>
        <w:rPr>
          <w:spacing w:val="-2"/>
        </w:rPr>
        <w:t xml:space="preserve"> </w:t>
      </w:r>
      <w:r>
        <w:t>will</w:t>
      </w:r>
      <w:r>
        <w:rPr>
          <w:spacing w:val="-3"/>
        </w:rPr>
        <w:t xml:space="preserve"> </w:t>
      </w:r>
      <w:r>
        <w:t xml:space="preserve">be </w:t>
      </w:r>
      <w:commentRangeStart w:id="592"/>
      <w:r>
        <w:t>given</w:t>
      </w:r>
      <w:r>
        <w:rPr>
          <w:spacing w:val="-15"/>
        </w:rPr>
        <w:t xml:space="preserve"> </w:t>
      </w:r>
      <w:r>
        <w:t>the</w:t>
      </w:r>
      <w:r>
        <w:rPr>
          <w:spacing w:val="-12"/>
        </w:rPr>
        <w:t xml:space="preserve"> </w:t>
      </w:r>
      <w:r>
        <w:t>knowledge</w:t>
      </w:r>
      <w:r>
        <w:rPr>
          <w:spacing w:val="-12"/>
        </w:rPr>
        <w:t xml:space="preserve"> </w:t>
      </w:r>
      <w:commentRangeEnd w:id="592"/>
      <w:r w:rsidR="005B0168">
        <w:rPr>
          <w:rStyle w:val="CommentReference"/>
        </w:rPr>
        <w:commentReference w:id="592"/>
      </w:r>
      <w:r>
        <w:t>at</w:t>
      </w:r>
      <w:r>
        <w:rPr>
          <w:spacing w:val="-7"/>
        </w:rPr>
        <w:t xml:space="preserve"> </w:t>
      </w:r>
      <w:r>
        <w:t>a</w:t>
      </w:r>
      <w:r>
        <w:rPr>
          <w:spacing w:val="-12"/>
        </w:rPr>
        <w:t xml:space="preserve"> </w:t>
      </w:r>
      <w:r>
        <w:t>discount.</w:t>
      </w:r>
      <w:r>
        <w:rPr>
          <w:spacing w:val="-9"/>
        </w:rPr>
        <w:t xml:space="preserve"> </w:t>
      </w:r>
      <w:r>
        <w:t>Other</w:t>
      </w:r>
      <w:r>
        <w:rPr>
          <w:spacing w:val="-9"/>
        </w:rPr>
        <w:t xml:space="preserve"> </w:t>
      </w:r>
      <w:r>
        <w:t>companies</w:t>
      </w:r>
      <w:r>
        <w:rPr>
          <w:spacing w:val="-13"/>
        </w:rPr>
        <w:t xml:space="preserve"> </w:t>
      </w:r>
      <w:r>
        <w:t>will</w:t>
      </w:r>
      <w:r>
        <w:rPr>
          <w:spacing w:val="-10"/>
        </w:rPr>
        <w:t xml:space="preserve"> </w:t>
      </w:r>
      <w:r>
        <w:t>be</w:t>
      </w:r>
      <w:r>
        <w:rPr>
          <w:spacing w:val="-12"/>
        </w:rPr>
        <w:t xml:space="preserve"> </w:t>
      </w:r>
      <w:r>
        <w:t>given</w:t>
      </w:r>
      <w:r>
        <w:rPr>
          <w:spacing w:val="-15"/>
        </w:rPr>
        <w:t xml:space="preserve"> </w:t>
      </w:r>
      <w:r>
        <w:t>services</w:t>
      </w:r>
      <w:r>
        <w:rPr>
          <w:spacing w:val="-8"/>
        </w:rPr>
        <w:t xml:space="preserve"> </w:t>
      </w:r>
      <w:r>
        <w:t>in</w:t>
      </w:r>
      <w:r>
        <w:rPr>
          <w:spacing w:val="-11"/>
        </w:rPr>
        <w:t xml:space="preserve"> </w:t>
      </w:r>
      <w:r>
        <w:t>credit</w:t>
      </w:r>
      <w:ins w:id="593" w:author="MUKOLWE" w:date="2024-11-26T04:57:00Z">
        <w:r w:rsidR="005B0168">
          <w:t>,</w:t>
        </w:r>
      </w:ins>
      <w:r>
        <w:rPr>
          <w:spacing w:val="-7"/>
        </w:rPr>
        <w:t xml:space="preserve"> </w:t>
      </w:r>
      <w:r>
        <w:t>which</w:t>
      </w:r>
      <w:r>
        <w:rPr>
          <w:spacing w:val="-15"/>
        </w:rPr>
        <w:t xml:space="preserve"> </w:t>
      </w:r>
      <w:r>
        <w:t>will</w:t>
      </w:r>
      <w:r>
        <w:rPr>
          <w:spacing w:val="-10"/>
        </w:rPr>
        <w:t xml:space="preserve"> </w:t>
      </w:r>
      <w:r>
        <w:t>be</w:t>
      </w:r>
      <w:r>
        <w:rPr>
          <w:spacing w:val="-12"/>
        </w:rPr>
        <w:t xml:space="preserve"> </w:t>
      </w:r>
      <w:r>
        <w:t>paid at</w:t>
      </w:r>
      <w:r>
        <w:rPr>
          <w:spacing w:val="-9"/>
        </w:rPr>
        <w:t xml:space="preserve"> </w:t>
      </w:r>
      <w:r>
        <w:t>the</w:t>
      </w:r>
      <w:r>
        <w:rPr>
          <w:spacing w:val="-9"/>
        </w:rPr>
        <w:t xml:space="preserve"> </w:t>
      </w:r>
      <w:r>
        <w:t>end</w:t>
      </w:r>
      <w:r>
        <w:rPr>
          <w:spacing w:val="-8"/>
        </w:rPr>
        <w:t xml:space="preserve"> </w:t>
      </w:r>
      <w:r>
        <w:t>of</w:t>
      </w:r>
      <w:r>
        <w:rPr>
          <w:spacing w:val="-15"/>
        </w:rPr>
        <w:t xml:space="preserve"> </w:t>
      </w:r>
      <w:r>
        <w:t>the</w:t>
      </w:r>
      <w:r>
        <w:rPr>
          <w:spacing w:val="-5"/>
        </w:rPr>
        <w:t xml:space="preserve"> </w:t>
      </w:r>
      <w:r>
        <w:t>month.</w:t>
      </w:r>
      <w:r>
        <w:rPr>
          <w:spacing w:val="-7"/>
        </w:rPr>
        <w:t xml:space="preserve"> </w:t>
      </w:r>
      <w:r>
        <w:t>(Networking).</w:t>
      </w:r>
      <w:r>
        <w:rPr>
          <w:spacing w:val="-7"/>
        </w:rPr>
        <w:t xml:space="preserve"> </w:t>
      </w:r>
      <w:r>
        <w:t>Rural</w:t>
      </w:r>
      <w:ins w:id="594" w:author="Windows User" w:date="2024-11-28T13:56:00Z">
        <w:r w:rsidR="00684006">
          <w:rPr>
            <w:highlight w:val="yellow"/>
          </w:rPr>
          <w:t>n</w:t>
        </w:r>
      </w:ins>
      <w:del w:id="595" w:author="Windows User" w:date="2024-11-28T13:56:00Z">
        <w:r w:rsidRPr="005B0168" w:rsidDel="00684006">
          <w:rPr>
            <w:highlight w:val="yellow"/>
            <w:rPrChange w:id="596" w:author="MUKOLWE" w:date="2024-11-26T04:57:00Z">
              <w:rPr/>
            </w:rPrChange>
          </w:rPr>
          <w:delText>N</w:delText>
        </w:r>
      </w:del>
      <w:r>
        <w:t>et</w:t>
      </w:r>
      <w:r>
        <w:rPr>
          <w:spacing w:val="-4"/>
        </w:rPr>
        <w:t xml:space="preserve"> </w:t>
      </w:r>
      <w:r>
        <w:t>also</w:t>
      </w:r>
      <w:r>
        <w:rPr>
          <w:spacing w:val="-4"/>
        </w:rPr>
        <w:t xml:space="preserve"> </w:t>
      </w:r>
      <w:r>
        <w:t>plans</w:t>
      </w:r>
      <w:r>
        <w:rPr>
          <w:spacing w:val="-10"/>
        </w:rPr>
        <w:t xml:space="preserve"> </w:t>
      </w:r>
      <w:r>
        <w:t>to give</w:t>
      </w:r>
      <w:r>
        <w:rPr>
          <w:spacing w:val="-9"/>
        </w:rPr>
        <w:t xml:space="preserve"> </w:t>
      </w:r>
      <w:r>
        <w:t>discounts</w:t>
      </w:r>
      <w:r>
        <w:rPr>
          <w:spacing w:val="-10"/>
        </w:rPr>
        <w:t xml:space="preserve"> </w:t>
      </w:r>
      <w:r>
        <w:t>to</w:t>
      </w:r>
      <w:r>
        <w:rPr>
          <w:spacing w:val="-4"/>
        </w:rPr>
        <w:t xml:space="preserve"> </w:t>
      </w:r>
      <w:r>
        <w:t>customers</w:t>
      </w:r>
      <w:r>
        <w:rPr>
          <w:spacing w:val="-10"/>
        </w:rPr>
        <w:t xml:space="preserve"> </w:t>
      </w:r>
      <w:r>
        <w:t>at</w:t>
      </w:r>
      <w:r>
        <w:rPr>
          <w:spacing w:val="-4"/>
        </w:rPr>
        <w:t xml:space="preserve"> </w:t>
      </w:r>
      <w:r>
        <w:t>specified periods to encourage more people.</w:t>
      </w:r>
    </w:p>
    <w:p w14:paraId="6AF88532" w14:textId="77777777" w:rsidR="005A408E" w:rsidRDefault="005A408E">
      <w:pPr>
        <w:widowControl/>
        <w:autoSpaceDE/>
        <w:autoSpaceDN/>
        <w:spacing w:after="160" w:line="259" w:lineRule="auto"/>
      </w:pPr>
      <w:r>
        <w:br w:type="page"/>
      </w:r>
    </w:p>
    <w:p w14:paraId="5B1ABF1B" w14:textId="77777777" w:rsidR="00E7388B" w:rsidRPr="004845D2" w:rsidRDefault="004845D2">
      <w:pPr>
        <w:pStyle w:val="Heading2"/>
        <w:jc w:val="center"/>
        <w:rPr>
          <w:sz w:val="28"/>
          <w:rPrChange w:id="597" w:author="MUKOLWE" w:date="2024-11-23T01:09:00Z">
            <w:rPr/>
          </w:rPrChange>
        </w:rPr>
        <w:pPrChange w:id="598" w:author="MUKOLWE" w:date="2024-11-23T01:09:00Z">
          <w:pPr>
            <w:pStyle w:val="Heading2"/>
          </w:pPr>
        </w:pPrChange>
      </w:pPr>
      <w:bookmarkStart w:id="599" w:name="_Toc178837843"/>
      <w:ins w:id="600" w:author="MUKOLWE" w:date="2024-11-23T01:09:00Z">
        <w:r w:rsidRPr="004845D2">
          <w:rPr>
            <w:sz w:val="28"/>
            <w:rPrChange w:id="601" w:author="MUKOLWE" w:date="2024-11-23T01:09:00Z">
              <w:rPr/>
            </w:rPrChange>
          </w:rPr>
          <w:t>4.0</w:t>
        </w:r>
        <w:r w:rsidRPr="004845D2">
          <w:rPr>
            <w:sz w:val="28"/>
            <w:rPrChange w:id="602" w:author="MUKOLWE" w:date="2024-11-23T01:09:00Z">
              <w:rPr/>
            </w:rPrChange>
          </w:rPr>
          <w:tab/>
        </w:r>
        <w:r>
          <w:rPr>
            <w:sz w:val="28"/>
          </w:rPr>
          <w:tab/>
        </w:r>
      </w:ins>
      <w:r w:rsidR="00F6747E" w:rsidRPr="004845D2">
        <w:rPr>
          <w:sz w:val="28"/>
          <w:rPrChange w:id="603" w:author="MUKOLWE" w:date="2024-11-23T01:09:00Z">
            <w:rPr/>
          </w:rPrChange>
        </w:rPr>
        <w:t>CHAPTER FOUR</w:t>
      </w:r>
      <w:bookmarkEnd w:id="599"/>
      <w:ins w:id="604" w:author="MUKOLWE" w:date="2024-11-23T01:09:00Z">
        <w:r w:rsidRPr="004845D2">
          <w:rPr>
            <w:sz w:val="28"/>
            <w:rPrChange w:id="605" w:author="MUKOLWE" w:date="2024-11-23T01:09:00Z">
              <w:rPr/>
            </w:rPrChange>
          </w:rPr>
          <w:t xml:space="preserve">: </w:t>
        </w:r>
      </w:ins>
      <w:moveToRangeStart w:id="606" w:author="MUKOLWE" w:date="2024-11-23T01:09:00Z" w:name="move183216562"/>
      <w:moveTo w:id="607" w:author="MUKOLWE" w:date="2024-11-23T01:09:00Z">
        <w:r w:rsidRPr="004845D2">
          <w:rPr>
            <w:sz w:val="28"/>
            <w:rPrChange w:id="608" w:author="MUKOLWE" w:date="2024-11-23T01:09:00Z">
              <w:rPr/>
            </w:rPrChange>
          </w:rPr>
          <w:t>FINANCES</w:t>
        </w:r>
      </w:moveTo>
      <w:moveToRangeEnd w:id="606"/>
    </w:p>
    <w:p w14:paraId="2C225709" w14:textId="77777777" w:rsidR="00F6747E" w:rsidRPr="00AC14F5" w:rsidRDefault="00F6747E" w:rsidP="00E14B75">
      <w:pPr>
        <w:pStyle w:val="BodyText"/>
      </w:pPr>
    </w:p>
    <w:p w14:paraId="3C71C126" w14:textId="77777777" w:rsidR="00356D9B" w:rsidRPr="000F1B3A" w:rsidDel="004845D2" w:rsidRDefault="00356D9B">
      <w:pPr>
        <w:pStyle w:val="Heading2"/>
        <w:ind w:left="0" w:firstLine="0"/>
        <w:rPr>
          <w:del w:id="609" w:author="MUKOLWE" w:date="2024-11-23T01:09:00Z"/>
        </w:rPr>
        <w:pPrChange w:id="610" w:author="MUKOLWE" w:date="2024-11-23T01:09:00Z">
          <w:pPr>
            <w:pStyle w:val="Heading2"/>
          </w:pPr>
        </w:pPrChange>
      </w:pPr>
      <w:bookmarkStart w:id="611" w:name="_Toc178837844"/>
      <w:del w:id="612" w:author="MUKOLWE" w:date="2024-11-23T01:09:00Z">
        <w:r w:rsidRPr="000F1B3A" w:rsidDel="004845D2">
          <w:delText xml:space="preserve">4.0. </w:delText>
        </w:r>
      </w:del>
      <w:moveFromRangeStart w:id="613" w:author="MUKOLWE" w:date="2024-11-23T01:09:00Z" w:name="move183216562"/>
      <w:moveFrom w:id="614" w:author="MUKOLWE" w:date="2024-11-23T01:09:00Z">
        <w:r w:rsidRPr="000F1B3A" w:rsidDel="004845D2">
          <w:t>FINANCES</w:t>
        </w:r>
      </w:moveFrom>
      <w:bookmarkEnd w:id="611"/>
      <w:moveFromRangeEnd w:id="613"/>
    </w:p>
    <w:p w14:paraId="730B9037" w14:textId="77777777" w:rsidR="005A408E" w:rsidRPr="000F1B3A" w:rsidRDefault="005A408E">
      <w:pPr>
        <w:pStyle w:val="Heading2"/>
        <w:ind w:left="0" w:firstLine="0"/>
        <w:pPrChange w:id="615" w:author="MUKOLWE" w:date="2024-11-23T01:09:00Z">
          <w:pPr>
            <w:spacing w:line="276" w:lineRule="auto"/>
            <w:jc w:val="both"/>
          </w:pPr>
        </w:pPrChange>
      </w:pPr>
    </w:p>
    <w:p w14:paraId="1DA87DC7" w14:textId="77777777" w:rsidR="00356D9B" w:rsidRPr="000F1B3A" w:rsidRDefault="00356D9B" w:rsidP="00E14B75">
      <w:pPr>
        <w:pStyle w:val="Heading2"/>
      </w:pPr>
      <w:bookmarkStart w:id="616" w:name="_Toc178837845"/>
      <w:r w:rsidRPr="000F1B3A">
        <w:t>4.1. Introduction</w:t>
      </w:r>
      <w:bookmarkEnd w:id="616"/>
    </w:p>
    <w:p w14:paraId="63EDEF11" w14:textId="77777777" w:rsidR="00356D9B" w:rsidRPr="000F1B3A" w:rsidRDefault="00356D9B" w:rsidP="0062071D">
      <w:pPr>
        <w:spacing w:line="276" w:lineRule="auto"/>
        <w:jc w:val="both"/>
        <w:rPr>
          <w:sz w:val="24"/>
        </w:rPr>
      </w:pPr>
      <w:r w:rsidRPr="000F1B3A">
        <w:rPr>
          <w:sz w:val="24"/>
        </w:rPr>
        <w:t xml:space="preserve">This </w:t>
      </w:r>
      <w:ins w:id="617" w:author="MUKOLWE" w:date="2024-11-23T01:10:00Z">
        <w:r w:rsidR="00D201BB">
          <w:rPr>
            <w:sz w:val="24"/>
          </w:rPr>
          <w:t>Chapter</w:t>
        </w:r>
      </w:ins>
      <w:del w:id="618" w:author="MUKOLWE" w:date="2024-11-23T01:10:00Z">
        <w:r w:rsidRPr="000F1B3A" w:rsidDel="00D201BB">
          <w:rPr>
            <w:sz w:val="24"/>
          </w:rPr>
          <w:delText>section</w:delText>
        </w:r>
      </w:del>
      <w:r w:rsidRPr="000F1B3A">
        <w:rPr>
          <w:sz w:val="24"/>
        </w:rPr>
        <w:t xml:space="preserve"> presents tabulated information</w:t>
      </w:r>
      <w:r w:rsidR="000F1B3A">
        <w:rPr>
          <w:sz w:val="24"/>
        </w:rPr>
        <w:t>,</w:t>
      </w:r>
      <w:r w:rsidRPr="000F1B3A">
        <w:rPr>
          <w:sz w:val="24"/>
        </w:rPr>
        <w:t xml:space="preserve"> which include: Start –Up e</w:t>
      </w:r>
      <w:r w:rsidR="000F1B3A">
        <w:rPr>
          <w:sz w:val="24"/>
        </w:rPr>
        <w:t>x</w:t>
      </w:r>
      <w:r w:rsidRPr="000F1B3A">
        <w:rPr>
          <w:sz w:val="24"/>
        </w:rPr>
        <w:t>penses; Determine Start-Up Capital; Cash Flow; Income Projection Statement; Profit and Loss Statement; Balance Sheet and Milestone.</w:t>
      </w:r>
    </w:p>
    <w:p w14:paraId="39F94CB9" w14:textId="77777777" w:rsidR="00356D9B" w:rsidRPr="00E14B75" w:rsidRDefault="00356D9B" w:rsidP="0062071D">
      <w:pPr>
        <w:spacing w:line="276" w:lineRule="auto"/>
        <w:jc w:val="both"/>
        <w:rPr>
          <w:sz w:val="24"/>
        </w:rPr>
      </w:pPr>
    </w:p>
    <w:p w14:paraId="2C011E1D" w14:textId="77777777" w:rsidR="00356D9B" w:rsidRPr="00AC14F5" w:rsidRDefault="00356D9B" w:rsidP="00E14B75">
      <w:pPr>
        <w:pStyle w:val="Heading2"/>
      </w:pPr>
      <w:bookmarkStart w:id="619" w:name="_Toc178837846"/>
      <w:r w:rsidRPr="00AC14F5">
        <w:t>4.2. Start-Up Expenses</w:t>
      </w:r>
      <w:bookmarkEnd w:id="619"/>
    </w:p>
    <w:p w14:paraId="41ED0E42" w14:textId="102F6150" w:rsidR="00356D9B" w:rsidRPr="00E14B75" w:rsidRDefault="00356D9B" w:rsidP="0062071D">
      <w:pPr>
        <w:spacing w:line="276" w:lineRule="auto"/>
        <w:jc w:val="both"/>
        <w:rPr>
          <w:sz w:val="24"/>
        </w:rPr>
      </w:pPr>
      <w:r w:rsidRPr="00E14B75">
        <w:rPr>
          <w:sz w:val="24"/>
        </w:rPr>
        <w:t>Start-Up Expense</w:t>
      </w:r>
      <w:ins w:id="620" w:author="MUKOLWE" w:date="2024-11-26T04:59:00Z">
        <w:r w:rsidR="005B0168">
          <w:rPr>
            <w:sz w:val="24"/>
          </w:rPr>
          <w:t>s,</w:t>
        </w:r>
      </w:ins>
      <w:r w:rsidRPr="00E14B75">
        <w:rPr>
          <w:sz w:val="24"/>
        </w:rPr>
        <w:t xml:space="preserve"> include all items that are important and necessary to support the business activities, these are as shown in Table 4.</w:t>
      </w:r>
      <w:r w:rsidR="00814C1A">
        <w:rPr>
          <w:sz w:val="24"/>
        </w:rPr>
        <w:t>1</w:t>
      </w:r>
      <w:r w:rsidRPr="00E14B75">
        <w:rPr>
          <w:sz w:val="24"/>
        </w:rPr>
        <w:t>.</w:t>
      </w:r>
    </w:p>
    <w:p w14:paraId="3E48DE02" w14:textId="77777777" w:rsidR="00CE47EC" w:rsidRDefault="00CE47EC" w:rsidP="0062071D">
      <w:pPr>
        <w:spacing w:line="276" w:lineRule="auto"/>
        <w:jc w:val="both"/>
        <w:rPr>
          <w:ins w:id="621" w:author="MUKOLWE" w:date="2024-11-23T01:11:00Z"/>
          <w:b/>
        </w:rPr>
      </w:pPr>
    </w:p>
    <w:p w14:paraId="0C79B903" w14:textId="4BF64169" w:rsidR="00D201BB" w:rsidRPr="00D201BB" w:rsidRDefault="00D201BB" w:rsidP="0022282F">
      <w:pPr>
        <w:spacing w:line="276" w:lineRule="auto"/>
        <w:ind w:left="426"/>
        <w:jc w:val="both"/>
        <w:rPr>
          <w:moveTo w:id="622" w:author="MUKOLWE" w:date="2024-11-23T01:11:00Z"/>
          <w:b/>
          <w:rPrChange w:id="623" w:author="MUKOLWE" w:date="2024-11-23T01:11:00Z">
            <w:rPr>
              <w:moveTo w:id="624" w:author="MUKOLWE" w:date="2024-11-23T01:11:00Z"/>
              <w:i/>
            </w:rPr>
          </w:rPrChange>
        </w:rPr>
      </w:pPr>
      <w:moveToRangeStart w:id="625" w:author="MUKOLWE" w:date="2024-11-23T01:11:00Z" w:name="move183216686"/>
      <w:moveTo w:id="626" w:author="MUKOLWE" w:date="2024-11-23T01:11:00Z">
        <w:r w:rsidRPr="00D201BB">
          <w:rPr>
            <w:b/>
            <w:rPrChange w:id="627" w:author="MUKOLWE" w:date="2024-11-23T01:11:00Z">
              <w:rPr>
                <w:i/>
              </w:rPr>
            </w:rPrChange>
          </w:rPr>
          <w:t xml:space="preserve">Table 4.1: </w:t>
        </w:r>
      </w:moveTo>
      <w:ins w:id="628" w:author="MUKOLWE" w:date="2024-11-26T04:59:00Z">
        <w:r w:rsidR="005B0168">
          <w:rPr>
            <w:b/>
          </w:rPr>
          <w:t>S</w:t>
        </w:r>
      </w:ins>
      <w:moveTo w:id="629" w:author="MUKOLWE" w:date="2024-11-23T01:11:00Z">
        <w:del w:id="630" w:author="MUKOLWE" w:date="2024-11-26T04:59:00Z">
          <w:r w:rsidRPr="00D201BB" w:rsidDel="005B0168">
            <w:rPr>
              <w:b/>
              <w:rPrChange w:id="631" w:author="MUKOLWE" w:date="2024-11-23T01:11:00Z">
                <w:rPr>
                  <w:i/>
                </w:rPr>
              </w:rPrChange>
            </w:rPr>
            <w:delText>s</w:delText>
          </w:r>
        </w:del>
        <w:r w:rsidRPr="00D201BB">
          <w:rPr>
            <w:b/>
            <w:rPrChange w:id="632" w:author="MUKOLWE" w:date="2024-11-23T01:11:00Z">
              <w:rPr>
                <w:i/>
              </w:rPr>
            </w:rPrChange>
          </w:rPr>
          <w:t>tart</w:t>
        </w:r>
      </w:moveTo>
      <w:ins w:id="633" w:author="MUKOLWE" w:date="2024-11-26T04:59:00Z">
        <w:r w:rsidR="005B0168">
          <w:rPr>
            <w:b/>
          </w:rPr>
          <w:t>-</w:t>
        </w:r>
      </w:ins>
      <w:moveTo w:id="634" w:author="MUKOLWE" w:date="2024-11-23T01:11:00Z">
        <w:r w:rsidRPr="00D201BB">
          <w:rPr>
            <w:b/>
            <w:rPrChange w:id="635" w:author="MUKOLWE" w:date="2024-11-23T01:11:00Z">
              <w:rPr>
                <w:i/>
              </w:rPr>
            </w:rPrChange>
          </w:rPr>
          <w:t xml:space="preserve">up capital </w:t>
        </w:r>
      </w:moveTo>
    </w:p>
    <w:moveToRangeEnd w:id="625"/>
    <w:p w14:paraId="34BB6A1A" w14:textId="77777777" w:rsidR="00D201BB" w:rsidRPr="00CE47EC" w:rsidDel="00D201BB" w:rsidRDefault="00D201BB" w:rsidP="0062071D">
      <w:pPr>
        <w:spacing w:line="276" w:lineRule="auto"/>
        <w:jc w:val="both"/>
        <w:rPr>
          <w:del w:id="636" w:author="MUKOLWE" w:date="2024-11-23T01:11:00Z"/>
          <w:b/>
        </w:rPr>
      </w:pPr>
    </w:p>
    <w:tbl>
      <w:tblPr>
        <w:tblStyle w:val="TableGrid"/>
        <w:tblW w:w="0" w:type="auto"/>
        <w:tblInd w:w="562" w:type="dxa"/>
        <w:tblLayout w:type="fixed"/>
        <w:tblLook w:val="01E0" w:firstRow="1" w:lastRow="1" w:firstColumn="1" w:lastColumn="1" w:noHBand="0" w:noVBand="0"/>
        <w:tblPrChange w:id="637" w:author="MUKOLWE" w:date="2024-11-26T05:30:00Z">
          <w:tblPr>
            <w:tblStyle w:val="TableGrid"/>
            <w:tblW w:w="0" w:type="auto"/>
            <w:tblLayout w:type="fixed"/>
            <w:tblLook w:val="01E0" w:firstRow="1" w:lastRow="1" w:firstColumn="1" w:lastColumn="1" w:noHBand="0" w:noVBand="0"/>
          </w:tblPr>
        </w:tblPrChange>
      </w:tblPr>
      <w:tblGrid>
        <w:gridCol w:w="3316"/>
        <w:gridCol w:w="3063"/>
        <w:tblGridChange w:id="638">
          <w:tblGrid>
            <w:gridCol w:w="3467"/>
            <w:gridCol w:w="3107"/>
          </w:tblGrid>
        </w:tblGridChange>
      </w:tblGrid>
      <w:tr w:rsidR="00E7388B" w14:paraId="01B714C6" w14:textId="77777777" w:rsidTr="0022282F">
        <w:trPr>
          <w:trHeight w:val="316"/>
          <w:trPrChange w:id="639" w:author="MUKOLWE" w:date="2024-11-26T05:30:00Z">
            <w:trPr>
              <w:trHeight w:val="316"/>
            </w:trPr>
          </w:trPrChange>
        </w:trPr>
        <w:tc>
          <w:tcPr>
            <w:tcW w:w="3316" w:type="dxa"/>
            <w:tcPrChange w:id="640" w:author="MUKOLWE" w:date="2024-11-26T05:30:00Z">
              <w:tcPr>
                <w:tcW w:w="3467" w:type="dxa"/>
              </w:tcPr>
            </w:tcPrChange>
          </w:tcPr>
          <w:p w14:paraId="14E24243" w14:textId="77777777" w:rsidR="00E7388B" w:rsidRDefault="00E7388B" w:rsidP="0062071D">
            <w:pPr>
              <w:pStyle w:val="TableParagraph"/>
              <w:spacing w:line="276" w:lineRule="auto"/>
              <w:ind w:left="210"/>
              <w:jc w:val="both"/>
              <w:rPr>
                <w:b/>
                <w:sz w:val="24"/>
              </w:rPr>
            </w:pPr>
            <w:r>
              <w:rPr>
                <w:b/>
                <w:spacing w:val="-2"/>
                <w:sz w:val="24"/>
              </w:rPr>
              <w:t>Particular</w:t>
            </w:r>
          </w:p>
        </w:tc>
        <w:tc>
          <w:tcPr>
            <w:tcW w:w="3063" w:type="dxa"/>
            <w:tcPrChange w:id="641" w:author="MUKOLWE" w:date="2024-11-26T05:30:00Z">
              <w:tcPr>
                <w:tcW w:w="3107" w:type="dxa"/>
              </w:tcPr>
            </w:tcPrChange>
          </w:tcPr>
          <w:p w14:paraId="4714BD83" w14:textId="77777777" w:rsidR="00E7388B" w:rsidRDefault="00E7388B" w:rsidP="0062071D">
            <w:pPr>
              <w:pStyle w:val="TableParagraph"/>
              <w:spacing w:line="276" w:lineRule="auto"/>
              <w:ind w:left="105"/>
              <w:jc w:val="both"/>
              <w:rPr>
                <w:b/>
                <w:sz w:val="24"/>
              </w:rPr>
            </w:pPr>
            <w:r>
              <w:rPr>
                <w:b/>
                <w:sz w:val="24"/>
              </w:rPr>
              <w:t>Amount</w:t>
            </w:r>
            <w:r>
              <w:rPr>
                <w:b/>
                <w:spacing w:val="-3"/>
                <w:sz w:val="24"/>
              </w:rPr>
              <w:t xml:space="preserve"> </w:t>
            </w:r>
            <w:r>
              <w:rPr>
                <w:b/>
                <w:spacing w:val="-2"/>
                <w:sz w:val="24"/>
              </w:rPr>
              <w:t>(Ksh)</w:t>
            </w:r>
          </w:p>
        </w:tc>
      </w:tr>
      <w:tr w:rsidR="00E7388B" w14:paraId="70937E5F" w14:textId="77777777" w:rsidTr="0022282F">
        <w:trPr>
          <w:trHeight w:val="316"/>
          <w:trPrChange w:id="642" w:author="MUKOLWE" w:date="2024-11-26T05:30:00Z">
            <w:trPr>
              <w:trHeight w:val="316"/>
            </w:trPr>
          </w:trPrChange>
        </w:trPr>
        <w:tc>
          <w:tcPr>
            <w:tcW w:w="3316" w:type="dxa"/>
            <w:tcPrChange w:id="643" w:author="MUKOLWE" w:date="2024-11-26T05:30:00Z">
              <w:tcPr>
                <w:tcW w:w="3467" w:type="dxa"/>
              </w:tcPr>
            </w:tcPrChange>
          </w:tcPr>
          <w:p w14:paraId="67A49CA9" w14:textId="77777777" w:rsidR="00E7388B" w:rsidRDefault="00E7388B" w:rsidP="0062071D">
            <w:pPr>
              <w:pStyle w:val="TableParagraph"/>
              <w:spacing w:line="276" w:lineRule="auto"/>
              <w:ind w:left="210"/>
              <w:jc w:val="both"/>
              <w:rPr>
                <w:sz w:val="24"/>
              </w:rPr>
            </w:pPr>
            <w:r>
              <w:rPr>
                <w:sz w:val="24"/>
              </w:rPr>
              <w:t>Business</w:t>
            </w:r>
            <w:r>
              <w:rPr>
                <w:spacing w:val="-4"/>
                <w:sz w:val="24"/>
              </w:rPr>
              <w:t xml:space="preserve"> </w:t>
            </w:r>
            <w:r>
              <w:rPr>
                <w:spacing w:val="-2"/>
                <w:sz w:val="24"/>
              </w:rPr>
              <w:t>Licenses</w:t>
            </w:r>
          </w:p>
        </w:tc>
        <w:tc>
          <w:tcPr>
            <w:tcW w:w="3063" w:type="dxa"/>
            <w:tcPrChange w:id="644" w:author="MUKOLWE" w:date="2024-11-26T05:30:00Z">
              <w:tcPr>
                <w:tcW w:w="3107" w:type="dxa"/>
              </w:tcPr>
            </w:tcPrChange>
          </w:tcPr>
          <w:p w14:paraId="311AEA19" w14:textId="77777777" w:rsidR="00E7388B" w:rsidRDefault="00E7388B" w:rsidP="0062071D">
            <w:pPr>
              <w:pStyle w:val="TableParagraph"/>
              <w:spacing w:line="276" w:lineRule="auto"/>
              <w:ind w:left="105"/>
              <w:jc w:val="both"/>
              <w:rPr>
                <w:sz w:val="24"/>
              </w:rPr>
            </w:pPr>
            <w:r>
              <w:rPr>
                <w:spacing w:val="-4"/>
                <w:sz w:val="24"/>
              </w:rPr>
              <w:t>5,800</w:t>
            </w:r>
          </w:p>
        </w:tc>
      </w:tr>
      <w:tr w:rsidR="00E7388B" w14:paraId="320B24D4" w14:textId="77777777" w:rsidTr="0022282F">
        <w:trPr>
          <w:trHeight w:val="316"/>
          <w:trPrChange w:id="645" w:author="MUKOLWE" w:date="2024-11-26T05:30:00Z">
            <w:trPr>
              <w:trHeight w:val="316"/>
            </w:trPr>
          </w:trPrChange>
        </w:trPr>
        <w:tc>
          <w:tcPr>
            <w:tcW w:w="3316" w:type="dxa"/>
            <w:tcPrChange w:id="646" w:author="MUKOLWE" w:date="2024-11-26T05:30:00Z">
              <w:tcPr>
                <w:tcW w:w="3467" w:type="dxa"/>
              </w:tcPr>
            </w:tcPrChange>
          </w:tcPr>
          <w:p w14:paraId="6563F2AD" w14:textId="77777777" w:rsidR="00E7388B" w:rsidRDefault="00E7388B" w:rsidP="0062071D">
            <w:pPr>
              <w:pStyle w:val="TableParagraph"/>
              <w:spacing w:line="276" w:lineRule="auto"/>
              <w:ind w:left="210"/>
              <w:jc w:val="both"/>
              <w:rPr>
                <w:sz w:val="24"/>
              </w:rPr>
            </w:pPr>
            <w:r>
              <w:rPr>
                <w:sz w:val="24"/>
              </w:rPr>
              <w:t>Incorporation</w:t>
            </w:r>
            <w:r>
              <w:rPr>
                <w:spacing w:val="-10"/>
                <w:sz w:val="24"/>
              </w:rPr>
              <w:t xml:space="preserve"> </w:t>
            </w:r>
            <w:r>
              <w:rPr>
                <w:spacing w:val="-2"/>
                <w:sz w:val="24"/>
              </w:rPr>
              <w:t>Expenses</w:t>
            </w:r>
          </w:p>
        </w:tc>
        <w:tc>
          <w:tcPr>
            <w:tcW w:w="3063" w:type="dxa"/>
            <w:tcPrChange w:id="647" w:author="MUKOLWE" w:date="2024-11-26T05:30:00Z">
              <w:tcPr>
                <w:tcW w:w="3107" w:type="dxa"/>
              </w:tcPr>
            </w:tcPrChange>
          </w:tcPr>
          <w:p w14:paraId="4661D3E7" w14:textId="77777777" w:rsidR="00E7388B" w:rsidRDefault="00E7388B" w:rsidP="0062071D">
            <w:pPr>
              <w:pStyle w:val="TableParagraph"/>
              <w:spacing w:line="276" w:lineRule="auto"/>
              <w:ind w:left="105"/>
              <w:jc w:val="both"/>
              <w:rPr>
                <w:sz w:val="24"/>
              </w:rPr>
            </w:pPr>
            <w:r>
              <w:rPr>
                <w:spacing w:val="-2"/>
                <w:sz w:val="24"/>
              </w:rPr>
              <w:t>54,000</w:t>
            </w:r>
          </w:p>
        </w:tc>
      </w:tr>
      <w:tr w:rsidR="00E7388B" w14:paraId="7D77C5F6" w14:textId="77777777" w:rsidTr="0022282F">
        <w:trPr>
          <w:trHeight w:val="316"/>
          <w:trPrChange w:id="648" w:author="MUKOLWE" w:date="2024-11-26T05:30:00Z">
            <w:trPr>
              <w:trHeight w:val="316"/>
            </w:trPr>
          </w:trPrChange>
        </w:trPr>
        <w:tc>
          <w:tcPr>
            <w:tcW w:w="3316" w:type="dxa"/>
            <w:tcPrChange w:id="649" w:author="MUKOLWE" w:date="2024-11-26T05:30:00Z">
              <w:tcPr>
                <w:tcW w:w="3467" w:type="dxa"/>
              </w:tcPr>
            </w:tcPrChange>
          </w:tcPr>
          <w:p w14:paraId="70909FAC" w14:textId="77777777" w:rsidR="00E7388B" w:rsidRDefault="00E7388B" w:rsidP="0062071D">
            <w:pPr>
              <w:pStyle w:val="TableParagraph"/>
              <w:spacing w:line="276" w:lineRule="auto"/>
              <w:ind w:left="210"/>
              <w:jc w:val="both"/>
              <w:rPr>
                <w:sz w:val="24"/>
              </w:rPr>
            </w:pPr>
            <w:r>
              <w:rPr>
                <w:spacing w:val="-2"/>
                <w:sz w:val="24"/>
              </w:rPr>
              <w:t>Deposits</w:t>
            </w:r>
          </w:p>
        </w:tc>
        <w:tc>
          <w:tcPr>
            <w:tcW w:w="3063" w:type="dxa"/>
            <w:tcPrChange w:id="650" w:author="MUKOLWE" w:date="2024-11-26T05:30:00Z">
              <w:tcPr>
                <w:tcW w:w="3107" w:type="dxa"/>
              </w:tcPr>
            </w:tcPrChange>
          </w:tcPr>
          <w:p w14:paraId="774A6E56" w14:textId="77777777" w:rsidR="00E7388B" w:rsidRDefault="00E7388B" w:rsidP="0062071D">
            <w:pPr>
              <w:pStyle w:val="TableParagraph"/>
              <w:spacing w:line="276" w:lineRule="auto"/>
              <w:ind w:left="105"/>
              <w:jc w:val="both"/>
              <w:rPr>
                <w:sz w:val="24"/>
              </w:rPr>
            </w:pPr>
            <w:r>
              <w:rPr>
                <w:spacing w:val="-10"/>
                <w:sz w:val="24"/>
              </w:rPr>
              <w:t>0</w:t>
            </w:r>
          </w:p>
        </w:tc>
      </w:tr>
      <w:tr w:rsidR="00E7388B" w14:paraId="11235FF2" w14:textId="77777777" w:rsidTr="0022282F">
        <w:trPr>
          <w:trHeight w:val="321"/>
          <w:trPrChange w:id="651" w:author="MUKOLWE" w:date="2024-11-26T05:30:00Z">
            <w:trPr>
              <w:trHeight w:val="321"/>
            </w:trPr>
          </w:trPrChange>
        </w:trPr>
        <w:tc>
          <w:tcPr>
            <w:tcW w:w="3316" w:type="dxa"/>
            <w:tcPrChange w:id="652" w:author="MUKOLWE" w:date="2024-11-26T05:30:00Z">
              <w:tcPr>
                <w:tcW w:w="3467" w:type="dxa"/>
              </w:tcPr>
            </w:tcPrChange>
          </w:tcPr>
          <w:p w14:paraId="76F25DC8" w14:textId="77777777" w:rsidR="00E7388B" w:rsidRDefault="00E7388B" w:rsidP="0062071D">
            <w:pPr>
              <w:pStyle w:val="TableParagraph"/>
              <w:spacing w:line="276" w:lineRule="auto"/>
              <w:ind w:left="210"/>
              <w:jc w:val="both"/>
              <w:rPr>
                <w:sz w:val="24"/>
              </w:rPr>
            </w:pPr>
            <w:r>
              <w:rPr>
                <w:sz w:val="24"/>
              </w:rPr>
              <w:t>Bank</w:t>
            </w:r>
            <w:r>
              <w:rPr>
                <w:spacing w:val="-2"/>
                <w:sz w:val="24"/>
              </w:rPr>
              <w:t xml:space="preserve"> Account</w:t>
            </w:r>
          </w:p>
        </w:tc>
        <w:tc>
          <w:tcPr>
            <w:tcW w:w="3063" w:type="dxa"/>
            <w:tcPrChange w:id="653" w:author="MUKOLWE" w:date="2024-11-26T05:30:00Z">
              <w:tcPr>
                <w:tcW w:w="3107" w:type="dxa"/>
              </w:tcPr>
            </w:tcPrChange>
          </w:tcPr>
          <w:p w14:paraId="4B04C5C1" w14:textId="77777777" w:rsidR="00E7388B" w:rsidRDefault="00E7388B" w:rsidP="0062071D">
            <w:pPr>
              <w:pStyle w:val="TableParagraph"/>
              <w:spacing w:line="276" w:lineRule="auto"/>
              <w:ind w:left="105"/>
              <w:jc w:val="both"/>
              <w:rPr>
                <w:sz w:val="24"/>
              </w:rPr>
            </w:pPr>
            <w:r>
              <w:rPr>
                <w:spacing w:val="-10"/>
                <w:sz w:val="24"/>
              </w:rPr>
              <w:t>0</w:t>
            </w:r>
          </w:p>
        </w:tc>
      </w:tr>
      <w:tr w:rsidR="00E7388B" w14:paraId="6EAE26B2" w14:textId="77777777" w:rsidTr="0022282F">
        <w:trPr>
          <w:trHeight w:val="316"/>
          <w:trPrChange w:id="654" w:author="MUKOLWE" w:date="2024-11-26T05:30:00Z">
            <w:trPr>
              <w:trHeight w:val="316"/>
            </w:trPr>
          </w:trPrChange>
        </w:trPr>
        <w:tc>
          <w:tcPr>
            <w:tcW w:w="3316" w:type="dxa"/>
            <w:tcPrChange w:id="655" w:author="MUKOLWE" w:date="2024-11-26T05:30:00Z">
              <w:tcPr>
                <w:tcW w:w="3467" w:type="dxa"/>
              </w:tcPr>
            </w:tcPrChange>
          </w:tcPr>
          <w:p w14:paraId="152490CC" w14:textId="77777777" w:rsidR="00E7388B" w:rsidRDefault="00E7388B" w:rsidP="0062071D">
            <w:pPr>
              <w:pStyle w:val="TableParagraph"/>
              <w:spacing w:line="276" w:lineRule="auto"/>
              <w:ind w:left="210"/>
              <w:jc w:val="both"/>
              <w:rPr>
                <w:sz w:val="24"/>
              </w:rPr>
            </w:pPr>
            <w:r>
              <w:rPr>
                <w:spacing w:val="-4"/>
                <w:sz w:val="24"/>
              </w:rPr>
              <w:t>Rent</w:t>
            </w:r>
          </w:p>
        </w:tc>
        <w:tc>
          <w:tcPr>
            <w:tcW w:w="3063" w:type="dxa"/>
            <w:tcPrChange w:id="656" w:author="MUKOLWE" w:date="2024-11-26T05:30:00Z">
              <w:tcPr>
                <w:tcW w:w="3107" w:type="dxa"/>
              </w:tcPr>
            </w:tcPrChange>
          </w:tcPr>
          <w:p w14:paraId="36D39955" w14:textId="77777777" w:rsidR="00E7388B" w:rsidRDefault="00E7388B" w:rsidP="0062071D">
            <w:pPr>
              <w:pStyle w:val="TableParagraph"/>
              <w:spacing w:line="276" w:lineRule="auto"/>
              <w:ind w:left="105"/>
              <w:jc w:val="both"/>
              <w:rPr>
                <w:sz w:val="24"/>
              </w:rPr>
            </w:pPr>
            <w:r>
              <w:rPr>
                <w:spacing w:val="-2"/>
                <w:sz w:val="24"/>
              </w:rPr>
              <w:t>20,000</w:t>
            </w:r>
          </w:p>
        </w:tc>
      </w:tr>
      <w:tr w:rsidR="00E7388B" w14:paraId="5D6DB87A" w14:textId="77777777" w:rsidTr="0022282F">
        <w:trPr>
          <w:trHeight w:val="316"/>
          <w:trPrChange w:id="657" w:author="MUKOLWE" w:date="2024-11-26T05:30:00Z">
            <w:trPr>
              <w:trHeight w:val="316"/>
            </w:trPr>
          </w:trPrChange>
        </w:trPr>
        <w:tc>
          <w:tcPr>
            <w:tcW w:w="3316" w:type="dxa"/>
            <w:tcPrChange w:id="658" w:author="MUKOLWE" w:date="2024-11-26T05:30:00Z">
              <w:tcPr>
                <w:tcW w:w="3467" w:type="dxa"/>
              </w:tcPr>
            </w:tcPrChange>
          </w:tcPr>
          <w:p w14:paraId="2A0F6C2F" w14:textId="77777777" w:rsidR="00E7388B" w:rsidRDefault="00E7388B" w:rsidP="0062071D">
            <w:pPr>
              <w:pStyle w:val="TableParagraph"/>
              <w:spacing w:line="276" w:lineRule="auto"/>
              <w:ind w:left="210"/>
              <w:jc w:val="both"/>
              <w:rPr>
                <w:sz w:val="24"/>
              </w:rPr>
            </w:pPr>
            <w:r>
              <w:rPr>
                <w:sz w:val="24"/>
              </w:rPr>
              <w:t>Interior</w:t>
            </w:r>
            <w:r>
              <w:rPr>
                <w:spacing w:val="-2"/>
                <w:sz w:val="24"/>
              </w:rPr>
              <w:t xml:space="preserve"> Modifications</w:t>
            </w:r>
          </w:p>
        </w:tc>
        <w:tc>
          <w:tcPr>
            <w:tcW w:w="3063" w:type="dxa"/>
            <w:tcPrChange w:id="659" w:author="MUKOLWE" w:date="2024-11-26T05:30:00Z">
              <w:tcPr>
                <w:tcW w:w="3107" w:type="dxa"/>
              </w:tcPr>
            </w:tcPrChange>
          </w:tcPr>
          <w:p w14:paraId="2CB601BF" w14:textId="77777777" w:rsidR="00E7388B" w:rsidRDefault="00E7388B" w:rsidP="0062071D">
            <w:pPr>
              <w:pStyle w:val="TableParagraph"/>
              <w:spacing w:line="276" w:lineRule="auto"/>
              <w:ind w:left="105"/>
              <w:jc w:val="both"/>
              <w:rPr>
                <w:sz w:val="24"/>
              </w:rPr>
            </w:pPr>
            <w:r>
              <w:rPr>
                <w:spacing w:val="-2"/>
                <w:sz w:val="24"/>
              </w:rPr>
              <w:t>50,000</w:t>
            </w:r>
          </w:p>
        </w:tc>
      </w:tr>
      <w:tr w:rsidR="005B0168" w14:paraId="64000D98" w14:textId="77777777" w:rsidTr="0022282F">
        <w:trPr>
          <w:trHeight w:val="316"/>
          <w:ins w:id="660" w:author="MUKOLWE" w:date="2024-11-26T05:00:00Z"/>
          <w:trPrChange w:id="661" w:author="MUKOLWE" w:date="2024-11-26T05:30:00Z">
            <w:trPr>
              <w:trHeight w:val="316"/>
            </w:trPr>
          </w:trPrChange>
        </w:trPr>
        <w:tc>
          <w:tcPr>
            <w:tcW w:w="3316" w:type="dxa"/>
            <w:tcPrChange w:id="662" w:author="MUKOLWE" w:date="2024-11-26T05:30:00Z">
              <w:tcPr>
                <w:tcW w:w="3467" w:type="dxa"/>
              </w:tcPr>
            </w:tcPrChange>
          </w:tcPr>
          <w:p w14:paraId="1D044812" w14:textId="192AEE92" w:rsidR="005B0168" w:rsidRDefault="005B0168" w:rsidP="00633534">
            <w:pPr>
              <w:pStyle w:val="TableParagraph"/>
              <w:spacing w:line="276" w:lineRule="auto"/>
              <w:ind w:left="210"/>
              <w:jc w:val="both"/>
              <w:rPr>
                <w:ins w:id="663" w:author="MUKOLWE" w:date="2024-11-26T05:00:00Z"/>
                <w:sz w:val="24"/>
              </w:rPr>
            </w:pPr>
            <w:ins w:id="664" w:author="MUKOLWE" w:date="2024-11-26T05:01:00Z">
              <w:r>
                <w:rPr>
                  <w:b/>
                  <w:i/>
                  <w:sz w:val="24"/>
                </w:rPr>
                <w:t>Total</w:t>
              </w:r>
              <w:r>
                <w:rPr>
                  <w:b/>
                  <w:i/>
                  <w:spacing w:val="3"/>
                  <w:sz w:val="24"/>
                </w:rPr>
                <w:t xml:space="preserve"> (Ksh)</w:t>
              </w:r>
            </w:ins>
          </w:p>
        </w:tc>
        <w:tc>
          <w:tcPr>
            <w:tcW w:w="3063" w:type="dxa"/>
            <w:tcPrChange w:id="665" w:author="MUKOLWE" w:date="2024-11-26T05:30:00Z">
              <w:tcPr>
                <w:tcW w:w="3107" w:type="dxa"/>
              </w:tcPr>
            </w:tcPrChange>
          </w:tcPr>
          <w:p w14:paraId="484D9954" w14:textId="32AF051A" w:rsidR="005B0168" w:rsidRPr="005B0168" w:rsidRDefault="005B0168" w:rsidP="005B0168">
            <w:pPr>
              <w:pStyle w:val="TableParagraph"/>
              <w:spacing w:line="276" w:lineRule="auto"/>
              <w:ind w:left="105"/>
              <w:jc w:val="both"/>
              <w:rPr>
                <w:ins w:id="666" w:author="MUKOLWE" w:date="2024-11-26T05:00:00Z"/>
                <w:b/>
                <w:i/>
                <w:spacing w:val="-2"/>
                <w:sz w:val="24"/>
                <w:rPrChange w:id="667" w:author="MUKOLWE" w:date="2024-11-26T05:02:00Z">
                  <w:rPr>
                    <w:ins w:id="668" w:author="MUKOLWE" w:date="2024-11-26T05:00:00Z"/>
                    <w:spacing w:val="-2"/>
                    <w:sz w:val="24"/>
                  </w:rPr>
                </w:rPrChange>
              </w:rPr>
            </w:pPr>
            <w:ins w:id="669" w:author="MUKOLWE" w:date="2024-11-26T05:02:00Z">
              <w:r w:rsidRPr="005B0168">
                <w:rPr>
                  <w:b/>
                  <w:i/>
                  <w:spacing w:val="-2"/>
                  <w:sz w:val="24"/>
                  <w:rPrChange w:id="670" w:author="MUKOLWE" w:date="2024-11-26T05:02:00Z">
                    <w:rPr>
                      <w:spacing w:val="-2"/>
                      <w:sz w:val="24"/>
                    </w:rPr>
                  </w:rPrChange>
                </w:rPr>
                <w:t>129,800</w:t>
              </w:r>
            </w:ins>
          </w:p>
        </w:tc>
      </w:tr>
      <w:tr w:rsidR="005B0168" w14:paraId="3C4E5BD2" w14:textId="77777777" w:rsidTr="0022282F">
        <w:trPr>
          <w:trHeight w:val="316"/>
          <w:trPrChange w:id="671" w:author="MUKOLWE" w:date="2024-11-26T05:30:00Z">
            <w:trPr>
              <w:trHeight w:val="316"/>
            </w:trPr>
          </w:trPrChange>
        </w:trPr>
        <w:tc>
          <w:tcPr>
            <w:tcW w:w="6379" w:type="dxa"/>
            <w:gridSpan w:val="2"/>
            <w:tcPrChange w:id="672" w:author="MUKOLWE" w:date="2024-11-26T05:30:00Z">
              <w:tcPr>
                <w:tcW w:w="6574" w:type="dxa"/>
                <w:gridSpan w:val="2"/>
              </w:tcPr>
            </w:tcPrChange>
          </w:tcPr>
          <w:p w14:paraId="554B1415" w14:textId="4171ED04" w:rsidR="005B0168" w:rsidRDefault="005B0168" w:rsidP="005B0168">
            <w:pPr>
              <w:pStyle w:val="TableParagraph"/>
              <w:spacing w:line="276" w:lineRule="auto"/>
              <w:ind w:left="1502"/>
              <w:jc w:val="both"/>
              <w:rPr>
                <w:b/>
                <w:sz w:val="24"/>
              </w:rPr>
            </w:pPr>
            <w:r>
              <w:rPr>
                <w:b/>
                <w:sz w:val="24"/>
              </w:rPr>
              <w:t>Equipment/Machinery</w:t>
            </w:r>
            <w:r>
              <w:rPr>
                <w:b/>
                <w:spacing w:val="-6"/>
                <w:sz w:val="24"/>
              </w:rPr>
              <w:t xml:space="preserve"> </w:t>
            </w:r>
            <w:ins w:id="673" w:author="MUKOLWE" w:date="2024-11-26T05:07:00Z">
              <w:r w:rsidR="00856585">
                <w:rPr>
                  <w:b/>
                  <w:spacing w:val="-2"/>
                  <w:sz w:val="24"/>
                </w:rPr>
                <w:t>r</w:t>
              </w:r>
            </w:ins>
            <w:del w:id="674" w:author="MUKOLWE" w:date="2024-11-26T05:07:00Z">
              <w:r w:rsidDel="00856585">
                <w:rPr>
                  <w:b/>
                  <w:spacing w:val="-2"/>
                  <w:sz w:val="24"/>
                </w:rPr>
                <w:delText>R</w:delText>
              </w:r>
            </w:del>
            <w:r>
              <w:rPr>
                <w:b/>
                <w:spacing w:val="-2"/>
                <w:sz w:val="24"/>
              </w:rPr>
              <w:t>equired</w:t>
            </w:r>
            <w:del w:id="675" w:author="MUKOLWE" w:date="2024-11-26T05:07:00Z">
              <w:r w:rsidDel="00856585">
                <w:rPr>
                  <w:b/>
                  <w:spacing w:val="-2"/>
                  <w:sz w:val="24"/>
                </w:rPr>
                <w:delText>:</w:delText>
              </w:r>
            </w:del>
          </w:p>
        </w:tc>
      </w:tr>
    </w:tbl>
    <w:p w14:paraId="25255A3D" w14:textId="3BBBEBBB" w:rsidR="00E7388B" w:rsidRPr="00E7388B" w:rsidDel="005B0168" w:rsidRDefault="00E7388B" w:rsidP="0062071D">
      <w:pPr>
        <w:spacing w:line="276" w:lineRule="auto"/>
        <w:jc w:val="both"/>
        <w:rPr>
          <w:del w:id="676" w:author="MUKOLWE" w:date="2024-11-26T05:00:00Z"/>
        </w:rPr>
      </w:pPr>
    </w:p>
    <w:tbl>
      <w:tblPr>
        <w:tblStyle w:val="TableGrid"/>
        <w:tblW w:w="0" w:type="auto"/>
        <w:tblInd w:w="562" w:type="dxa"/>
        <w:tblLayout w:type="fixed"/>
        <w:tblLook w:val="01E0" w:firstRow="1" w:lastRow="1" w:firstColumn="1" w:lastColumn="1" w:noHBand="0" w:noVBand="0"/>
        <w:tblPrChange w:id="677" w:author="MUKOLWE" w:date="2024-11-26T05:30:00Z">
          <w:tblPr>
            <w:tblStyle w:val="TableGrid"/>
            <w:tblW w:w="0" w:type="auto"/>
            <w:tblLayout w:type="fixed"/>
            <w:tblLook w:val="01E0" w:firstRow="1" w:lastRow="1" w:firstColumn="1" w:lastColumn="1" w:noHBand="0" w:noVBand="0"/>
          </w:tblPr>
        </w:tblPrChange>
      </w:tblPr>
      <w:tblGrid>
        <w:gridCol w:w="3828"/>
        <w:gridCol w:w="2551"/>
        <w:tblGridChange w:id="678">
          <w:tblGrid>
            <w:gridCol w:w="3467"/>
            <w:gridCol w:w="3107"/>
          </w:tblGrid>
        </w:tblGridChange>
      </w:tblGrid>
      <w:tr w:rsidR="00E7388B" w14:paraId="2E901697" w14:textId="77777777" w:rsidTr="0022282F">
        <w:trPr>
          <w:trHeight w:val="316"/>
          <w:trPrChange w:id="679" w:author="MUKOLWE" w:date="2024-11-26T05:30:00Z">
            <w:trPr>
              <w:trHeight w:val="316"/>
            </w:trPr>
          </w:trPrChange>
        </w:trPr>
        <w:tc>
          <w:tcPr>
            <w:tcW w:w="3828" w:type="dxa"/>
            <w:tcPrChange w:id="680" w:author="MUKOLWE" w:date="2024-11-26T05:30:00Z">
              <w:tcPr>
                <w:tcW w:w="3467" w:type="dxa"/>
              </w:tcPr>
            </w:tcPrChange>
          </w:tcPr>
          <w:p w14:paraId="25038C8F" w14:textId="77777777" w:rsidR="00E7388B" w:rsidRDefault="00E7388B">
            <w:pPr>
              <w:pStyle w:val="TableParagraph"/>
              <w:spacing w:line="276" w:lineRule="auto"/>
              <w:ind w:left="171"/>
              <w:jc w:val="both"/>
              <w:rPr>
                <w:sz w:val="24"/>
              </w:rPr>
              <w:pPrChange w:id="681" w:author="MUKOLWE" w:date="2024-11-26T05:02:00Z">
                <w:pPr>
                  <w:pStyle w:val="TableParagraph"/>
                  <w:spacing w:line="276" w:lineRule="auto"/>
                  <w:ind w:left="427"/>
                  <w:jc w:val="both"/>
                </w:pPr>
              </w:pPrChange>
            </w:pPr>
            <w:r>
              <w:rPr>
                <w:spacing w:val="-2"/>
                <w:sz w:val="24"/>
              </w:rPr>
              <w:t>Laptops</w:t>
            </w:r>
          </w:p>
        </w:tc>
        <w:tc>
          <w:tcPr>
            <w:tcW w:w="2551" w:type="dxa"/>
            <w:tcPrChange w:id="682" w:author="MUKOLWE" w:date="2024-11-26T05:30:00Z">
              <w:tcPr>
                <w:tcW w:w="3107" w:type="dxa"/>
              </w:tcPr>
            </w:tcPrChange>
          </w:tcPr>
          <w:p w14:paraId="14341ED9" w14:textId="77777777" w:rsidR="00E7388B" w:rsidRDefault="00E7388B" w:rsidP="0062071D">
            <w:pPr>
              <w:pStyle w:val="TableParagraph"/>
              <w:spacing w:line="276" w:lineRule="auto"/>
              <w:ind w:left="105"/>
              <w:jc w:val="both"/>
              <w:rPr>
                <w:sz w:val="24"/>
              </w:rPr>
            </w:pPr>
            <w:r>
              <w:rPr>
                <w:spacing w:val="-2"/>
                <w:sz w:val="24"/>
              </w:rPr>
              <w:t>2,000,000</w:t>
            </w:r>
          </w:p>
        </w:tc>
      </w:tr>
      <w:tr w:rsidR="00E7388B" w14:paraId="32144642" w14:textId="77777777" w:rsidTr="0022282F">
        <w:trPr>
          <w:trHeight w:val="321"/>
          <w:trPrChange w:id="683" w:author="MUKOLWE" w:date="2024-11-26T05:30:00Z">
            <w:trPr>
              <w:trHeight w:val="321"/>
            </w:trPr>
          </w:trPrChange>
        </w:trPr>
        <w:tc>
          <w:tcPr>
            <w:tcW w:w="3828" w:type="dxa"/>
            <w:tcPrChange w:id="684" w:author="MUKOLWE" w:date="2024-11-26T05:30:00Z">
              <w:tcPr>
                <w:tcW w:w="3467" w:type="dxa"/>
              </w:tcPr>
            </w:tcPrChange>
          </w:tcPr>
          <w:p w14:paraId="68BF7BB1" w14:textId="77777777" w:rsidR="00E7388B" w:rsidRDefault="00E7388B">
            <w:pPr>
              <w:pStyle w:val="TableParagraph"/>
              <w:spacing w:line="276" w:lineRule="auto"/>
              <w:ind w:left="171"/>
              <w:jc w:val="both"/>
              <w:rPr>
                <w:sz w:val="24"/>
              </w:rPr>
              <w:pPrChange w:id="685" w:author="MUKOLWE" w:date="2024-11-26T05:02:00Z">
                <w:pPr>
                  <w:pStyle w:val="TableParagraph"/>
                  <w:spacing w:line="276" w:lineRule="auto"/>
                  <w:ind w:left="427"/>
                  <w:jc w:val="both"/>
                </w:pPr>
              </w:pPrChange>
            </w:pPr>
            <w:r>
              <w:rPr>
                <w:sz w:val="24"/>
              </w:rPr>
              <w:t>Laptop</w:t>
            </w:r>
            <w:r>
              <w:rPr>
                <w:spacing w:val="2"/>
                <w:sz w:val="24"/>
              </w:rPr>
              <w:t xml:space="preserve"> </w:t>
            </w:r>
            <w:r>
              <w:rPr>
                <w:spacing w:val="-2"/>
                <w:sz w:val="24"/>
              </w:rPr>
              <w:t>chargers</w:t>
            </w:r>
          </w:p>
        </w:tc>
        <w:tc>
          <w:tcPr>
            <w:tcW w:w="2551" w:type="dxa"/>
            <w:tcPrChange w:id="686" w:author="MUKOLWE" w:date="2024-11-26T05:30:00Z">
              <w:tcPr>
                <w:tcW w:w="3107" w:type="dxa"/>
              </w:tcPr>
            </w:tcPrChange>
          </w:tcPr>
          <w:p w14:paraId="14F9112A" w14:textId="77777777" w:rsidR="00E7388B" w:rsidRDefault="00E7388B" w:rsidP="0062071D">
            <w:pPr>
              <w:pStyle w:val="TableParagraph"/>
              <w:spacing w:line="276" w:lineRule="auto"/>
              <w:ind w:left="105"/>
              <w:jc w:val="both"/>
              <w:rPr>
                <w:sz w:val="24"/>
              </w:rPr>
            </w:pPr>
            <w:r>
              <w:rPr>
                <w:spacing w:val="-2"/>
                <w:sz w:val="24"/>
              </w:rPr>
              <w:t>200,000</w:t>
            </w:r>
          </w:p>
        </w:tc>
      </w:tr>
      <w:tr w:rsidR="00E7388B" w14:paraId="7E37DE0C" w14:textId="77777777" w:rsidTr="0022282F">
        <w:trPr>
          <w:trHeight w:val="316"/>
          <w:trPrChange w:id="687" w:author="MUKOLWE" w:date="2024-11-26T05:30:00Z">
            <w:trPr>
              <w:trHeight w:val="316"/>
            </w:trPr>
          </w:trPrChange>
        </w:trPr>
        <w:tc>
          <w:tcPr>
            <w:tcW w:w="3828" w:type="dxa"/>
            <w:tcPrChange w:id="688" w:author="MUKOLWE" w:date="2024-11-26T05:30:00Z">
              <w:tcPr>
                <w:tcW w:w="3467" w:type="dxa"/>
              </w:tcPr>
            </w:tcPrChange>
          </w:tcPr>
          <w:p w14:paraId="4ED82F30" w14:textId="77777777" w:rsidR="00E7388B" w:rsidRDefault="00E7388B">
            <w:pPr>
              <w:pStyle w:val="TableParagraph"/>
              <w:spacing w:line="276" w:lineRule="auto"/>
              <w:ind w:left="171"/>
              <w:jc w:val="both"/>
              <w:rPr>
                <w:sz w:val="24"/>
              </w:rPr>
              <w:pPrChange w:id="689" w:author="MUKOLWE" w:date="2024-11-26T05:02:00Z">
                <w:pPr>
                  <w:pStyle w:val="TableParagraph"/>
                  <w:spacing w:line="276" w:lineRule="auto"/>
                  <w:ind w:left="427"/>
                  <w:jc w:val="both"/>
                </w:pPr>
              </w:pPrChange>
            </w:pPr>
            <w:r>
              <w:rPr>
                <w:sz w:val="24"/>
              </w:rPr>
              <w:t>Electric</w:t>
            </w:r>
            <w:r>
              <w:rPr>
                <w:spacing w:val="-9"/>
                <w:sz w:val="24"/>
              </w:rPr>
              <w:t xml:space="preserve"> </w:t>
            </w:r>
            <w:r>
              <w:rPr>
                <w:spacing w:val="-2"/>
                <w:sz w:val="24"/>
              </w:rPr>
              <w:t>extensions</w:t>
            </w:r>
          </w:p>
        </w:tc>
        <w:tc>
          <w:tcPr>
            <w:tcW w:w="2551" w:type="dxa"/>
            <w:tcPrChange w:id="690" w:author="MUKOLWE" w:date="2024-11-26T05:30:00Z">
              <w:tcPr>
                <w:tcW w:w="3107" w:type="dxa"/>
              </w:tcPr>
            </w:tcPrChange>
          </w:tcPr>
          <w:p w14:paraId="56971CC7" w14:textId="77777777" w:rsidR="00E7388B" w:rsidRDefault="00E7388B" w:rsidP="0062071D">
            <w:pPr>
              <w:pStyle w:val="TableParagraph"/>
              <w:spacing w:line="276" w:lineRule="auto"/>
              <w:ind w:left="105"/>
              <w:jc w:val="both"/>
              <w:rPr>
                <w:sz w:val="24"/>
              </w:rPr>
            </w:pPr>
            <w:r>
              <w:rPr>
                <w:spacing w:val="-4"/>
                <w:sz w:val="24"/>
              </w:rPr>
              <w:t>1,200</w:t>
            </w:r>
          </w:p>
        </w:tc>
      </w:tr>
      <w:tr w:rsidR="00E7388B" w14:paraId="2EB4A428" w14:textId="77777777" w:rsidTr="0022282F">
        <w:trPr>
          <w:trHeight w:val="321"/>
          <w:trPrChange w:id="691" w:author="MUKOLWE" w:date="2024-11-26T05:30:00Z">
            <w:trPr>
              <w:trHeight w:val="321"/>
            </w:trPr>
          </w:trPrChange>
        </w:trPr>
        <w:tc>
          <w:tcPr>
            <w:tcW w:w="3828" w:type="dxa"/>
            <w:tcPrChange w:id="692" w:author="MUKOLWE" w:date="2024-11-26T05:30:00Z">
              <w:tcPr>
                <w:tcW w:w="3467" w:type="dxa"/>
              </w:tcPr>
            </w:tcPrChange>
          </w:tcPr>
          <w:p w14:paraId="404E77CF" w14:textId="77777777" w:rsidR="00E7388B" w:rsidRDefault="00E7388B">
            <w:pPr>
              <w:pStyle w:val="TableParagraph"/>
              <w:spacing w:line="276" w:lineRule="auto"/>
              <w:ind w:left="171"/>
              <w:jc w:val="both"/>
              <w:rPr>
                <w:sz w:val="24"/>
              </w:rPr>
              <w:pPrChange w:id="693" w:author="MUKOLWE" w:date="2024-11-26T05:02:00Z">
                <w:pPr>
                  <w:pStyle w:val="TableParagraph"/>
                  <w:spacing w:line="276" w:lineRule="auto"/>
                  <w:ind w:left="427"/>
                  <w:jc w:val="both"/>
                </w:pPr>
              </w:pPrChange>
            </w:pPr>
            <w:r>
              <w:rPr>
                <w:spacing w:val="-2"/>
                <w:sz w:val="24"/>
              </w:rPr>
              <w:t>Mouse</w:t>
            </w:r>
          </w:p>
        </w:tc>
        <w:tc>
          <w:tcPr>
            <w:tcW w:w="2551" w:type="dxa"/>
            <w:tcPrChange w:id="694" w:author="MUKOLWE" w:date="2024-11-26T05:30:00Z">
              <w:tcPr>
                <w:tcW w:w="3107" w:type="dxa"/>
              </w:tcPr>
            </w:tcPrChange>
          </w:tcPr>
          <w:p w14:paraId="1D570702" w14:textId="77777777" w:rsidR="00E7388B" w:rsidRDefault="00E7388B" w:rsidP="0062071D">
            <w:pPr>
              <w:pStyle w:val="TableParagraph"/>
              <w:spacing w:line="276" w:lineRule="auto"/>
              <w:ind w:left="105"/>
              <w:jc w:val="both"/>
              <w:rPr>
                <w:sz w:val="24"/>
              </w:rPr>
            </w:pPr>
            <w:r>
              <w:rPr>
                <w:spacing w:val="-4"/>
                <w:sz w:val="24"/>
              </w:rPr>
              <w:t>5,000</w:t>
            </w:r>
          </w:p>
        </w:tc>
      </w:tr>
      <w:tr w:rsidR="00E7388B" w14:paraId="4294E723" w14:textId="77777777" w:rsidTr="0022282F">
        <w:trPr>
          <w:trHeight w:val="316"/>
          <w:trPrChange w:id="695" w:author="MUKOLWE" w:date="2024-11-26T05:30:00Z">
            <w:trPr>
              <w:trHeight w:val="316"/>
            </w:trPr>
          </w:trPrChange>
        </w:trPr>
        <w:tc>
          <w:tcPr>
            <w:tcW w:w="3828" w:type="dxa"/>
            <w:tcPrChange w:id="696" w:author="MUKOLWE" w:date="2024-11-26T05:30:00Z">
              <w:tcPr>
                <w:tcW w:w="3467" w:type="dxa"/>
              </w:tcPr>
            </w:tcPrChange>
          </w:tcPr>
          <w:p w14:paraId="630A507F" w14:textId="77777777" w:rsidR="00E7388B" w:rsidRDefault="00E7388B">
            <w:pPr>
              <w:pStyle w:val="TableParagraph"/>
              <w:spacing w:line="276" w:lineRule="auto"/>
              <w:ind w:left="171"/>
              <w:jc w:val="both"/>
              <w:rPr>
                <w:sz w:val="24"/>
              </w:rPr>
              <w:pPrChange w:id="697" w:author="MUKOLWE" w:date="2024-11-26T05:02:00Z">
                <w:pPr>
                  <w:pStyle w:val="TableParagraph"/>
                  <w:spacing w:line="276" w:lineRule="auto"/>
                  <w:ind w:left="427"/>
                  <w:jc w:val="both"/>
                </w:pPr>
              </w:pPrChange>
            </w:pPr>
            <w:r>
              <w:rPr>
                <w:spacing w:val="-2"/>
                <w:sz w:val="24"/>
              </w:rPr>
              <w:t>Keyboards</w:t>
            </w:r>
          </w:p>
        </w:tc>
        <w:tc>
          <w:tcPr>
            <w:tcW w:w="2551" w:type="dxa"/>
            <w:tcPrChange w:id="698" w:author="MUKOLWE" w:date="2024-11-26T05:30:00Z">
              <w:tcPr>
                <w:tcW w:w="3107" w:type="dxa"/>
              </w:tcPr>
            </w:tcPrChange>
          </w:tcPr>
          <w:p w14:paraId="1DBEFA4C" w14:textId="77777777" w:rsidR="00E7388B" w:rsidRDefault="00E7388B" w:rsidP="0062071D">
            <w:pPr>
              <w:pStyle w:val="TableParagraph"/>
              <w:spacing w:line="276" w:lineRule="auto"/>
              <w:ind w:left="105"/>
              <w:jc w:val="both"/>
              <w:rPr>
                <w:sz w:val="24"/>
              </w:rPr>
            </w:pPr>
            <w:r>
              <w:rPr>
                <w:spacing w:val="-2"/>
                <w:sz w:val="24"/>
              </w:rPr>
              <w:t>10,000</w:t>
            </w:r>
          </w:p>
        </w:tc>
      </w:tr>
      <w:tr w:rsidR="00E7388B" w14:paraId="4890D3C2" w14:textId="77777777" w:rsidTr="0022282F">
        <w:trPr>
          <w:trHeight w:val="321"/>
          <w:trPrChange w:id="699" w:author="MUKOLWE" w:date="2024-11-26T05:30:00Z">
            <w:trPr>
              <w:trHeight w:val="321"/>
            </w:trPr>
          </w:trPrChange>
        </w:trPr>
        <w:tc>
          <w:tcPr>
            <w:tcW w:w="3828" w:type="dxa"/>
            <w:tcPrChange w:id="700" w:author="MUKOLWE" w:date="2024-11-26T05:30:00Z">
              <w:tcPr>
                <w:tcW w:w="3467" w:type="dxa"/>
              </w:tcPr>
            </w:tcPrChange>
          </w:tcPr>
          <w:p w14:paraId="65740606" w14:textId="5004A963" w:rsidR="00E7388B" w:rsidRDefault="005B0168">
            <w:pPr>
              <w:pStyle w:val="TableParagraph"/>
              <w:spacing w:line="276" w:lineRule="auto"/>
              <w:ind w:left="171"/>
              <w:jc w:val="both"/>
              <w:rPr>
                <w:sz w:val="24"/>
              </w:rPr>
              <w:pPrChange w:id="701" w:author="MUKOLWE" w:date="2024-11-26T05:02:00Z">
                <w:pPr>
                  <w:pStyle w:val="TableParagraph"/>
                  <w:spacing w:line="276" w:lineRule="auto"/>
                  <w:ind w:left="427"/>
                  <w:jc w:val="both"/>
                </w:pPr>
              </w:pPrChange>
            </w:pPr>
            <w:ins w:id="702" w:author="MUKOLWE" w:date="2024-11-26T05:02:00Z">
              <w:r>
                <w:rPr>
                  <w:sz w:val="24"/>
                </w:rPr>
                <w:t>O</w:t>
              </w:r>
            </w:ins>
            <w:del w:id="703" w:author="MUKOLWE" w:date="2024-11-26T05:02:00Z">
              <w:r w:rsidR="00E7388B" w:rsidDel="005B0168">
                <w:rPr>
                  <w:sz w:val="24"/>
                </w:rPr>
                <w:delText>o</w:delText>
              </w:r>
            </w:del>
            <w:r w:rsidR="00E7388B">
              <w:rPr>
                <w:sz w:val="24"/>
              </w:rPr>
              <w:t>ffice</w:t>
            </w:r>
            <w:r w:rsidR="00E7388B">
              <w:rPr>
                <w:spacing w:val="-7"/>
                <w:sz w:val="24"/>
              </w:rPr>
              <w:t xml:space="preserve"> </w:t>
            </w:r>
            <w:r w:rsidR="00E7388B">
              <w:rPr>
                <w:spacing w:val="-4"/>
                <w:sz w:val="24"/>
              </w:rPr>
              <w:t>desk</w:t>
            </w:r>
          </w:p>
        </w:tc>
        <w:tc>
          <w:tcPr>
            <w:tcW w:w="2551" w:type="dxa"/>
            <w:tcPrChange w:id="704" w:author="MUKOLWE" w:date="2024-11-26T05:30:00Z">
              <w:tcPr>
                <w:tcW w:w="3107" w:type="dxa"/>
              </w:tcPr>
            </w:tcPrChange>
          </w:tcPr>
          <w:p w14:paraId="2F180BFE" w14:textId="77777777" w:rsidR="00E7388B" w:rsidRDefault="00E7388B" w:rsidP="0062071D">
            <w:pPr>
              <w:pStyle w:val="TableParagraph"/>
              <w:spacing w:line="276" w:lineRule="auto"/>
              <w:ind w:left="105"/>
              <w:jc w:val="both"/>
              <w:rPr>
                <w:sz w:val="24"/>
              </w:rPr>
            </w:pPr>
            <w:r>
              <w:rPr>
                <w:spacing w:val="-2"/>
                <w:sz w:val="24"/>
              </w:rPr>
              <w:t>15,000</w:t>
            </w:r>
          </w:p>
        </w:tc>
      </w:tr>
      <w:tr w:rsidR="00E7388B" w14:paraId="4A122761" w14:textId="77777777" w:rsidTr="0022282F">
        <w:trPr>
          <w:trHeight w:val="316"/>
          <w:trPrChange w:id="705" w:author="MUKOLWE" w:date="2024-11-26T05:30:00Z">
            <w:trPr>
              <w:trHeight w:val="316"/>
            </w:trPr>
          </w:trPrChange>
        </w:trPr>
        <w:tc>
          <w:tcPr>
            <w:tcW w:w="3828" w:type="dxa"/>
            <w:tcPrChange w:id="706" w:author="MUKOLWE" w:date="2024-11-26T05:30:00Z">
              <w:tcPr>
                <w:tcW w:w="3467" w:type="dxa"/>
              </w:tcPr>
            </w:tcPrChange>
          </w:tcPr>
          <w:p w14:paraId="77189410" w14:textId="77777777" w:rsidR="00E7388B" w:rsidRDefault="00E7388B">
            <w:pPr>
              <w:pStyle w:val="TableParagraph"/>
              <w:spacing w:line="276" w:lineRule="auto"/>
              <w:ind w:left="171"/>
              <w:jc w:val="both"/>
              <w:rPr>
                <w:sz w:val="24"/>
              </w:rPr>
              <w:pPrChange w:id="707" w:author="MUKOLWE" w:date="2024-11-26T05:02:00Z">
                <w:pPr>
                  <w:pStyle w:val="TableParagraph"/>
                  <w:spacing w:line="276" w:lineRule="auto"/>
                  <w:ind w:left="427"/>
                  <w:jc w:val="both"/>
                </w:pPr>
              </w:pPrChange>
            </w:pPr>
            <w:r>
              <w:rPr>
                <w:sz w:val="24"/>
              </w:rPr>
              <w:t>Office</w:t>
            </w:r>
            <w:r>
              <w:rPr>
                <w:spacing w:val="-7"/>
                <w:sz w:val="24"/>
              </w:rPr>
              <w:t xml:space="preserve"> </w:t>
            </w:r>
            <w:r>
              <w:rPr>
                <w:spacing w:val="-2"/>
                <w:sz w:val="24"/>
              </w:rPr>
              <w:t>chair</w:t>
            </w:r>
          </w:p>
        </w:tc>
        <w:tc>
          <w:tcPr>
            <w:tcW w:w="2551" w:type="dxa"/>
            <w:tcPrChange w:id="708" w:author="MUKOLWE" w:date="2024-11-26T05:30:00Z">
              <w:tcPr>
                <w:tcW w:w="3107" w:type="dxa"/>
              </w:tcPr>
            </w:tcPrChange>
          </w:tcPr>
          <w:p w14:paraId="04F51ACF" w14:textId="77777777" w:rsidR="00E7388B" w:rsidRDefault="00E7388B" w:rsidP="0062071D">
            <w:pPr>
              <w:pStyle w:val="TableParagraph"/>
              <w:spacing w:line="276" w:lineRule="auto"/>
              <w:ind w:left="105"/>
              <w:jc w:val="both"/>
              <w:rPr>
                <w:sz w:val="24"/>
              </w:rPr>
            </w:pPr>
            <w:r>
              <w:rPr>
                <w:spacing w:val="-4"/>
                <w:sz w:val="24"/>
              </w:rPr>
              <w:t>8,500</w:t>
            </w:r>
          </w:p>
        </w:tc>
      </w:tr>
      <w:tr w:rsidR="00E7388B" w14:paraId="3158700F" w14:textId="77777777" w:rsidTr="0022282F">
        <w:trPr>
          <w:trHeight w:val="316"/>
          <w:trPrChange w:id="709" w:author="MUKOLWE" w:date="2024-11-26T05:30:00Z">
            <w:trPr>
              <w:trHeight w:val="316"/>
            </w:trPr>
          </w:trPrChange>
        </w:trPr>
        <w:tc>
          <w:tcPr>
            <w:tcW w:w="3828" w:type="dxa"/>
            <w:tcPrChange w:id="710" w:author="MUKOLWE" w:date="2024-11-26T05:30:00Z">
              <w:tcPr>
                <w:tcW w:w="3467" w:type="dxa"/>
              </w:tcPr>
            </w:tcPrChange>
          </w:tcPr>
          <w:p w14:paraId="357D8636" w14:textId="77777777" w:rsidR="00E7388B" w:rsidRDefault="00E7388B">
            <w:pPr>
              <w:pStyle w:val="TableParagraph"/>
              <w:spacing w:line="276" w:lineRule="auto"/>
              <w:ind w:left="171"/>
              <w:jc w:val="both"/>
              <w:rPr>
                <w:sz w:val="24"/>
              </w:rPr>
              <w:pPrChange w:id="711" w:author="MUKOLWE" w:date="2024-11-26T05:02:00Z">
                <w:pPr>
                  <w:pStyle w:val="TableParagraph"/>
                  <w:spacing w:line="276" w:lineRule="auto"/>
                  <w:ind w:left="427"/>
                  <w:jc w:val="both"/>
                </w:pPr>
              </w:pPrChange>
            </w:pPr>
            <w:r>
              <w:rPr>
                <w:sz w:val="24"/>
              </w:rPr>
              <w:t>Plastic</w:t>
            </w:r>
            <w:r>
              <w:rPr>
                <w:spacing w:val="-11"/>
                <w:sz w:val="24"/>
              </w:rPr>
              <w:t xml:space="preserve"> </w:t>
            </w:r>
            <w:r>
              <w:rPr>
                <w:spacing w:val="-2"/>
                <w:sz w:val="24"/>
              </w:rPr>
              <w:t>chairs</w:t>
            </w:r>
          </w:p>
        </w:tc>
        <w:tc>
          <w:tcPr>
            <w:tcW w:w="2551" w:type="dxa"/>
            <w:tcPrChange w:id="712" w:author="MUKOLWE" w:date="2024-11-26T05:30:00Z">
              <w:tcPr>
                <w:tcW w:w="3107" w:type="dxa"/>
              </w:tcPr>
            </w:tcPrChange>
          </w:tcPr>
          <w:p w14:paraId="2B929485" w14:textId="77777777" w:rsidR="00E7388B" w:rsidRDefault="00E7388B" w:rsidP="0062071D">
            <w:pPr>
              <w:pStyle w:val="TableParagraph"/>
              <w:spacing w:line="276" w:lineRule="auto"/>
              <w:ind w:left="105"/>
              <w:jc w:val="both"/>
              <w:rPr>
                <w:sz w:val="24"/>
              </w:rPr>
            </w:pPr>
            <w:r>
              <w:rPr>
                <w:spacing w:val="-4"/>
                <w:sz w:val="24"/>
              </w:rPr>
              <w:t>5,000</w:t>
            </w:r>
          </w:p>
        </w:tc>
      </w:tr>
      <w:tr w:rsidR="00E7388B" w14:paraId="0A95BC59" w14:textId="77777777" w:rsidTr="0022282F">
        <w:trPr>
          <w:trHeight w:val="321"/>
          <w:trPrChange w:id="713" w:author="MUKOLWE" w:date="2024-11-26T05:30:00Z">
            <w:trPr>
              <w:trHeight w:val="321"/>
            </w:trPr>
          </w:trPrChange>
        </w:trPr>
        <w:tc>
          <w:tcPr>
            <w:tcW w:w="3828" w:type="dxa"/>
            <w:tcPrChange w:id="714" w:author="MUKOLWE" w:date="2024-11-26T05:30:00Z">
              <w:tcPr>
                <w:tcW w:w="3467" w:type="dxa"/>
              </w:tcPr>
            </w:tcPrChange>
          </w:tcPr>
          <w:p w14:paraId="28CFBCB4" w14:textId="77777777" w:rsidR="00E7388B" w:rsidRDefault="00E7388B">
            <w:pPr>
              <w:pStyle w:val="TableParagraph"/>
              <w:spacing w:line="276" w:lineRule="auto"/>
              <w:ind w:left="171"/>
              <w:jc w:val="both"/>
              <w:rPr>
                <w:sz w:val="24"/>
              </w:rPr>
              <w:pPrChange w:id="715" w:author="MUKOLWE" w:date="2024-11-26T05:02:00Z">
                <w:pPr>
                  <w:pStyle w:val="TableParagraph"/>
                  <w:spacing w:line="276" w:lineRule="auto"/>
                  <w:ind w:left="427"/>
                  <w:jc w:val="both"/>
                </w:pPr>
              </w:pPrChange>
            </w:pPr>
            <w:r>
              <w:rPr>
                <w:spacing w:val="-2"/>
                <w:sz w:val="24"/>
              </w:rPr>
              <w:t>Tables</w:t>
            </w:r>
          </w:p>
        </w:tc>
        <w:tc>
          <w:tcPr>
            <w:tcW w:w="2551" w:type="dxa"/>
            <w:tcPrChange w:id="716" w:author="MUKOLWE" w:date="2024-11-26T05:30:00Z">
              <w:tcPr>
                <w:tcW w:w="3107" w:type="dxa"/>
              </w:tcPr>
            </w:tcPrChange>
          </w:tcPr>
          <w:p w14:paraId="44870348" w14:textId="63AC6CEB" w:rsidR="00E7388B" w:rsidRDefault="00E7388B" w:rsidP="0062071D">
            <w:pPr>
              <w:pStyle w:val="TableParagraph"/>
              <w:spacing w:line="276" w:lineRule="auto"/>
              <w:ind w:left="105"/>
              <w:jc w:val="both"/>
              <w:rPr>
                <w:sz w:val="24"/>
              </w:rPr>
            </w:pPr>
            <w:r>
              <w:rPr>
                <w:spacing w:val="-2"/>
                <w:sz w:val="24"/>
              </w:rPr>
              <w:t>25</w:t>
            </w:r>
            <w:ins w:id="717" w:author="MUKOLWE" w:date="2024-11-26T05:04:00Z">
              <w:r w:rsidR="00856585">
                <w:rPr>
                  <w:spacing w:val="-2"/>
                  <w:sz w:val="24"/>
                </w:rPr>
                <w:t>,</w:t>
              </w:r>
            </w:ins>
            <w:r>
              <w:rPr>
                <w:spacing w:val="-2"/>
                <w:sz w:val="24"/>
              </w:rPr>
              <w:t>000</w:t>
            </w:r>
          </w:p>
        </w:tc>
      </w:tr>
      <w:tr w:rsidR="00E7388B" w14:paraId="54BBBE3B" w14:textId="77777777" w:rsidTr="0022282F">
        <w:trPr>
          <w:trHeight w:val="316"/>
          <w:trPrChange w:id="718" w:author="MUKOLWE" w:date="2024-11-26T05:30:00Z">
            <w:trPr>
              <w:trHeight w:val="316"/>
            </w:trPr>
          </w:trPrChange>
        </w:trPr>
        <w:tc>
          <w:tcPr>
            <w:tcW w:w="3828" w:type="dxa"/>
            <w:tcPrChange w:id="719" w:author="MUKOLWE" w:date="2024-11-26T05:30:00Z">
              <w:tcPr>
                <w:tcW w:w="3467" w:type="dxa"/>
              </w:tcPr>
            </w:tcPrChange>
          </w:tcPr>
          <w:p w14:paraId="2D6757FB" w14:textId="77777777" w:rsidR="00E7388B" w:rsidRDefault="00E7388B">
            <w:pPr>
              <w:pStyle w:val="TableParagraph"/>
              <w:spacing w:line="276" w:lineRule="auto"/>
              <w:ind w:left="171"/>
              <w:jc w:val="both"/>
              <w:rPr>
                <w:sz w:val="24"/>
              </w:rPr>
              <w:pPrChange w:id="720" w:author="MUKOLWE" w:date="2024-11-26T05:02:00Z">
                <w:pPr>
                  <w:pStyle w:val="TableParagraph"/>
                  <w:spacing w:line="276" w:lineRule="auto"/>
                  <w:ind w:left="427"/>
                  <w:jc w:val="both"/>
                </w:pPr>
              </w:pPrChange>
            </w:pPr>
            <w:r>
              <w:rPr>
                <w:spacing w:val="-2"/>
                <w:sz w:val="24"/>
              </w:rPr>
              <w:t>Printer</w:t>
            </w:r>
          </w:p>
        </w:tc>
        <w:tc>
          <w:tcPr>
            <w:tcW w:w="2551" w:type="dxa"/>
            <w:tcPrChange w:id="721" w:author="MUKOLWE" w:date="2024-11-26T05:30:00Z">
              <w:tcPr>
                <w:tcW w:w="3107" w:type="dxa"/>
              </w:tcPr>
            </w:tcPrChange>
          </w:tcPr>
          <w:p w14:paraId="70A7141E" w14:textId="77777777" w:rsidR="00E7388B" w:rsidRDefault="00E7388B" w:rsidP="0062071D">
            <w:pPr>
              <w:pStyle w:val="TableParagraph"/>
              <w:spacing w:line="276" w:lineRule="auto"/>
              <w:ind w:left="105"/>
              <w:jc w:val="both"/>
              <w:rPr>
                <w:sz w:val="24"/>
              </w:rPr>
            </w:pPr>
            <w:r>
              <w:rPr>
                <w:spacing w:val="-2"/>
                <w:sz w:val="24"/>
              </w:rPr>
              <w:t>30,000</w:t>
            </w:r>
          </w:p>
        </w:tc>
      </w:tr>
      <w:tr w:rsidR="00E7388B" w14:paraId="3ADED1B6" w14:textId="77777777" w:rsidTr="0022282F">
        <w:trPr>
          <w:trHeight w:val="316"/>
          <w:trPrChange w:id="722" w:author="MUKOLWE" w:date="2024-11-26T05:30:00Z">
            <w:trPr>
              <w:trHeight w:val="316"/>
            </w:trPr>
          </w:trPrChange>
        </w:trPr>
        <w:tc>
          <w:tcPr>
            <w:tcW w:w="3828" w:type="dxa"/>
            <w:tcPrChange w:id="723" w:author="MUKOLWE" w:date="2024-11-26T05:30:00Z">
              <w:tcPr>
                <w:tcW w:w="3467" w:type="dxa"/>
              </w:tcPr>
            </w:tcPrChange>
          </w:tcPr>
          <w:p w14:paraId="417DB6AC" w14:textId="77777777" w:rsidR="00E7388B" w:rsidRDefault="00E7388B" w:rsidP="0062071D">
            <w:pPr>
              <w:pStyle w:val="TableParagraph"/>
              <w:spacing w:line="276" w:lineRule="auto"/>
              <w:ind w:left="210"/>
              <w:jc w:val="both"/>
              <w:rPr>
                <w:b/>
                <w:i/>
                <w:sz w:val="24"/>
              </w:rPr>
            </w:pPr>
            <w:r>
              <w:rPr>
                <w:b/>
                <w:i/>
                <w:sz w:val="24"/>
              </w:rPr>
              <w:t>Total</w:t>
            </w:r>
            <w:r>
              <w:rPr>
                <w:b/>
                <w:i/>
                <w:spacing w:val="3"/>
                <w:sz w:val="24"/>
              </w:rPr>
              <w:t xml:space="preserve"> </w:t>
            </w:r>
            <w:r>
              <w:rPr>
                <w:b/>
                <w:i/>
                <w:spacing w:val="-2"/>
                <w:sz w:val="24"/>
              </w:rPr>
              <w:t>Equipment/Machinery</w:t>
            </w:r>
          </w:p>
        </w:tc>
        <w:tc>
          <w:tcPr>
            <w:tcW w:w="2551" w:type="dxa"/>
            <w:tcPrChange w:id="724" w:author="MUKOLWE" w:date="2024-11-26T05:30:00Z">
              <w:tcPr>
                <w:tcW w:w="3107" w:type="dxa"/>
              </w:tcPr>
            </w:tcPrChange>
          </w:tcPr>
          <w:p w14:paraId="0ED5CB24" w14:textId="77777777" w:rsidR="00E7388B" w:rsidRDefault="00E7388B" w:rsidP="0062071D">
            <w:pPr>
              <w:pStyle w:val="TableParagraph"/>
              <w:spacing w:line="276" w:lineRule="auto"/>
              <w:ind w:left="105"/>
              <w:jc w:val="both"/>
              <w:rPr>
                <w:b/>
                <w:i/>
                <w:sz w:val="24"/>
              </w:rPr>
            </w:pPr>
            <w:r>
              <w:rPr>
                <w:b/>
                <w:i/>
                <w:spacing w:val="-2"/>
                <w:sz w:val="24"/>
              </w:rPr>
              <w:t>2,283,200</w:t>
            </w:r>
          </w:p>
        </w:tc>
      </w:tr>
      <w:tr w:rsidR="005B0168" w14:paraId="1CD23C94" w14:textId="77777777" w:rsidTr="0022282F">
        <w:trPr>
          <w:trHeight w:val="316"/>
          <w:ins w:id="725" w:author="MUKOLWE" w:date="2024-11-26T05:03:00Z"/>
          <w:trPrChange w:id="726" w:author="MUKOLWE" w:date="2024-11-26T05:30:00Z">
            <w:trPr>
              <w:trHeight w:val="316"/>
            </w:trPr>
          </w:trPrChange>
        </w:trPr>
        <w:tc>
          <w:tcPr>
            <w:tcW w:w="3828" w:type="dxa"/>
            <w:tcPrChange w:id="727" w:author="MUKOLWE" w:date="2024-11-26T05:30:00Z">
              <w:tcPr>
                <w:tcW w:w="3467" w:type="dxa"/>
              </w:tcPr>
            </w:tcPrChange>
          </w:tcPr>
          <w:p w14:paraId="7AFFEFC4" w14:textId="7FCFDC5C" w:rsidR="005B0168" w:rsidRDefault="005B0168" w:rsidP="0062071D">
            <w:pPr>
              <w:pStyle w:val="TableParagraph"/>
              <w:spacing w:line="276" w:lineRule="auto"/>
              <w:ind w:left="210"/>
              <w:jc w:val="both"/>
              <w:rPr>
                <w:ins w:id="728" w:author="MUKOLWE" w:date="2024-11-26T05:03:00Z"/>
                <w:b/>
                <w:i/>
                <w:sz w:val="24"/>
              </w:rPr>
            </w:pPr>
            <w:ins w:id="729" w:author="MUKOLWE" w:date="2024-11-26T05:03:00Z">
              <w:r>
                <w:rPr>
                  <w:b/>
                  <w:i/>
                  <w:sz w:val="24"/>
                </w:rPr>
                <w:t>Others</w:t>
              </w:r>
            </w:ins>
          </w:p>
        </w:tc>
        <w:tc>
          <w:tcPr>
            <w:tcW w:w="2551" w:type="dxa"/>
            <w:tcPrChange w:id="730" w:author="MUKOLWE" w:date="2024-11-26T05:30:00Z">
              <w:tcPr>
                <w:tcW w:w="3107" w:type="dxa"/>
              </w:tcPr>
            </w:tcPrChange>
          </w:tcPr>
          <w:p w14:paraId="479E3E8B" w14:textId="77777777" w:rsidR="005B0168" w:rsidRDefault="005B0168" w:rsidP="0062071D">
            <w:pPr>
              <w:pStyle w:val="TableParagraph"/>
              <w:spacing w:line="276" w:lineRule="auto"/>
              <w:ind w:left="105"/>
              <w:jc w:val="both"/>
              <w:rPr>
                <w:ins w:id="731" w:author="MUKOLWE" w:date="2024-11-26T05:03:00Z"/>
                <w:b/>
                <w:i/>
                <w:spacing w:val="-2"/>
                <w:sz w:val="24"/>
              </w:rPr>
            </w:pPr>
          </w:p>
        </w:tc>
      </w:tr>
      <w:tr w:rsidR="00E7388B" w14:paraId="65B7F18E" w14:textId="77777777" w:rsidTr="0022282F">
        <w:trPr>
          <w:trHeight w:val="316"/>
          <w:trPrChange w:id="732" w:author="MUKOLWE" w:date="2024-11-26T05:30:00Z">
            <w:trPr>
              <w:trHeight w:val="316"/>
            </w:trPr>
          </w:trPrChange>
        </w:trPr>
        <w:tc>
          <w:tcPr>
            <w:tcW w:w="3828" w:type="dxa"/>
            <w:tcPrChange w:id="733" w:author="MUKOLWE" w:date="2024-11-26T05:30:00Z">
              <w:tcPr>
                <w:tcW w:w="3467" w:type="dxa"/>
              </w:tcPr>
            </w:tcPrChange>
          </w:tcPr>
          <w:p w14:paraId="111FFE59" w14:textId="77777777" w:rsidR="00E7388B" w:rsidRDefault="00E7388B" w:rsidP="0062071D">
            <w:pPr>
              <w:pStyle w:val="TableParagraph"/>
              <w:spacing w:line="276" w:lineRule="auto"/>
              <w:ind w:left="210"/>
              <w:jc w:val="both"/>
              <w:rPr>
                <w:sz w:val="24"/>
              </w:rPr>
            </w:pPr>
            <w:r>
              <w:rPr>
                <w:spacing w:val="-2"/>
                <w:sz w:val="24"/>
              </w:rPr>
              <w:t>Insurance</w:t>
            </w:r>
          </w:p>
        </w:tc>
        <w:tc>
          <w:tcPr>
            <w:tcW w:w="2551" w:type="dxa"/>
            <w:tcPrChange w:id="734" w:author="MUKOLWE" w:date="2024-11-26T05:30:00Z">
              <w:tcPr>
                <w:tcW w:w="3107" w:type="dxa"/>
              </w:tcPr>
            </w:tcPrChange>
          </w:tcPr>
          <w:p w14:paraId="136D5DE6" w14:textId="0BDA480A" w:rsidR="00E7388B" w:rsidRDefault="00856585" w:rsidP="0062071D">
            <w:pPr>
              <w:pStyle w:val="TableParagraph"/>
              <w:spacing w:line="276" w:lineRule="auto"/>
              <w:ind w:left="105"/>
              <w:jc w:val="both"/>
              <w:rPr>
                <w:sz w:val="24"/>
              </w:rPr>
            </w:pPr>
            <w:ins w:id="735" w:author="MUKOLWE" w:date="2024-11-26T05:04:00Z">
              <w:r>
                <w:rPr>
                  <w:spacing w:val="-10"/>
                  <w:sz w:val="24"/>
                </w:rPr>
                <w:t>-</w:t>
              </w:r>
            </w:ins>
            <w:del w:id="736" w:author="MUKOLWE" w:date="2024-11-26T05:04:00Z">
              <w:r w:rsidR="00E7388B" w:rsidDel="00856585">
                <w:rPr>
                  <w:spacing w:val="-10"/>
                  <w:sz w:val="24"/>
                </w:rPr>
                <w:delText>0</w:delText>
              </w:r>
            </w:del>
          </w:p>
        </w:tc>
      </w:tr>
      <w:tr w:rsidR="00E7388B" w14:paraId="1F2CE911" w14:textId="77777777" w:rsidTr="0022282F">
        <w:trPr>
          <w:trHeight w:val="316"/>
          <w:trPrChange w:id="737" w:author="MUKOLWE" w:date="2024-11-26T05:30:00Z">
            <w:trPr>
              <w:trHeight w:val="316"/>
            </w:trPr>
          </w:trPrChange>
        </w:trPr>
        <w:tc>
          <w:tcPr>
            <w:tcW w:w="3828" w:type="dxa"/>
            <w:tcPrChange w:id="738" w:author="MUKOLWE" w:date="2024-11-26T05:30:00Z">
              <w:tcPr>
                <w:tcW w:w="3467" w:type="dxa"/>
              </w:tcPr>
            </w:tcPrChange>
          </w:tcPr>
          <w:p w14:paraId="5CBACCD8" w14:textId="77777777" w:rsidR="00E7388B" w:rsidRDefault="00E7388B" w:rsidP="0062071D">
            <w:pPr>
              <w:pStyle w:val="TableParagraph"/>
              <w:spacing w:line="276" w:lineRule="auto"/>
              <w:ind w:left="210"/>
              <w:jc w:val="both"/>
              <w:rPr>
                <w:sz w:val="24"/>
              </w:rPr>
            </w:pPr>
            <w:r>
              <w:rPr>
                <w:sz w:val="24"/>
              </w:rPr>
              <w:t>Stationery/Business</w:t>
            </w:r>
            <w:r>
              <w:rPr>
                <w:spacing w:val="-14"/>
                <w:sz w:val="24"/>
              </w:rPr>
              <w:t xml:space="preserve"> </w:t>
            </w:r>
            <w:r>
              <w:rPr>
                <w:spacing w:val="-4"/>
                <w:sz w:val="24"/>
              </w:rPr>
              <w:t>Cards</w:t>
            </w:r>
          </w:p>
        </w:tc>
        <w:tc>
          <w:tcPr>
            <w:tcW w:w="2551" w:type="dxa"/>
            <w:tcPrChange w:id="739" w:author="MUKOLWE" w:date="2024-11-26T05:30:00Z">
              <w:tcPr>
                <w:tcW w:w="3107" w:type="dxa"/>
              </w:tcPr>
            </w:tcPrChange>
          </w:tcPr>
          <w:p w14:paraId="055168C4" w14:textId="77777777" w:rsidR="00E7388B" w:rsidRDefault="00E7388B" w:rsidP="0062071D">
            <w:pPr>
              <w:pStyle w:val="TableParagraph"/>
              <w:spacing w:line="276" w:lineRule="auto"/>
              <w:ind w:left="105"/>
              <w:jc w:val="both"/>
              <w:rPr>
                <w:sz w:val="24"/>
              </w:rPr>
            </w:pPr>
            <w:r>
              <w:rPr>
                <w:spacing w:val="-4"/>
                <w:sz w:val="24"/>
              </w:rPr>
              <w:t>6,500</w:t>
            </w:r>
          </w:p>
        </w:tc>
      </w:tr>
      <w:tr w:rsidR="00E7388B" w14:paraId="5B8B97EE" w14:textId="77777777" w:rsidTr="0022282F">
        <w:trPr>
          <w:trHeight w:val="321"/>
          <w:trPrChange w:id="740" w:author="MUKOLWE" w:date="2024-11-26T05:30:00Z">
            <w:trPr>
              <w:trHeight w:val="321"/>
            </w:trPr>
          </w:trPrChange>
        </w:trPr>
        <w:tc>
          <w:tcPr>
            <w:tcW w:w="3828" w:type="dxa"/>
            <w:tcPrChange w:id="741" w:author="MUKOLWE" w:date="2024-11-26T05:30:00Z">
              <w:tcPr>
                <w:tcW w:w="3467" w:type="dxa"/>
              </w:tcPr>
            </w:tcPrChange>
          </w:tcPr>
          <w:p w14:paraId="18F5FE0E" w14:textId="77777777" w:rsidR="00E7388B" w:rsidRDefault="00E7388B" w:rsidP="0062071D">
            <w:pPr>
              <w:pStyle w:val="TableParagraph"/>
              <w:spacing w:line="276" w:lineRule="auto"/>
              <w:ind w:left="210"/>
              <w:jc w:val="both"/>
              <w:rPr>
                <w:sz w:val="24"/>
              </w:rPr>
            </w:pPr>
            <w:r>
              <w:rPr>
                <w:spacing w:val="-2"/>
                <w:sz w:val="24"/>
              </w:rPr>
              <w:t>Brochures</w:t>
            </w:r>
          </w:p>
        </w:tc>
        <w:tc>
          <w:tcPr>
            <w:tcW w:w="2551" w:type="dxa"/>
            <w:tcPrChange w:id="742" w:author="MUKOLWE" w:date="2024-11-26T05:30:00Z">
              <w:tcPr>
                <w:tcW w:w="3107" w:type="dxa"/>
              </w:tcPr>
            </w:tcPrChange>
          </w:tcPr>
          <w:p w14:paraId="30202080" w14:textId="77777777" w:rsidR="00E7388B" w:rsidRDefault="00E7388B" w:rsidP="0062071D">
            <w:pPr>
              <w:pStyle w:val="TableParagraph"/>
              <w:spacing w:line="276" w:lineRule="auto"/>
              <w:ind w:left="105"/>
              <w:jc w:val="both"/>
              <w:rPr>
                <w:sz w:val="24"/>
              </w:rPr>
            </w:pPr>
            <w:r>
              <w:rPr>
                <w:spacing w:val="-5"/>
                <w:sz w:val="24"/>
              </w:rPr>
              <w:t>890</w:t>
            </w:r>
          </w:p>
        </w:tc>
      </w:tr>
      <w:tr w:rsidR="00E7388B" w14:paraId="3CD7E0E5" w14:textId="77777777" w:rsidTr="0022282F">
        <w:trPr>
          <w:trHeight w:val="316"/>
          <w:trPrChange w:id="743" w:author="MUKOLWE" w:date="2024-11-26T05:30:00Z">
            <w:trPr>
              <w:trHeight w:val="316"/>
            </w:trPr>
          </w:trPrChange>
        </w:trPr>
        <w:tc>
          <w:tcPr>
            <w:tcW w:w="3828" w:type="dxa"/>
            <w:tcPrChange w:id="744" w:author="MUKOLWE" w:date="2024-11-26T05:30:00Z">
              <w:tcPr>
                <w:tcW w:w="3467" w:type="dxa"/>
              </w:tcPr>
            </w:tcPrChange>
          </w:tcPr>
          <w:p w14:paraId="15505F9A" w14:textId="77777777" w:rsidR="00E7388B" w:rsidRDefault="00E7388B" w:rsidP="0062071D">
            <w:pPr>
              <w:pStyle w:val="TableParagraph"/>
              <w:spacing w:line="276" w:lineRule="auto"/>
              <w:ind w:left="210"/>
              <w:jc w:val="both"/>
              <w:rPr>
                <w:sz w:val="24"/>
              </w:rPr>
            </w:pPr>
            <w:r>
              <w:rPr>
                <w:sz w:val="24"/>
              </w:rPr>
              <w:t>Pre-Opening</w:t>
            </w:r>
            <w:r>
              <w:rPr>
                <w:spacing w:val="-5"/>
                <w:sz w:val="24"/>
              </w:rPr>
              <w:t xml:space="preserve"> </w:t>
            </w:r>
            <w:r>
              <w:rPr>
                <w:spacing w:val="-2"/>
                <w:sz w:val="24"/>
              </w:rPr>
              <w:t>Advertising</w:t>
            </w:r>
          </w:p>
        </w:tc>
        <w:tc>
          <w:tcPr>
            <w:tcW w:w="2551" w:type="dxa"/>
            <w:tcPrChange w:id="745" w:author="MUKOLWE" w:date="2024-11-26T05:30:00Z">
              <w:tcPr>
                <w:tcW w:w="3107" w:type="dxa"/>
              </w:tcPr>
            </w:tcPrChange>
          </w:tcPr>
          <w:p w14:paraId="47705E21" w14:textId="77777777" w:rsidR="00E7388B" w:rsidRDefault="00E7388B" w:rsidP="0062071D">
            <w:pPr>
              <w:pStyle w:val="TableParagraph"/>
              <w:spacing w:line="276" w:lineRule="auto"/>
              <w:ind w:left="105"/>
              <w:jc w:val="both"/>
              <w:rPr>
                <w:sz w:val="24"/>
              </w:rPr>
            </w:pPr>
            <w:r>
              <w:rPr>
                <w:spacing w:val="-2"/>
                <w:sz w:val="24"/>
              </w:rPr>
              <w:t>25,800</w:t>
            </w:r>
          </w:p>
        </w:tc>
      </w:tr>
      <w:tr w:rsidR="00E7388B" w14:paraId="13AFC6EB" w14:textId="77777777" w:rsidTr="0022282F">
        <w:trPr>
          <w:trHeight w:val="316"/>
          <w:trPrChange w:id="746" w:author="MUKOLWE" w:date="2024-11-26T05:30:00Z">
            <w:trPr>
              <w:trHeight w:val="316"/>
            </w:trPr>
          </w:trPrChange>
        </w:trPr>
        <w:tc>
          <w:tcPr>
            <w:tcW w:w="3828" w:type="dxa"/>
            <w:tcPrChange w:id="747" w:author="MUKOLWE" w:date="2024-11-26T05:30:00Z">
              <w:tcPr>
                <w:tcW w:w="3467" w:type="dxa"/>
              </w:tcPr>
            </w:tcPrChange>
          </w:tcPr>
          <w:p w14:paraId="40DB80EA" w14:textId="77777777" w:rsidR="00E7388B" w:rsidRDefault="00E7388B" w:rsidP="0062071D">
            <w:pPr>
              <w:pStyle w:val="TableParagraph"/>
              <w:spacing w:line="276" w:lineRule="auto"/>
              <w:ind w:left="210"/>
              <w:jc w:val="both"/>
              <w:rPr>
                <w:sz w:val="24"/>
              </w:rPr>
            </w:pPr>
            <w:r>
              <w:rPr>
                <w:sz w:val="24"/>
              </w:rPr>
              <w:t>Opening</w:t>
            </w:r>
            <w:r>
              <w:rPr>
                <w:spacing w:val="-5"/>
                <w:sz w:val="24"/>
              </w:rPr>
              <w:t xml:space="preserve"> </w:t>
            </w:r>
            <w:r>
              <w:rPr>
                <w:spacing w:val="-2"/>
                <w:sz w:val="24"/>
              </w:rPr>
              <w:t>Inventory</w:t>
            </w:r>
          </w:p>
        </w:tc>
        <w:tc>
          <w:tcPr>
            <w:tcW w:w="2551" w:type="dxa"/>
            <w:tcPrChange w:id="748" w:author="MUKOLWE" w:date="2024-11-26T05:30:00Z">
              <w:tcPr>
                <w:tcW w:w="3107" w:type="dxa"/>
              </w:tcPr>
            </w:tcPrChange>
          </w:tcPr>
          <w:p w14:paraId="3FED750A" w14:textId="13BD11D9" w:rsidR="00E7388B" w:rsidRDefault="005B0168" w:rsidP="00856585">
            <w:pPr>
              <w:pStyle w:val="TableParagraph"/>
              <w:spacing w:line="276" w:lineRule="auto"/>
              <w:ind w:left="106"/>
              <w:jc w:val="both"/>
              <w:rPr>
                <w:sz w:val="24"/>
              </w:rPr>
            </w:pPr>
            <w:ins w:id="749" w:author="MUKOLWE" w:date="2024-11-26T05:03:00Z">
              <w:r>
                <w:rPr>
                  <w:sz w:val="24"/>
                </w:rPr>
                <w:t>-</w:t>
              </w:r>
            </w:ins>
          </w:p>
        </w:tc>
      </w:tr>
      <w:tr w:rsidR="00E7388B" w14:paraId="7C38430A" w14:textId="77777777" w:rsidTr="0022282F">
        <w:trPr>
          <w:trHeight w:val="321"/>
          <w:trPrChange w:id="750" w:author="MUKOLWE" w:date="2024-11-26T05:30:00Z">
            <w:trPr>
              <w:trHeight w:val="321"/>
            </w:trPr>
          </w:trPrChange>
        </w:trPr>
        <w:tc>
          <w:tcPr>
            <w:tcW w:w="3828" w:type="dxa"/>
            <w:tcPrChange w:id="751" w:author="MUKOLWE" w:date="2024-11-26T05:30:00Z">
              <w:tcPr>
                <w:tcW w:w="3467" w:type="dxa"/>
              </w:tcPr>
            </w:tcPrChange>
          </w:tcPr>
          <w:p w14:paraId="596EE762" w14:textId="77777777" w:rsidR="00E7388B" w:rsidRDefault="00E7388B" w:rsidP="0062071D">
            <w:pPr>
              <w:pStyle w:val="TableParagraph"/>
              <w:spacing w:line="276" w:lineRule="auto"/>
              <w:ind w:left="210"/>
              <w:jc w:val="both"/>
              <w:rPr>
                <w:b/>
                <w:sz w:val="24"/>
              </w:rPr>
            </w:pPr>
            <w:r>
              <w:rPr>
                <w:b/>
                <w:sz w:val="24"/>
              </w:rPr>
              <w:t>Total</w:t>
            </w:r>
            <w:r>
              <w:rPr>
                <w:b/>
                <w:spacing w:val="-7"/>
                <w:sz w:val="24"/>
              </w:rPr>
              <w:t xml:space="preserve"> </w:t>
            </w:r>
            <w:r>
              <w:rPr>
                <w:b/>
                <w:sz w:val="24"/>
              </w:rPr>
              <w:t>Startup</w:t>
            </w:r>
            <w:r>
              <w:rPr>
                <w:b/>
                <w:spacing w:val="-2"/>
                <w:sz w:val="24"/>
              </w:rPr>
              <w:t xml:space="preserve"> </w:t>
            </w:r>
            <w:r>
              <w:rPr>
                <w:b/>
                <w:sz w:val="24"/>
              </w:rPr>
              <w:t>Expenses</w:t>
            </w:r>
            <w:r>
              <w:rPr>
                <w:b/>
                <w:spacing w:val="-1"/>
                <w:sz w:val="24"/>
              </w:rPr>
              <w:t xml:space="preserve"> </w:t>
            </w:r>
            <w:r>
              <w:rPr>
                <w:b/>
                <w:spacing w:val="-4"/>
                <w:sz w:val="24"/>
              </w:rPr>
              <w:t>(Ksh)</w:t>
            </w:r>
          </w:p>
        </w:tc>
        <w:tc>
          <w:tcPr>
            <w:tcW w:w="2551" w:type="dxa"/>
            <w:tcPrChange w:id="752" w:author="MUKOLWE" w:date="2024-11-26T05:30:00Z">
              <w:tcPr>
                <w:tcW w:w="3107" w:type="dxa"/>
              </w:tcPr>
            </w:tcPrChange>
          </w:tcPr>
          <w:p w14:paraId="0EAF756B" w14:textId="77777777" w:rsidR="00E7388B" w:rsidRDefault="00E7388B" w:rsidP="0062071D">
            <w:pPr>
              <w:pStyle w:val="TableParagraph"/>
              <w:spacing w:line="276" w:lineRule="auto"/>
              <w:ind w:left="105"/>
              <w:jc w:val="both"/>
              <w:rPr>
                <w:b/>
                <w:sz w:val="24"/>
              </w:rPr>
            </w:pPr>
            <w:commentRangeStart w:id="753"/>
            <w:r w:rsidRPr="00856585">
              <w:rPr>
                <w:b/>
                <w:spacing w:val="-2"/>
                <w:sz w:val="24"/>
                <w:highlight w:val="yellow"/>
                <w:rPrChange w:id="754" w:author="MUKOLWE" w:date="2024-11-26T05:08:00Z">
                  <w:rPr>
                    <w:b/>
                    <w:spacing w:val="-2"/>
                    <w:sz w:val="24"/>
                  </w:rPr>
                </w:rPrChange>
              </w:rPr>
              <w:t>2,446,190</w:t>
            </w:r>
            <w:commentRangeEnd w:id="753"/>
            <w:r w:rsidR="00856585" w:rsidRPr="00856585">
              <w:rPr>
                <w:rStyle w:val="CommentReference"/>
                <w:highlight w:val="yellow"/>
                <w:rPrChange w:id="755" w:author="MUKOLWE" w:date="2024-11-26T05:08:00Z">
                  <w:rPr>
                    <w:rStyle w:val="CommentReference"/>
                  </w:rPr>
                </w:rPrChange>
              </w:rPr>
              <w:commentReference w:id="753"/>
            </w:r>
          </w:p>
        </w:tc>
      </w:tr>
    </w:tbl>
    <w:p w14:paraId="1570C72E" w14:textId="77777777" w:rsidR="00E7388B" w:rsidRPr="00633534" w:rsidRDefault="00E7388B" w:rsidP="0022282F">
      <w:pPr>
        <w:spacing w:line="276" w:lineRule="auto"/>
        <w:ind w:left="284"/>
        <w:jc w:val="both"/>
      </w:pPr>
    </w:p>
    <w:p w14:paraId="49EB0BFE" w14:textId="7E6F5DC2" w:rsidR="004A3C77" w:rsidRPr="00AB2B13" w:rsidRDefault="004A3C77">
      <w:pPr>
        <w:pStyle w:val="ListParagraph"/>
        <w:numPr>
          <w:ilvl w:val="1"/>
          <w:numId w:val="45"/>
        </w:numPr>
        <w:tabs>
          <w:tab w:val="left" w:pos="993"/>
        </w:tabs>
        <w:spacing w:line="276" w:lineRule="auto"/>
        <w:ind w:left="270" w:right="825" w:hanging="270"/>
        <w:jc w:val="both"/>
        <w:rPr>
          <w:ins w:id="756" w:author="MUKOLWE" w:date="2024-11-26T06:51:00Z"/>
          <w:b/>
          <w:sz w:val="24"/>
          <w:highlight w:val="yellow"/>
          <w:rPrChange w:id="757" w:author="Windows User" w:date="2024-11-27T16:31:00Z">
            <w:rPr>
              <w:ins w:id="758" w:author="MUKOLWE" w:date="2024-11-26T06:51:00Z"/>
              <w:highlight w:val="yellow"/>
            </w:rPr>
          </w:rPrChange>
        </w:rPr>
        <w:pPrChange w:id="759" w:author="Windows User" w:date="2024-11-27T16:31:00Z">
          <w:pPr>
            <w:pStyle w:val="ListParagraph"/>
            <w:numPr>
              <w:ilvl w:val="1"/>
              <w:numId w:val="30"/>
            </w:numPr>
            <w:tabs>
              <w:tab w:val="left" w:pos="993"/>
            </w:tabs>
            <w:spacing w:line="276" w:lineRule="auto"/>
            <w:ind w:left="993" w:right="825" w:hanging="993"/>
            <w:jc w:val="both"/>
          </w:pPr>
        </w:pPrChange>
      </w:pPr>
      <w:ins w:id="760" w:author="MUKOLWE" w:date="2024-11-26T06:51:00Z">
        <w:r w:rsidRPr="00AB2B13">
          <w:rPr>
            <w:b/>
            <w:sz w:val="24"/>
            <w:highlight w:val="yellow"/>
            <w:rPrChange w:id="761" w:author="Windows User" w:date="2024-11-27T16:31:00Z">
              <w:rPr>
                <w:highlight w:val="yellow"/>
              </w:rPr>
            </w:rPrChange>
          </w:rPr>
          <w:t>Balance</w:t>
        </w:r>
        <w:r w:rsidRPr="00AB2B13">
          <w:rPr>
            <w:b/>
            <w:spacing w:val="-3"/>
            <w:sz w:val="24"/>
            <w:highlight w:val="yellow"/>
            <w:rPrChange w:id="762" w:author="Windows User" w:date="2024-11-27T16:31:00Z">
              <w:rPr>
                <w:spacing w:val="-3"/>
                <w:highlight w:val="yellow"/>
              </w:rPr>
            </w:rPrChange>
          </w:rPr>
          <w:t xml:space="preserve"> </w:t>
        </w:r>
        <w:r w:rsidRPr="00AB2B13">
          <w:rPr>
            <w:b/>
            <w:spacing w:val="-2"/>
            <w:sz w:val="24"/>
            <w:highlight w:val="yellow"/>
            <w:rPrChange w:id="763" w:author="Windows User" w:date="2024-11-27T16:31:00Z">
              <w:rPr>
                <w:spacing w:val="-2"/>
                <w:highlight w:val="yellow"/>
              </w:rPr>
            </w:rPrChange>
          </w:rPr>
          <w:t>Sheet</w:t>
        </w:r>
      </w:ins>
    </w:p>
    <w:p w14:paraId="5937FB3E" w14:textId="77777777" w:rsidR="004A3C77" w:rsidRPr="00D57DDC" w:rsidRDefault="004A3C77" w:rsidP="004A3C77">
      <w:pPr>
        <w:spacing w:line="276" w:lineRule="auto"/>
        <w:ind w:right="825"/>
        <w:jc w:val="both"/>
        <w:rPr>
          <w:ins w:id="764" w:author="MUKOLWE" w:date="2024-11-26T06:51:00Z"/>
          <w:b/>
          <w:spacing w:val="-2"/>
          <w:sz w:val="24"/>
          <w:highlight w:val="yellow"/>
        </w:rPr>
      </w:pPr>
      <w:ins w:id="765" w:author="MUKOLWE" w:date="2024-11-26T06:51:00Z">
        <w:r w:rsidRPr="00D57DDC">
          <w:rPr>
            <w:b/>
            <w:sz w:val="24"/>
            <w:highlight w:val="yellow"/>
          </w:rPr>
          <w:t>Current</w:t>
        </w:r>
        <w:r w:rsidRPr="00D57DDC">
          <w:rPr>
            <w:b/>
            <w:spacing w:val="-3"/>
            <w:sz w:val="24"/>
            <w:highlight w:val="yellow"/>
          </w:rPr>
          <w:t xml:space="preserve"> </w:t>
        </w:r>
        <w:r w:rsidRPr="00D57DDC">
          <w:rPr>
            <w:b/>
            <w:sz w:val="24"/>
            <w:highlight w:val="yellow"/>
          </w:rPr>
          <w:t>Assets</w:t>
        </w:r>
        <w:r w:rsidRPr="00D57DDC">
          <w:rPr>
            <w:b/>
            <w:spacing w:val="-2"/>
            <w:sz w:val="24"/>
            <w:highlight w:val="yellow"/>
          </w:rPr>
          <w:t xml:space="preserve"> </w:t>
        </w:r>
        <w:r w:rsidRPr="00D57DDC">
          <w:rPr>
            <w:b/>
            <w:sz w:val="24"/>
            <w:highlight w:val="yellow"/>
          </w:rPr>
          <w:t>and</w:t>
        </w:r>
        <w:r w:rsidRPr="00D57DDC">
          <w:rPr>
            <w:b/>
            <w:spacing w:val="-1"/>
            <w:sz w:val="24"/>
            <w:highlight w:val="yellow"/>
          </w:rPr>
          <w:t xml:space="preserve"> </w:t>
        </w:r>
        <w:r w:rsidRPr="00D57DDC">
          <w:rPr>
            <w:b/>
            <w:spacing w:val="-2"/>
            <w:sz w:val="24"/>
            <w:highlight w:val="yellow"/>
          </w:rPr>
          <w:t>Liabilities</w:t>
        </w:r>
        <w:commentRangeStart w:id="766"/>
      </w:ins>
    </w:p>
    <w:p w14:paraId="53AE6FE9" w14:textId="77777777" w:rsidR="004A3C77" w:rsidRPr="00D57DDC" w:rsidRDefault="004A3C77" w:rsidP="004A3C77">
      <w:pPr>
        <w:spacing w:line="276" w:lineRule="auto"/>
        <w:ind w:right="825"/>
        <w:jc w:val="both"/>
        <w:rPr>
          <w:ins w:id="767" w:author="MUKOLWE" w:date="2024-11-26T06:51:00Z"/>
          <w:highlight w:val="yellow"/>
        </w:rPr>
      </w:pPr>
      <w:ins w:id="768" w:author="MUKOLWE" w:date="2024-11-26T06:51:00Z">
        <w:r w:rsidRPr="00D57DDC">
          <w:rPr>
            <w:highlight w:val="yellow"/>
          </w:rPr>
          <w:t xml:space="preserve">A </w:t>
        </w:r>
        <w:r w:rsidRPr="00D57DDC">
          <w:rPr>
            <w:rStyle w:val="Strong"/>
            <w:highlight w:val="yellow"/>
          </w:rPr>
          <w:t>liability</w:t>
        </w:r>
        <w:r w:rsidRPr="00D57DDC">
          <w:rPr>
            <w:highlight w:val="yellow"/>
          </w:rPr>
          <w:t xml:space="preserve"> is a financial obligation or debt that a company owes to others, such as creditors, suppliers, or employees. </w:t>
        </w:r>
      </w:ins>
    </w:p>
    <w:p w14:paraId="6608172F" w14:textId="77777777" w:rsidR="004A3C77" w:rsidRDefault="004A3C77" w:rsidP="004A3C77">
      <w:pPr>
        <w:spacing w:line="276" w:lineRule="auto"/>
        <w:ind w:right="825"/>
        <w:jc w:val="both"/>
        <w:rPr>
          <w:ins w:id="769" w:author="MUKOLWE" w:date="2024-11-26T06:51:00Z"/>
        </w:rPr>
      </w:pPr>
      <w:ins w:id="770" w:author="MUKOLWE" w:date="2024-11-26T06:51:00Z">
        <w:r w:rsidRPr="00D57DDC">
          <w:rPr>
            <w:highlight w:val="yellow"/>
          </w:rPr>
          <w:t>Assets, on the other hand refer to resources owned by an individual or business that have economic value and can provide future benefits. In accounting, assets are typically recorded on a company's balance sheet and are classified into various categories based on their liquidity, usage, and lifespan.</w:t>
        </w:r>
        <w:commentRangeEnd w:id="766"/>
        <w:r>
          <w:rPr>
            <w:rStyle w:val="CommentReference"/>
          </w:rPr>
          <w:commentReference w:id="766"/>
        </w:r>
      </w:ins>
    </w:p>
    <w:p w14:paraId="2295DC98" w14:textId="77777777" w:rsidR="00560975" w:rsidRPr="00B737ED" w:rsidDel="00D201BB" w:rsidRDefault="00560975" w:rsidP="0022282F">
      <w:pPr>
        <w:spacing w:line="276" w:lineRule="auto"/>
        <w:ind w:left="284"/>
        <w:jc w:val="both"/>
        <w:rPr>
          <w:moveFrom w:id="771" w:author="MUKOLWE" w:date="2024-11-23T01:11:00Z"/>
          <w:rPrChange w:id="772" w:author="MUKOLWE" w:date="2024-11-26T05:35:00Z">
            <w:rPr>
              <w:moveFrom w:id="773" w:author="MUKOLWE" w:date="2024-11-23T01:11:00Z"/>
              <w:i/>
            </w:rPr>
          </w:rPrChange>
        </w:rPr>
      </w:pPr>
      <w:moveFromRangeStart w:id="774" w:author="MUKOLWE" w:date="2024-11-23T01:11:00Z" w:name="move183216686"/>
      <w:moveFrom w:id="775" w:author="MUKOLWE" w:date="2024-11-23T01:11:00Z">
        <w:r w:rsidRPr="00B737ED" w:rsidDel="00D201BB">
          <w:rPr>
            <w:rPrChange w:id="776" w:author="MUKOLWE" w:date="2024-11-26T05:35:00Z">
              <w:rPr>
                <w:i/>
              </w:rPr>
            </w:rPrChange>
          </w:rPr>
          <w:t xml:space="preserve">Table 4.1: </w:t>
        </w:r>
        <w:r w:rsidR="00B14601" w:rsidRPr="00B737ED" w:rsidDel="00D201BB">
          <w:rPr>
            <w:rPrChange w:id="777" w:author="MUKOLWE" w:date="2024-11-26T05:35:00Z">
              <w:rPr>
                <w:i/>
              </w:rPr>
            </w:rPrChange>
          </w:rPr>
          <w:t>startup</w:t>
        </w:r>
        <w:r w:rsidRPr="00B737ED" w:rsidDel="00D201BB">
          <w:rPr>
            <w:rPrChange w:id="778" w:author="MUKOLWE" w:date="2024-11-26T05:35:00Z">
              <w:rPr>
                <w:i/>
              </w:rPr>
            </w:rPrChange>
          </w:rPr>
          <w:t xml:space="preserve"> capital</w:t>
        </w:r>
        <w:r w:rsidR="00B14601" w:rsidRPr="00B737ED" w:rsidDel="00D201BB">
          <w:rPr>
            <w:rPrChange w:id="779" w:author="MUKOLWE" w:date="2024-11-26T05:35:00Z">
              <w:rPr>
                <w:i/>
              </w:rPr>
            </w:rPrChange>
          </w:rPr>
          <w:t xml:space="preserve"> </w:t>
        </w:r>
      </w:moveFrom>
    </w:p>
    <w:moveFromRangeEnd w:id="774"/>
    <w:p w14:paraId="6A3C857D" w14:textId="77777777" w:rsidR="00E7388B" w:rsidRPr="00633534" w:rsidRDefault="00E7388B" w:rsidP="0022282F">
      <w:pPr>
        <w:spacing w:line="276" w:lineRule="auto"/>
        <w:ind w:left="284"/>
        <w:jc w:val="both"/>
      </w:pPr>
    </w:p>
    <w:p w14:paraId="2ED9F72F" w14:textId="77777777" w:rsidR="00E7388B" w:rsidRPr="00B737ED" w:rsidRDefault="00E7388B" w:rsidP="0022282F">
      <w:pPr>
        <w:spacing w:line="276" w:lineRule="auto"/>
        <w:ind w:left="284"/>
        <w:jc w:val="both"/>
      </w:pPr>
    </w:p>
    <w:p w14:paraId="7AEC99B1" w14:textId="09AA05E5" w:rsidR="006A161B" w:rsidRPr="0022282F" w:rsidRDefault="0022282F">
      <w:pPr>
        <w:widowControl/>
        <w:autoSpaceDE/>
        <w:autoSpaceDN/>
        <w:spacing w:line="259" w:lineRule="auto"/>
        <w:ind w:left="567"/>
        <w:jc w:val="both"/>
        <w:rPr>
          <w:ins w:id="780" w:author="MUKOLWE" w:date="2024-11-26T05:26:00Z"/>
          <w:b/>
          <w:rPrChange w:id="781" w:author="MUKOLWE" w:date="2024-11-26T05:27:00Z">
            <w:rPr>
              <w:ins w:id="782" w:author="MUKOLWE" w:date="2024-11-26T05:26:00Z"/>
            </w:rPr>
          </w:rPrChange>
        </w:rPr>
        <w:pPrChange w:id="783" w:author="MUKOLWE" w:date="2024-11-26T05:26:00Z">
          <w:pPr>
            <w:widowControl/>
            <w:autoSpaceDE/>
            <w:autoSpaceDN/>
            <w:spacing w:after="160" w:line="259" w:lineRule="auto"/>
          </w:pPr>
        </w:pPrChange>
      </w:pPr>
      <w:commentRangeStart w:id="784"/>
      <w:ins w:id="785" w:author="MUKOLWE" w:date="2024-11-26T05:27:00Z">
        <w:r>
          <w:rPr>
            <w:b/>
          </w:rPr>
          <w:t xml:space="preserve">Table 4.2: </w:t>
        </w:r>
      </w:ins>
      <w:ins w:id="786" w:author="MUKOLWE" w:date="2024-11-26T05:28:00Z">
        <w:r>
          <w:rPr>
            <w:b/>
          </w:rPr>
          <w:t>A</w:t>
        </w:r>
      </w:ins>
      <w:ins w:id="787" w:author="MUKOLWE" w:date="2024-11-26T05:27:00Z">
        <w:r w:rsidRPr="00633534">
          <w:rPr>
            <w:b/>
          </w:rPr>
          <w:t xml:space="preserve">ssets and </w:t>
        </w:r>
      </w:ins>
      <w:ins w:id="788" w:author="MUKOLWE" w:date="2024-11-26T05:28:00Z">
        <w:r>
          <w:rPr>
            <w:b/>
          </w:rPr>
          <w:t>L</w:t>
        </w:r>
      </w:ins>
      <w:ins w:id="789" w:author="MUKOLWE" w:date="2024-11-26T05:27:00Z">
        <w:r w:rsidRPr="0022282F">
          <w:rPr>
            <w:b/>
            <w:rPrChange w:id="790" w:author="MUKOLWE" w:date="2024-11-26T05:27:00Z">
              <w:rPr>
                <w:i/>
              </w:rPr>
            </w:rPrChange>
          </w:rPr>
          <w:t>iabilities</w:t>
        </w:r>
      </w:ins>
      <w:commentRangeEnd w:id="784"/>
      <w:ins w:id="791" w:author="MUKOLWE" w:date="2024-11-26T05:33:00Z">
        <w:r>
          <w:rPr>
            <w:rStyle w:val="CommentReference"/>
          </w:rPr>
          <w:commentReference w:id="784"/>
        </w:r>
      </w:ins>
    </w:p>
    <w:p w14:paraId="4C33C638" w14:textId="3A709D98" w:rsidR="0022282F" w:rsidDel="0022282F" w:rsidRDefault="0022282F">
      <w:pPr>
        <w:widowControl/>
        <w:autoSpaceDE/>
        <w:autoSpaceDN/>
        <w:spacing w:line="259" w:lineRule="auto"/>
        <w:jc w:val="both"/>
        <w:rPr>
          <w:del w:id="792" w:author="MUKOLWE" w:date="2024-11-26T05:27:00Z"/>
        </w:rPr>
        <w:pPrChange w:id="793" w:author="MUKOLWE" w:date="2024-11-26T05:26:00Z">
          <w:pPr>
            <w:widowControl/>
            <w:autoSpaceDE/>
            <w:autoSpaceDN/>
            <w:spacing w:after="160" w:line="259" w:lineRule="auto"/>
          </w:pPr>
        </w:pPrChange>
      </w:pPr>
    </w:p>
    <w:tbl>
      <w:tblPr>
        <w:tblStyle w:val="TableGrid"/>
        <w:tblW w:w="0" w:type="auto"/>
        <w:tblInd w:w="545" w:type="dxa"/>
        <w:tblLayout w:type="fixed"/>
        <w:tblLook w:val="01E0" w:firstRow="1" w:lastRow="1" w:firstColumn="1" w:lastColumn="1" w:noHBand="0" w:noVBand="0"/>
        <w:tblPrChange w:id="794" w:author="MUKOLWE" w:date="2024-11-26T05:38:00Z">
          <w:tblPr>
            <w:tblStyle w:val="TableGrid"/>
            <w:tblW w:w="0" w:type="auto"/>
            <w:tblLayout w:type="fixed"/>
            <w:tblLook w:val="01E0" w:firstRow="1" w:lastRow="1" w:firstColumn="1" w:lastColumn="1" w:noHBand="0" w:noVBand="0"/>
          </w:tblPr>
        </w:tblPrChange>
      </w:tblPr>
      <w:tblGrid>
        <w:gridCol w:w="3823"/>
        <w:gridCol w:w="2573"/>
        <w:tblGridChange w:id="795">
          <w:tblGrid>
            <w:gridCol w:w="3109"/>
            <w:gridCol w:w="761"/>
            <w:gridCol w:w="2348"/>
          </w:tblGrid>
        </w:tblGridChange>
      </w:tblGrid>
      <w:tr w:rsidR="00856585" w14:paraId="2C6F88C0" w14:textId="77777777" w:rsidTr="00B737ED">
        <w:trPr>
          <w:trHeight w:val="331"/>
          <w:trPrChange w:id="796" w:author="MUKOLWE" w:date="2024-11-26T05:38:00Z">
            <w:trPr>
              <w:trHeight w:val="331"/>
            </w:trPr>
          </w:trPrChange>
        </w:trPr>
        <w:tc>
          <w:tcPr>
            <w:tcW w:w="3823" w:type="dxa"/>
            <w:tcPrChange w:id="797" w:author="MUKOLWE" w:date="2024-11-26T05:38:00Z">
              <w:tcPr>
                <w:tcW w:w="3109" w:type="dxa"/>
              </w:tcPr>
            </w:tcPrChange>
          </w:tcPr>
          <w:p w14:paraId="01194D6D" w14:textId="77777777" w:rsidR="00856585" w:rsidRDefault="00856585" w:rsidP="00D40E90">
            <w:pPr>
              <w:pStyle w:val="TableParagraph"/>
              <w:spacing w:line="276" w:lineRule="auto"/>
              <w:ind w:left="225"/>
              <w:jc w:val="both"/>
              <w:rPr>
                <w:b/>
                <w:sz w:val="24"/>
              </w:rPr>
            </w:pPr>
            <w:r>
              <w:rPr>
                <w:b/>
                <w:spacing w:val="-2"/>
                <w:sz w:val="24"/>
              </w:rPr>
              <w:t>Assets</w:t>
            </w:r>
          </w:p>
        </w:tc>
        <w:tc>
          <w:tcPr>
            <w:tcW w:w="2573" w:type="dxa"/>
            <w:tcPrChange w:id="798" w:author="MUKOLWE" w:date="2024-11-26T05:38:00Z">
              <w:tcPr>
                <w:tcW w:w="3109" w:type="dxa"/>
                <w:gridSpan w:val="2"/>
              </w:tcPr>
            </w:tcPrChange>
          </w:tcPr>
          <w:p w14:paraId="61D11069" w14:textId="4A8079E1" w:rsidR="00856585" w:rsidRDefault="00856585" w:rsidP="00D40E90">
            <w:pPr>
              <w:pStyle w:val="TableParagraph"/>
              <w:spacing w:line="276" w:lineRule="auto"/>
              <w:ind w:left="225"/>
              <w:jc w:val="both"/>
              <w:rPr>
                <w:b/>
                <w:sz w:val="24"/>
              </w:rPr>
            </w:pPr>
            <w:ins w:id="799" w:author="MUKOLWE" w:date="2024-11-26T05:09:00Z">
              <w:r>
                <w:rPr>
                  <w:b/>
                  <w:sz w:val="24"/>
                </w:rPr>
                <w:t>Amount (Ksh).</w:t>
              </w:r>
            </w:ins>
          </w:p>
        </w:tc>
      </w:tr>
      <w:tr w:rsidR="006A161B" w14:paraId="150C779C" w14:textId="77777777" w:rsidTr="00B737ED">
        <w:trPr>
          <w:trHeight w:val="321"/>
          <w:trPrChange w:id="800" w:author="MUKOLWE" w:date="2024-11-26T05:38:00Z">
            <w:trPr>
              <w:trHeight w:val="321"/>
            </w:trPr>
          </w:trPrChange>
        </w:trPr>
        <w:tc>
          <w:tcPr>
            <w:tcW w:w="3823" w:type="dxa"/>
            <w:tcPrChange w:id="801" w:author="MUKOLWE" w:date="2024-11-26T05:38:00Z">
              <w:tcPr>
                <w:tcW w:w="3870" w:type="dxa"/>
                <w:gridSpan w:val="2"/>
              </w:tcPr>
            </w:tcPrChange>
          </w:tcPr>
          <w:p w14:paraId="4DDE0A36" w14:textId="77777777" w:rsidR="006A161B" w:rsidRDefault="006A161B" w:rsidP="00D40E90">
            <w:pPr>
              <w:pStyle w:val="TableParagraph"/>
              <w:spacing w:line="276" w:lineRule="auto"/>
              <w:ind w:left="216"/>
              <w:jc w:val="both"/>
              <w:rPr>
                <w:b/>
                <w:sz w:val="24"/>
              </w:rPr>
            </w:pPr>
            <w:r>
              <w:rPr>
                <w:b/>
                <w:sz w:val="24"/>
              </w:rPr>
              <w:t>Current</w:t>
            </w:r>
            <w:r>
              <w:rPr>
                <w:b/>
                <w:spacing w:val="-5"/>
                <w:sz w:val="24"/>
              </w:rPr>
              <w:t xml:space="preserve"> </w:t>
            </w:r>
            <w:r>
              <w:rPr>
                <w:b/>
                <w:spacing w:val="-2"/>
                <w:sz w:val="24"/>
              </w:rPr>
              <w:t>Assets:</w:t>
            </w:r>
          </w:p>
        </w:tc>
        <w:tc>
          <w:tcPr>
            <w:tcW w:w="2573" w:type="dxa"/>
            <w:tcPrChange w:id="802" w:author="MUKOLWE" w:date="2024-11-26T05:38:00Z">
              <w:tcPr>
                <w:tcW w:w="2348" w:type="dxa"/>
              </w:tcPr>
            </w:tcPrChange>
          </w:tcPr>
          <w:p w14:paraId="5A3A9900" w14:textId="2C9C6B7E" w:rsidR="006A161B" w:rsidRDefault="006A161B" w:rsidP="00D40E90">
            <w:pPr>
              <w:pStyle w:val="TableParagraph"/>
              <w:spacing w:line="276" w:lineRule="auto"/>
              <w:ind w:left="216"/>
              <w:jc w:val="both"/>
              <w:rPr>
                <w:sz w:val="24"/>
              </w:rPr>
            </w:pPr>
            <w:r>
              <w:rPr>
                <w:spacing w:val="-2"/>
                <w:sz w:val="24"/>
              </w:rPr>
              <w:t>2</w:t>
            </w:r>
            <w:ins w:id="803" w:author="MUKOLWE" w:date="2024-11-26T05:08:00Z">
              <w:r w:rsidR="00856585">
                <w:rPr>
                  <w:spacing w:val="-2"/>
                  <w:sz w:val="24"/>
                </w:rPr>
                <w:t>,</w:t>
              </w:r>
            </w:ins>
            <w:r>
              <w:rPr>
                <w:spacing w:val="-2"/>
                <w:sz w:val="24"/>
              </w:rPr>
              <w:t>484</w:t>
            </w:r>
            <w:ins w:id="804" w:author="MUKOLWE" w:date="2024-11-26T05:08:00Z">
              <w:r w:rsidR="00856585">
                <w:rPr>
                  <w:spacing w:val="-2"/>
                  <w:sz w:val="24"/>
                </w:rPr>
                <w:t>,</w:t>
              </w:r>
            </w:ins>
            <w:r>
              <w:rPr>
                <w:spacing w:val="-2"/>
                <w:sz w:val="24"/>
              </w:rPr>
              <w:t>266</w:t>
            </w:r>
          </w:p>
        </w:tc>
      </w:tr>
      <w:tr w:rsidR="006A161B" w14:paraId="67190585" w14:textId="77777777" w:rsidTr="00B737ED">
        <w:trPr>
          <w:trHeight w:val="316"/>
          <w:trPrChange w:id="805" w:author="MUKOLWE" w:date="2024-11-26T05:38:00Z">
            <w:trPr>
              <w:trHeight w:val="316"/>
            </w:trPr>
          </w:trPrChange>
        </w:trPr>
        <w:tc>
          <w:tcPr>
            <w:tcW w:w="3823" w:type="dxa"/>
            <w:tcPrChange w:id="806" w:author="MUKOLWE" w:date="2024-11-26T05:38:00Z">
              <w:tcPr>
                <w:tcW w:w="3870" w:type="dxa"/>
                <w:gridSpan w:val="2"/>
              </w:tcPr>
            </w:tcPrChange>
          </w:tcPr>
          <w:p w14:paraId="1A5550A6" w14:textId="77777777" w:rsidR="006A161B" w:rsidRPr="0022282F" w:rsidRDefault="006A161B">
            <w:pPr>
              <w:pStyle w:val="TableParagraph"/>
              <w:spacing w:line="276" w:lineRule="auto"/>
              <w:ind w:left="171"/>
              <w:jc w:val="both"/>
              <w:rPr>
                <w:sz w:val="24"/>
                <w:rPrChange w:id="807" w:author="MUKOLWE" w:date="2024-11-26T05:24:00Z">
                  <w:rPr>
                    <w:b/>
                    <w:sz w:val="24"/>
                  </w:rPr>
                </w:rPrChange>
              </w:rPr>
              <w:pPrChange w:id="808" w:author="MUKOLWE" w:date="2024-11-26T05:24:00Z">
                <w:pPr>
                  <w:pStyle w:val="TableParagraph"/>
                  <w:spacing w:line="276" w:lineRule="auto"/>
                  <w:ind w:left="360"/>
                  <w:jc w:val="both"/>
                </w:pPr>
              </w:pPrChange>
            </w:pPr>
            <w:r w:rsidRPr="0022282F">
              <w:rPr>
                <w:spacing w:val="-4"/>
                <w:sz w:val="24"/>
                <w:rPrChange w:id="809" w:author="MUKOLWE" w:date="2024-11-26T05:24:00Z">
                  <w:rPr>
                    <w:b/>
                    <w:spacing w:val="-4"/>
                    <w:sz w:val="24"/>
                  </w:rPr>
                </w:rPrChange>
              </w:rPr>
              <w:t>Cash:</w:t>
            </w:r>
          </w:p>
        </w:tc>
        <w:tc>
          <w:tcPr>
            <w:tcW w:w="2573" w:type="dxa"/>
            <w:tcPrChange w:id="810" w:author="MUKOLWE" w:date="2024-11-26T05:38:00Z">
              <w:tcPr>
                <w:tcW w:w="2348" w:type="dxa"/>
              </w:tcPr>
            </w:tcPrChange>
          </w:tcPr>
          <w:p w14:paraId="5603B3E4" w14:textId="43DF6DA6" w:rsidR="006A161B" w:rsidRDefault="006A161B" w:rsidP="00D40E90">
            <w:pPr>
              <w:pStyle w:val="TableParagraph"/>
              <w:spacing w:line="276" w:lineRule="auto"/>
              <w:ind w:left="216"/>
              <w:jc w:val="both"/>
              <w:rPr>
                <w:sz w:val="24"/>
              </w:rPr>
            </w:pPr>
            <w:r>
              <w:rPr>
                <w:spacing w:val="-2"/>
                <w:sz w:val="24"/>
              </w:rPr>
              <w:t>12</w:t>
            </w:r>
            <w:ins w:id="811" w:author="MUKOLWE" w:date="2024-11-26T05:08:00Z">
              <w:r w:rsidR="00856585">
                <w:rPr>
                  <w:spacing w:val="-2"/>
                  <w:sz w:val="24"/>
                </w:rPr>
                <w:t>,</w:t>
              </w:r>
            </w:ins>
            <w:r>
              <w:rPr>
                <w:spacing w:val="-2"/>
                <w:sz w:val="24"/>
              </w:rPr>
              <w:t>670</w:t>
            </w:r>
          </w:p>
        </w:tc>
      </w:tr>
      <w:tr w:rsidR="006A161B" w14:paraId="7E475D4F" w14:textId="77777777" w:rsidTr="00B737ED">
        <w:trPr>
          <w:trHeight w:val="321"/>
          <w:trPrChange w:id="812" w:author="MUKOLWE" w:date="2024-11-26T05:38:00Z">
            <w:trPr>
              <w:trHeight w:val="321"/>
            </w:trPr>
          </w:trPrChange>
        </w:trPr>
        <w:tc>
          <w:tcPr>
            <w:tcW w:w="3823" w:type="dxa"/>
            <w:tcPrChange w:id="813" w:author="MUKOLWE" w:date="2024-11-26T05:38:00Z">
              <w:tcPr>
                <w:tcW w:w="3870" w:type="dxa"/>
                <w:gridSpan w:val="2"/>
              </w:tcPr>
            </w:tcPrChange>
          </w:tcPr>
          <w:p w14:paraId="45F5BB66" w14:textId="77777777" w:rsidR="006A161B" w:rsidRPr="0022282F" w:rsidRDefault="006A161B">
            <w:pPr>
              <w:pStyle w:val="TableParagraph"/>
              <w:spacing w:line="276" w:lineRule="auto"/>
              <w:ind w:left="171"/>
              <w:jc w:val="both"/>
              <w:rPr>
                <w:sz w:val="24"/>
                <w:rPrChange w:id="814" w:author="MUKOLWE" w:date="2024-11-26T05:24:00Z">
                  <w:rPr>
                    <w:b/>
                    <w:sz w:val="24"/>
                  </w:rPr>
                </w:rPrChange>
              </w:rPr>
              <w:pPrChange w:id="815" w:author="MUKOLWE" w:date="2024-11-26T05:24:00Z">
                <w:pPr>
                  <w:pStyle w:val="TableParagraph"/>
                  <w:spacing w:line="276" w:lineRule="auto"/>
                  <w:ind w:left="432"/>
                  <w:jc w:val="both"/>
                </w:pPr>
              </w:pPrChange>
            </w:pPr>
            <w:r w:rsidRPr="0022282F">
              <w:rPr>
                <w:sz w:val="24"/>
                <w:rPrChange w:id="816" w:author="MUKOLWE" w:date="2024-11-26T05:24:00Z">
                  <w:rPr>
                    <w:b/>
                    <w:sz w:val="24"/>
                  </w:rPr>
                </w:rPrChange>
              </w:rPr>
              <w:t>Petty</w:t>
            </w:r>
            <w:r w:rsidRPr="0022282F">
              <w:rPr>
                <w:spacing w:val="-2"/>
                <w:sz w:val="24"/>
                <w:rPrChange w:id="817" w:author="MUKOLWE" w:date="2024-11-26T05:24:00Z">
                  <w:rPr>
                    <w:b/>
                    <w:spacing w:val="-2"/>
                    <w:sz w:val="24"/>
                  </w:rPr>
                </w:rPrChange>
              </w:rPr>
              <w:t xml:space="preserve"> </w:t>
            </w:r>
            <w:r w:rsidRPr="0022282F">
              <w:rPr>
                <w:spacing w:val="-4"/>
                <w:sz w:val="24"/>
                <w:rPrChange w:id="818" w:author="MUKOLWE" w:date="2024-11-26T05:24:00Z">
                  <w:rPr>
                    <w:b/>
                    <w:spacing w:val="-4"/>
                    <w:sz w:val="24"/>
                  </w:rPr>
                </w:rPrChange>
              </w:rPr>
              <w:t>Cash</w:t>
            </w:r>
          </w:p>
        </w:tc>
        <w:tc>
          <w:tcPr>
            <w:tcW w:w="2573" w:type="dxa"/>
            <w:tcPrChange w:id="819" w:author="MUKOLWE" w:date="2024-11-26T05:38:00Z">
              <w:tcPr>
                <w:tcW w:w="2348" w:type="dxa"/>
              </w:tcPr>
            </w:tcPrChange>
          </w:tcPr>
          <w:p w14:paraId="7F230A19" w14:textId="100A9D28" w:rsidR="006A161B" w:rsidRDefault="006A161B" w:rsidP="00D40E90">
            <w:pPr>
              <w:pStyle w:val="TableParagraph"/>
              <w:spacing w:line="276" w:lineRule="auto"/>
              <w:ind w:left="216"/>
              <w:jc w:val="both"/>
              <w:rPr>
                <w:sz w:val="24"/>
              </w:rPr>
            </w:pPr>
            <w:r>
              <w:rPr>
                <w:spacing w:val="-2"/>
                <w:sz w:val="24"/>
              </w:rPr>
              <w:t>106</w:t>
            </w:r>
            <w:ins w:id="820" w:author="MUKOLWE" w:date="2024-11-26T05:08:00Z">
              <w:r w:rsidR="00856585">
                <w:rPr>
                  <w:spacing w:val="-2"/>
                  <w:sz w:val="24"/>
                </w:rPr>
                <w:t>,</w:t>
              </w:r>
            </w:ins>
            <w:r>
              <w:rPr>
                <w:spacing w:val="-2"/>
                <w:sz w:val="24"/>
              </w:rPr>
              <w:t>200</w:t>
            </w:r>
          </w:p>
        </w:tc>
      </w:tr>
      <w:tr w:rsidR="006A161B" w14:paraId="5A8142EE" w14:textId="77777777" w:rsidTr="00B737ED">
        <w:trPr>
          <w:trHeight w:val="323"/>
          <w:trPrChange w:id="821" w:author="MUKOLWE" w:date="2024-11-26T05:38:00Z">
            <w:trPr>
              <w:trHeight w:val="323"/>
            </w:trPr>
          </w:trPrChange>
        </w:trPr>
        <w:tc>
          <w:tcPr>
            <w:tcW w:w="3823" w:type="dxa"/>
            <w:tcPrChange w:id="822" w:author="MUKOLWE" w:date="2024-11-26T05:38:00Z">
              <w:tcPr>
                <w:tcW w:w="3870" w:type="dxa"/>
                <w:gridSpan w:val="2"/>
              </w:tcPr>
            </w:tcPrChange>
          </w:tcPr>
          <w:p w14:paraId="12D3A633" w14:textId="77777777" w:rsidR="006A161B" w:rsidRPr="0022282F" w:rsidRDefault="006A161B">
            <w:pPr>
              <w:pStyle w:val="TableParagraph"/>
              <w:spacing w:line="276" w:lineRule="auto"/>
              <w:ind w:left="171"/>
              <w:jc w:val="both"/>
              <w:rPr>
                <w:sz w:val="24"/>
                <w:rPrChange w:id="823" w:author="MUKOLWE" w:date="2024-11-26T05:24:00Z">
                  <w:rPr>
                    <w:b/>
                    <w:sz w:val="24"/>
                  </w:rPr>
                </w:rPrChange>
              </w:rPr>
              <w:pPrChange w:id="824" w:author="MUKOLWE" w:date="2024-11-26T05:24:00Z">
                <w:pPr>
                  <w:pStyle w:val="TableParagraph"/>
                  <w:spacing w:line="276" w:lineRule="auto"/>
                  <w:ind w:left="432"/>
                  <w:jc w:val="both"/>
                </w:pPr>
              </w:pPrChange>
            </w:pPr>
            <w:r w:rsidRPr="0022282F">
              <w:rPr>
                <w:sz w:val="24"/>
                <w:rPrChange w:id="825" w:author="MUKOLWE" w:date="2024-11-26T05:24:00Z">
                  <w:rPr>
                    <w:b/>
                    <w:sz w:val="24"/>
                  </w:rPr>
                </w:rPrChange>
              </w:rPr>
              <w:t>Accounts</w:t>
            </w:r>
            <w:r w:rsidRPr="0022282F">
              <w:rPr>
                <w:spacing w:val="-2"/>
                <w:sz w:val="24"/>
                <w:rPrChange w:id="826" w:author="MUKOLWE" w:date="2024-11-26T05:24:00Z">
                  <w:rPr>
                    <w:b/>
                    <w:spacing w:val="-2"/>
                    <w:sz w:val="24"/>
                  </w:rPr>
                </w:rPrChange>
              </w:rPr>
              <w:t xml:space="preserve"> Receivable</w:t>
            </w:r>
          </w:p>
        </w:tc>
        <w:tc>
          <w:tcPr>
            <w:tcW w:w="2573" w:type="dxa"/>
            <w:tcPrChange w:id="827" w:author="MUKOLWE" w:date="2024-11-26T05:38:00Z">
              <w:tcPr>
                <w:tcW w:w="2348" w:type="dxa"/>
              </w:tcPr>
            </w:tcPrChange>
          </w:tcPr>
          <w:p w14:paraId="5C9BA7CD" w14:textId="77777777" w:rsidR="006A161B" w:rsidRDefault="006A161B" w:rsidP="00D40E90">
            <w:pPr>
              <w:pStyle w:val="TableParagraph"/>
              <w:spacing w:line="276" w:lineRule="auto"/>
              <w:jc w:val="both"/>
              <w:rPr>
                <w:sz w:val="24"/>
              </w:rPr>
            </w:pPr>
          </w:p>
        </w:tc>
      </w:tr>
      <w:tr w:rsidR="006A161B" w14:paraId="52E56D5F" w14:textId="77777777" w:rsidTr="00B737ED">
        <w:trPr>
          <w:trHeight w:val="316"/>
          <w:trPrChange w:id="828" w:author="MUKOLWE" w:date="2024-11-26T05:38:00Z">
            <w:trPr>
              <w:trHeight w:val="316"/>
            </w:trPr>
          </w:trPrChange>
        </w:trPr>
        <w:tc>
          <w:tcPr>
            <w:tcW w:w="3823" w:type="dxa"/>
            <w:tcPrChange w:id="829" w:author="MUKOLWE" w:date="2024-11-26T05:38:00Z">
              <w:tcPr>
                <w:tcW w:w="3870" w:type="dxa"/>
                <w:gridSpan w:val="2"/>
              </w:tcPr>
            </w:tcPrChange>
          </w:tcPr>
          <w:p w14:paraId="2BF18E09" w14:textId="77777777" w:rsidR="006A161B" w:rsidRPr="0022282F" w:rsidRDefault="006A161B">
            <w:pPr>
              <w:pStyle w:val="TableParagraph"/>
              <w:spacing w:line="276" w:lineRule="auto"/>
              <w:ind w:left="171"/>
              <w:jc w:val="both"/>
              <w:rPr>
                <w:sz w:val="24"/>
                <w:rPrChange w:id="830" w:author="MUKOLWE" w:date="2024-11-26T05:24:00Z">
                  <w:rPr>
                    <w:b/>
                    <w:sz w:val="24"/>
                  </w:rPr>
                </w:rPrChange>
              </w:rPr>
              <w:pPrChange w:id="831" w:author="MUKOLWE" w:date="2024-11-26T05:24:00Z">
                <w:pPr>
                  <w:pStyle w:val="TableParagraph"/>
                  <w:spacing w:line="276" w:lineRule="auto"/>
                  <w:ind w:left="432"/>
                  <w:jc w:val="both"/>
                </w:pPr>
              </w:pPrChange>
            </w:pPr>
            <w:r w:rsidRPr="0022282F">
              <w:rPr>
                <w:spacing w:val="-2"/>
                <w:sz w:val="24"/>
                <w:rPrChange w:id="832" w:author="MUKOLWE" w:date="2024-11-26T05:24:00Z">
                  <w:rPr>
                    <w:b/>
                    <w:spacing w:val="-2"/>
                    <w:sz w:val="24"/>
                  </w:rPr>
                </w:rPrChange>
              </w:rPr>
              <w:t>Inventory</w:t>
            </w:r>
          </w:p>
        </w:tc>
        <w:tc>
          <w:tcPr>
            <w:tcW w:w="2573" w:type="dxa"/>
            <w:tcPrChange w:id="833" w:author="MUKOLWE" w:date="2024-11-26T05:38:00Z">
              <w:tcPr>
                <w:tcW w:w="2348" w:type="dxa"/>
              </w:tcPr>
            </w:tcPrChange>
          </w:tcPr>
          <w:p w14:paraId="6CE2C67C" w14:textId="374EE12D" w:rsidR="006A161B" w:rsidRDefault="006A161B" w:rsidP="00D40E90">
            <w:pPr>
              <w:pStyle w:val="TableParagraph"/>
              <w:spacing w:line="276" w:lineRule="auto"/>
              <w:ind w:left="216"/>
              <w:jc w:val="both"/>
              <w:rPr>
                <w:sz w:val="24"/>
              </w:rPr>
            </w:pPr>
            <w:r>
              <w:rPr>
                <w:spacing w:val="-2"/>
                <w:sz w:val="24"/>
              </w:rPr>
              <w:t>240</w:t>
            </w:r>
            <w:ins w:id="834" w:author="MUKOLWE" w:date="2024-11-26T05:08:00Z">
              <w:r w:rsidR="00856585">
                <w:rPr>
                  <w:spacing w:val="-2"/>
                  <w:sz w:val="24"/>
                </w:rPr>
                <w:t>,</w:t>
              </w:r>
            </w:ins>
            <w:r>
              <w:rPr>
                <w:spacing w:val="-2"/>
                <w:sz w:val="24"/>
              </w:rPr>
              <w:t>840</w:t>
            </w:r>
          </w:p>
        </w:tc>
      </w:tr>
      <w:tr w:rsidR="006A161B" w14:paraId="1C2DBA89" w14:textId="77777777" w:rsidTr="00B737ED">
        <w:trPr>
          <w:trHeight w:val="377"/>
          <w:trPrChange w:id="835" w:author="MUKOLWE" w:date="2024-11-26T05:38:00Z">
            <w:trPr>
              <w:trHeight w:val="377"/>
            </w:trPr>
          </w:trPrChange>
        </w:trPr>
        <w:tc>
          <w:tcPr>
            <w:tcW w:w="3823" w:type="dxa"/>
            <w:tcPrChange w:id="836" w:author="MUKOLWE" w:date="2024-11-26T05:38:00Z">
              <w:tcPr>
                <w:tcW w:w="3870" w:type="dxa"/>
                <w:gridSpan w:val="2"/>
              </w:tcPr>
            </w:tcPrChange>
          </w:tcPr>
          <w:p w14:paraId="46A1A5C3" w14:textId="77777777" w:rsidR="006A161B" w:rsidRPr="0022282F" w:rsidRDefault="006A161B">
            <w:pPr>
              <w:pStyle w:val="TableParagraph"/>
              <w:spacing w:line="276" w:lineRule="auto"/>
              <w:ind w:left="171"/>
              <w:jc w:val="both"/>
              <w:rPr>
                <w:sz w:val="24"/>
                <w:rPrChange w:id="837" w:author="MUKOLWE" w:date="2024-11-26T05:24:00Z">
                  <w:rPr>
                    <w:b/>
                    <w:sz w:val="24"/>
                  </w:rPr>
                </w:rPrChange>
              </w:rPr>
              <w:pPrChange w:id="838" w:author="MUKOLWE" w:date="2024-11-26T05:24:00Z">
                <w:pPr>
                  <w:pStyle w:val="TableParagraph"/>
                  <w:spacing w:line="276" w:lineRule="auto"/>
                  <w:ind w:left="432"/>
                  <w:jc w:val="both"/>
                </w:pPr>
              </w:pPrChange>
            </w:pPr>
            <w:r w:rsidRPr="0022282F">
              <w:rPr>
                <w:sz w:val="24"/>
                <w:rPrChange w:id="839" w:author="MUKOLWE" w:date="2024-11-26T05:24:00Z">
                  <w:rPr>
                    <w:b/>
                    <w:sz w:val="24"/>
                  </w:rPr>
                </w:rPrChange>
              </w:rPr>
              <w:t>Short-Term</w:t>
            </w:r>
            <w:r w:rsidRPr="0022282F">
              <w:rPr>
                <w:spacing w:val="-9"/>
                <w:sz w:val="24"/>
                <w:rPrChange w:id="840" w:author="MUKOLWE" w:date="2024-11-26T05:24:00Z">
                  <w:rPr>
                    <w:b/>
                    <w:spacing w:val="-9"/>
                    <w:sz w:val="24"/>
                  </w:rPr>
                </w:rPrChange>
              </w:rPr>
              <w:t xml:space="preserve"> </w:t>
            </w:r>
            <w:r w:rsidRPr="0022282F">
              <w:rPr>
                <w:spacing w:val="-2"/>
                <w:sz w:val="24"/>
                <w:rPrChange w:id="841" w:author="MUKOLWE" w:date="2024-11-26T05:24:00Z">
                  <w:rPr>
                    <w:b/>
                    <w:spacing w:val="-2"/>
                    <w:sz w:val="24"/>
                  </w:rPr>
                </w:rPrChange>
              </w:rPr>
              <w:t>Investment</w:t>
            </w:r>
          </w:p>
        </w:tc>
        <w:tc>
          <w:tcPr>
            <w:tcW w:w="2573" w:type="dxa"/>
            <w:tcPrChange w:id="842" w:author="MUKOLWE" w:date="2024-11-26T05:38:00Z">
              <w:tcPr>
                <w:tcW w:w="2348" w:type="dxa"/>
              </w:tcPr>
            </w:tcPrChange>
          </w:tcPr>
          <w:p w14:paraId="4260F1EC" w14:textId="3E7AE93F" w:rsidR="006A161B" w:rsidRDefault="006A161B" w:rsidP="00D40E90">
            <w:pPr>
              <w:pStyle w:val="TableParagraph"/>
              <w:spacing w:line="276" w:lineRule="auto"/>
              <w:ind w:left="216"/>
              <w:jc w:val="both"/>
              <w:rPr>
                <w:sz w:val="24"/>
              </w:rPr>
            </w:pPr>
            <w:r>
              <w:rPr>
                <w:spacing w:val="-2"/>
                <w:sz w:val="24"/>
              </w:rPr>
              <w:t>150</w:t>
            </w:r>
            <w:ins w:id="843" w:author="MUKOLWE" w:date="2024-11-26T05:09:00Z">
              <w:r w:rsidR="00364614">
                <w:rPr>
                  <w:spacing w:val="-2"/>
                  <w:sz w:val="24"/>
                </w:rPr>
                <w:t>,</w:t>
              </w:r>
            </w:ins>
            <w:r>
              <w:rPr>
                <w:spacing w:val="-2"/>
                <w:sz w:val="24"/>
              </w:rPr>
              <w:t>000</w:t>
            </w:r>
          </w:p>
        </w:tc>
      </w:tr>
      <w:tr w:rsidR="006A161B" w14:paraId="53DBEF4D" w14:textId="77777777" w:rsidTr="00B737ED">
        <w:trPr>
          <w:trHeight w:val="440"/>
          <w:trPrChange w:id="844" w:author="MUKOLWE" w:date="2024-11-26T05:38:00Z">
            <w:trPr>
              <w:trHeight w:val="440"/>
            </w:trPr>
          </w:trPrChange>
        </w:trPr>
        <w:tc>
          <w:tcPr>
            <w:tcW w:w="3823" w:type="dxa"/>
            <w:tcPrChange w:id="845" w:author="MUKOLWE" w:date="2024-11-26T05:38:00Z">
              <w:tcPr>
                <w:tcW w:w="3870" w:type="dxa"/>
                <w:gridSpan w:val="2"/>
              </w:tcPr>
            </w:tcPrChange>
          </w:tcPr>
          <w:p w14:paraId="2159DE68" w14:textId="77777777" w:rsidR="006A161B" w:rsidRPr="0022282F" w:rsidRDefault="006A161B" w:rsidP="00633534">
            <w:pPr>
              <w:pStyle w:val="TableParagraph"/>
              <w:spacing w:line="276" w:lineRule="auto"/>
              <w:ind w:left="171"/>
              <w:jc w:val="both"/>
              <w:rPr>
                <w:sz w:val="24"/>
                <w:rPrChange w:id="846" w:author="MUKOLWE" w:date="2024-11-26T05:24:00Z">
                  <w:rPr>
                    <w:b/>
                    <w:sz w:val="24"/>
                  </w:rPr>
                </w:rPrChange>
              </w:rPr>
            </w:pPr>
            <w:r w:rsidRPr="0022282F">
              <w:rPr>
                <w:sz w:val="24"/>
                <w:rPrChange w:id="847" w:author="MUKOLWE" w:date="2024-11-26T05:24:00Z">
                  <w:rPr>
                    <w:b/>
                    <w:sz w:val="24"/>
                  </w:rPr>
                </w:rPrChange>
              </w:rPr>
              <w:t>Prepaid</w:t>
            </w:r>
            <w:r w:rsidRPr="0022282F">
              <w:rPr>
                <w:spacing w:val="-3"/>
                <w:sz w:val="24"/>
                <w:rPrChange w:id="848" w:author="MUKOLWE" w:date="2024-11-26T05:24:00Z">
                  <w:rPr>
                    <w:b/>
                    <w:spacing w:val="-3"/>
                    <w:sz w:val="24"/>
                  </w:rPr>
                </w:rPrChange>
              </w:rPr>
              <w:t xml:space="preserve"> </w:t>
            </w:r>
            <w:r w:rsidRPr="0022282F">
              <w:rPr>
                <w:spacing w:val="-2"/>
                <w:sz w:val="24"/>
                <w:rPrChange w:id="849" w:author="MUKOLWE" w:date="2024-11-26T05:24:00Z">
                  <w:rPr>
                    <w:b/>
                    <w:spacing w:val="-2"/>
                    <w:sz w:val="24"/>
                  </w:rPr>
                </w:rPrChange>
              </w:rPr>
              <w:t>Expense</w:t>
            </w:r>
          </w:p>
        </w:tc>
        <w:tc>
          <w:tcPr>
            <w:tcW w:w="2573" w:type="dxa"/>
            <w:tcPrChange w:id="850" w:author="MUKOLWE" w:date="2024-11-26T05:38:00Z">
              <w:tcPr>
                <w:tcW w:w="2348" w:type="dxa"/>
              </w:tcPr>
            </w:tcPrChange>
          </w:tcPr>
          <w:p w14:paraId="0FB5FDF2" w14:textId="77777777" w:rsidR="006A161B" w:rsidRDefault="006A161B" w:rsidP="00D40E90">
            <w:pPr>
              <w:pStyle w:val="TableParagraph"/>
              <w:spacing w:line="276" w:lineRule="auto"/>
              <w:jc w:val="both"/>
              <w:rPr>
                <w:sz w:val="24"/>
              </w:rPr>
            </w:pPr>
          </w:p>
        </w:tc>
      </w:tr>
      <w:tr w:rsidR="006A161B" w14:paraId="738515E7" w14:textId="77777777" w:rsidTr="00B737ED">
        <w:trPr>
          <w:trHeight w:val="350"/>
          <w:trPrChange w:id="851" w:author="MUKOLWE" w:date="2024-11-26T05:38:00Z">
            <w:trPr>
              <w:trHeight w:val="350"/>
            </w:trPr>
          </w:trPrChange>
        </w:trPr>
        <w:tc>
          <w:tcPr>
            <w:tcW w:w="3823" w:type="dxa"/>
            <w:tcPrChange w:id="852" w:author="MUKOLWE" w:date="2024-11-26T05:38:00Z">
              <w:tcPr>
                <w:tcW w:w="3870" w:type="dxa"/>
                <w:gridSpan w:val="2"/>
              </w:tcPr>
            </w:tcPrChange>
          </w:tcPr>
          <w:p w14:paraId="37783444" w14:textId="77777777" w:rsidR="006A161B" w:rsidRPr="0022282F" w:rsidRDefault="006A161B">
            <w:pPr>
              <w:pStyle w:val="TableParagraph"/>
              <w:spacing w:line="276" w:lineRule="auto"/>
              <w:ind w:left="171"/>
              <w:jc w:val="both"/>
              <w:rPr>
                <w:sz w:val="24"/>
                <w:rPrChange w:id="853" w:author="MUKOLWE" w:date="2024-11-26T05:24:00Z">
                  <w:rPr>
                    <w:b/>
                    <w:sz w:val="24"/>
                  </w:rPr>
                </w:rPrChange>
              </w:rPr>
              <w:pPrChange w:id="854" w:author="MUKOLWE" w:date="2024-11-26T05:24:00Z">
                <w:pPr>
                  <w:pStyle w:val="TableParagraph"/>
                  <w:spacing w:line="276" w:lineRule="auto"/>
                  <w:ind w:left="216"/>
                  <w:jc w:val="both"/>
                </w:pPr>
              </w:pPrChange>
            </w:pPr>
            <w:r w:rsidRPr="0022282F">
              <w:rPr>
                <w:sz w:val="24"/>
                <w:rPrChange w:id="855" w:author="MUKOLWE" w:date="2024-11-26T05:24:00Z">
                  <w:rPr>
                    <w:b/>
                    <w:sz w:val="24"/>
                  </w:rPr>
                </w:rPrChange>
              </w:rPr>
              <w:t>Long-Term</w:t>
            </w:r>
            <w:r w:rsidRPr="0022282F">
              <w:rPr>
                <w:spacing w:val="-7"/>
                <w:sz w:val="24"/>
                <w:rPrChange w:id="856" w:author="MUKOLWE" w:date="2024-11-26T05:24:00Z">
                  <w:rPr>
                    <w:b/>
                    <w:spacing w:val="-7"/>
                    <w:sz w:val="24"/>
                  </w:rPr>
                </w:rPrChange>
              </w:rPr>
              <w:t xml:space="preserve"> </w:t>
            </w:r>
            <w:r w:rsidRPr="0022282F">
              <w:rPr>
                <w:spacing w:val="-2"/>
                <w:sz w:val="24"/>
                <w:rPrChange w:id="857" w:author="MUKOLWE" w:date="2024-11-26T05:24:00Z">
                  <w:rPr>
                    <w:b/>
                    <w:spacing w:val="-2"/>
                    <w:sz w:val="24"/>
                  </w:rPr>
                </w:rPrChange>
              </w:rPr>
              <w:t>Investment</w:t>
            </w:r>
          </w:p>
        </w:tc>
        <w:tc>
          <w:tcPr>
            <w:tcW w:w="2573" w:type="dxa"/>
            <w:tcPrChange w:id="858" w:author="MUKOLWE" w:date="2024-11-26T05:38:00Z">
              <w:tcPr>
                <w:tcW w:w="2348" w:type="dxa"/>
              </w:tcPr>
            </w:tcPrChange>
          </w:tcPr>
          <w:p w14:paraId="1979DFA2" w14:textId="4F9B0D3E" w:rsidR="006A161B" w:rsidRDefault="006A161B" w:rsidP="00D40E90">
            <w:pPr>
              <w:pStyle w:val="TableParagraph"/>
              <w:spacing w:line="276" w:lineRule="auto"/>
              <w:ind w:left="216"/>
              <w:jc w:val="both"/>
              <w:rPr>
                <w:sz w:val="24"/>
              </w:rPr>
            </w:pPr>
            <w:r>
              <w:rPr>
                <w:spacing w:val="-2"/>
                <w:sz w:val="24"/>
              </w:rPr>
              <w:t>204</w:t>
            </w:r>
            <w:ins w:id="859" w:author="MUKOLWE" w:date="2024-11-26T05:10:00Z">
              <w:r w:rsidR="00364614">
                <w:rPr>
                  <w:spacing w:val="-2"/>
                  <w:sz w:val="24"/>
                </w:rPr>
                <w:t>,</w:t>
              </w:r>
            </w:ins>
            <w:r>
              <w:rPr>
                <w:spacing w:val="-2"/>
                <w:sz w:val="24"/>
              </w:rPr>
              <w:t>000</w:t>
            </w:r>
          </w:p>
        </w:tc>
      </w:tr>
      <w:tr w:rsidR="006A161B" w14:paraId="73B8507D" w14:textId="77777777" w:rsidTr="00B737ED">
        <w:trPr>
          <w:trHeight w:val="350"/>
          <w:trPrChange w:id="860" w:author="MUKOLWE" w:date="2024-11-26T05:38:00Z">
            <w:trPr>
              <w:trHeight w:val="350"/>
            </w:trPr>
          </w:trPrChange>
        </w:trPr>
        <w:tc>
          <w:tcPr>
            <w:tcW w:w="3823" w:type="dxa"/>
            <w:tcPrChange w:id="861" w:author="MUKOLWE" w:date="2024-11-26T05:38:00Z">
              <w:tcPr>
                <w:tcW w:w="3870" w:type="dxa"/>
                <w:gridSpan w:val="2"/>
              </w:tcPr>
            </w:tcPrChange>
          </w:tcPr>
          <w:p w14:paraId="53A626C5" w14:textId="77777777" w:rsidR="006A161B" w:rsidRPr="0022282F" w:rsidRDefault="006A161B" w:rsidP="00D40E90">
            <w:pPr>
              <w:pStyle w:val="TableParagraph"/>
              <w:spacing w:line="276" w:lineRule="auto"/>
              <w:ind w:left="216"/>
              <w:jc w:val="both"/>
              <w:rPr>
                <w:b/>
                <w:i/>
                <w:sz w:val="24"/>
                <w:rPrChange w:id="862" w:author="MUKOLWE" w:date="2024-11-26T05:24:00Z">
                  <w:rPr>
                    <w:b/>
                    <w:sz w:val="24"/>
                  </w:rPr>
                </w:rPrChange>
              </w:rPr>
            </w:pPr>
            <w:r w:rsidRPr="0022282F">
              <w:rPr>
                <w:b/>
                <w:i/>
                <w:sz w:val="24"/>
                <w:rPrChange w:id="863" w:author="MUKOLWE" w:date="2024-11-26T05:24:00Z">
                  <w:rPr>
                    <w:b/>
                    <w:sz w:val="24"/>
                  </w:rPr>
                </w:rPrChange>
              </w:rPr>
              <w:t>Total</w:t>
            </w:r>
            <w:r w:rsidRPr="0022282F">
              <w:rPr>
                <w:b/>
                <w:i/>
                <w:spacing w:val="-4"/>
                <w:sz w:val="24"/>
                <w:rPrChange w:id="864" w:author="MUKOLWE" w:date="2024-11-26T05:24:00Z">
                  <w:rPr>
                    <w:b/>
                    <w:spacing w:val="-4"/>
                    <w:sz w:val="24"/>
                  </w:rPr>
                </w:rPrChange>
              </w:rPr>
              <w:t xml:space="preserve"> </w:t>
            </w:r>
            <w:r w:rsidRPr="0022282F">
              <w:rPr>
                <w:b/>
                <w:i/>
                <w:spacing w:val="-2"/>
                <w:sz w:val="24"/>
                <w:rPrChange w:id="865" w:author="MUKOLWE" w:date="2024-11-26T05:24:00Z">
                  <w:rPr>
                    <w:b/>
                    <w:spacing w:val="-2"/>
                    <w:sz w:val="24"/>
                  </w:rPr>
                </w:rPrChange>
              </w:rPr>
              <w:t>Assets:</w:t>
            </w:r>
          </w:p>
        </w:tc>
        <w:tc>
          <w:tcPr>
            <w:tcW w:w="2573" w:type="dxa"/>
            <w:tcPrChange w:id="866" w:author="MUKOLWE" w:date="2024-11-26T05:38:00Z">
              <w:tcPr>
                <w:tcW w:w="2348" w:type="dxa"/>
              </w:tcPr>
            </w:tcPrChange>
          </w:tcPr>
          <w:p w14:paraId="282A241E" w14:textId="665FB2CF" w:rsidR="006A161B" w:rsidRPr="0022282F" w:rsidRDefault="006A161B" w:rsidP="00D40E90">
            <w:pPr>
              <w:pStyle w:val="TableParagraph"/>
              <w:spacing w:line="276" w:lineRule="auto"/>
              <w:ind w:left="110"/>
              <w:jc w:val="both"/>
              <w:rPr>
                <w:b/>
                <w:i/>
                <w:sz w:val="24"/>
                <w:rPrChange w:id="867" w:author="MUKOLWE" w:date="2024-11-26T05:24:00Z">
                  <w:rPr>
                    <w:b/>
                    <w:sz w:val="24"/>
                  </w:rPr>
                </w:rPrChange>
              </w:rPr>
            </w:pPr>
            <w:r w:rsidRPr="0022282F">
              <w:rPr>
                <w:b/>
                <w:i/>
                <w:spacing w:val="-2"/>
                <w:sz w:val="24"/>
                <w:rPrChange w:id="868" w:author="MUKOLWE" w:date="2024-11-26T05:24:00Z">
                  <w:rPr>
                    <w:b/>
                    <w:spacing w:val="-2"/>
                    <w:sz w:val="24"/>
                  </w:rPr>
                </w:rPrChange>
              </w:rPr>
              <w:t>3</w:t>
            </w:r>
            <w:ins w:id="869" w:author="MUKOLWE" w:date="2024-11-26T05:10:00Z">
              <w:r w:rsidR="00364614" w:rsidRPr="0022282F">
                <w:rPr>
                  <w:b/>
                  <w:i/>
                  <w:spacing w:val="-2"/>
                  <w:sz w:val="24"/>
                  <w:rPrChange w:id="870" w:author="MUKOLWE" w:date="2024-11-26T05:24:00Z">
                    <w:rPr>
                      <w:b/>
                      <w:spacing w:val="-2"/>
                      <w:sz w:val="24"/>
                    </w:rPr>
                  </w:rPrChange>
                </w:rPr>
                <w:t>,</w:t>
              </w:r>
            </w:ins>
            <w:r w:rsidRPr="0022282F">
              <w:rPr>
                <w:b/>
                <w:i/>
                <w:spacing w:val="-2"/>
                <w:sz w:val="24"/>
                <w:rPrChange w:id="871" w:author="MUKOLWE" w:date="2024-11-26T05:24:00Z">
                  <w:rPr>
                    <w:b/>
                    <w:spacing w:val="-2"/>
                    <w:sz w:val="24"/>
                  </w:rPr>
                </w:rPrChange>
              </w:rPr>
              <w:t>311</w:t>
            </w:r>
            <w:ins w:id="872" w:author="MUKOLWE" w:date="2024-11-26T05:10:00Z">
              <w:r w:rsidR="00364614" w:rsidRPr="0022282F">
                <w:rPr>
                  <w:b/>
                  <w:i/>
                  <w:spacing w:val="-2"/>
                  <w:sz w:val="24"/>
                  <w:rPrChange w:id="873" w:author="MUKOLWE" w:date="2024-11-26T05:24:00Z">
                    <w:rPr>
                      <w:b/>
                      <w:spacing w:val="-2"/>
                      <w:sz w:val="24"/>
                    </w:rPr>
                  </w:rPrChange>
                </w:rPr>
                <w:t>,</w:t>
              </w:r>
            </w:ins>
            <w:r w:rsidRPr="0022282F">
              <w:rPr>
                <w:b/>
                <w:i/>
                <w:spacing w:val="-2"/>
                <w:sz w:val="24"/>
                <w:rPrChange w:id="874" w:author="MUKOLWE" w:date="2024-11-26T05:24:00Z">
                  <w:rPr>
                    <w:b/>
                    <w:spacing w:val="-2"/>
                    <w:sz w:val="24"/>
                  </w:rPr>
                </w:rPrChange>
              </w:rPr>
              <w:t>646</w:t>
            </w:r>
          </w:p>
        </w:tc>
      </w:tr>
      <w:tr w:rsidR="006A161B" w14:paraId="463A8590" w14:textId="77777777" w:rsidTr="00B737ED">
        <w:trPr>
          <w:trHeight w:val="330"/>
          <w:trPrChange w:id="875" w:author="MUKOLWE" w:date="2024-11-26T05:38:00Z">
            <w:trPr>
              <w:trHeight w:val="330"/>
            </w:trPr>
          </w:trPrChange>
        </w:trPr>
        <w:tc>
          <w:tcPr>
            <w:tcW w:w="6396" w:type="dxa"/>
            <w:gridSpan w:val="2"/>
            <w:tcPrChange w:id="876" w:author="MUKOLWE" w:date="2024-11-26T05:38:00Z">
              <w:tcPr>
                <w:tcW w:w="6218" w:type="dxa"/>
                <w:gridSpan w:val="3"/>
              </w:tcPr>
            </w:tcPrChange>
          </w:tcPr>
          <w:p w14:paraId="00F4B118" w14:textId="77777777" w:rsidR="006A161B" w:rsidRDefault="006A161B" w:rsidP="006307E0">
            <w:pPr>
              <w:pStyle w:val="TableParagraph"/>
              <w:spacing w:line="276" w:lineRule="auto"/>
              <w:ind w:left="29"/>
              <w:jc w:val="both"/>
              <w:rPr>
                <w:b/>
                <w:sz w:val="24"/>
              </w:rPr>
            </w:pPr>
            <w:r>
              <w:rPr>
                <w:b/>
                <w:spacing w:val="-2"/>
                <w:sz w:val="24"/>
              </w:rPr>
              <w:t>Liabilities</w:t>
            </w:r>
          </w:p>
        </w:tc>
      </w:tr>
      <w:tr w:rsidR="006A161B" w14:paraId="3AD500AA" w14:textId="77777777" w:rsidTr="00B737ED">
        <w:trPr>
          <w:trHeight w:val="378"/>
          <w:trPrChange w:id="877" w:author="MUKOLWE" w:date="2024-11-26T05:38:00Z">
            <w:trPr>
              <w:trHeight w:val="378"/>
            </w:trPr>
          </w:trPrChange>
        </w:trPr>
        <w:tc>
          <w:tcPr>
            <w:tcW w:w="3823" w:type="dxa"/>
            <w:tcPrChange w:id="878" w:author="MUKOLWE" w:date="2024-11-26T05:38:00Z">
              <w:tcPr>
                <w:tcW w:w="3870" w:type="dxa"/>
                <w:gridSpan w:val="2"/>
              </w:tcPr>
            </w:tcPrChange>
          </w:tcPr>
          <w:p w14:paraId="4E22C6B8" w14:textId="77777777" w:rsidR="006A161B" w:rsidRDefault="006A161B" w:rsidP="006307E0">
            <w:pPr>
              <w:pStyle w:val="TableParagraph"/>
              <w:spacing w:line="276" w:lineRule="auto"/>
              <w:ind w:left="29"/>
              <w:jc w:val="both"/>
              <w:rPr>
                <w:b/>
                <w:sz w:val="24"/>
              </w:rPr>
            </w:pPr>
            <w:r>
              <w:rPr>
                <w:b/>
                <w:sz w:val="24"/>
              </w:rPr>
              <w:t>Current</w:t>
            </w:r>
            <w:r>
              <w:rPr>
                <w:b/>
                <w:spacing w:val="-5"/>
                <w:sz w:val="24"/>
              </w:rPr>
              <w:t xml:space="preserve"> </w:t>
            </w:r>
            <w:r>
              <w:rPr>
                <w:b/>
                <w:spacing w:val="-2"/>
                <w:sz w:val="24"/>
              </w:rPr>
              <w:t>Liabilities:</w:t>
            </w:r>
          </w:p>
        </w:tc>
        <w:tc>
          <w:tcPr>
            <w:tcW w:w="2573" w:type="dxa"/>
            <w:tcPrChange w:id="879" w:author="MUKOLWE" w:date="2024-11-26T05:38:00Z">
              <w:tcPr>
                <w:tcW w:w="2348" w:type="dxa"/>
              </w:tcPr>
            </w:tcPrChange>
          </w:tcPr>
          <w:p w14:paraId="272E6B3E" w14:textId="77777777" w:rsidR="006A161B" w:rsidRDefault="006A161B" w:rsidP="00D40E90">
            <w:pPr>
              <w:pStyle w:val="TableParagraph"/>
              <w:spacing w:line="276" w:lineRule="auto"/>
              <w:jc w:val="both"/>
              <w:rPr>
                <w:sz w:val="24"/>
              </w:rPr>
            </w:pPr>
          </w:p>
        </w:tc>
      </w:tr>
      <w:tr w:rsidR="006A161B" w:rsidRPr="006307E0" w14:paraId="11E2AD1F" w14:textId="77777777" w:rsidTr="00B737ED">
        <w:trPr>
          <w:trHeight w:val="440"/>
          <w:trPrChange w:id="880" w:author="MUKOLWE" w:date="2024-11-26T05:38:00Z">
            <w:trPr>
              <w:trHeight w:val="440"/>
            </w:trPr>
          </w:trPrChange>
        </w:trPr>
        <w:tc>
          <w:tcPr>
            <w:tcW w:w="3823" w:type="dxa"/>
            <w:tcPrChange w:id="881" w:author="MUKOLWE" w:date="2024-11-26T05:38:00Z">
              <w:tcPr>
                <w:tcW w:w="3870" w:type="dxa"/>
                <w:gridSpan w:val="2"/>
              </w:tcPr>
            </w:tcPrChange>
          </w:tcPr>
          <w:p w14:paraId="18875D1E" w14:textId="77777777" w:rsidR="006A161B" w:rsidRPr="006307E0" w:rsidRDefault="006A161B" w:rsidP="006307E0">
            <w:pPr>
              <w:pStyle w:val="TableParagraph"/>
              <w:spacing w:line="276" w:lineRule="auto"/>
              <w:ind w:left="29"/>
              <w:jc w:val="both"/>
              <w:rPr>
                <w:sz w:val="24"/>
                <w:rPrChange w:id="882" w:author="MUKOLWE" w:date="2024-11-26T05:22:00Z">
                  <w:rPr>
                    <w:b/>
                    <w:sz w:val="24"/>
                  </w:rPr>
                </w:rPrChange>
              </w:rPr>
            </w:pPr>
            <w:r w:rsidRPr="006307E0">
              <w:rPr>
                <w:sz w:val="24"/>
                <w:rPrChange w:id="883" w:author="MUKOLWE" w:date="2024-11-26T05:22:00Z">
                  <w:rPr>
                    <w:b/>
                    <w:sz w:val="24"/>
                  </w:rPr>
                </w:rPrChange>
              </w:rPr>
              <w:t>Accounts</w:t>
            </w:r>
            <w:r w:rsidRPr="006307E0">
              <w:rPr>
                <w:spacing w:val="-2"/>
                <w:sz w:val="24"/>
                <w:rPrChange w:id="884" w:author="MUKOLWE" w:date="2024-11-26T05:22:00Z">
                  <w:rPr>
                    <w:b/>
                    <w:spacing w:val="-2"/>
                    <w:sz w:val="24"/>
                  </w:rPr>
                </w:rPrChange>
              </w:rPr>
              <w:t xml:space="preserve"> Payable</w:t>
            </w:r>
          </w:p>
        </w:tc>
        <w:tc>
          <w:tcPr>
            <w:tcW w:w="2573" w:type="dxa"/>
            <w:tcPrChange w:id="885" w:author="MUKOLWE" w:date="2024-11-26T05:38:00Z">
              <w:tcPr>
                <w:tcW w:w="2348" w:type="dxa"/>
              </w:tcPr>
            </w:tcPrChange>
          </w:tcPr>
          <w:p w14:paraId="1C0BF5D5" w14:textId="77777777" w:rsidR="006A161B" w:rsidRPr="006307E0" w:rsidRDefault="006A161B" w:rsidP="00D40E90">
            <w:pPr>
              <w:pStyle w:val="TableParagraph"/>
              <w:spacing w:line="276" w:lineRule="auto"/>
              <w:ind w:left="216"/>
              <w:jc w:val="both"/>
              <w:rPr>
                <w:sz w:val="24"/>
              </w:rPr>
            </w:pPr>
            <w:r w:rsidRPr="00633534">
              <w:rPr>
                <w:spacing w:val="-10"/>
                <w:sz w:val="24"/>
              </w:rPr>
              <w:t>0</w:t>
            </w:r>
          </w:p>
        </w:tc>
      </w:tr>
      <w:tr w:rsidR="006A161B" w:rsidRPr="006307E0" w14:paraId="09C1E6C5" w14:textId="77777777" w:rsidTr="00B737ED">
        <w:trPr>
          <w:trHeight w:val="316"/>
          <w:trPrChange w:id="886" w:author="MUKOLWE" w:date="2024-11-26T05:38:00Z">
            <w:trPr>
              <w:trHeight w:val="316"/>
            </w:trPr>
          </w:trPrChange>
        </w:trPr>
        <w:tc>
          <w:tcPr>
            <w:tcW w:w="3823" w:type="dxa"/>
            <w:tcPrChange w:id="887" w:author="MUKOLWE" w:date="2024-11-26T05:38:00Z">
              <w:tcPr>
                <w:tcW w:w="3870" w:type="dxa"/>
                <w:gridSpan w:val="2"/>
              </w:tcPr>
            </w:tcPrChange>
          </w:tcPr>
          <w:p w14:paraId="40182F57" w14:textId="77777777" w:rsidR="006A161B" w:rsidRPr="006307E0" w:rsidRDefault="006A161B" w:rsidP="006307E0">
            <w:pPr>
              <w:pStyle w:val="TableParagraph"/>
              <w:spacing w:line="276" w:lineRule="auto"/>
              <w:ind w:left="29"/>
              <w:jc w:val="both"/>
              <w:rPr>
                <w:sz w:val="24"/>
                <w:rPrChange w:id="888" w:author="MUKOLWE" w:date="2024-11-26T05:22:00Z">
                  <w:rPr>
                    <w:b/>
                    <w:sz w:val="24"/>
                  </w:rPr>
                </w:rPrChange>
              </w:rPr>
            </w:pPr>
            <w:r w:rsidRPr="006307E0">
              <w:rPr>
                <w:sz w:val="24"/>
                <w:rPrChange w:id="889" w:author="MUKOLWE" w:date="2024-11-26T05:22:00Z">
                  <w:rPr>
                    <w:b/>
                    <w:sz w:val="24"/>
                  </w:rPr>
                </w:rPrChange>
              </w:rPr>
              <w:t>Notes</w:t>
            </w:r>
            <w:r w:rsidRPr="006307E0">
              <w:rPr>
                <w:spacing w:val="-1"/>
                <w:sz w:val="24"/>
                <w:rPrChange w:id="890" w:author="MUKOLWE" w:date="2024-11-26T05:22:00Z">
                  <w:rPr>
                    <w:b/>
                    <w:spacing w:val="-1"/>
                    <w:sz w:val="24"/>
                  </w:rPr>
                </w:rPrChange>
              </w:rPr>
              <w:t xml:space="preserve"> </w:t>
            </w:r>
            <w:r w:rsidRPr="006307E0">
              <w:rPr>
                <w:spacing w:val="-2"/>
                <w:sz w:val="24"/>
                <w:rPrChange w:id="891" w:author="MUKOLWE" w:date="2024-11-26T05:22:00Z">
                  <w:rPr>
                    <w:b/>
                    <w:spacing w:val="-2"/>
                    <w:sz w:val="24"/>
                  </w:rPr>
                </w:rPrChange>
              </w:rPr>
              <w:t>Payable</w:t>
            </w:r>
          </w:p>
        </w:tc>
        <w:tc>
          <w:tcPr>
            <w:tcW w:w="2573" w:type="dxa"/>
            <w:tcPrChange w:id="892" w:author="MUKOLWE" w:date="2024-11-26T05:38:00Z">
              <w:tcPr>
                <w:tcW w:w="2348" w:type="dxa"/>
              </w:tcPr>
            </w:tcPrChange>
          </w:tcPr>
          <w:p w14:paraId="7ADCF578" w14:textId="77777777" w:rsidR="006A161B" w:rsidRPr="006307E0" w:rsidRDefault="006A161B" w:rsidP="00D40E90">
            <w:pPr>
              <w:pStyle w:val="TableParagraph"/>
              <w:spacing w:line="276" w:lineRule="auto"/>
              <w:ind w:left="216"/>
              <w:jc w:val="both"/>
              <w:rPr>
                <w:sz w:val="24"/>
              </w:rPr>
            </w:pPr>
            <w:r w:rsidRPr="00633534">
              <w:rPr>
                <w:spacing w:val="-10"/>
                <w:sz w:val="24"/>
              </w:rPr>
              <w:t>0</w:t>
            </w:r>
          </w:p>
        </w:tc>
      </w:tr>
      <w:tr w:rsidR="006A161B" w:rsidRPr="006307E0" w14:paraId="253CD9DD" w14:textId="77777777" w:rsidTr="00B737ED">
        <w:trPr>
          <w:trHeight w:val="386"/>
          <w:trPrChange w:id="893" w:author="MUKOLWE" w:date="2024-11-26T05:38:00Z">
            <w:trPr>
              <w:trHeight w:val="386"/>
            </w:trPr>
          </w:trPrChange>
        </w:trPr>
        <w:tc>
          <w:tcPr>
            <w:tcW w:w="3823" w:type="dxa"/>
            <w:tcPrChange w:id="894" w:author="MUKOLWE" w:date="2024-11-26T05:38:00Z">
              <w:tcPr>
                <w:tcW w:w="3870" w:type="dxa"/>
                <w:gridSpan w:val="2"/>
              </w:tcPr>
            </w:tcPrChange>
          </w:tcPr>
          <w:p w14:paraId="6EBED5E0" w14:textId="77777777" w:rsidR="006A161B" w:rsidRPr="006307E0" w:rsidRDefault="006A161B" w:rsidP="006307E0">
            <w:pPr>
              <w:pStyle w:val="TableParagraph"/>
              <w:spacing w:line="276" w:lineRule="auto"/>
              <w:ind w:left="29"/>
              <w:jc w:val="both"/>
              <w:rPr>
                <w:sz w:val="24"/>
                <w:rPrChange w:id="895" w:author="MUKOLWE" w:date="2024-11-26T05:22:00Z">
                  <w:rPr>
                    <w:b/>
                    <w:sz w:val="24"/>
                  </w:rPr>
                </w:rPrChange>
              </w:rPr>
            </w:pPr>
            <w:r w:rsidRPr="006307E0">
              <w:rPr>
                <w:sz w:val="24"/>
                <w:rPrChange w:id="896" w:author="MUKOLWE" w:date="2024-11-26T05:22:00Z">
                  <w:rPr>
                    <w:b/>
                    <w:sz w:val="24"/>
                  </w:rPr>
                </w:rPrChange>
              </w:rPr>
              <w:t>Interest</w:t>
            </w:r>
            <w:r w:rsidRPr="006307E0">
              <w:rPr>
                <w:spacing w:val="-6"/>
                <w:sz w:val="24"/>
                <w:rPrChange w:id="897" w:author="MUKOLWE" w:date="2024-11-26T05:22:00Z">
                  <w:rPr>
                    <w:b/>
                    <w:spacing w:val="-6"/>
                    <w:sz w:val="24"/>
                  </w:rPr>
                </w:rPrChange>
              </w:rPr>
              <w:t xml:space="preserve"> </w:t>
            </w:r>
            <w:r w:rsidRPr="006307E0">
              <w:rPr>
                <w:spacing w:val="-2"/>
                <w:sz w:val="24"/>
                <w:rPrChange w:id="898" w:author="MUKOLWE" w:date="2024-11-26T05:22:00Z">
                  <w:rPr>
                    <w:b/>
                    <w:spacing w:val="-2"/>
                    <w:sz w:val="24"/>
                  </w:rPr>
                </w:rPrChange>
              </w:rPr>
              <w:t>Payable</w:t>
            </w:r>
          </w:p>
        </w:tc>
        <w:tc>
          <w:tcPr>
            <w:tcW w:w="2573" w:type="dxa"/>
            <w:tcPrChange w:id="899" w:author="MUKOLWE" w:date="2024-11-26T05:38:00Z">
              <w:tcPr>
                <w:tcW w:w="2348" w:type="dxa"/>
              </w:tcPr>
            </w:tcPrChange>
          </w:tcPr>
          <w:p w14:paraId="2A1FE910" w14:textId="77777777" w:rsidR="006A161B" w:rsidRPr="006307E0" w:rsidRDefault="006A161B" w:rsidP="00D40E90">
            <w:pPr>
              <w:pStyle w:val="TableParagraph"/>
              <w:spacing w:line="276" w:lineRule="auto"/>
              <w:ind w:left="216"/>
              <w:jc w:val="both"/>
              <w:rPr>
                <w:sz w:val="24"/>
              </w:rPr>
            </w:pPr>
            <w:r w:rsidRPr="00633534">
              <w:rPr>
                <w:spacing w:val="-10"/>
                <w:sz w:val="24"/>
              </w:rPr>
              <w:t>0</w:t>
            </w:r>
          </w:p>
        </w:tc>
      </w:tr>
      <w:tr w:rsidR="006A161B" w:rsidRPr="006307E0" w14:paraId="11B80DAB" w14:textId="77777777" w:rsidTr="00B737ED">
        <w:trPr>
          <w:trHeight w:val="316"/>
          <w:trPrChange w:id="900" w:author="MUKOLWE" w:date="2024-11-26T05:38:00Z">
            <w:trPr>
              <w:trHeight w:val="316"/>
            </w:trPr>
          </w:trPrChange>
        </w:trPr>
        <w:tc>
          <w:tcPr>
            <w:tcW w:w="3823" w:type="dxa"/>
            <w:tcPrChange w:id="901" w:author="MUKOLWE" w:date="2024-11-26T05:38:00Z">
              <w:tcPr>
                <w:tcW w:w="3870" w:type="dxa"/>
                <w:gridSpan w:val="2"/>
              </w:tcPr>
            </w:tcPrChange>
          </w:tcPr>
          <w:p w14:paraId="2A7EBEF7" w14:textId="77777777" w:rsidR="006A161B" w:rsidRPr="006307E0" w:rsidRDefault="006A161B" w:rsidP="006307E0">
            <w:pPr>
              <w:pStyle w:val="TableParagraph"/>
              <w:spacing w:line="276" w:lineRule="auto"/>
              <w:ind w:left="29"/>
              <w:jc w:val="both"/>
              <w:rPr>
                <w:sz w:val="24"/>
                <w:rPrChange w:id="902" w:author="MUKOLWE" w:date="2024-11-26T05:22:00Z">
                  <w:rPr>
                    <w:b/>
                    <w:sz w:val="24"/>
                  </w:rPr>
                </w:rPrChange>
              </w:rPr>
            </w:pPr>
            <w:r w:rsidRPr="006307E0">
              <w:rPr>
                <w:sz w:val="24"/>
                <w:rPrChange w:id="903" w:author="MUKOLWE" w:date="2024-11-26T05:22:00Z">
                  <w:rPr>
                    <w:b/>
                    <w:sz w:val="24"/>
                  </w:rPr>
                </w:rPrChange>
              </w:rPr>
              <w:t>Taxes</w:t>
            </w:r>
            <w:r w:rsidRPr="006307E0">
              <w:rPr>
                <w:spacing w:val="-3"/>
                <w:sz w:val="24"/>
                <w:rPrChange w:id="904" w:author="MUKOLWE" w:date="2024-11-26T05:22:00Z">
                  <w:rPr>
                    <w:b/>
                    <w:spacing w:val="-3"/>
                    <w:sz w:val="24"/>
                  </w:rPr>
                </w:rPrChange>
              </w:rPr>
              <w:t xml:space="preserve"> </w:t>
            </w:r>
            <w:r w:rsidRPr="006307E0">
              <w:rPr>
                <w:spacing w:val="-2"/>
                <w:sz w:val="24"/>
                <w:rPrChange w:id="905" w:author="MUKOLWE" w:date="2024-11-26T05:22:00Z">
                  <w:rPr>
                    <w:b/>
                    <w:spacing w:val="-2"/>
                    <w:sz w:val="24"/>
                  </w:rPr>
                </w:rPrChange>
              </w:rPr>
              <w:t>Payable:</w:t>
            </w:r>
          </w:p>
        </w:tc>
        <w:tc>
          <w:tcPr>
            <w:tcW w:w="2573" w:type="dxa"/>
            <w:tcPrChange w:id="906" w:author="MUKOLWE" w:date="2024-11-26T05:38:00Z">
              <w:tcPr>
                <w:tcW w:w="2348" w:type="dxa"/>
              </w:tcPr>
            </w:tcPrChange>
          </w:tcPr>
          <w:p w14:paraId="5B70CEBD" w14:textId="77777777" w:rsidR="006A161B" w:rsidRPr="00633534" w:rsidRDefault="006A161B" w:rsidP="00D40E90">
            <w:pPr>
              <w:pStyle w:val="TableParagraph"/>
              <w:spacing w:line="276" w:lineRule="auto"/>
              <w:jc w:val="both"/>
              <w:rPr>
                <w:sz w:val="24"/>
              </w:rPr>
            </w:pPr>
          </w:p>
        </w:tc>
      </w:tr>
    </w:tbl>
    <w:tbl>
      <w:tblPr>
        <w:tblStyle w:val="TableGrid"/>
        <w:tblpPr w:leftFromText="180" w:rightFromText="180" w:vertAnchor="text" w:horzAnchor="margin" w:tblpX="562" w:tblpY="21"/>
        <w:tblW w:w="0" w:type="auto"/>
        <w:tblLayout w:type="fixed"/>
        <w:tblLook w:val="01E0" w:firstRow="1" w:lastRow="1" w:firstColumn="1" w:lastColumn="1" w:noHBand="0" w:noVBand="0"/>
        <w:tblPrChange w:id="907" w:author="MUKOLWE" w:date="2024-11-26T05:31:00Z">
          <w:tblPr>
            <w:tblStyle w:val="TableGrid"/>
            <w:tblpPr w:leftFromText="180" w:rightFromText="180" w:vertAnchor="text" w:horzAnchor="margin" w:tblpY="21"/>
            <w:tblW w:w="0" w:type="auto"/>
            <w:tblLayout w:type="fixed"/>
            <w:tblLook w:val="01E0" w:firstRow="1" w:lastRow="1" w:firstColumn="1" w:lastColumn="1" w:noHBand="0" w:noVBand="0"/>
          </w:tblPr>
        </w:tblPrChange>
      </w:tblPr>
      <w:tblGrid>
        <w:gridCol w:w="3823"/>
        <w:gridCol w:w="2414"/>
        <w:tblGridChange w:id="908">
          <w:tblGrid>
            <w:gridCol w:w="3870"/>
            <w:gridCol w:w="2348"/>
          </w:tblGrid>
        </w:tblGridChange>
      </w:tblGrid>
      <w:tr w:rsidR="009947DF" w:rsidRPr="006307E0" w14:paraId="6BA3F64F" w14:textId="77777777" w:rsidTr="0022282F">
        <w:trPr>
          <w:trHeight w:val="412"/>
          <w:trPrChange w:id="909" w:author="MUKOLWE" w:date="2024-11-26T05:31:00Z">
            <w:trPr>
              <w:trHeight w:val="590"/>
            </w:trPr>
          </w:trPrChange>
        </w:trPr>
        <w:tc>
          <w:tcPr>
            <w:tcW w:w="3823" w:type="dxa"/>
            <w:tcPrChange w:id="910" w:author="MUKOLWE" w:date="2024-11-26T05:31:00Z">
              <w:tcPr>
                <w:tcW w:w="3870" w:type="dxa"/>
              </w:tcPr>
            </w:tcPrChange>
          </w:tcPr>
          <w:p w14:paraId="5CF106E7" w14:textId="77777777" w:rsidR="009947DF" w:rsidRPr="006307E0" w:rsidRDefault="009947DF" w:rsidP="0022282F">
            <w:pPr>
              <w:pStyle w:val="TableParagraph"/>
              <w:spacing w:line="276" w:lineRule="auto"/>
              <w:ind w:left="29" w:right="1358"/>
              <w:jc w:val="both"/>
              <w:rPr>
                <w:sz w:val="24"/>
                <w:rPrChange w:id="911" w:author="MUKOLWE" w:date="2024-11-26T05:22:00Z">
                  <w:rPr>
                    <w:b/>
                    <w:sz w:val="24"/>
                  </w:rPr>
                </w:rPrChange>
              </w:rPr>
            </w:pPr>
            <w:r w:rsidRPr="006307E0">
              <w:rPr>
                <w:sz w:val="24"/>
                <w:rPrChange w:id="912" w:author="MUKOLWE" w:date="2024-11-26T05:22:00Z">
                  <w:rPr>
                    <w:b/>
                    <w:sz w:val="24"/>
                  </w:rPr>
                </w:rPrChange>
              </w:rPr>
              <w:t>Federal</w:t>
            </w:r>
            <w:r w:rsidRPr="006307E0">
              <w:rPr>
                <w:spacing w:val="-8"/>
                <w:sz w:val="24"/>
                <w:rPrChange w:id="913" w:author="MUKOLWE" w:date="2024-11-26T05:22:00Z">
                  <w:rPr>
                    <w:b/>
                    <w:spacing w:val="-8"/>
                    <w:sz w:val="24"/>
                  </w:rPr>
                </w:rPrChange>
              </w:rPr>
              <w:t xml:space="preserve"> </w:t>
            </w:r>
            <w:r w:rsidRPr="006307E0">
              <w:rPr>
                <w:sz w:val="24"/>
                <w:rPrChange w:id="914" w:author="MUKOLWE" w:date="2024-11-26T05:22:00Z">
                  <w:rPr>
                    <w:b/>
                    <w:sz w:val="24"/>
                  </w:rPr>
                </w:rPrChange>
              </w:rPr>
              <w:t>Income</w:t>
            </w:r>
            <w:r w:rsidRPr="006307E0">
              <w:rPr>
                <w:spacing w:val="-2"/>
                <w:sz w:val="24"/>
                <w:rPrChange w:id="915" w:author="MUKOLWE" w:date="2024-11-26T05:22:00Z">
                  <w:rPr>
                    <w:b/>
                    <w:spacing w:val="-2"/>
                    <w:sz w:val="24"/>
                  </w:rPr>
                </w:rPrChange>
              </w:rPr>
              <w:t xml:space="preserve"> </w:t>
            </w:r>
            <w:r w:rsidRPr="006307E0">
              <w:rPr>
                <w:spacing w:val="-5"/>
                <w:sz w:val="24"/>
                <w:rPrChange w:id="916" w:author="MUKOLWE" w:date="2024-11-26T05:22:00Z">
                  <w:rPr>
                    <w:b/>
                    <w:spacing w:val="-5"/>
                    <w:sz w:val="24"/>
                  </w:rPr>
                </w:rPrChange>
              </w:rPr>
              <w:t>Tax</w:t>
            </w:r>
          </w:p>
        </w:tc>
        <w:tc>
          <w:tcPr>
            <w:tcW w:w="2414" w:type="dxa"/>
            <w:tcPrChange w:id="917" w:author="MUKOLWE" w:date="2024-11-26T05:31:00Z">
              <w:tcPr>
                <w:tcW w:w="2348" w:type="dxa"/>
              </w:tcPr>
            </w:tcPrChange>
          </w:tcPr>
          <w:p w14:paraId="25A2A516" w14:textId="77777777" w:rsidR="009947DF" w:rsidRPr="006307E0" w:rsidRDefault="009947DF" w:rsidP="0022282F">
            <w:pPr>
              <w:pStyle w:val="TableParagraph"/>
              <w:spacing w:line="276" w:lineRule="auto"/>
              <w:ind w:left="216"/>
              <w:jc w:val="both"/>
              <w:rPr>
                <w:sz w:val="24"/>
              </w:rPr>
            </w:pPr>
            <w:r w:rsidRPr="00633534">
              <w:rPr>
                <w:spacing w:val="-10"/>
                <w:sz w:val="24"/>
              </w:rPr>
              <w:t>0</w:t>
            </w:r>
          </w:p>
        </w:tc>
      </w:tr>
      <w:tr w:rsidR="009947DF" w:rsidRPr="006307E0" w14:paraId="58671DC2" w14:textId="77777777" w:rsidTr="0022282F">
        <w:trPr>
          <w:trHeight w:val="392"/>
          <w:trPrChange w:id="918" w:author="MUKOLWE" w:date="2024-11-26T05:31:00Z">
            <w:trPr>
              <w:trHeight w:val="585"/>
            </w:trPr>
          </w:trPrChange>
        </w:trPr>
        <w:tc>
          <w:tcPr>
            <w:tcW w:w="3823" w:type="dxa"/>
            <w:tcPrChange w:id="919" w:author="MUKOLWE" w:date="2024-11-26T05:31:00Z">
              <w:tcPr>
                <w:tcW w:w="3870" w:type="dxa"/>
              </w:tcPr>
            </w:tcPrChange>
          </w:tcPr>
          <w:p w14:paraId="0C2D332F" w14:textId="77777777" w:rsidR="009947DF" w:rsidRPr="006307E0" w:rsidRDefault="009947DF" w:rsidP="0022282F">
            <w:pPr>
              <w:pStyle w:val="TableParagraph"/>
              <w:spacing w:line="276" w:lineRule="auto"/>
              <w:ind w:left="29"/>
              <w:jc w:val="both"/>
              <w:rPr>
                <w:sz w:val="24"/>
                <w:rPrChange w:id="920" w:author="MUKOLWE" w:date="2024-11-26T05:22:00Z">
                  <w:rPr>
                    <w:b/>
                    <w:sz w:val="24"/>
                  </w:rPr>
                </w:rPrChange>
              </w:rPr>
            </w:pPr>
            <w:r w:rsidRPr="006307E0">
              <w:rPr>
                <w:sz w:val="24"/>
                <w:rPrChange w:id="921" w:author="MUKOLWE" w:date="2024-11-26T05:22:00Z">
                  <w:rPr>
                    <w:b/>
                    <w:sz w:val="24"/>
                  </w:rPr>
                </w:rPrChange>
              </w:rPr>
              <w:t>State</w:t>
            </w:r>
            <w:r w:rsidRPr="006307E0">
              <w:rPr>
                <w:spacing w:val="-4"/>
                <w:sz w:val="24"/>
                <w:rPrChange w:id="922" w:author="MUKOLWE" w:date="2024-11-26T05:22:00Z">
                  <w:rPr>
                    <w:b/>
                    <w:spacing w:val="-4"/>
                    <w:sz w:val="24"/>
                  </w:rPr>
                </w:rPrChange>
              </w:rPr>
              <w:t xml:space="preserve"> </w:t>
            </w:r>
            <w:r w:rsidRPr="006307E0">
              <w:rPr>
                <w:sz w:val="24"/>
                <w:rPrChange w:id="923" w:author="MUKOLWE" w:date="2024-11-26T05:22:00Z">
                  <w:rPr>
                    <w:b/>
                    <w:sz w:val="24"/>
                  </w:rPr>
                </w:rPrChange>
              </w:rPr>
              <w:t>Income</w:t>
            </w:r>
            <w:r w:rsidRPr="006307E0">
              <w:rPr>
                <w:spacing w:val="-2"/>
                <w:sz w:val="24"/>
                <w:rPrChange w:id="924" w:author="MUKOLWE" w:date="2024-11-26T05:22:00Z">
                  <w:rPr>
                    <w:b/>
                    <w:spacing w:val="-2"/>
                    <w:sz w:val="24"/>
                  </w:rPr>
                </w:rPrChange>
              </w:rPr>
              <w:t xml:space="preserve"> </w:t>
            </w:r>
            <w:r w:rsidRPr="006307E0">
              <w:rPr>
                <w:spacing w:val="-5"/>
                <w:sz w:val="24"/>
                <w:rPrChange w:id="925" w:author="MUKOLWE" w:date="2024-11-26T05:22:00Z">
                  <w:rPr>
                    <w:b/>
                    <w:spacing w:val="-5"/>
                    <w:sz w:val="24"/>
                  </w:rPr>
                </w:rPrChange>
              </w:rPr>
              <w:t>Tax</w:t>
            </w:r>
          </w:p>
        </w:tc>
        <w:tc>
          <w:tcPr>
            <w:tcW w:w="2414" w:type="dxa"/>
            <w:tcPrChange w:id="926" w:author="MUKOLWE" w:date="2024-11-26T05:31:00Z">
              <w:tcPr>
                <w:tcW w:w="2348" w:type="dxa"/>
              </w:tcPr>
            </w:tcPrChange>
          </w:tcPr>
          <w:p w14:paraId="3D113691" w14:textId="77777777" w:rsidR="009947DF" w:rsidRPr="006307E0" w:rsidRDefault="009947DF" w:rsidP="0022282F">
            <w:pPr>
              <w:pStyle w:val="TableParagraph"/>
              <w:spacing w:line="276" w:lineRule="auto"/>
              <w:ind w:left="216"/>
              <w:jc w:val="both"/>
              <w:rPr>
                <w:sz w:val="24"/>
              </w:rPr>
            </w:pPr>
            <w:r w:rsidRPr="00633534">
              <w:rPr>
                <w:spacing w:val="-10"/>
                <w:sz w:val="24"/>
              </w:rPr>
              <w:t>0</w:t>
            </w:r>
          </w:p>
        </w:tc>
      </w:tr>
      <w:tr w:rsidR="009947DF" w:rsidRPr="006307E0" w14:paraId="70E19002" w14:textId="77777777" w:rsidTr="0022282F">
        <w:trPr>
          <w:trHeight w:val="358"/>
          <w:trPrChange w:id="927" w:author="MUKOLWE" w:date="2024-11-26T05:31:00Z">
            <w:trPr>
              <w:trHeight w:val="883"/>
            </w:trPr>
          </w:trPrChange>
        </w:trPr>
        <w:tc>
          <w:tcPr>
            <w:tcW w:w="3823" w:type="dxa"/>
            <w:tcPrChange w:id="928" w:author="MUKOLWE" w:date="2024-11-26T05:31:00Z">
              <w:tcPr>
                <w:tcW w:w="3870" w:type="dxa"/>
              </w:tcPr>
            </w:tcPrChange>
          </w:tcPr>
          <w:p w14:paraId="06ED8774" w14:textId="793EE80A" w:rsidR="009947DF" w:rsidRPr="006307E0" w:rsidRDefault="009947DF">
            <w:pPr>
              <w:pStyle w:val="TableParagraph"/>
              <w:tabs>
                <w:tab w:val="left" w:pos="454"/>
              </w:tabs>
              <w:spacing w:line="276" w:lineRule="auto"/>
              <w:ind w:left="29"/>
              <w:jc w:val="both"/>
              <w:rPr>
                <w:sz w:val="24"/>
                <w:rPrChange w:id="929" w:author="MUKOLWE" w:date="2024-11-26T05:22:00Z">
                  <w:rPr>
                    <w:b/>
                    <w:sz w:val="24"/>
                  </w:rPr>
                </w:rPrChange>
              </w:rPr>
              <w:pPrChange w:id="930" w:author="MUKOLWE" w:date="2024-11-26T05:14:00Z">
                <w:pPr>
                  <w:pStyle w:val="TableParagraph"/>
                  <w:framePr w:hSpace="180" w:wrap="around" w:vAnchor="text" w:hAnchor="margin" w:y="21"/>
                  <w:tabs>
                    <w:tab w:val="left" w:pos="1021"/>
                  </w:tabs>
                  <w:spacing w:line="276" w:lineRule="auto"/>
                  <w:ind w:left="436" w:right="2352"/>
                  <w:jc w:val="both"/>
                </w:pPr>
              </w:pPrChange>
            </w:pPr>
            <w:r w:rsidRPr="006307E0">
              <w:rPr>
                <w:sz w:val="24"/>
                <w:rPrChange w:id="931" w:author="MUKOLWE" w:date="2024-11-26T05:22:00Z">
                  <w:rPr>
                    <w:b/>
                    <w:sz w:val="24"/>
                  </w:rPr>
                </w:rPrChange>
              </w:rPr>
              <w:t>Self</w:t>
            </w:r>
            <w:ins w:id="932" w:author="MUKOLWE" w:date="2024-11-26T05:14:00Z">
              <w:r w:rsidR="00C22997" w:rsidRPr="006307E0">
                <w:rPr>
                  <w:sz w:val="24"/>
                  <w:rPrChange w:id="933" w:author="MUKOLWE" w:date="2024-11-26T05:22:00Z">
                    <w:rPr>
                      <w:b/>
                      <w:sz w:val="24"/>
                    </w:rPr>
                  </w:rPrChange>
                </w:rPr>
                <w:t xml:space="preserve"> </w:t>
              </w:r>
            </w:ins>
            <w:r w:rsidRPr="006307E0">
              <w:rPr>
                <w:sz w:val="24"/>
                <w:rPrChange w:id="934" w:author="MUKOLWE" w:date="2024-11-26T05:22:00Z">
                  <w:rPr>
                    <w:b/>
                    <w:sz w:val="24"/>
                  </w:rPr>
                </w:rPrChange>
              </w:rPr>
              <w:t>-</w:t>
            </w:r>
            <w:r w:rsidRPr="006307E0">
              <w:rPr>
                <w:spacing w:val="-15"/>
                <w:sz w:val="24"/>
                <w:rPrChange w:id="935" w:author="MUKOLWE" w:date="2024-11-26T05:22:00Z">
                  <w:rPr>
                    <w:b/>
                    <w:spacing w:val="-15"/>
                    <w:sz w:val="24"/>
                  </w:rPr>
                </w:rPrChange>
              </w:rPr>
              <w:t xml:space="preserve"> </w:t>
            </w:r>
            <w:r w:rsidRPr="006307E0">
              <w:rPr>
                <w:sz w:val="24"/>
                <w:rPrChange w:id="936" w:author="MUKOLWE" w:date="2024-11-26T05:22:00Z">
                  <w:rPr>
                    <w:b/>
                    <w:sz w:val="24"/>
                  </w:rPr>
                </w:rPrChange>
              </w:rPr>
              <w:t xml:space="preserve">Employment </w:t>
            </w:r>
            <w:r w:rsidRPr="006307E0">
              <w:rPr>
                <w:spacing w:val="-4"/>
                <w:sz w:val="24"/>
                <w:rPrChange w:id="937" w:author="MUKOLWE" w:date="2024-11-26T05:22:00Z">
                  <w:rPr>
                    <w:b/>
                    <w:spacing w:val="-4"/>
                    <w:sz w:val="24"/>
                  </w:rPr>
                </w:rPrChange>
              </w:rPr>
              <w:t>Tax</w:t>
            </w:r>
          </w:p>
        </w:tc>
        <w:tc>
          <w:tcPr>
            <w:tcW w:w="2414" w:type="dxa"/>
            <w:tcPrChange w:id="938" w:author="MUKOLWE" w:date="2024-11-26T05:31:00Z">
              <w:tcPr>
                <w:tcW w:w="2348" w:type="dxa"/>
              </w:tcPr>
            </w:tcPrChange>
          </w:tcPr>
          <w:p w14:paraId="617216CD" w14:textId="5659F1E9" w:rsidR="009947DF" w:rsidRPr="006307E0" w:rsidRDefault="009947DF" w:rsidP="0022282F">
            <w:pPr>
              <w:pStyle w:val="TableParagraph"/>
              <w:spacing w:line="276" w:lineRule="auto"/>
              <w:ind w:left="216"/>
              <w:jc w:val="both"/>
              <w:rPr>
                <w:sz w:val="24"/>
              </w:rPr>
            </w:pPr>
            <w:r w:rsidRPr="00633534">
              <w:rPr>
                <w:spacing w:val="-2"/>
                <w:sz w:val="24"/>
              </w:rPr>
              <w:t>12</w:t>
            </w:r>
            <w:ins w:id="939" w:author="MUKOLWE" w:date="2024-11-26T05:10:00Z">
              <w:r w:rsidR="00364614" w:rsidRPr="006307E0">
                <w:rPr>
                  <w:spacing w:val="-2"/>
                  <w:sz w:val="24"/>
                </w:rPr>
                <w:t>,</w:t>
              </w:r>
            </w:ins>
            <w:r w:rsidRPr="006307E0">
              <w:rPr>
                <w:spacing w:val="-2"/>
                <w:sz w:val="24"/>
              </w:rPr>
              <w:t>500</w:t>
            </w:r>
          </w:p>
        </w:tc>
      </w:tr>
      <w:tr w:rsidR="009947DF" w:rsidRPr="006307E0" w14:paraId="68180C17" w14:textId="77777777" w:rsidTr="0022282F">
        <w:trPr>
          <w:trHeight w:val="316"/>
          <w:trPrChange w:id="940" w:author="MUKOLWE" w:date="2024-11-26T05:31:00Z">
            <w:trPr>
              <w:trHeight w:val="316"/>
            </w:trPr>
          </w:trPrChange>
        </w:trPr>
        <w:tc>
          <w:tcPr>
            <w:tcW w:w="3823" w:type="dxa"/>
            <w:tcPrChange w:id="941" w:author="MUKOLWE" w:date="2024-11-26T05:31:00Z">
              <w:tcPr>
                <w:tcW w:w="3870" w:type="dxa"/>
              </w:tcPr>
            </w:tcPrChange>
          </w:tcPr>
          <w:p w14:paraId="185E9F41" w14:textId="77777777" w:rsidR="009947DF" w:rsidRPr="006307E0" w:rsidRDefault="009947DF" w:rsidP="0022282F">
            <w:pPr>
              <w:pStyle w:val="TableParagraph"/>
              <w:spacing w:line="276" w:lineRule="auto"/>
              <w:ind w:left="29"/>
              <w:jc w:val="both"/>
              <w:rPr>
                <w:sz w:val="24"/>
                <w:rPrChange w:id="942" w:author="MUKOLWE" w:date="2024-11-26T05:22:00Z">
                  <w:rPr>
                    <w:b/>
                    <w:sz w:val="24"/>
                  </w:rPr>
                </w:rPrChange>
              </w:rPr>
            </w:pPr>
            <w:r w:rsidRPr="006307E0">
              <w:rPr>
                <w:sz w:val="24"/>
                <w:rPrChange w:id="943" w:author="MUKOLWE" w:date="2024-11-26T05:22:00Z">
                  <w:rPr>
                    <w:b/>
                    <w:sz w:val="24"/>
                  </w:rPr>
                </w:rPrChange>
              </w:rPr>
              <w:t>Sales</w:t>
            </w:r>
            <w:r w:rsidRPr="006307E0">
              <w:rPr>
                <w:spacing w:val="-5"/>
                <w:sz w:val="24"/>
                <w:rPrChange w:id="944" w:author="MUKOLWE" w:date="2024-11-26T05:22:00Z">
                  <w:rPr>
                    <w:b/>
                    <w:spacing w:val="-5"/>
                    <w:sz w:val="24"/>
                  </w:rPr>
                </w:rPrChange>
              </w:rPr>
              <w:t xml:space="preserve"> </w:t>
            </w:r>
            <w:r w:rsidRPr="006307E0">
              <w:rPr>
                <w:sz w:val="24"/>
                <w:rPrChange w:id="945" w:author="MUKOLWE" w:date="2024-11-26T05:22:00Z">
                  <w:rPr>
                    <w:b/>
                    <w:sz w:val="24"/>
                  </w:rPr>
                </w:rPrChange>
              </w:rPr>
              <w:t>Tax</w:t>
            </w:r>
            <w:r w:rsidRPr="006307E0">
              <w:rPr>
                <w:spacing w:val="-4"/>
                <w:sz w:val="24"/>
                <w:rPrChange w:id="946" w:author="MUKOLWE" w:date="2024-11-26T05:22:00Z">
                  <w:rPr>
                    <w:b/>
                    <w:spacing w:val="-4"/>
                    <w:sz w:val="24"/>
                  </w:rPr>
                </w:rPrChange>
              </w:rPr>
              <w:t xml:space="preserve"> (SBE)</w:t>
            </w:r>
          </w:p>
        </w:tc>
        <w:tc>
          <w:tcPr>
            <w:tcW w:w="2414" w:type="dxa"/>
            <w:tcPrChange w:id="947" w:author="MUKOLWE" w:date="2024-11-26T05:31:00Z">
              <w:tcPr>
                <w:tcW w:w="2348" w:type="dxa"/>
              </w:tcPr>
            </w:tcPrChange>
          </w:tcPr>
          <w:p w14:paraId="01104447" w14:textId="370E5E3F" w:rsidR="009947DF" w:rsidRPr="006307E0" w:rsidRDefault="009947DF" w:rsidP="0022282F">
            <w:pPr>
              <w:pStyle w:val="TableParagraph"/>
              <w:spacing w:line="276" w:lineRule="auto"/>
              <w:ind w:left="216"/>
              <w:jc w:val="both"/>
              <w:rPr>
                <w:sz w:val="24"/>
              </w:rPr>
            </w:pPr>
            <w:r w:rsidRPr="00633534">
              <w:rPr>
                <w:spacing w:val="-2"/>
                <w:sz w:val="24"/>
              </w:rPr>
              <w:t>21</w:t>
            </w:r>
            <w:ins w:id="948" w:author="MUKOLWE" w:date="2024-11-26T05:10:00Z">
              <w:r w:rsidR="00364614" w:rsidRPr="006307E0">
                <w:rPr>
                  <w:spacing w:val="-2"/>
                  <w:sz w:val="24"/>
                </w:rPr>
                <w:t>,</w:t>
              </w:r>
            </w:ins>
            <w:r w:rsidRPr="006307E0">
              <w:rPr>
                <w:spacing w:val="-2"/>
                <w:sz w:val="24"/>
              </w:rPr>
              <w:t>050</w:t>
            </w:r>
          </w:p>
        </w:tc>
      </w:tr>
      <w:tr w:rsidR="009947DF" w:rsidRPr="006307E0" w14:paraId="53519A77" w14:textId="77777777" w:rsidTr="0022282F">
        <w:trPr>
          <w:trHeight w:val="316"/>
          <w:trPrChange w:id="949" w:author="MUKOLWE" w:date="2024-11-26T05:31:00Z">
            <w:trPr>
              <w:trHeight w:val="316"/>
            </w:trPr>
          </w:trPrChange>
        </w:trPr>
        <w:tc>
          <w:tcPr>
            <w:tcW w:w="3823" w:type="dxa"/>
            <w:tcPrChange w:id="950" w:author="MUKOLWE" w:date="2024-11-26T05:31:00Z">
              <w:tcPr>
                <w:tcW w:w="3870" w:type="dxa"/>
              </w:tcPr>
            </w:tcPrChange>
          </w:tcPr>
          <w:p w14:paraId="7D94C650" w14:textId="77777777" w:rsidR="009947DF" w:rsidRPr="006307E0" w:rsidRDefault="009947DF" w:rsidP="0022282F">
            <w:pPr>
              <w:pStyle w:val="TableParagraph"/>
              <w:spacing w:line="276" w:lineRule="auto"/>
              <w:ind w:left="29"/>
              <w:jc w:val="both"/>
              <w:rPr>
                <w:sz w:val="24"/>
                <w:rPrChange w:id="951" w:author="MUKOLWE" w:date="2024-11-26T05:22:00Z">
                  <w:rPr>
                    <w:b/>
                    <w:sz w:val="24"/>
                  </w:rPr>
                </w:rPrChange>
              </w:rPr>
            </w:pPr>
            <w:r w:rsidRPr="006307E0">
              <w:rPr>
                <w:sz w:val="24"/>
                <w:rPrChange w:id="952" w:author="MUKOLWE" w:date="2024-11-26T05:22:00Z">
                  <w:rPr>
                    <w:b/>
                    <w:sz w:val="24"/>
                  </w:rPr>
                </w:rPrChange>
              </w:rPr>
              <w:t>Property</w:t>
            </w:r>
            <w:r w:rsidRPr="006307E0">
              <w:rPr>
                <w:spacing w:val="-5"/>
                <w:sz w:val="24"/>
                <w:rPrChange w:id="953" w:author="MUKOLWE" w:date="2024-11-26T05:22:00Z">
                  <w:rPr>
                    <w:b/>
                    <w:spacing w:val="-5"/>
                    <w:sz w:val="24"/>
                  </w:rPr>
                </w:rPrChange>
              </w:rPr>
              <w:t xml:space="preserve"> Tax</w:t>
            </w:r>
          </w:p>
        </w:tc>
        <w:tc>
          <w:tcPr>
            <w:tcW w:w="2414" w:type="dxa"/>
            <w:tcPrChange w:id="954" w:author="MUKOLWE" w:date="2024-11-26T05:31:00Z">
              <w:tcPr>
                <w:tcW w:w="2348" w:type="dxa"/>
              </w:tcPr>
            </w:tcPrChange>
          </w:tcPr>
          <w:p w14:paraId="4F88EF4F" w14:textId="621B5DE9" w:rsidR="009947DF" w:rsidRPr="006307E0" w:rsidRDefault="009947DF" w:rsidP="0022282F">
            <w:pPr>
              <w:pStyle w:val="TableParagraph"/>
              <w:spacing w:line="276" w:lineRule="auto"/>
              <w:ind w:left="216"/>
              <w:jc w:val="both"/>
              <w:rPr>
                <w:sz w:val="24"/>
              </w:rPr>
            </w:pPr>
            <w:r w:rsidRPr="00633534">
              <w:rPr>
                <w:spacing w:val="-4"/>
                <w:sz w:val="24"/>
              </w:rPr>
              <w:t>3</w:t>
            </w:r>
            <w:ins w:id="955" w:author="MUKOLWE" w:date="2024-11-26T05:10:00Z">
              <w:r w:rsidR="00364614" w:rsidRPr="006307E0">
                <w:rPr>
                  <w:spacing w:val="-4"/>
                  <w:sz w:val="24"/>
                </w:rPr>
                <w:t>,</w:t>
              </w:r>
            </w:ins>
            <w:r w:rsidRPr="006307E0">
              <w:rPr>
                <w:spacing w:val="-4"/>
                <w:sz w:val="24"/>
              </w:rPr>
              <w:t>840</w:t>
            </w:r>
          </w:p>
        </w:tc>
      </w:tr>
      <w:tr w:rsidR="009947DF" w:rsidRPr="006307E0" w14:paraId="797E7B6A" w14:textId="77777777" w:rsidTr="0022282F">
        <w:trPr>
          <w:trHeight w:val="316"/>
          <w:trPrChange w:id="956" w:author="MUKOLWE" w:date="2024-11-26T05:31:00Z">
            <w:trPr>
              <w:trHeight w:val="316"/>
            </w:trPr>
          </w:trPrChange>
        </w:trPr>
        <w:tc>
          <w:tcPr>
            <w:tcW w:w="3823" w:type="dxa"/>
            <w:tcPrChange w:id="957" w:author="MUKOLWE" w:date="2024-11-26T05:31:00Z">
              <w:tcPr>
                <w:tcW w:w="3870" w:type="dxa"/>
              </w:tcPr>
            </w:tcPrChange>
          </w:tcPr>
          <w:p w14:paraId="7C9FAF3A" w14:textId="77777777" w:rsidR="009947DF" w:rsidRPr="006307E0" w:rsidRDefault="009947DF" w:rsidP="0022282F">
            <w:pPr>
              <w:pStyle w:val="TableParagraph"/>
              <w:spacing w:line="276" w:lineRule="auto"/>
              <w:ind w:left="29"/>
              <w:jc w:val="both"/>
              <w:rPr>
                <w:sz w:val="24"/>
                <w:rPrChange w:id="958" w:author="MUKOLWE" w:date="2024-11-26T05:22:00Z">
                  <w:rPr>
                    <w:b/>
                    <w:sz w:val="24"/>
                  </w:rPr>
                </w:rPrChange>
              </w:rPr>
            </w:pPr>
            <w:r w:rsidRPr="006307E0">
              <w:rPr>
                <w:sz w:val="24"/>
                <w:rPrChange w:id="959" w:author="MUKOLWE" w:date="2024-11-26T05:22:00Z">
                  <w:rPr>
                    <w:b/>
                    <w:sz w:val="24"/>
                  </w:rPr>
                </w:rPrChange>
              </w:rPr>
              <w:t>Payroll</w:t>
            </w:r>
            <w:r w:rsidRPr="006307E0">
              <w:rPr>
                <w:spacing w:val="-9"/>
                <w:sz w:val="24"/>
                <w:rPrChange w:id="960" w:author="MUKOLWE" w:date="2024-11-26T05:22:00Z">
                  <w:rPr>
                    <w:b/>
                    <w:spacing w:val="-9"/>
                    <w:sz w:val="24"/>
                  </w:rPr>
                </w:rPrChange>
              </w:rPr>
              <w:t xml:space="preserve"> </w:t>
            </w:r>
            <w:r w:rsidRPr="006307E0">
              <w:rPr>
                <w:spacing w:val="-2"/>
                <w:sz w:val="24"/>
                <w:rPrChange w:id="961" w:author="MUKOLWE" w:date="2024-11-26T05:22:00Z">
                  <w:rPr>
                    <w:b/>
                    <w:spacing w:val="-2"/>
                    <w:sz w:val="24"/>
                  </w:rPr>
                </w:rPrChange>
              </w:rPr>
              <w:t>Accrual</w:t>
            </w:r>
          </w:p>
        </w:tc>
        <w:tc>
          <w:tcPr>
            <w:tcW w:w="2414" w:type="dxa"/>
            <w:tcPrChange w:id="962" w:author="MUKOLWE" w:date="2024-11-26T05:31:00Z">
              <w:tcPr>
                <w:tcW w:w="2348" w:type="dxa"/>
              </w:tcPr>
            </w:tcPrChange>
          </w:tcPr>
          <w:p w14:paraId="151248C5" w14:textId="77777777" w:rsidR="009947DF" w:rsidRPr="006307E0" w:rsidRDefault="009947DF" w:rsidP="0022282F">
            <w:pPr>
              <w:pStyle w:val="TableParagraph"/>
              <w:spacing w:line="276" w:lineRule="auto"/>
              <w:ind w:left="216"/>
              <w:jc w:val="both"/>
              <w:rPr>
                <w:sz w:val="24"/>
              </w:rPr>
            </w:pPr>
            <w:r w:rsidRPr="00633534">
              <w:rPr>
                <w:spacing w:val="-10"/>
                <w:sz w:val="24"/>
              </w:rPr>
              <w:t>0</w:t>
            </w:r>
          </w:p>
        </w:tc>
      </w:tr>
      <w:tr w:rsidR="009947DF" w:rsidRPr="006307E0" w14:paraId="7A7ABFED" w14:textId="77777777" w:rsidTr="0022282F">
        <w:trPr>
          <w:trHeight w:val="419"/>
          <w:trPrChange w:id="963" w:author="MUKOLWE" w:date="2024-11-26T05:31:00Z">
            <w:trPr>
              <w:trHeight w:val="590"/>
            </w:trPr>
          </w:trPrChange>
        </w:trPr>
        <w:tc>
          <w:tcPr>
            <w:tcW w:w="3823" w:type="dxa"/>
            <w:tcPrChange w:id="964" w:author="MUKOLWE" w:date="2024-11-26T05:31:00Z">
              <w:tcPr>
                <w:tcW w:w="3870" w:type="dxa"/>
              </w:tcPr>
            </w:tcPrChange>
          </w:tcPr>
          <w:p w14:paraId="04518726" w14:textId="531A78B6" w:rsidR="009947DF" w:rsidRPr="006307E0" w:rsidRDefault="009947DF" w:rsidP="0022282F">
            <w:pPr>
              <w:pStyle w:val="TableParagraph"/>
              <w:spacing w:line="276" w:lineRule="auto"/>
              <w:ind w:right="1365"/>
              <w:jc w:val="both"/>
              <w:rPr>
                <w:sz w:val="24"/>
                <w:rPrChange w:id="965" w:author="MUKOLWE" w:date="2024-11-26T05:22:00Z">
                  <w:rPr>
                    <w:b/>
                    <w:sz w:val="24"/>
                  </w:rPr>
                </w:rPrChange>
              </w:rPr>
            </w:pPr>
            <w:r w:rsidRPr="006307E0">
              <w:rPr>
                <w:sz w:val="24"/>
                <w:rPrChange w:id="966" w:author="MUKOLWE" w:date="2024-11-26T05:22:00Z">
                  <w:rPr>
                    <w:b/>
                    <w:sz w:val="24"/>
                  </w:rPr>
                </w:rPrChange>
              </w:rPr>
              <w:t>Long-</w:t>
            </w:r>
            <w:ins w:id="967" w:author="MUKOLWE" w:date="2024-11-26T05:25:00Z">
              <w:r w:rsidR="0022282F">
                <w:rPr>
                  <w:sz w:val="24"/>
                </w:rPr>
                <w:t>t</w:t>
              </w:r>
            </w:ins>
            <w:del w:id="968" w:author="MUKOLWE" w:date="2024-11-26T05:25:00Z">
              <w:r w:rsidRPr="006307E0" w:rsidDel="0022282F">
                <w:rPr>
                  <w:sz w:val="24"/>
                  <w:rPrChange w:id="969" w:author="MUKOLWE" w:date="2024-11-26T05:22:00Z">
                    <w:rPr>
                      <w:b/>
                      <w:sz w:val="24"/>
                    </w:rPr>
                  </w:rPrChange>
                </w:rPr>
                <w:delText>T</w:delText>
              </w:r>
            </w:del>
            <w:r w:rsidRPr="006307E0">
              <w:rPr>
                <w:sz w:val="24"/>
                <w:rPrChange w:id="970" w:author="MUKOLWE" w:date="2024-11-26T05:22:00Z">
                  <w:rPr>
                    <w:b/>
                    <w:sz w:val="24"/>
                  </w:rPr>
                </w:rPrChange>
              </w:rPr>
              <w:t>erm</w:t>
            </w:r>
            <w:r w:rsidRPr="006307E0">
              <w:rPr>
                <w:spacing w:val="-7"/>
                <w:sz w:val="24"/>
                <w:rPrChange w:id="971" w:author="MUKOLWE" w:date="2024-11-26T05:22:00Z">
                  <w:rPr>
                    <w:b/>
                    <w:spacing w:val="-7"/>
                    <w:sz w:val="24"/>
                  </w:rPr>
                </w:rPrChange>
              </w:rPr>
              <w:t xml:space="preserve"> </w:t>
            </w:r>
            <w:r w:rsidRPr="006307E0">
              <w:rPr>
                <w:spacing w:val="-2"/>
                <w:sz w:val="24"/>
                <w:rPrChange w:id="972" w:author="MUKOLWE" w:date="2024-11-26T05:22:00Z">
                  <w:rPr>
                    <w:b/>
                    <w:spacing w:val="-2"/>
                    <w:sz w:val="24"/>
                  </w:rPr>
                </w:rPrChange>
              </w:rPr>
              <w:t>Liabilities</w:t>
            </w:r>
          </w:p>
        </w:tc>
        <w:tc>
          <w:tcPr>
            <w:tcW w:w="2414" w:type="dxa"/>
            <w:tcPrChange w:id="973" w:author="MUKOLWE" w:date="2024-11-26T05:31:00Z">
              <w:tcPr>
                <w:tcW w:w="2348" w:type="dxa"/>
              </w:tcPr>
            </w:tcPrChange>
          </w:tcPr>
          <w:p w14:paraId="46BA772C" w14:textId="77777777" w:rsidR="009947DF" w:rsidRPr="006307E0" w:rsidRDefault="009947DF" w:rsidP="0022282F">
            <w:pPr>
              <w:pStyle w:val="TableParagraph"/>
              <w:spacing w:line="276" w:lineRule="auto"/>
              <w:ind w:left="216"/>
              <w:jc w:val="both"/>
              <w:rPr>
                <w:sz w:val="24"/>
              </w:rPr>
            </w:pPr>
            <w:r w:rsidRPr="00633534">
              <w:rPr>
                <w:spacing w:val="-10"/>
                <w:sz w:val="24"/>
              </w:rPr>
              <w:t>0</w:t>
            </w:r>
          </w:p>
        </w:tc>
      </w:tr>
      <w:tr w:rsidR="009947DF" w:rsidRPr="006307E0" w14:paraId="3087374C" w14:textId="77777777" w:rsidTr="0022282F">
        <w:trPr>
          <w:trHeight w:val="316"/>
          <w:trPrChange w:id="974" w:author="MUKOLWE" w:date="2024-11-26T05:31:00Z">
            <w:trPr>
              <w:trHeight w:val="316"/>
            </w:trPr>
          </w:trPrChange>
        </w:trPr>
        <w:tc>
          <w:tcPr>
            <w:tcW w:w="3823" w:type="dxa"/>
            <w:tcPrChange w:id="975" w:author="MUKOLWE" w:date="2024-11-26T05:31:00Z">
              <w:tcPr>
                <w:tcW w:w="3870" w:type="dxa"/>
              </w:tcPr>
            </w:tcPrChange>
          </w:tcPr>
          <w:p w14:paraId="5221EB58" w14:textId="77777777" w:rsidR="009947DF" w:rsidRPr="006307E0" w:rsidRDefault="009947DF" w:rsidP="0022282F">
            <w:pPr>
              <w:pStyle w:val="TableParagraph"/>
              <w:spacing w:line="276" w:lineRule="auto"/>
              <w:ind w:left="29"/>
              <w:jc w:val="both"/>
              <w:rPr>
                <w:sz w:val="24"/>
                <w:rPrChange w:id="976" w:author="MUKOLWE" w:date="2024-11-26T05:22:00Z">
                  <w:rPr>
                    <w:b/>
                    <w:sz w:val="24"/>
                  </w:rPr>
                </w:rPrChange>
              </w:rPr>
            </w:pPr>
            <w:r w:rsidRPr="006307E0">
              <w:rPr>
                <w:sz w:val="24"/>
                <w:rPrChange w:id="977" w:author="MUKOLWE" w:date="2024-11-26T05:22:00Z">
                  <w:rPr>
                    <w:b/>
                    <w:sz w:val="24"/>
                  </w:rPr>
                </w:rPrChange>
              </w:rPr>
              <w:t>Notes</w:t>
            </w:r>
            <w:r w:rsidRPr="006307E0">
              <w:rPr>
                <w:spacing w:val="-1"/>
                <w:sz w:val="24"/>
                <w:rPrChange w:id="978" w:author="MUKOLWE" w:date="2024-11-26T05:22:00Z">
                  <w:rPr>
                    <w:b/>
                    <w:spacing w:val="-1"/>
                    <w:sz w:val="24"/>
                  </w:rPr>
                </w:rPrChange>
              </w:rPr>
              <w:t xml:space="preserve"> </w:t>
            </w:r>
            <w:r w:rsidRPr="006307E0">
              <w:rPr>
                <w:spacing w:val="-2"/>
                <w:sz w:val="24"/>
                <w:rPrChange w:id="979" w:author="MUKOLWE" w:date="2024-11-26T05:22:00Z">
                  <w:rPr>
                    <w:b/>
                    <w:spacing w:val="-2"/>
                    <w:sz w:val="24"/>
                  </w:rPr>
                </w:rPrChange>
              </w:rPr>
              <w:t>Payable</w:t>
            </w:r>
          </w:p>
        </w:tc>
        <w:tc>
          <w:tcPr>
            <w:tcW w:w="2414" w:type="dxa"/>
            <w:tcPrChange w:id="980" w:author="MUKOLWE" w:date="2024-11-26T05:31:00Z">
              <w:tcPr>
                <w:tcW w:w="2348" w:type="dxa"/>
              </w:tcPr>
            </w:tcPrChange>
          </w:tcPr>
          <w:p w14:paraId="7A4E7FBC" w14:textId="77777777" w:rsidR="009947DF" w:rsidRPr="006307E0" w:rsidRDefault="009947DF" w:rsidP="0022282F">
            <w:pPr>
              <w:pStyle w:val="TableParagraph"/>
              <w:spacing w:line="276" w:lineRule="auto"/>
              <w:ind w:left="216"/>
              <w:jc w:val="both"/>
              <w:rPr>
                <w:sz w:val="24"/>
              </w:rPr>
            </w:pPr>
            <w:r w:rsidRPr="00633534">
              <w:rPr>
                <w:spacing w:val="-10"/>
                <w:sz w:val="24"/>
              </w:rPr>
              <w:t>0</w:t>
            </w:r>
          </w:p>
        </w:tc>
      </w:tr>
      <w:tr w:rsidR="00C22997" w:rsidRPr="006307E0" w14:paraId="4BFCA9F2" w14:textId="77777777" w:rsidTr="0022282F">
        <w:trPr>
          <w:trHeight w:val="316"/>
          <w:ins w:id="981" w:author="MUKOLWE" w:date="2024-11-26T05:20:00Z"/>
          <w:trPrChange w:id="982" w:author="MUKOLWE" w:date="2024-11-26T05:31:00Z">
            <w:trPr>
              <w:trHeight w:val="316"/>
            </w:trPr>
          </w:trPrChange>
        </w:trPr>
        <w:tc>
          <w:tcPr>
            <w:tcW w:w="3823" w:type="dxa"/>
            <w:tcPrChange w:id="983" w:author="MUKOLWE" w:date="2024-11-26T05:31:00Z">
              <w:tcPr>
                <w:tcW w:w="3870" w:type="dxa"/>
              </w:tcPr>
            </w:tcPrChange>
          </w:tcPr>
          <w:p w14:paraId="655CF540" w14:textId="5C02C5BD" w:rsidR="00C22997" w:rsidRPr="006307E0" w:rsidRDefault="00C22997" w:rsidP="0022282F">
            <w:pPr>
              <w:pStyle w:val="TableParagraph"/>
              <w:spacing w:line="276" w:lineRule="auto"/>
              <w:ind w:left="29"/>
              <w:jc w:val="both"/>
              <w:rPr>
                <w:ins w:id="984" w:author="MUKOLWE" w:date="2024-11-26T05:20:00Z"/>
                <w:sz w:val="24"/>
                <w:rPrChange w:id="985" w:author="MUKOLWE" w:date="2024-11-26T05:22:00Z">
                  <w:rPr>
                    <w:ins w:id="986" w:author="MUKOLWE" w:date="2024-11-26T05:20:00Z"/>
                    <w:b/>
                    <w:sz w:val="24"/>
                  </w:rPr>
                </w:rPrChange>
              </w:rPr>
            </w:pPr>
            <w:ins w:id="987" w:author="MUKOLWE" w:date="2024-11-26T05:20:00Z">
              <w:r w:rsidRPr="006307E0">
                <w:rPr>
                  <w:sz w:val="24"/>
                  <w:rPrChange w:id="988" w:author="MUKOLWE" w:date="2024-11-26T05:22:00Z">
                    <w:rPr>
                      <w:b/>
                      <w:sz w:val="24"/>
                    </w:rPr>
                  </w:rPrChange>
                </w:rPr>
                <w:t>Net-Worth /</w:t>
              </w:r>
            </w:ins>
            <w:ins w:id="989" w:author="MUKOLWE" w:date="2024-11-26T05:21:00Z">
              <w:r w:rsidRPr="006307E0">
                <w:rPr>
                  <w:sz w:val="24"/>
                  <w:rPrChange w:id="990" w:author="MUKOLWE" w:date="2024-11-26T05:22:00Z">
                    <w:rPr>
                      <w:b/>
                      <w:sz w:val="24"/>
                    </w:rPr>
                  </w:rPrChange>
                </w:rPr>
                <w:t>Owner’s Equity /Retained earnings</w:t>
              </w:r>
            </w:ins>
          </w:p>
        </w:tc>
        <w:tc>
          <w:tcPr>
            <w:tcW w:w="2414" w:type="dxa"/>
            <w:tcPrChange w:id="991" w:author="MUKOLWE" w:date="2024-11-26T05:31:00Z">
              <w:tcPr>
                <w:tcW w:w="2348" w:type="dxa"/>
              </w:tcPr>
            </w:tcPrChange>
          </w:tcPr>
          <w:p w14:paraId="3A3986FF" w14:textId="2B906381" w:rsidR="00C22997" w:rsidRPr="00633534" w:rsidRDefault="00C22997" w:rsidP="0022282F">
            <w:pPr>
              <w:pStyle w:val="TableParagraph"/>
              <w:spacing w:line="276" w:lineRule="auto"/>
              <w:ind w:left="216"/>
              <w:jc w:val="both"/>
              <w:rPr>
                <w:ins w:id="992" w:author="MUKOLWE" w:date="2024-11-26T05:20:00Z"/>
                <w:spacing w:val="-10"/>
                <w:sz w:val="24"/>
              </w:rPr>
            </w:pPr>
            <w:ins w:id="993" w:author="MUKOLWE" w:date="2024-11-26T05:21:00Z">
              <w:r w:rsidRPr="006307E0">
                <w:rPr>
                  <w:spacing w:val="-2"/>
                  <w:sz w:val="24"/>
                  <w:rPrChange w:id="994" w:author="MUKOLWE" w:date="2024-11-26T05:22:00Z">
                    <w:rPr>
                      <w:b/>
                      <w:spacing w:val="-2"/>
                      <w:sz w:val="24"/>
                    </w:rPr>
                  </w:rPrChange>
                </w:rPr>
                <w:t>125,490</w:t>
              </w:r>
            </w:ins>
          </w:p>
        </w:tc>
      </w:tr>
      <w:tr w:rsidR="009947DF" w:rsidDel="00C22997" w14:paraId="02D8FA04" w14:textId="18CBE8EA" w:rsidTr="0022282F">
        <w:trPr>
          <w:trHeight w:val="1181"/>
          <w:del w:id="995" w:author="MUKOLWE" w:date="2024-11-26T05:21:00Z"/>
          <w:trPrChange w:id="996" w:author="MUKOLWE" w:date="2024-11-26T05:31:00Z">
            <w:trPr>
              <w:trHeight w:val="1181"/>
            </w:trPr>
          </w:trPrChange>
        </w:trPr>
        <w:tc>
          <w:tcPr>
            <w:tcW w:w="3823" w:type="dxa"/>
            <w:tcPrChange w:id="997" w:author="MUKOLWE" w:date="2024-11-26T05:31:00Z">
              <w:tcPr>
                <w:tcW w:w="3870" w:type="dxa"/>
              </w:tcPr>
            </w:tcPrChange>
          </w:tcPr>
          <w:p w14:paraId="4E613CF2" w14:textId="0EB46ACF" w:rsidR="009947DF" w:rsidDel="00C22997" w:rsidRDefault="009947DF" w:rsidP="0022282F">
            <w:pPr>
              <w:pStyle w:val="TableParagraph"/>
              <w:tabs>
                <w:tab w:val="left" w:pos="1033"/>
              </w:tabs>
              <w:spacing w:line="276" w:lineRule="auto"/>
              <w:ind w:left="29" w:right="2617"/>
              <w:jc w:val="both"/>
              <w:rPr>
                <w:del w:id="998" w:author="MUKOLWE" w:date="2024-11-26T05:21:00Z"/>
                <w:b/>
                <w:sz w:val="24"/>
              </w:rPr>
            </w:pPr>
            <w:del w:id="999" w:author="MUKOLWE" w:date="2024-11-26T05:21:00Z">
              <w:r w:rsidDel="00C22997">
                <w:rPr>
                  <w:b/>
                  <w:spacing w:val="-5"/>
                  <w:sz w:val="24"/>
                </w:rPr>
                <w:delText>Net</w:delText>
              </w:r>
            </w:del>
          </w:p>
          <w:p w14:paraId="036BDDB2" w14:textId="0A567771" w:rsidR="009947DF" w:rsidDel="00C22997" w:rsidRDefault="009947DF" w:rsidP="0022282F">
            <w:pPr>
              <w:pStyle w:val="TableParagraph"/>
              <w:spacing w:line="276" w:lineRule="auto"/>
              <w:ind w:left="29"/>
              <w:jc w:val="both"/>
              <w:rPr>
                <w:del w:id="1000" w:author="MUKOLWE" w:date="2024-11-26T05:21:00Z"/>
                <w:b/>
                <w:sz w:val="24"/>
              </w:rPr>
            </w:pPr>
            <w:del w:id="1001" w:author="MUKOLWE" w:date="2024-11-26T05:21:00Z">
              <w:r w:rsidDel="00C22997">
                <w:rPr>
                  <w:b/>
                  <w:sz w:val="24"/>
                </w:rPr>
                <w:delText>Worth/Owner’s</w:delText>
              </w:r>
              <w:r w:rsidDel="00C22997">
                <w:rPr>
                  <w:b/>
                  <w:spacing w:val="-15"/>
                  <w:sz w:val="24"/>
                </w:rPr>
                <w:delText xml:space="preserve"> </w:delText>
              </w:r>
              <w:r w:rsidDel="00C22997">
                <w:rPr>
                  <w:b/>
                  <w:sz w:val="24"/>
                </w:rPr>
                <w:delText xml:space="preserve">Equity/Retained </w:delText>
              </w:r>
              <w:r w:rsidDel="00C22997">
                <w:rPr>
                  <w:b/>
                  <w:spacing w:val="-2"/>
                  <w:sz w:val="24"/>
                </w:rPr>
                <w:delText xml:space="preserve">Earnings </w:delText>
              </w:r>
            </w:del>
          </w:p>
        </w:tc>
        <w:tc>
          <w:tcPr>
            <w:tcW w:w="2414" w:type="dxa"/>
            <w:tcPrChange w:id="1002" w:author="MUKOLWE" w:date="2024-11-26T05:31:00Z">
              <w:tcPr>
                <w:tcW w:w="2348" w:type="dxa"/>
              </w:tcPr>
            </w:tcPrChange>
          </w:tcPr>
          <w:p w14:paraId="5C24979B" w14:textId="3230E4F2" w:rsidR="009947DF" w:rsidDel="00C22997" w:rsidRDefault="009947DF" w:rsidP="0022282F">
            <w:pPr>
              <w:pStyle w:val="TableParagraph"/>
              <w:spacing w:line="276" w:lineRule="auto"/>
              <w:ind w:left="216"/>
              <w:jc w:val="both"/>
              <w:rPr>
                <w:del w:id="1003" w:author="MUKOLWE" w:date="2024-11-26T05:21:00Z"/>
                <w:b/>
                <w:sz w:val="24"/>
              </w:rPr>
            </w:pPr>
            <w:del w:id="1004" w:author="MUKOLWE" w:date="2024-11-26T05:21:00Z">
              <w:r w:rsidDel="00C22997">
                <w:rPr>
                  <w:b/>
                  <w:spacing w:val="-2"/>
                  <w:sz w:val="24"/>
                </w:rPr>
                <w:delText>125490</w:delText>
              </w:r>
            </w:del>
          </w:p>
        </w:tc>
      </w:tr>
      <w:tr w:rsidR="009947DF" w14:paraId="21CB1BC0" w14:textId="77777777" w:rsidTr="0022282F">
        <w:trPr>
          <w:trHeight w:val="321"/>
          <w:trPrChange w:id="1005" w:author="MUKOLWE" w:date="2024-11-26T05:31:00Z">
            <w:trPr>
              <w:trHeight w:val="321"/>
            </w:trPr>
          </w:trPrChange>
        </w:trPr>
        <w:tc>
          <w:tcPr>
            <w:tcW w:w="3823" w:type="dxa"/>
            <w:tcPrChange w:id="1006" w:author="MUKOLWE" w:date="2024-11-26T05:31:00Z">
              <w:tcPr>
                <w:tcW w:w="3870" w:type="dxa"/>
              </w:tcPr>
            </w:tcPrChange>
          </w:tcPr>
          <w:p w14:paraId="58FC23B9" w14:textId="0DC0C625" w:rsidR="009947DF" w:rsidRPr="0022282F" w:rsidRDefault="009947DF" w:rsidP="0022282F">
            <w:pPr>
              <w:pStyle w:val="TableParagraph"/>
              <w:spacing w:line="276" w:lineRule="auto"/>
              <w:ind w:left="29"/>
              <w:jc w:val="both"/>
              <w:rPr>
                <w:b/>
                <w:i/>
                <w:sz w:val="24"/>
                <w:rPrChange w:id="1007" w:author="MUKOLWE" w:date="2024-11-26T05:25:00Z">
                  <w:rPr>
                    <w:b/>
                    <w:sz w:val="24"/>
                  </w:rPr>
                </w:rPrChange>
              </w:rPr>
            </w:pPr>
            <w:r w:rsidRPr="0022282F">
              <w:rPr>
                <w:b/>
                <w:i/>
                <w:sz w:val="24"/>
                <w:rPrChange w:id="1008" w:author="MUKOLWE" w:date="2024-11-26T05:25:00Z">
                  <w:rPr>
                    <w:b/>
                    <w:sz w:val="24"/>
                  </w:rPr>
                </w:rPrChange>
              </w:rPr>
              <w:t>Total</w:t>
            </w:r>
            <w:r w:rsidRPr="0022282F">
              <w:rPr>
                <w:b/>
                <w:i/>
                <w:spacing w:val="-4"/>
                <w:sz w:val="24"/>
                <w:rPrChange w:id="1009" w:author="MUKOLWE" w:date="2024-11-26T05:25:00Z">
                  <w:rPr>
                    <w:b/>
                    <w:spacing w:val="-4"/>
                    <w:sz w:val="24"/>
                  </w:rPr>
                </w:rPrChange>
              </w:rPr>
              <w:t xml:space="preserve"> </w:t>
            </w:r>
            <w:r w:rsidRPr="0022282F">
              <w:rPr>
                <w:b/>
                <w:i/>
                <w:spacing w:val="-2"/>
                <w:sz w:val="24"/>
                <w:rPrChange w:id="1010" w:author="MUKOLWE" w:date="2024-11-26T05:25:00Z">
                  <w:rPr>
                    <w:b/>
                    <w:spacing w:val="-2"/>
                    <w:sz w:val="24"/>
                  </w:rPr>
                </w:rPrChange>
              </w:rPr>
              <w:t>Liabilities</w:t>
            </w:r>
            <w:ins w:id="1011" w:author="MUKOLWE" w:date="2024-11-26T05:22:00Z">
              <w:r w:rsidR="006307E0" w:rsidRPr="0022282F">
                <w:rPr>
                  <w:b/>
                  <w:i/>
                  <w:spacing w:val="-2"/>
                  <w:sz w:val="24"/>
                  <w:rPrChange w:id="1012" w:author="MUKOLWE" w:date="2024-11-26T05:25:00Z">
                    <w:rPr>
                      <w:b/>
                      <w:spacing w:val="-2"/>
                      <w:sz w:val="24"/>
                    </w:rPr>
                  </w:rPrChange>
                </w:rPr>
                <w:t xml:space="preserve"> (Ksh.)</w:t>
              </w:r>
            </w:ins>
            <w:r w:rsidRPr="0022282F">
              <w:rPr>
                <w:b/>
                <w:i/>
                <w:spacing w:val="-2"/>
                <w:sz w:val="24"/>
                <w:rPrChange w:id="1013" w:author="MUKOLWE" w:date="2024-11-26T05:25:00Z">
                  <w:rPr>
                    <w:b/>
                    <w:spacing w:val="-2"/>
                    <w:sz w:val="24"/>
                  </w:rPr>
                </w:rPrChange>
              </w:rPr>
              <w:t>:</w:t>
            </w:r>
          </w:p>
        </w:tc>
        <w:tc>
          <w:tcPr>
            <w:tcW w:w="2414" w:type="dxa"/>
            <w:tcPrChange w:id="1014" w:author="MUKOLWE" w:date="2024-11-26T05:31:00Z">
              <w:tcPr>
                <w:tcW w:w="2348" w:type="dxa"/>
              </w:tcPr>
            </w:tcPrChange>
          </w:tcPr>
          <w:p w14:paraId="5BF359DB" w14:textId="58E62F10" w:rsidR="009947DF" w:rsidRPr="0022282F" w:rsidRDefault="009947DF" w:rsidP="0022282F">
            <w:pPr>
              <w:pStyle w:val="TableParagraph"/>
              <w:spacing w:line="276" w:lineRule="auto"/>
              <w:ind w:left="216"/>
              <w:jc w:val="both"/>
              <w:rPr>
                <w:b/>
                <w:i/>
                <w:sz w:val="24"/>
                <w:rPrChange w:id="1015" w:author="MUKOLWE" w:date="2024-11-26T05:25:00Z">
                  <w:rPr>
                    <w:b/>
                    <w:sz w:val="24"/>
                  </w:rPr>
                </w:rPrChange>
              </w:rPr>
            </w:pPr>
            <w:r w:rsidRPr="0022282F">
              <w:rPr>
                <w:b/>
                <w:i/>
                <w:spacing w:val="-2"/>
                <w:sz w:val="24"/>
                <w:rPrChange w:id="1016" w:author="MUKOLWE" w:date="2024-11-26T05:25:00Z">
                  <w:rPr>
                    <w:b/>
                    <w:spacing w:val="-2"/>
                    <w:sz w:val="24"/>
                  </w:rPr>
                </w:rPrChange>
              </w:rPr>
              <w:t>162</w:t>
            </w:r>
            <w:ins w:id="1017" w:author="MUKOLWE" w:date="2024-11-26T05:10:00Z">
              <w:r w:rsidR="00364614" w:rsidRPr="0022282F">
                <w:rPr>
                  <w:b/>
                  <w:i/>
                  <w:spacing w:val="-2"/>
                  <w:sz w:val="24"/>
                  <w:rPrChange w:id="1018" w:author="MUKOLWE" w:date="2024-11-26T05:25:00Z">
                    <w:rPr>
                      <w:b/>
                      <w:spacing w:val="-2"/>
                      <w:sz w:val="24"/>
                    </w:rPr>
                  </w:rPrChange>
                </w:rPr>
                <w:t>,</w:t>
              </w:r>
            </w:ins>
            <w:r w:rsidRPr="0022282F">
              <w:rPr>
                <w:b/>
                <w:i/>
                <w:spacing w:val="-2"/>
                <w:sz w:val="24"/>
                <w:rPrChange w:id="1019" w:author="MUKOLWE" w:date="2024-11-26T05:25:00Z">
                  <w:rPr>
                    <w:b/>
                    <w:spacing w:val="-2"/>
                    <w:sz w:val="24"/>
                  </w:rPr>
                </w:rPrChange>
              </w:rPr>
              <w:t>880</w:t>
            </w:r>
          </w:p>
        </w:tc>
      </w:tr>
    </w:tbl>
    <w:p w14:paraId="07F44B87" w14:textId="77777777" w:rsidR="00E7388B" w:rsidRDefault="00E7388B" w:rsidP="00E14B75">
      <w:pPr>
        <w:widowControl/>
        <w:autoSpaceDE/>
        <w:autoSpaceDN/>
        <w:spacing w:after="160" w:line="259" w:lineRule="auto"/>
      </w:pPr>
    </w:p>
    <w:p w14:paraId="4202250D" w14:textId="77777777" w:rsidR="00DD7980" w:rsidRDefault="00DD7980" w:rsidP="006A161B">
      <w:pPr>
        <w:widowControl/>
        <w:autoSpaceDE/>
        <w:autoSpaceDN/>
        <w:spacing w:after="160" w:line="259" w:lineRule="auto"/>
      </w:pPr>
    </w:p>
    <w:p w14:paraId="6754479A" w14:textId="77777777" w:rsidR="00DD7980" w:rsidRPr="00DD7980" w:rsidRDefault="00DD7980" w:rsidP="00E14B75"/>
    <w:p w14:paraId="274BBDA8" w14:textId="77777777" w:rsidR="00DD7980" w:rsidRPr="00DD7980" w:rsidRDefault="00DD7980" w:rsidP="00E14B75"/>
    <w:p w14:paraId="1FB7A04A" w14:textId="77777777" w:rsidR="00DD7980" w:rsidRPr="00DD7980" w:rsidRDefault="00DD7980" w:rsidP="00E14B75"/>
    <w:p w14:paraId="628CEA95" w14:textId="77777777" w:rsidR="00DD7980" w:rsidRPr="00DD7980" w:rsidRDefault="00DD7980" w:rsidP="00E14B75"/>
    <w:p w14:paraId="53103CB4" w14:textId="77777777" w:rsidR="00DD7980" w:rsidRPr="00DD7980" w:rsidRDefault="00DD7980" w:rsidP="00E14B75"/>
    <w:p w14:paraId="30F5B8C8" w14:textId="77777777" w:rsidR="00DD7980" w:rsidRPr="00DD7980" w:rsidRDefault="00DD7980" w:rsidP="00E14B75"/>
    <w:p w14:paraId="5DBEA001" w14:textId="77777777" w:rsidR="00DD7980" w:rsidRPr="00DD7980" w:rsidRDefault="00DD7980" w:rsidP="00E14B75"/>
    <w:p w14:paraId="750D2DE9" w14:textId="77777777" w:rsidR="00DD7980" w:rsidRPr="00DD7980" w:rsidRDefault="00DD7980" w:rsidP="00E14B75"/>
    <w:p w14:paraId="15A744E6" w14:textId="77777777" w:rsidR="00DD7980" w:rsidRPr="00DD7980" w:rsidRDefault="00DD7980" w:rsidP="00E14B75"/>
    <w:p w14:paraId="4D0AEBC5" w14:textId="77777777" w:rsidR="00DD7980" w:rsidRPr="00DD7980" w:rsidRDefault="00DD7980" w:rsidP="00E14B75"/>
    <w:p w14:paraId="3703B198" w14:textId="77777777" w:rsidR="00DD7980" w:rsidRPr="00DD7980" w:rsidRDefault="00DD7980" w:rsidP="00E14B75"/>
    <w:p w14:paraId="23C0E392" w14:textId="77777777" w:rsidR="00DD7980" w:rsidRPr="00DD7980" w:rsidRDefault="00DD7980" w:rsidP="00E14B75"/>
    <w:p w14:paraId="39E7193A" w14:textId="527A4975" w:rsidR="00DD7980" w:rsidDel="00B737ED" w:rsidRDefault="00DD7980">
      <w:pPr>
        <w:rPr>
          <w:del w:id="1020" w:author="MUKOLWE" w:date="2024-11-26T05:33:00Z"/>
        </w:rPr>
      </w:pPr>
    </w:p>
    <w:p w14:paraId="3860F189" w14:textId="3B34CE91" w:rsidR="00B737ED" w:rsidRDefault="00B737ED" w:rsidP="00E14B75">
      <w:pPr>
        <w:rPr>
          <w:ins w:id="1021" w:author="MUKOLWE" w:date="2024-11-26T05:37:00Z"/>
        </w:rPr>
      </w:pPr>
    </w:p>
    <w:p w14:paraId="73E552D6" w14:textId="350E8B2E" w:rsidR="00B737ED" w:rsidRDefault="00B737ED" w:rsidP="00E14B75">
      <w:pPr>
        <w:rPr>
          <w:ins w:id="1022" w:author="MUKOLWE" w:date="2024-11-26T05:37:00Z"/>
        </w:rPr>
      </w:pPr>
    </w:p>
    <w:p w14:paraId="09FE2D12" w14:textId="2C296704" w:rsidR="00B737ED" w:rsidRDefault="00B737ED" w:rsidP="00E14B75">
      <w:pPr>
        <w:rPr>
          <w:ins w:id="1023" w:author="MUKOLWE" w:date="2024-11-26T05:37:00Z"/>
        </w:rPr>
      </w:pPr>
    </w:p>
    <w:p w14:paraId="4B61C93D" w14:textId="31A99FD7" w:rsidR="00B737ED" w:rsidRDefault="00B737ED" w:rsidP="00E14B75">
      <w:pPr>
        <w:rPr>
          <w:ins w:id="1024" w:author="MUKOLWE" w:date="2024-11-26T05:37:00Z"/>
        </w:rPr>
      </w:pPr>
    </w:p>
    <w:p w14:paraId="6D78C7F9" w14:textId="087627CB" w:rsidR="00B737ED" w:rsidRDefault="00B737ED" w:rsidP="00E14B75">
      <w:pPr>
        <w:rPr>
          <w:ins w:id="1025" w:author="MUKOLWE" w:date="2024-11-26T05:37:00Z"/>
        </w:rPr>
      </w:pPr>
    </w:p>
    <w:p w14:paraId="37E155E9" w14:textId="157E4D2F" w:rsidR="00B737ED" w:rsidRDefault="00B737ED" w:rsidP="00E14B75">
      <w:pPr>
        <w:rPr>
          <w:ins w:id="1026" w:author="MUKOLWE" w:date="2024-11-26T05:37:00Z"/>
        </w:rPr>
      </w:pPr>
    </w:p>
    <w:p w14:paraId="2963AFE9" w14:textId="0DD62FFA" w:rsidR="00B737ED" w:rsidRDefault="00B737ED" w:rsidP="00E14B75">
      <w:pPr>
        <w:rPr>
          <w:ins w:id="1027" w:author="MUKOLWE" w:date="2024-11-26T05:37:00Z"/>
        </w:rPr>
      </w:pPr>
    </w:p>
    <w:p w14:paraId="6CFB4576" w14:textId="7DBCBB42" w:rsidR="00B737ED" w:rsidRDefault="00B737ED" w:rsidP="00E14B75">
      <w:pPr>
        <w:rPr>
          <w:ins w:id="1028" w:author="MUKOLWE" w:date="2024-11-26T05:37:00Z"/>
        </w:rPr>
      </w:pPr>
    </w:p>
    <w:p w14:paraId="77C776BE" w14:textId="1BA3998F" w:rsidR="00B737ED" w:rsidRDefault="00B737ED" w:rsidP="00E14B75">
      <w:pPr>
        <w:rPr>
          <w:ins w:id="1029" w:author="MUKOLWE" w:date="2024-11-26T05:37:00Z"/>
        </w:rPr>
      </w:pPr>
    </w:p>
    <w:p w14:paraId="6E46CDF3" w14:textId="5B4EF489" w:rsidR="00B737ED" w:rsidRDefault="00B737ED" w:rsidP="00E14B75">
      <w:pPr>
        <w:rPr>
          <w:ins w:id="1030" w:author="MUKOLWE" w:date="2024-11-26T05:37:00Z"/>
        </w:rPr>
      </w:pPr>
    </w:p>
    <w:p w14:paraId="68D33E99" w14:textId="77777777" w:rsidR="00B737ED" w:rsidRDefault="00B737ED" w:rsidP="0022282F">
      <w:pPr>
        <w:rPr>
          <w:ins w:id="1031" w:author="MUKOLWE" w:date="2024-11-26T05:38:00Z"/>
        </w:rPr>
        <w:sectPr w:rsidR="00B737ED" w:rsidSect="00B57803">
          <w:pgSz w:w="12240" w:h="15840"/>
          <w:pgMar w:top="274" w:right="1037" w:bottom="1418" w:left="851" w:header="720" w:footer="720" w:gutter="0"/>
          <w:cols w:space="720"/>
          <w:docGrid w:linePitch="299"/>
        </w:sectPr>
      </w:pPr>
    </w:p>
    <w:p w14:paraId="71BFA0F5" w14:textId="6E0C4C2D" w:rsidR="00DD7980" w:rsidRPr="00DD7980" w:rsidDel="0022282F" w:rsidRDefault="00DD7980" w:rsidP="00E14B75">
      <w:pPr>
        <w:rPr>
          <w:del w:id="1032" w:author="MUKOLWE" w:date="2024-11-26T05:33:00Z"/>
        </w:rPr>
      </w:pPr>
    </w:p>
    <w:p w14:paraId="5F8EBD81" w14:textId="23C2EC58" w:rsidR="00DD7980" w:rsidRPr="00DD7980" w:rsidDel="0022282F" w:rsidRDefault="00DD7980" w:rsidP="00E14B75">
      <w:pPr>
        <w:rPr>
          <w:del w:id="1033" w:author="MUKOLWE" w:date="2024-11-26T05:33:00Z"/>
        </w:rPr>
      </w:pPr>
    </w:p>
    <w:p w14:paraId="0208EA4A" w14:textId="07F1BEB1" w:rsidR="00DD7980" w:rsidRPr="00DD7980" w:rsidDel="0022282F" w:rsidRDefault="00DD7980" w:rsidP="00E14B75">
      <w:pPr>
        <w:rPr>
          <w:del w:id="1034" w:author="MUKOLWE" w:date="2024-11-26T05:33:00Z"/>
        </w:rPr>
      </w:pPr>
    </w:p>
    <w:p w14:paraId="2B10C5FE" w14:textId="602D5428" w:rsidR="00DD7980" w:rsidRPr="00DD7980" w:rsidDel="0022282F" w:rsidRDefault="00DD7980" w:rsidP="00E14B75">
      <w:pPr>
        <w:rPr>
          <w:del w:id="1035" w:author="MUKOLWE" w:date="2024-11-26T05:33:00Z"/>
        </w:rPr>
      </w:pPr>
    </w:p>
    <w:p w14:paraId="3D886217" w14:textId="460263CA" w:rsidR="00DD7980" w:rsidDel="0022282F" w:rsidRDefault="00DD7980" w:rsidP="00DD7980">
      <w:pPr>
        <w:rPr>
          <w:del w:id="1036" w:author="MUKOLWE" w:date="2024-11-26T05:33:00Z"/>
        </w:rPr>
      </w:pPr>
    </w:p>
    <w:p w14:paraId="3427DB68" w14:textId="2AC20B2A" w:rsidR="00DD7980" w:rsidRPr="00DD7980" w:rsidDel="00B737ED" w:rsidRDefault="00DD7980">
      <w:pPr>
        <w:rPr>
          <w:del w:id="1037" w:author="MUKOLWE" w:date="2024-11-26T05:37:00Z"/>
        </w:rPr>
      </w:pPr>
    </w:p>
    <w:p w14:paraId="7818F075" w14:textId="45722B4A" w:rsidR="00DD7980" w:rsidRPr="0022282F" w:rsidRDefault="00DD7980" w:rsidP="0022282F">
      <w:pPr>
        <w:rPr>
          <w:rPrChange w:id="1038" w:author="MUKOLWE" w:date="2024-11-26T05:27:00Z">
            <w:rPr>
              <w:i/>
            </w:rPr>
          </w:rPrChange>
        </w:rPr>
      </w:pPr>
      <w:del w:id="1039" w:author="MUKOLWE" w:date="2024-11-26T05:32:00Z">
        <w:r w:rsidDel="0022282F">
          <w:tab/>
        </w:r>
      </w:del>
      <w:del w:id="1040" w:author="MUKOLWE" w:date="2024-11-26T05:26:00Z">
        <w:r w:rsidRPr="00E14B75" w:rsidDel="0022282F">
          <w:rPr>
            <w:i/>
          </w:rPr>
          <w:delText>Table 4.2: assets and liabilities</w:delText>
        </w:r>
      </w:del>
      <w:del w:id="1041" w:author="MUKOLWE" w:date="2024-11-26T05:27:00Z">
        <w:r w:rsidRPr="00E14B75" w:rsidDel="0022282F">
          <w:rPr>
            <w:i/>
          </w:rPr>
          <w:delText xml:space="preserve"> </w:delText>
        </w:r>
      </w:del>
    </w:p>
    <w:p w14:paraId="6FCDA3E0" w14:textId="34EC441E" w:rsidR="00DD7980" w:rsidDel="0022282F" w:rsidRDefault="00DD7980" w:rsidP="00DD7980">
      <w:pPr>
        <w:rPr>
          <w:del w:id="1042" w:author="MUKOLWE" w:date="2024-11-26T05:31:00Z"/>
        </w:rPr>
      </w:pPr>
    </w:p>
    <w:p w14:paraId="3F14AD74" w14:textId="3DE00A68" w:rsidR="00DF09EF" w:rsidDel="0022282F" w:rsidRDefault="00DF09EF" w:rsidP="00E14B75">
      <w:pPr>
        <w:rPr>
          <w:del w:id="1043" w:author="MUKOLWE" w:date="2024-11-26T05:31:00Z"/>
        </w:rPr>
        <w:sectPr w:rsidR="00DF09EF" w:rsidDel="0022282F" w:rsidSect="00DB2E1C">
          <w:pgSz w:w="12240" w:h="15840"/>
          <w:pgMar w:top="540" w:right="1440" w:bottom="1440" w:left="1440" w:header="708" w:footer="708" w:gutter="0"/>
          <w:pgNumType w:start="1"/>
          <w:cols w:space="708"/>
          <w:docGrid w:linePitch="360"/>
        </w:sectPr>
      </w:pPr>
    </w:p>
    <w:p w14:paraId="174F1655" w14:textId="30E3767D" w:rsidR="00E7388B" w:rsidRPr="00076F98" w:rsidRDefault="00D00FD4" w:rsidP="00815E7C">
      <w:pPr>
        <w:pStyle w:val="Heading2"/>
        <w:ind w:hanging="466"/>
      </w:pPr>
      <w:del w:id="1044" w:author="MUKOLWE" w:date="2024-11-23T01:41:00Z">
        <w:r w:rsidDel="00815E7C">
          <w:delText xml:space="preserve"> </w:delText>
        </w:r>
      </w:del>
      <w:bookmarkStart w:id="1045" w:name="_Toc178837847"/>
      <w:r w:rsidRPr="00076F98">
        <w:t>4.</w:t>
      </w:r>
      <w:ins w:id="1046" w:author="Windows User" w:date="2024-11-27T16:32:00Z">
        <w:r w:rsidR="00F7611F">
          <w:t>4</w:t>
        </w:r>
        <w:r w:rsidR="00F7611F">
          <w:tab/>
        </w:r>
      </w:ins>
      <w:del w:id="1047" w:author="Windows User" w:date="2024-11-27T16:32:00Z">
        <w:r w:rsidR="0056593D" w:rsidDel="00F7611F">
          <w:delText>3</w:delText>
        </w:r>
      </w:del>
      <w:r w:rsidR="00781E60" w:rsidRPr="00076F98">
        <w:t xml:space="preserve"> </w:t>
      </w:r>
      <w:r w:rsidRPr="00076F98">
        <w:t>Start-up Capital</w:t>
      </w:r>
      <w:bookmarkEnd w:id="1045"/>
    </w:p>
    <w:p w14:paraId="50187087" w14:textId="3F9516FD" w:rsidR="00D00FD4" w:rsidRPr="00E14B75" w:rsidRDefault="00D00FD4" w:rsidP="0062071D">
      <w:pPr>
        <w:pStyle w:val="BodyText"/>
        <w:spacing w:line="276" w:lineRule="auto"/>
        <w:jc w:val="both"/>
        <w:rPr>
          <w:sz w:val="20"/>
        </w:rPr>
      </w:pPr>
      <w:r w:rsidRPr="00E14B75">
        <w:rPr>
          <w:sz w:val="20"/>
        </w:rPr>
        <w:t>Start-Up Capital entails the amount RICT is supposed to use for a period of 12 months</w:t>
      </w:r>
      <w:ins w:id="1048" w:author="MUKOLWE" w:date="2024-11-23T01:12:00Z">
        <w:r w:rsidR="000B7DD5">
          <w:rPr>
            <w:sz w:val="20"/>
          </w:rPr>
          <w:t xml:space="preserve"> as presented in T</w:t>
        </w:r>
        <w:r w:rsidR="004306C2">
          <w:rPr>
            <w:sz w:val="20"/>
          </w:rPr>
          <w:t>able 4.</w:t>
        </w:r>
      </w:ins>
      <w:ins w:id="1049" w:author="Windows User" w:date="2024-11-27T16:33:00Z">
        <w:r w:rsidR="00F7611F">
          <w:rPr>
            <w:sz w:val="20"/>
          </w:rPr>
          <w:t>3</w:t>
        </w:r>
      </w:ins>
      <w:ins w:id="1050" w:author="MUKOLWE" w:date="2024-11-23T01:12:00Z">
        <w:del w:id="1051" w:author="Windows User" w:date="2024-11-27T16:33:00Z">
          <w:r w:rsidR="004306C2" w:rsidDel="00F7611F">
            <w:rPr>
              <w:sz w:val="20"/>
            </w:rPr>
            <w:delText>2</w:delText>
          </w:r>
        </w:del>
      </w:ins>
      <w:ins w:id="1052" w:author="MUKOLWE" w:date="2024-11-23T01:13:00Z">
        <w:r w:rsidR="000B7DD5">
          <w:rPr>
            <w:sz w:val="20"/>
          </w:rPr>
          <w:t>.</w:t>
        </w:r>
      </w:ins>
    </w:p>
    <w:p w14:paraId="54A1C6FB" w14:textId="77777777" w:rsidR="004306C2" w:rsidRPr="004306C2" w:rsidRDefault="004306C2" w:rsidP="004306C2">
      <w:pPr>
        <w:pStyle w:val="BodyText"/>
        <w:spacing w:line="276" w:lineRule="auto"/>
        <w:jc w:val="both"/>
        <w:rPr>
          <w:ins w:id="1053" w:author="MUKOLWE" w:date="2024-11-23T01:13:00Z"/>
          <w:sz w:val="20"/>
          <w:rPrChange w:id="1054" w:author="MUKOLWE" w:date="2024-11-23T01:13:00Z">
            <w:rPr>
              <w:ins w:id="1055" w:author="MUKOLWE" w:date="2024-11-23T01:13:00Z"/>
              <w:i/>
              <w:sz w:val="20"/>
            </w:rPr>
          </w:rPrChange>
        </w:rPr>
      </w:pPr>
    </w:p>
    <w:p w14:paraId="5D5B6027" w14:textId="7D6C520F" w:rsidR="004306C2" w:rsidRPr="004306C2" w:rsidRDefault="004306C2" w:rsidP="004306C2">
      <w:pPr>
        <w:pStyle w:val="BodyText"/>
        <w:spacing w:line="276" w:lineRule="auto"/>
        <w:jc w:val="both"/>
        <w:rPr>
          <w:moveTo w:id="1056" w:author="MUKOLWE" w:date="2024-11-23T01:13:00Z"/>
          <w:b/>
          <w:sz w:val="20"/>
          <w:rPrChange w:id="1057" w:author="MUKOLWE" w:date="2024-11-23T01:13:00Z">
            <w:rPr>
              <w:moveTo w:id="1058" w:author="MUKOLWE" w:date="2024-11-23T01:13:00Z"/>
              <w:i/>
              <w:sz w:val="20"/>
            </w:rPr>
          </w:rPrChange>
        </w:rPr>
      </w:pPr>
      <w:moveToRangeStart w:id="1059" w:author="MUKOLWE" w:date="2024-11-23T01:13:00Z" w:name="move183216824"/>
      <w:commentRangeStart w:id="1060"/>
      <w:moveTo w:id="1061" w:author="MUKOLWE" w:date="2024-11-23T01:13:00Z">
        <w:r w:rsidRPr="004306C2">
          <w:rPr>
            <w:b/>
            <w:sz w:val="20"/>
            <w:rPrChange w:id="1062" w:author="MUKOLWE" w:date="2024-11-23T01:13:00Z">
              <w:rPr>
                <w:i/>
                <w:sz w:val="20"/>
              </w:rPr>
            </w:rPrChange>
          </w:rPr>
          <w:t>Table 4.</w:t>
        </w:r>
      </w:moveTo>
      <w:ins w:id="1063" w:author="Windows User" w:date="2024-11-27T16:33:00Z">
        <w:r w:rsidR="00F7611F">
          <w:rPr>
            <w:b/>
            <w:sz w:val="20"/>
          </w:rPr>
          <w:t>3</w:t>
        </w:r>
      </w:ins>
      <w:moveTo w:id="1064" w:author="MUKOLWE" w:date="2024-11-23T01:13:00Z">
        <w:del w:id="1065" w:author="Windows User" w:date="2024-11-27T16:33:00Z">
          <w:r w:rsidRPr="004306C2" w:rsidDel="00F7611F">
            <w:rPr>
              <w:b/>
              <w:sz w:val="20"/>
              <w:rPrChange w:id="1066" w:author="MUKOLWE" w:date="2024-11-23T01:13:00Z">
                <w:rPr>
                  <w:i/>
                  <w:sz w:val="20"/>
                </w:rPr>
              </w:rPrChange>
            </w:rPr>
            <w:delText>2</w:delText>
          </w:r>
        </w:del>
        <w:r w:rsidRPr="004306C2">
          <w:rPr>
            <w:b/>
            <w:sz w:val="20"/>
            <w:rPrChange w:id="1067" w:author="MUKOLWE" w:date="2024-11-23T01:13:00Z">
              <w:rPr>
                <w:i/>
                <w:sz w:val="20"/>
              </w:rPr>
            </w:rPrChange>
          </w:rPr>
          <w:t>: Start-up Capital</w:t>
        </w:r>
      </w:moveTo>
      <w:commentRangeEnd w:id="1060"/>
      <w:r w:rsidR="00B737ED">
        <w:rPr>
          <w:rStyle w:val="CommentReference"/>
        </w:rPr>
        <w:commentReference w:id="1060"/>
      </w:r>
    </w:p>
    <w:moveToRangeEnd w:id="1059"/>
    <w:p w14:paraId="15849143" w14:textId="77777777" w:rsidR="00076F98" w:rsidRPr="00E14B75" w:rsidDel="004306C2" w:rsidRDefault="00076F98" w:rsidP="00781E60">
      <w:pPr>
        <w:pStyle w:val="BodyText"/>
        <w:spacing w:line="276" w:lineRule="auto"/>
        <w:jc w:val="both"/>
        <w:rPr>
          <w:del w:id="1068" w:author="MUKOLWE" w:date="2024-11-23T01:13:00Z"/>
          <w:i/>
          <w:sz w:val="20"/>
        </w:rPr>
      </w:pPr>
    </w:p>
    <w:tbl>
      <w:tblPr>
        <w:tblStyle w:val="TableGrid"/>
        <w:tblW w:w="13062" w:type="dxa"/>
        <w:tblLayout w:type="fixed"/>
        <w:tblLook w:val="01E0" w:firstRow="1" w:lastRow="1" w:firstColumn="1" w:lastColumn="1" w:noHBand="0" w:noVBand="0"/>
        <w:tblPrChange w:id="1069" w:author="MUKOLWE" w:date="2024-11-23T01:40:00Z">
          <w:tblPr>
            <w:tblStyle w:val="TableGrid"/>
            <w:tblW w:w="13062" w:type="dxa"/>
            <w:tblLayout w:type="fixed"/>
            <w:tblLook w:val="01E0" w:firstRow="1" w:lastRow="1" w:firstColumn="1" w:lastColumn="1" w:noHBand="0" w:noVBand="0"/>
          </w:tblPr>
        </w:tblPrChange>
      </w:tblPr>
      <w:tblGrid>
        <w:gridCol w:w="1906"/>
        <w:gridCol w:w="963"/>
        <w:gridCol w:w="806"/>
        <w:gridCol w:w="806"/>
        <w:gridCol w:w="904"/>
        <w:gridCol w:w="904"/>
        <w:gridCol w:w="904"/>
        <w:gridCol w:w="904"/>
        <w:gridCol w:w="904"/>
        <w:gridCol w:w="904"/>
        <w:gridCol w:w="904"/>
        <w:gridCol w:w="1172"/>
        <w:gridCol w:w="1081"/>
        <w:tblGridChange w:id="1070">
          <w:tblGrid>
            <w:gridCol w:w="1906"/>
            <w:gridCol w:w="963"/>
            <w:gridCol w:w="806"/>
            <w:gridCol w:w="806"/>
            <w:gridCol w:w="904"/>
            <w:gridCol w:w="904"/>
            <w:gridCol w:w="904"/>
            <w:gridCol w:w="904"/>
            <w:gridCol w:w="904"/>
            <w:gridCol w:w="904"/>
            <w:gridCol w:w="904"/>
            <w:gridCol w:w="1172"/>
            <w:gridCol w:w="1081"/>
          </w:tblGrid>
        </w:tblGridChange>
      </w:tblGrid>
      <w:tr w:rsidR="00064BCB" w14:paraId="2280839D" w14:textId="77777777" w:rsidTr="00F07B64">
        <w:trPr>
          <w:cantSplit/>
          <w:trHeight w:val="191"/>
          <w:ins w:id="1071" w:author="MUKOLWE" w:date="2024-11-23T01:33:00Z"/>
          <w:trPrChange w:id="1072" w:author="MUKOLWE" w:date="2024-11-23T01:40:00Z">
            <w:trPr>
              <w:cantSplit/>
              <w:trHeight w:val="475"/>
            </w:trPr>
          </w:trPrChange>
        </w:trPr>
        <w:tc>
          <w:tcPr>
            <w:tcW w:w="1906" w:type="dxa"/>
            <w:vMerge w:val="restart"/>
            <w:tcPrChange w:id="1073" w:author="MUKOLWE" w:date="2024-11-23T01:40:00Z">
              <w:tcPr>
                <w:tcW w:w="1906" w:type="dxa"/>
                <w:vMerge w:val="restart"/>
              </w:tcPr>
            </w:tcPrChange>
          </w:tcPr>
          <w:p w14:paraId="19C569B2" w14:textId="77777777" w:rsidR="00064BCB" w:rsidRPr="00064BCB" w:rsidRDefault="00064BCB">
            <w:pPr>
              <w:pStyle w:val="TableParagraph"/>
              <w:jc w:val="both"/>
              <w:rPr>
                <w:ins w:id="1074" w:author="MUKOLWE" w:date="2024-11-23T01:33:00Z"/>
                <w:b/>
                <w:sz w:val="20"/>
                <w:rPrChange w:id="1075" w:author="MUKOLWE" w:date="2024-11-23T01:40:00Z">
                  <w:rPr>
                    <w:ins w:id="1076" w:author="MUKOLWE" w:date="2024-11-23T01:33:00Z"/>
                    <w:sz w:val="20"/>
                  </w:rPr>
                </w:rPrChange>
              </w:rPr>
              <w:pPrChange w:id="1077" w:author="MUKOLWE" w:date="2024-11-23T01:39:00Z">
                <w:pPr>
                  <w:pStyle w:val="TableParagraph"/>
                  <w:spacing w:line="276" w:lineRule="auto"/>
                  <w:jc w:val="both"/>
                </w:pPr>
              </w:pPrChange>
            </w:pPr>
            <w:ins w:id="1078" w:author="MUKOLWE" w:date="2024-11-23T01:40:00Z">
              <w:r w:rsidRPr="00064BCB">
                <w:rPr>
                  <w:b/>
                  <w:sz w:val="20"/>
                  <w:rPrChange w:id="1079" w:author="MUKOLWE" w:date="2024-11-23T01:40:00Z">
                    <w:rPr>
                      <w:sz w:val="20"/>
                    </w:rPr>
                  </w:rPrChange>
                </w:rPr>
                <w:t>Category</w:t>
              </w:r>
            </w:ins>
          </w:p>
        </w:tc>
        <w:tc>
          <w:tcPr>
            <w:tcW w:w="11156" w:type="dxa"/>
            <w:gridSpan w:val="12"/>
            <w:tcPrChange w:id="1080" w:author="MUKOLWE" w:date="2024-11-23T01:40:00Z">
              <w:tcPr>
                <w:tcW w:w="11156" w:type="dxa"/>
                <w:gridSpan w:val="12"/>
              </w:tcPr>
            </w:tcPrChange>
          </w:tcPr>
          <w:p w14:paraId="4574878A" w14:textId="77777777" w:rsidR="00064BCB" w:rsidRDefault="00064BCB">
            <w:pPr>
              <w:pStyle w:val="TableParagraph"/>
              <w:jc w:val="center"/>
              <w:rPr>
                <w:ins w:id="1081" w:author="MUKOLWE" w:date="2024-11-23T01:33:00Z"/>
                <w:b/>
                <w:sz w:val="20"/>
              </w:rPr>
              <w:pPrChange w:id="1082" w:author="MUKOLWE" w:date="2024-11-23T01:39:00Z">
                <w:pPr>
                  <w:pStyle w:val="TableParagraph"/>
                  <w:spacing w:line="276" w:lineRule="auto"/>
                  <w:jc w:val="both"/>
                </w:pPr>
              </w:pPrChange>
            </w:pPr>
            <w:ins w:id="1083" w:author="MUKOLWE" w:date="2024-11-23T01:35:00Z">
              <w:r>
                <w:rPr>
                  <w:b/>
                  <w:sz w:val="20"/>
                </w:rPr>
                <w:t>Month</w:t>
              </w:r>
            </w:ins>
          </w:p>
        </w:tc>
      </w:tr>
      <w:tr w:rsidR="00064BCB" w14:paraId="765E9C5B" w14:textId="77777777" w:rsidTr="00F07B64">
        <w:trPr>
          <w:trHeight w:val="379"/>
          <w:trPrChange w:id="1084" w:author="MUKOLWE" w:date="2024-11-23T01:40:00Z">
            <w:trPr>
              <w:trHeight w:val="411"/>
            </w:trPr>
          </w:trPrChange>
        </w:trPr>
        <w:tc>
          <w:tcPr>
            <w:tcW w:w="1906" w:type="dxa"/>
            <w:vMerge/>
            <w:tcPrChange w:id="1085" w:author="MUKOLWE" w:date="2024-11-23T01:40:00Z">
              <w:tcPr>
                <w:tcW w:w="1906" w:type="dxa"/>
                <w:vMerge/>
              </w:tcPr>
            </w:tcPrChange>
          </w:tcPr>
          <w:p w14:paraId="3745E6A4" w14:textId="77777777" w:rsidR="00064BCB" w:rsidRDefault="00064BCB">
            <w:pPr>
              <w:pStyle w:val="TableParagraph"/>
              <w:jc w:val="both"/>
              <w:rPr>
                <w:sz w:val="20"/>
              </w:rPr>
              <w:pPrChange w:id="1086" w:author="MUKOLWE" w:date="2024-11-23T01:39:00Z">
                <w:pPr>
                  <w:pStyle w:val="TableParagraph"/>
                  <w:spacing w:line="276" w:lineRule="auto"/>
                  <w:jc w:val="both"/>
                </w:pPr>
              </w:pPrChange>
            </w:pPr>
          </w:p>
        </w:tc>
        <w:tc>
          <w:tcPr>
            <w:tcW w:w="963" w:type="dxa"/>
            <w:tcPrChange w:id="1087" w:author="MUKOLWE" w:date="2024-11-23T01:40:00Z">
              <w:tcPr>
                <w:tcW w:w="963" w:type="dxa"/>
              </w:tcPr>
            </w:tcPrChange>
          </w:tcPr>
          <w:p w14:paraId="0FADFBCC" w14:textId="77777777" w:rsidR="00064BCB" w:rsidDel="00064BCB" w:rsidRDefault="00064BCB">
            <w:pPr>
              <w:pStyle w:val="TableParagraph"/>
              <w:rPr>
                <w:del w:id="1088" w:author="MUKOLWE" w:date="2024-11-23T01:37:00Z"/>
                <w:b/>
                <w:sz w:val="20"/>
              </w:rPr>
              <w:pPrChange w:id="1089" w:author="MUKOLWE" w:date="2024-11-23T01:39:00Z">
                <w:pPr>
                  <w:pStyle w:val="TableParagraph"/>
                  <w:spacing w:line="276" w:lineRule="auto"/>
                  <w:jc w:val="both"/>
                </w:pPr>
              </w:pPrChange>
            </w:pPr>
          </w:p>
          <w:p w14:paraId="20A168E6" w14:textId="77777777" w:rsidR="00064BCB" w:rsidRDefault="00064BCB">
            <w:pPr>
              <w:pStyle w:val="TableParagraph"/>
              <w:ind w:left="499"/>
              <w:rPr>
                <w:b/>
                <w:sz w:val="20"/>
              </w:rPr>
              <w:pPrChange w:id="1090" w:author="MUKOLWE" w:date="2024-11-23T01:39:00Z">
                <w:pPr>
                  <w:pStyle w:val="TableParagraph"/>
                  <w:spacing w:line="276" w:lineRule="auto"/>
                  <w:ind w:left="499"/>
                  <w:jc w:val="both"/>
                </w:pPr>
              </w:pPrChange>
            </w:pPr>
            <w:del w:id="1091" w:author="MUKOLWE" w:date="2024-11-23T01:36:00Z">
              <w:r w:rsidDel="00064BCB">
                <w:rPr>
                  <w:b/>
                  <w:sz w:val="20"/>
                </w:rPr>
                <w:delText xml:space="preserve">Month </w:delText>
              </w:r>
            </w:del>
            <w:r>
              <w:rPr>
                <w:b/>
                <w:spacing w:val="-10"/>
                <w:sz w:val="20"/>
              </w:rPr>
              <w:t>1</w:t>
            </w:r>
          </w:p>
        </w:tc>
        <w:tc>
          <w:tcPr>
            <w:tcW w:w="806" w:type="dxa"/>
            <w:tcPrChange w:id="1092" w:author="MUKOLWE" w:date="2024-11-23T01:40:00Z">
              <w:tcPr>
                <w:tcW w:w="806" w:type="dxa"/>
              </w:tcPr>
            </w:tcPrChange>
          </w:tcPr>
          <w:p w14:paraId="6B420456" w14:textId="77777777" w:rsidR="00064BCB" w:rsidDel="00064BCB" w:rsidRDefault="00064BCB">
            <w:pPr>
              <w:pStyle w:val="TableParagraph"/>
              <w:rPr>
                <w:del w:id="1093" w:author="MUKOLWE" w:date="2024-11-23T01:37:00Z"/>
                <w:b/>
                <w:sz w:val="20"/>
              </w:rPr>
              <w:pPrChange w:id="1094" w:author="MUKOLWE" w:date="2024-11-23T01:39:00Z">
                <w:pPr>
                  <w:pStyle w:val="TableParagraph"/>
                  <w:spacing w:line="276" w:lineRule="auto"/>
                  <w:jc w:val="both"/>
                </w:pPr>
              </w:pPrChange>
            </w:pPr>
          </w:p>
          <w:p w14:paraId="5EAD4DB4" w14:textId="77777777" w:rsidR="00064BCB" w:rsidRDefault="00064BCB">
            <w:pPr>
              <w:pStyle w:val="TableParagraph"/>
              <w:ind w:left="499"/>
              <w:rPr>
                <w:b/>
                <w:sz w:val="20"/>
              </w:rPr>
              <w:pPrChange w:id="1095" w:author="MUKOLWE" w:date="2024-11-23T01:39:00Z">
                <w:pPr>
                  <w:pStyle w:val="TableParagraph"/>
                  <w:spacing w:line="276" w:lineRule="auto"/>
                  <w:ind w:left="499"/>
                  <w:jc w:val="both"/>
                </w:pPr>
              </w:pPrChange>
            </w:pPr>
            <w:del w:id="1096" w:author="MUKOLWE" w:date="2024-11-23T01:36:00Z">
              <w:r w:rsidDel="00064BCB">
                <w:rPr>
                  <w:b/>
                  <w:sz w:val="20"/>
                </w:rPr>
                <w:delText xml:space="preserve">Month </w:delText>
              </w:r>
            </w:del>
            <w:r>
              <w:rPr>
                <w:b/>
                <w:spacing w:val="-10"/>
                <w:sz w:val="20"/>
              </w:rPr>
              <w:t>2</w:t>
            </w:r>
          </w:p>
        </w:tc>
        <w:tc>
          <w:tcPr>
            <w:tcW w:w="806" w:type="dxa"/>
            <w:tcPrChange w:id="1097" w:author="MUKOLWE" w:date="2024-11-23T01:40:00Z">
              <w:tcPr>
                <w:tcW w:w="806" w:type="dxa"/>
              </w:tcPr>
            </w:tcPrChange>
          </w:tcPr>
          <w:p w14:paraId="398AD2F9" w14:textId="77777777" w:rsidR="00064BCB" w:rsidDel="00064BCB" w:rsidRDefault="00064BCB">
            <w:pPr>
              <w:pStyle w:val="TableParagraph"/>
              <w:rPr>
                <w:del w:id="1098" w:author="MUKOLWE" w:date="2024-11-23T01:37:00Z"/>
                <w:b/>
                <w:sz w:val="20"/>
              </w:rPr>
              <w:pPrChange w:id="1099" w:author="MUKOLWE" w:date="2024-11-23T01:39:00Z">
                <w:pPr>
                  <w:pStyle w:val="TableParagraph"/>
                  <w:spacing w:line="276" w:lineRule="auto"/>
                  <w:jc w:val="both"/>
                </w:pPr>
              </w:pPrChange>
            </w:pPr>
          </w:p>
          <w:p w14:paraId="1DCC7978" w14:textId="77777777" w:rsidR="00064BCB" w:rsidRDefault="00064BCB">
            <w:pPr>
              <w:pStyle w:val="TableParagraph"/>
              <w:ind w:left="499"/>
              <w:rPr>
                <w:b/>
                <w:sz w:val="20"/>
              </w:rPr>
              <w:pPrChange w:id="1100" w:author="MUKOLWE" w:date="2024-11-23T01:39:00Z">
                <w:pPr>
                  <w:pStyle w:val="TableParagraph"/>
                  <w:spacing w:line="276" w:lineRule="auto"/>
                  <w:ind w:left="499"/>
                  <w:jc w:val="both"/>
                </w:pPr>
              </w:pPrChange>
            </w:pPr>
            <w:del w:id="1101" w:author="MUKOLWE" w:date="2024-11-23T01:36:00Z">
              <w:r w:rsidDel="00064BCB">
                <w:rPr>
                  <w:b/>
                  <w:sz w:val="20"/>
                </w:rPr>
                <w:delText xml:space="preserve">Month </w:delText>
              </w:r>
            </w:del>
            <w:r>
              <w:rPr>
                <w:b/>
                <w:spacing w:val="-10"/>
                <w:sz w:val="20"/>
              </w:rPr>
              <w:t>3</w:t>
            </w:r>
          </w:p>
        </w:tc>
        <w:tc>
          <w:tcPr>
            <w:tcW w:w="904" w:type="dxa"/>
            <w:tcPrChange w:id="1102" w:author="MUKOLWE" w:date="2024-11-23T01:40:00Z">
              <w:tcPr>
                <w:tcW w:w="904" w:type="dxa"/>
              </w:tcPr>
            </w:tcPrChange>
          </w:tcPr>
          <w:p w14:paraId="485CB05C" w14:textId="77777777" w:rsidR="00064BCB" w:rsidDel="00064BCB" w:rsidRDefault="00064BCB">
            <w:pPr>
              <w:pStyle w:val="TableParagraph"/>
              <w:rPr>
                <w:del w:id="1103" w:author="MUKOLWE" w:date="2024-11-23T01:37:00Z"/>
                <w:b/>
                <w:sz w:val="20"/>
              </w:rPr>
              <w:pPrChange w:id="1104" w:author="MUKOLWE" w:date="2024-11-23T01:39:00Z">
                <w:pPr>
                  <w:pStyle w:val="TableParagraph"/>
                  <w:spacing w:line="276" w:lineRule="auto"/>
                  <w:jc w:val="both"/>
                </w:pPr>
              </w:pPrChange>
            </w:pPr>
          </w:p>
          <w:p w14:paraId="26E68301" w14:textId="77777777" w:rsidR="00064BCB" w:rsidRDefault="00064BCB">
            <w:pPr>
              <w:pStyle w:val="TableParagraph"/>
              <w:ind w:left="499"/>
              <w:rPr>
                <w:b/>
                <w:sz w:val="20"/>
              </w:rPr>
              <w:pPrChange w:id="1105" w:author="MUKOLWE" w:date="2024-11-23T01:39:00Z">
                <w:pPr>
                  <w:pStyle w:val="TableParagraph"/>
                  <w:spacing w:line="276" w:lineRule="auto"/>
                  <w:ind w:left="499"/>
                  <w:jc w:val="both"/>
                </w:pPr>
              </w:pPrChange>
            </w:pPr>
            <w:del w:id="1106" w:author="MUKOLWE" w:date="2024-11-23T01:36:00Z">
              <w:r w:rsidDel="00064BCB">
                <w:rPr>
                  <w:b/>
                  <w:sz w:val="20"/>
                </w:rPr>
                <w:delText xml:space="preserve">Month </w:delText>
              </w:r>
            </w:del>
            <w:r>
              <w:rPr>
                <w:b/>
                <w:spacing w:val="-10"/>
                <w:sz w:val="20"/>
              </w:rPr>
              <w:t>4</w:t>
            </w:r>
          </w:p>
        </w:tc>
        <w:tc>
          <w:tcPr>
            <w:tcW w:w="904" w:type="dxa"/>
            <w:tcPrChange w:id="1107" w:author="MUKOLWE" w:date="2024-11-23T01:40:00Z">
              <w:tcPr>
                <w:tcW w:w="904" w:type="dxa"/>
              </w:tcPr>
            </w:tcPrChange>
          </w:tcPr>
          <w:p w14:paraId="743C7F13" w14:textId="77777777" w:rsidR="00064BCB" w:rsidDel="00064BCB" w:rsidRDefault="00064BCB">
            <w:pPr>
              <w:pStyle w:val="TableParagraph"/>
              <w:rPr>
                <w:del w:id="1108" w:author="MUKOLWE" w:date="2024-11-23T01:37:00Z"/>
                <w:b/>
                <w:sz w:val="20"/>
              </w:rPr>
              <w:pPrChange w:id="1109" w:author="MUKOLWE" w:date="2024-11-23T01:39:00Z">
                <w:pPr>
                  <w:pStyle w:val="TableParagraph"/>
                  <w:spacing w:line="276" w:lineRule="auto"/>
                  <w:jc w:val="both"/>
                </w:pPr>
              </w:pPrChange>
            </w:pPr>
          </w:p>
          <w:p w14:paraId="4FE3E134" w14:textId="77777777" w:rsidR="00064BCB" w:rsidRDefault="00064BCB">
            <w:pPr>
              <w:pStyle w:val="TableParagraph"/>
              <w:ind w:left="494"/>
              <w:rPr>
                <w:b/>
                <w:sz w:val="20"/>
              </w:rPr>
              <w:pPrChange w:id="1110" w:author="MUKOLWE" w:date="2024-11-23T01:39:00Z">
                <w:pPr>
                  <w:pStyle w:val="TableParagraph"/>
                  <w:spacing w:line="276" w:lineRule="auto"/>
                  <w:ind w:left="494"/>
                  <w:jc w:val="both"/>
                </w:pPr>
              </w:pPrChange>
            </w:pPr>
            <w:del w:id="1111" w:author="MUKOLWE" w:date="2024-11-23T01:36:00Z">
              <w:r w:rsidDel="00064BCB">
                <w:rPr>
                  <w:b/>
                  <w:sz w:val="20"/>
                </w:rPr>
                <w:delText xml:space="preserve">Month </w:delText>
              </w:r>
            </w:del>
            <w:r>
              <w:rPr>
                <w:b/>
                <w:spacing w:val="-10"/>
                <w:sz w:val="20"/>
              </w:rPr>
              <w:t>5</w:t>
            </w:r>
          </w:p>
        </w:tc>
        <w:tc>
          <w:tcPr>
            <w:tcW w:w="904" w:type="dxa"/>
            <w:tcPrChange w:id="1112" w:author="MUKOLWE" w:date="2024-11-23T01:40:00Z">
              <w:tcPr>
                <w:tcW w:w="904" w:type="dxa"/>
              </w:tcPr>
            </w:tcPrChange>
          </w:tcPr>
          <w:p w14:paraId="744377E8" w14:textId="77777777" w:rsidR="00064BCB" w:rsidDel="00064BCB" w:rsidRDefault="00064BCB">
            <w:pPr>
              <w:pStyle w:val="TableParagraph"/>
              <w:rPr>
                <w:del w:id="1113" w:author="MUKOLWE" w:date="2024-11-23T01:37:00Z"/>
                <w:b/>
                <w:sz w:val="20"/>
              </w:rPr>
              <w:pPrChange w:id="1114" w:author="MUKOLWE" w:date="2024-11-23T01:39:00Z">
                <w:pPr>
                  <w:pStyle w:val="TableParagraph"/>
                  <w:spacing w:line="276" w:lineRule="auto"/>
                  <w:jc w:val="both"/>
                </w:pPr>
              </w:pPrChange>
            </w:pPr>
          </w:p>
          <w:p w14:paraId="5B5BEE53" w14:textId="77777777" w:rsidR="00064BCB" w:rsidRDefault="00064BCB">
            <w:pPr>
              <w:pStyle w:val="TableParagraph"/>
              <w:ind w:left="494"/>
              <w:rPr>
                <w:b/>
                <w:sz w:val="20"/>
              </w:rPr>
              <w:pPrChange w:id="1115" w:author="MUKOLWE" w:date="2024-11-23T01:39:00Z">
                <w:pPr>
                  <w:pStyle w:val="TableParagraph"/>
                  <w:spacing w:line="276" w:lineRule="auto"/>
                  <w:ind w:left="494"/>
                  <w:jc w:val="both"/>
                </w:pPr>
              </w:pPrChange>
            </w:pPr>
            <w:del w:id="1116" w:author="MUKOLWE" w:date="2024-11-23T01:36:00Z">
              <w:r w:rsidDel="00064BCB">
                <w:rPr>
                  <w:b/>
                  <w:sz w:val="20"/>
                </w:rPr>
                <w:delText xml:space="preserve">Month </w:delText>
              </w:r>
            </w:del>
            <w:r>
              <w:rPr>
                <w:b/>
                <w:spacing w:val="-10"/>
                <w:sz w:val="20"/>
              </w:rPr>
              <w:t>6</w:t>
            </w:r>
          </w:p>
        </w:tc>
        <w:tc>
          <w:tcPr>
            <w:tcW w:w="904" w:type="dxa"/>
            <w:tcPrChange w:id="1117" w:author="MUKOLWE" w:date="2024-11-23T01:40:00Z">
              <w:tcPr>
                <w:tcW w:w="904" w:type="dxa"/>
              </w:tcPr>
            </w:tcPrChange>
          </w:tcPr>
          <w:p w14:paraId="70D2C77B" w14:textId="77777777" w:rsidR="00064BCB" w:rsidDel="00064BCB" w:rsidRDefault="00064BCB">
            <w:pPr>
              <w:pStyle w:val="TableParagraph"/>
              <w:rPr>
                <w:del w:id="1118" w:author="MUKOLWE" w:date="2024-11-23T01:37:00Z"/>
                <w:b/>
                <w:sz w:val="20"/>
              </w:rPr>
              <w:pPrChange w:id="1119" w:author="MUKOLWE" w:date="2024-11-23T01:39:00Z">
                <w:pPr>
                  <w:pStyle w:val="TableParagraph"/>
                  <w:spacing w:line="276" w:lineRule="auto"/>
                  <w:jc w:val="both"/>
                </w:pPr>
              </w:pPrChange>
            </w:pPr>
          </w:p>
          <w:p w14:paraId="613BB803" w14:textId="77777777" w:rsidR="00064BCB" w:rsidRDefault="00064BCB">
            <w:pPr>
              <w:pStyle w:val="TableParagraph"/>
              <w:ind w:left="489"/>
              <w:rPr>
                <w:b/>
                <w:sz w:val="20"/>
              </w:rPr>
              <w:pPrChange w:id="1120" w:author="MUKOLWE" w:date="2024-11-23T01:39:00Z">
                <w:pPr>
                  <w:pStyle w:val="TableParagraph"/>
                  <w:spacing w:line="276" w:lineRule="auto"/>
                  <w:ind w:left="489"/>
                  <w:jc w:val="both"/>
                </w:pPr>
              </w:pPrChange>
            </w:pPr>
            <w:del w:id="1121" w:author="MUKOLWE" w:date="2024-11-23T01:36:00Z">
              <w:r w:rsidDel="00064BCB">
                <w:rPr>
                  <w:b/>
                  <w:sz w:val="20"/>
                </w:rPr>
                <w:delText xml:space="preserve">Month </w:delText>
              </w:r>
            </w:del>
            <w:r>
              <w:rPr>
                <w:b/>
                <w:spacing w:val="-10"/>
                <w:sz w:val="20"/>
              </w:rPr>
              <w:t>7</w:t>
            </w:r>
          </w:p>
        </w:tc>
        <w:tc>
          <w:tcPr>
            <w:tcW w:w="904" w:type="dxa"/>
            <w:tcPrChange w:id="1122" w:author="MUKOLWE" w:date="2024-11-23T01:40:00Z">
              <w:tcPr>
                <w:tcW w:w="904" w:type="dxa"/>
              </w:tcPr>
            </w:tcPrChange>
          </w:tcPr>
          <w:p w14:paraId="4B0F2E85" w14:textId="77777777" w:rsidR="00064BCB" w:rsidDel="00064BCB" w:rsidRDefault="00064BCB">
            <w:pPr>
              <w:pStyle w:val="TableParagraph"/>
              <w:rPr>
                <w:del w:id="1123" w:author="MUKOLWE" w:date="2024-11-23T01:37:00Z"/>
                <w:b/>
                <w:sz w:val="20"/>
              </w:rPr>
              <w:pPrChange w:id="1124" w:author="MUKOLWE" w:date="2024-11-23T01:39:00Z">
                <w:pPr>
                  <w:pStyle w:val="TableParagraph"/>
                  <w:spacing w:line="276" w:lineRule="auto"/>
                  <w:jc w:val="both"/>
                </w:pPr>
              </w:pPrChange>
            </w:pPr>
          </w:p>
          <w:p w14:paraId="20787F95" w14:textId="77777777" w:rsidR="00064BCB" w:rsidRDefault="00064BCB">
            <w:pPr>
              <w:pStyle w:val="TableParagraph"/>
              <w:ind w:left="489"/>
              <w:rPr>
                <w:b/>
                <w:sz w:val="20"/>
              </w:rPr>
              <w:pPrChange w:id="1125" w:author="MUKOLWE" w:date="2024-11-23T01:39:00Z">
                <w:pPr>
                  <w:pStyle w:val="TableParagraph"/>
                  <w:spacing w:line="276" w:lineRule="auto"/>
                  <w:ind w:left="489"/>
                  <w:jc w:val="both"/>
                </w:pPr>
              </w:pPrChange>
            </w:pPr>
            <w:del w:id="1126" w:author="MUKOLWE" w:date="2024-11-23T01:36:00Z">
              <w:r w:rsidDel="00064BCB">
                <w:rPr>
                  <w:b/>
                  <w:sz w:val="20"/>
                </w:rPr>
                <w:delText xml:space="preserve">Month </w:delText>
              </w:r>
            </w:del>
            <w:r>
              <w:rPr>
                <w:b/>
                <w:spacing w:val="-10"/>
                <w:sz w:val="20"/>
              </w:rPr>
              <w:t>8</w:t>
            </w:r>
          </w:p>
        </w:tc>
        <w:tc>
          <w:tcPr>
            <w:tcW w:w="904" w:type="dxa"/>
            <w:tcPrChange w:id="1127" w:author="MUKOLWE" w:date="2024-11-23T01:40:00Z">
              <w:tcPr>
                <w:tcW w:w="904" w:type="dxa"/>
              </w:tcPr>
            </w:tcPrChange>
          </w:tcPr>
          <w:p w14:paraId="49C333BF" w14:textId="77777777" w:rsidR="00064BCB" w:rsidDel="00064BCB" w:rsidRDefault="00064BCB">
            <w:pPr>
              <w:pStyle w:val="TableParagraph"/>
              <w:rPr>
                <w:del w:id="1128" w:author="MUKOLWE" w:date="2024-11-23T01:37:00Z"/>
                <w:b/>
                <w:sz w:val="20"/>
              </w:rPr>
              <w:pPrChange w:id="1129" w:author="MUKOLWE" w:date="2024-11-23T01:39:00Z">
                <w:pPr>
                  <w:pStyle w:val="TableParagraph"/>
                  <w:spacing w:line="276" w:lineRule="auto"/>
                  <w:jc w:val="both"/>
                </w:pPr>
              </w:pPrChange>
            </w:pPr>
          </w:p>
          <w:p w14:paraId="60A4FE33" w14:textId="77777777" w:rsidR="00064BCB" w:rsidRDefault="00064BCB">
            <w:pPr>
              <w:pStyle w:val="TableParagraph"/>
              <w:ind w:left="489"/>
              <w:rPr>
                <w:b/>
                <w:sz w:val="20"/>
              </w:rPr>
              <w:pPrChange w:id="1130" w:author="MUKOLWE" w:date="2024-11-23T01:39:00Z">
                <w:pPr>
                  <w:pStyle w:val="TableParagraph"/>
                  <w:spacing w:line="276" w:lineRule="auto"/>
                  <w:ind w:left="489"/>
                  <w:jc w:val="both"/>
                </w:pPr>
              </w:pPrChange>
            </w:pPr>
            <w:del w:id="1131" w:author="MUKOLWE" w:date="2024-11-23T01:36:00Z">
              <w:r w:rsidDel="00064BCB">
                <w:rPr>
                  <w:b/>
                  <w:sz w:val="20"/>
                </w:rPr>
                <w:delText xml:space="preserve">Month </w:delText>
              </w:r>
            </w:del>
            <w:r>
              <w:rPr>
                <w:b/>
                <w:spacing w:val="-10"/>
                <w:sz w:val="20"/>
              </w:rPr>
              <w:t>9</w:t>
            </w:r>
          </w:p>
        </w:tc>
        <w:tc>
          <w:tcPr>
            <w:tcW w:w="904" w:type="dxa"/>
            <w:tcPrChange w:id="1132" w:author="MUKOLWE" w:date="2024-11-23T01:40:00Z">
              <w:tcPr>
                <w:tcW w:w="904" w:type="dxa"/>
              </w:tcPr>
            </w:tcPrChange>
          </w:tcPr>
          <w:p w14:paraId="34B8E63C" w14:textId="77777777" w:rsidR="00064BCB" w:rsidDel="00064BCB" w:rsidRDefault="00064BCB">
            <w:pPr>
              <w:pStyle w:val="TableParagraph"/>
              <w:rPr>
                <w:del w:id="1133" w:author="MUKOLWE" w:date="2024-11-23T01:37:00Z"/>
                <w:b/>
                <w:sz w:val="20"/>
              </w:rPr>
              <w:pPrChange w:id="1134" w:author="MUKOLWE" w:date="2024-11-23T01:39:00Z">
                <w:pPr>
                  <w:pStyle w:val="TableParagraph"/>
                  <w:spacing w:line="276" w:lineRule="auto"/>
                  <w:jc w:val="both"/>
                </w:pPr>
              </w:pPrChange>
            </w:pPr>
          </w:p>
          <w:p w14:paraId="3465615E" w14:textId="77777777" w:rsidR="00064BCB" w:rsidRDefault="00064BCB">
            <w:pPr>
              <w:pStyle w:val="TableParagraph"/>
              <w:ind w:left="441"/>
              <w:rPr>
                <w:b/>
                <w:sz w:val="20"/>
              </w:rPr>
              <w:pPrChange w:id="1135" w:author="MUKOLWE" w:date="2024-11-23T01:39:00Z">
                <w:pPr>
                  <w:pStyle w:val="TableParagraph"/>
                  <w:spacing w:line="276" w:lineRule="auto"/>
                  <w:ind w:left="441"/>
                  <w:jc w:val="both"/>
                </w:pPr>
              </w:pPrChange>
            </w:pPr>
            <w:del w:id="1136" w:author="MUKOLWE" w:date="2024-11-23T01:36:00Z">
              <w:r w:rsidDel="00064BCB">
                <w:rPr>
                  <w:b/>
                  <w:sz w:val="20"/>
                </w:rPr>
                <w:delText xml:space="preserve">Month </w:delText>
              </w:r>
            </w:del>
            <w:r>
              <w:rPr>
                <w:b/>
                <w:spacing w:val="-5"/>
                <w:sz w:val="20"/>
              </w:rPr>
              <w:t>10</w:t>
            </w:r>
          </w:p>
        </w:tc>
        <w:tc>
          <w:tcPr>
            <w:tcW w:w="1172" w:type="dxa"/>
            <w:tcPrChange w:id="1137" w:author="MUKOLWE" w:date="2024-11-23T01:40:00Z">
              <w:tcPr>
                <w:tcW w:w="1172" w:type="dxa"/>
              </w:tcPr>
            </w:tcPrChange>
          </w:tcPr>
          <w:p w14:paraId="30551742" w14:textId="77777777" w:rsidR="00064BCB" w:rsidDel="00064BCB" w:rsidRDefault="00064BCB">
            <w:pPr>
              <w:pStyle w:val="TableParagraph"/>
              <w:rPr>
                <w:del w:id="1138" w:author="MUKOLWE" w:date="2024-11-23T01:37:00Z"/>
                <w:b/>
                <w:sz w:val="20"/>
              </w:rPr>
              <w:pPrChange w:id="1139" w:author="MUKOLWE" w:date="2024-11-23T01:39:00Z">
                <w:pPr>
                  <w:pStyle w:val="TableParagraph"/>
                  <w:spacing w:line="276" w:lineRule="auto"/>
                  <w:jc w:val="both"/>
                </w:pPr>
              </w:pPrChange>
            </w:pPr>
          </w:p>
          <w:p w14:paraId="4B6A1D16" w14:textId="77777777" w:rsidR="00064BCB" w:rsidDel="00064BCB" w:rsidRDefault="00064BCB">
            <w:pPr>
              <w:pStyle w:val="TableParagraph"/>
              <w:rPr>
                <w:del w:id="1140" w:author="MUKOLWE" w:date="2024-11-23T01:36:00Z"/>
                <w:b/>
                <w:sz w:val="20"/>
              </w:rPr>
              <w:pPrChange w:id="1141" w:author="MUKOLWE" w:date="2024-11-23T01:39:00Z">
                <w:pPr>
                  <w:pStyle w:val="TableParagraph"/>
                  <w:spacing w:line="276" w:lineRule="auto"/>
                  <w:jc w:val="both"/>
                </w:pPr>
              </w:pPrChange>
            </w:pPr>
          </w:p>
          <w:p w14:paraId="40EAB43A" w14:textId="77777777" w:rsidR="00064BCB" w:rsidRDefault="00064BCB">
            <w:pPr>
              <w:pStyle w:val="TableParagraph"/>
              <w:ind w:left="441"/>
              <w:rPr>
                <w:b/>
                <w:sz w:val="20"/>
              </w:rPr>
              <w:pPrChange w:id="1142" w:author="MUKOLWE" w:date="2024-11-23T01:39:00Z">
                <w:pPr>
                  <w:pStyle w:val="TableParagraph"/>
                  <w:spacing w:line="276" w:lineRule="auto"/>
                  <w:ind w:left="441"/>
                  <w:jc w:val="both"/>
                </w:pPr>
              </w:pPrChange>
            </w:pPr>
            <w:del w:id="1143" w:author="MUKOLWE" w:date="2024-11-23T01:36:00Z">
              <w:r w:rsidDel="00064BCB">
                <w:rPr>
                  <w:b/>
                  <w:sz w:val="20"/>
                </w:rPr>
                <w:delText xml:space="preserve">Month </w:delText>
              </w:r>
            </w:del>
            <w:r>
              <w:rPr>
                <w:b/>
                <w:spacing w:val="-5"/>
                <w:sz w:val="20"/>
              </w:rPr>
              <w:t>11</w:t>
            </w:r>
          </w:p>
        </w:tc>
        <w:tc>
          <w:tcPr>
            <w:tcW w:w="1081" w:type="dxa"/>
            <w:tcPrChange w:id="1144" w:author="MUKOLWE" w:date="2024-11-23T01:40:00Z">
              <w:tcPr>
                <w:tcW w:w="1081" w:type="dxa"/>
              </w:tcPr>
            </w:tcPrChange>
          </w:tcPr>
          <w:p w14:paraId="0710E9BE" w14:textId="77777777" w:rsidR="00064BCB" w:rsidDel="00064BCB" w:rsidRDefault="00064BCB">
            <w:pPr>
              <w:pStyle w:val="TableParagraph"/>
              <w:rPr>
                <w:del w:id="1145" w:author="MUKOLWE" w:date="2024-11-23T01:37:00Z"/>
                <w:b/>
                <w:sz w:val="20"/>
              </w:rPr>
              <w:pPrChange w:id="1146" w:author="MUKOLWE" w:date="2024-11-23T01:39:00Z">
                <w:pPr>
                  <w:pStyle w:val="TableParagraph"/>
                  <w:spacing w:line="276" w:lineRule="auto"/>
                  <w:jc w:val="both"/>
                </w:pPr>
              </w:pPrChange>
            </w:pPr>
          </w:p>
          <w:p w14:paraId="2EE3DB3E" w14:textId="77777777" w:rsidR="00064BCB" w:rsidRDefault="00064BCB">
            <w:pPr>
              <w:pStyle w:val="TableParagraph"/>
              <w:ind w:left="441"/>
              <w:rPr>
                <w:b/>
                <w:sz w:val="20"/>
              </w:rPr>
              <w:pPrChange w:id="1147" w:author="MUKOLWE" w:date="2024-11-23T01:39:00Z">
                <w:pPr>
                  <w:pStyle w:val="TableParagraph"/>
                  <w:spacing w:line="276" w:lineRule="auto"/>
                  <w:ind w:left="441"/>
                  <w:jc w:val="both"/>
                </w:pPr>
              </w:pPrChange>
            </w:pPr>
            <w:del w:id="1148" w:author="MUKOLWE" w:date="2024-11-23T01:36:00Z">
              <w:r w:rsidDel="00064BCB">
                <w:rPr>
                  <w:b/>
                  <w:sz w:val="20"/>
                </w:rPr>
                <w:delText xml:space="preserve">Month </w:delText>
              </w:r>
            </w:del>
            <w:r>
              <w:rPr>
                <w:b/>
                <w:spacing w:val="-5"/>
                <w:sz w:val="20"/>
              </w:rPr>
              <w:t>12</w:t>
            </w:r>
          </w:p>
        </w:tc>
      </w:tr>
      <w:tr w:rsidR="00E14B75" w14:paraId="37E82FBF" w14:textId="77777777" w:rsidTr="00F07B64">
        <w:trPr>
          <w:trHeight w:val="413"/>
          <w:trPrChange w:id="1149" w:author="MUKOLWE" w:date="2024-11-23T01:40:00Z">
            <w:trPr>
              <w:trHeight w:val="575"/>
            </w:trPr>
          </w:trPrChange>
        </w:trPr>
        <w:tc>
          <w:tcPr>
            <w:tcW w:w="1906" w:type="dxa"/>
            <w:tcPrChange w:id="1150" w:author="MUKOLWE" w:date="2024-11-23T01:40:00Z">
              <w:tcPr>
                <w:tcW w:w="1906" w:type="dxa"/>
              </w:tcPr>
            </w:tcPrChange>
          </w:tcPr>
          <w:p w14:paraId="26A15029" w14:textId="77777777" w:rsidR="00E7388B" w:rsidRDefault="00E7388B">
            <w:pPr>
              <w:pStyle w:val="TableParagraph"/>
              <w:ind w:left="216"/>
              <w:jc w:val="both"/>
              <w:rPr>
                <w:b/>
                <w:sz w:val="20"/>
              </w:rPr>
              <w:pPrChange w:id="1151" w:author="MUKOLWE" w:date="2024-11-23T01:39:00Z">
                <w:pPr>
                  <w:pStyle w:val="TableParagraph"/>
                  <w:spacing w:line="276" w:lineRule="auto"/>
                  <w:ind w:left="216"/>
                  <w:jc w:val="both"/>
                </w:pPr>
              </w:pPrChange>
            </w:pPr>
            <w:r>
              <w:rPr>
                <w:b/>
                <w:sz w:val="20"/>
              </w:rPr>
              <w:t>Starting</w:t>
            </w:r>
            <w:r>
              <w:rPr>
                <w:b/>
                <w:spacing w:val="-7"/>
                <w:sz w:val="20"/>
              </w:rPr>
              <w:t xml:space="preserve"> </w:t>
            </w:r>
            <w:r>
              <w:rPr>
                <w:b/>
                <w:spacing w:val="-4"/>
                <w:sz w:val="20"/>
              </w:rPr>
              <w:t>cash</w:t>
            </w:r>
          </w:p>
        </w:tc>
        <w:tc>
          <w:tcPr>
            <w:tcW w:w="963" w:type="dxa"/>
            <w:tcPrChange w:id="1152" w:author="MUKOLWE" w:date="2024-11-23T01:40:00Z">
              <w:tcPr>
                <w:tcW w:w="963" w:type="dxa"/>
              </w:tcPr>
            </w:tcPrChange>
          </w:tcPr>
          <w:p w14:paraId="158D0D8A" w14:textId="77777777" w:rsidR="00E7388B" w:rsidRDefault="00E7388B">
            <w:pPr>
              <w:pStyle w:val="TableParagraph"/>
              <w:ind w:right="157"/>
              <w:rPr>
                <w:sz w:val="20"/>
              </w:rPr>
              <w:pPrChange w:id="1153" w:author="MUKOLWE" w:date="2024-11-23T01:39:00Z">
                <w:pPr>
                  <w:pStyle w:val="TableParagraph"/>
                  <w:spacing w:line="276" w:lineRule="auto"/>
                  <w:ind w:right="157"/>
                </w:pPr>
              </w:pPrChange>
            </w:pPr>
            <w:del w:id="1154" w:author="Windows User" w:date="2024-11-28T13:58:00Z">
              <w:r w:rsidRPr="000B7DD5" w:rsidDel="00684006">
                <w:rPr>
                  <w:spacing w:val="-2"/>
                  <w:sz w:val="20"/>
                  <w:highlight w:val="yellow"/>
                  <w:rPrChange w:id="1155" w:author="MUKOLWE" w:date="2024-11-23T01:12:00Z">
                    <w:rPr>
                      <w:spacing w:val="-2"/>
                      <w:sz w:val="20"/>
                    </w:rPr>
                  </w:rPrChange>
                </w:rPr>
                <w:delText>$</w:delText>
              </w:r>
            </w:del>
            <w:r>
              <w:rPr>
                <w:spacing w:val="-2"/>
                <w:sz w:val="20"/>
              </w:rPr>
              <w:t>0.00</w:t>
            </w:r>
          </w:p>
        </w:tc>
        <w:tc>
          <w:tcPr>
            <w:tcW w:w="806" w:type="dxa"/>
            <w:tcPrChange w:id="1156" w:author="MUKOLWE" w:date="2024-11-23T01:40:00Z">
              <w:tcPr>
                <w:tcW w:w="806" w:type="dxa"/>
              </w:tcPr>
            </w:tcPrChange>
          </w:tcPr>
          <w:p w14:paraId="5F4D1609" w14:textId="77777777" w:rsidR="00E7388B" w:rsidRDefault="00E7388B">
            <w:pPr>
              <w:pStyle w:val="TableParagraph"/>
              <w:rPr>
                <w:sz w:val="20"/>
              </w:rPr>
              <w:pPrChange w:id="1157" w:author="MUKOLWE" w:date="2024-11-23T01:39:00Z">
                <w:pPr>
                  <w:pStyle w:val="TableParagraph"/>
                  <w:spacing w:line="276" w:lineRule="auto"/>
                </w:pPr>
              </w:pPrChange>
            </w:pPr>
            <w:r>
              <w:rPr>
                <w:spacing w:val="-2"/>
                <w:sz w:val="20"/>
              </w:rPr>
              <w:t>10425</w:t>
            </w:r>
          </w:p>
        </w:tc>
        <w:tc>
          <w:tcPr>
            <w:tcW w:w="806" w:type="dxa"/>
            <w:tcPrChange w:id="1158" w:author="MUKOLWE" w:date="2024-11-23T01:40:00Z">
              <w:tcPr>
                <w:tcW w:w="806" w:type="dxa"/>
              </w:tcPr>
            </w:tcPrChange>
          </w:tcPr>
          <w:p w14:paraId="2B534C3C" w14:textId="77777777" w:rsidR="00E7388B" w:rsidRDefault="00E7388B">
            <w:pPr>
              <w:pStyle w:val="TableParagraph"/>
              <w:rPr>
                <w:sz w:val="20"/>
              </w:rPr>
              <w:pPrChange w:id="1159" w:author="MUKOLWE" w:date="2024-11-23T01:39:00Z">
                <w:pPr>
                  <w:pStyle w:val="TableParagraph"/>
                  <w:spacing w:line="276" w:lineRule="auto"/>
                </w:pPr>
              </w:pPrChange>
            </w:pPr>
            <w:r>
              <w:rPr>
                <w:spacing w:val="-2"/>
                <w:sz w:val="20"/>
              </w:rPr>
              <w:t>20946</w:t>
            </w:r>
          </w:p>
        </w:tc>
        <w:tc>
          <w:tcPr>
            <w:tcW w:w="904" w:type="dxa"/>
            <w:tcPrChange w:id="1160" w:author="MUKOLWE" w:date="2024-11-23T01:40:00Z">
              <w:tcPr>
                <w:tcW w:w="904" w:type="dxa"/>
              </w:tcPr>
            </w:tcPrChange>
          </w:tcPr>
          <w:p w14:paraId="35A06207" w14:textId="77777777" w:rsidR="00E7388B" w:rsidRDefault="00E7388B">
            <w:pPr>
              <w:pStyle w:val="TableParagraph"/>
              <w:rPr>
                <w:sz w:val="20"/>
              </w:rPr>
              <w:pPrChange w:id="1161" w:author="MUKOLWE" w:date="2024-11-23T01:39:00Z">
                <w:pPr>
                  <w:pStyle w:val="TableParagraph"/>
                  <w:spacing w:line="276" w:lineRule="auto"/>
                </w:pPr>
              </w:pPrChange>
            </w:pPr>
            <w:r>
              <w:rPr>
                <w:spacing w:val="-2"/>
                <w:sz w:val="20"/>
              </w:rPr>
              <w:t>62535</w:t>
            </w:r>
          </w:p>
        </w:tc>
        <w:tc>
          <w:tcPr>
            <w:tcW w:w="904" w:type="dxa"/>
            <w:tcPrChange w:id="1162" w:author="MUKOLWE" w:date="2024-11-23T01:40:00Z">
              <w:tcPr>
                <w:tcW w:w="904" w:type="dxa"/>
              </w:tcPr>
            </w:tcPrChange>
          </w:tcPr>
          <w:p w14:paraId="64DD8447" w14:textId="77777777" w:rsidR="00E7388B" w:rsidRDefault="00E7388B">
            <w:pPr>
              <w:pStyle w:val="TableParagraph"/>
              <w:rPr>
                <w:sz w:val="20"/>
              </w:rPr>
              <w:pPrChange w:id="1163" w:author="MUKOLWE" w:date="2024-11-23T01:39:00Z">
                <w:pPr>
                  <w:pStyle w:val="TableParagraph"/>
                  <w:spacing w:line="276" w:lineRule="auto"/>
                </w:pPr>
              </w:pPrChange>
            </w:pPr>
            <w:r>
              <w:rPr>
                <w:spacing w:val="-2"/>
                <w:sz w:val="20"/>
              </w:rPr>
              <w:t>159440</w:t>
            </w:r>
          </w:p>
        </w:tc>
        <w:tc>
          <w:tcPr>
            <w:tcW w:w="904" w:type="dxa"/>
            <w:tcPrChange w:id="1164" w:author="MUKOLWE" w:date="2024-11-23T01:40:00Z">
              <w:tcPr>
                <w:tcW w:w="904" w:type="dxa"/>
              </w:tcPr>
            </w:tcPrChange>
          </w:tcPr>
          <w:p w14:paraId="21287A8D" w14:textId="77777777" w:rsidR="00E7388B" w:rsidRDefault="00E7388B">
            <w:pPr>
              <w:pStyle w:val="TableParagraph"/>
              <w:rPr>
                <w:sz w:val="20"/>
              </w:rPr>
              <w:pPrChange w:id="1165" w:author="MUKOLWE" w:date="2024-11-23T01:39:00Z">
                <w:pPr>
                  <w:pStyle w:val="TableParagraph"/>
                  <w:spacing w:line="276" w:lineRule="auto"/>
                </w:pPr>
              </w:pPrChange>
            </w:pPr>
            <w:r>
              <w:rPr>
                <w:spacing w:val="-2"/>
                <w:sz w:val="20"/>
              </w:rPr>
              <w:t>156373</w:t>
            </w:r>
          </w:p>
        </w:tc>
        <w:tc>
          <w:tcPr>
            <w:tcW w:w="904" w:type="dxa"/>
            <w:tcPrChange w:id="1166" w:author="MUKOLWE" w:date="2024-11-23T01:40:00Z">
              <w:tcPr>
                <w:tcW w:w="904" w:type="dxa"/>
              </w:tcPr>
            </w:tcPrChange>
          </w:tcPr>
          <w:p w14:paraId="28F23623" w14:textId="77777777" w:rsidR="00E7388B" w:rsidRDefault="00E7388B">
            <w:pPr>
              <w:pStyle w:val="TableParagraph"/>
              <w:rPr>
                <w:sz w:val="20"/>
              </w:rPr>
              <w:pPrChange w:id="1167" w:author="MUKOLWE" w:date="2024-11-23T01:39:00Z">
                <w:pPr>
                  <w:pStyle w:val="TableParagraph"/>
                  <w:spacing w:line="276" w:lineRule="auto"/>
                </w:pPr>
              </w:pPrChange>
            </w:pPr>
            <w:r>
              <w:rPr>
                <w:spacing w:val="-2"/>
                <w:sz w:val="20"/>
              </w:rPr>
              <w:t>155832</w:t>
            </w:r>
          </w:p>
        </w:tc>
        <w:tc>
          <w:tcPr>
            <w:tcW w:w="904" w:type="dxa"/>
            <w:tcPrChange w:id="1168" w:author="MUKOLWE" w:date="2024-11-23T01:40:00Z">
              <w:tcPr>
                <w:tcW w:w="904" w:type="dxa"/>
              </w:tcPr>
            </w:tcPrChange>
          </w:tcPr>
          <w:p w14:paraId="6F13980E" w14:textId="77777777" w:rsidR="00E7388B" w:rsidRDefault="00E7388B">
            <w:pPr>
              <w:pStyle w:val="TableParagraph"/>
              <w:rPr>
                <w:sz w:val="20"/>
              </w:rPr>
              <w:pPrChange w:id="1169" w:author="MUKOLWE" w:date="2024-11-23T01:39:00Z">
                <w:pPr>
                  <w:pStyle w:val="TableParagraph"/>
                  <w:spacing w:line="276" w:lineRule="auto"/>
                </w:pPr>
              </w:pPrChange>
            </w:pPr>
            <w:r>
              <w:rPr>
                <w:spacing w:val="-2"/>
                <w:sz w:val="20"/>
              </w:rPr>
              <w:t>164775</w:t>
            </w:r>
          </w:p>
        </w:tc>
        <w:tc>
          <w:tcPr>
            <w:tcW w:w="904" w:type="dxa"/>
            <w:tcPrChange w:id="1170" w:author="MUKOLWE" w:date="2024-11-23T01:40:00Z">
              <w:tcPr>
                <w:tcW w:w="904" w:type="dxa"/>
              </w:tcPr>
            </w:tcPrChange>
          </w:tcPr>
          <w:p w14:paraId="5DBD4BE4" w14:textId="77777777" w:rsidR="00E7388B" w:rsidRDefault="00E7388B">
            <w:pPr>
              <w:pStyle w:val="TableParagraph"/>
              <w:rPr>
                <w:sz w:val="20"/>
              </w:rPr>
              <w:pPrChange w:id="1171" w:author="MUKOLWE" w:date="2024-11-23T01:39:00Z">
                <w:pPr>
                  <w:pStyle w:val="TableParagraph"/>
                  <w:spacing w:line="276" w:lineRule="auto"/>
                </w:pPr>
              </w:pPrChange>
            </w:pPr>
            <w:r>
              <w:rPr>
                <w:spacing w:val="-2"/>
                <w:sz w:val="20"/>
              </w:rPr>
              <w:t>175585</w:t>
            </w:r>
          </w:p>
        </w:tc>
        <w:tc>
          <w:tcPr>
            <w:tcW w:w="904" w:type="dxa"/>
            <w:tcPrChange w:id="1172" w:author="MUKOLWE" w:date="2024-11-23T01:40:00Z">
              <w:tcPr>
                <w:tcW w:w="904" w:type="dxa"/>
              </w:tcPr>
            </w:tcPrChange>
          </w:tcPr>
          <w:p w14:paraId="42155EF1" w14:textId="77777777" w:rsidR="00E7388B" w:rsidRDefault="00E7388B">
            <w:pPr>
              <w:pStyle w:val="TableParagraph"/>
              <w:rPr>
                <w:sz w:val="20"/>
              </w:rPr>
              <w:pPrChange w:id="1173" w:author="MUKOLWE" w:date="2024-11-23T01:39:00Z">
                <w:pPr>
                  <w:pStyle w:val="TableParagraph"/>
                  <w:spacing w:line="276" w:lineRule="auto"/>
                </w:pPr>
              </w:pPrChange>
            </w:pPr>
            <w:r>
              <w:rPr>
                <w:spacing w:val="-2"/>
                <w:sz w:val="20"/>
              </w:rPr>
              <w:t>193198</w:t>
            </w:r>
          </w:p>
        </w:tc>
        <w:tc>
          <w:tcPr>
            <w:tcW w:w="1172" w:type="dxa"/>
            <w:tcPrChange w:id="1174" w:author="MUKOLWE" w:date="2024-11-23T01:40:00Z">
              <w:tcPr>
                <w:tcW w:w="1172" w:type="dxa"/>
              </w:tcPr>
            </w:tcPrChange>
          </w:tcPr>
          <w:p w14:paraId="48E819B8" w14:textId="77777777" w:rsidR="00E7388B" w:rsidRDefault="00E7388B">
            <w:pPr>
              <w:pStyle w:val="TableParagraph"/>
              <w:rPr>
                <w:sz w:val="20"/>
              </w:rPr>
              <w:pPrChange w:id="1175" w:author="MUKOLWE" w:date="2024-11-23T01:39:00Z">
                <w:pPr>
                  <w:pStyle w:val="TableParagraph"/>
                  <w:spacing w:line="276" w:lineRule="auto"/>
                </w:pPr>
              </w:pPrChange>
            </w:pPr>
            <w:r>
              <w:rPr>
                <w:spacing w:val="-2"/>
                <w:sz w:val="20"/>
              </w:rPr>
              <w:t>201288</w:t>
            </w:r>
          </w:p>
        </w:tc>
        <w:tc>
          <w:tcPr>
            <w:tcW w:w="1081" w:type="dxa"/>
            <w:tcPrChange w:id="1176" w:author="MUKOLWE" w:date="2024-11-23T01:40:00Z">
              <w:tcPr>
                <w:tcW w:w="1081" w:type="dxa"/>
              </w:tcPr>
            </w:tcPrChange>
          </w:tcPr>
          <w:p w14:paraId="0B2F7D57" w14:textId="77777777" w:rsidR="00E7388B" w:rsidRDefault="00E7388B">
            <w:pPr>
              <w:pStyle w:val="TableParagraph"/>
              <w:ind w:left="198"/>
              <w:rPr>
                <w:sz w:val="20"/>
              </w:rPr>
              <w:pPrChange w:id="1177" w:author="MUKOLWE" w:date="2024-11-23T01:39:00Z">
                <w:pPr>
                  <w:pStyle w:val="TableParagraph"/>
                  <w:spacing w:line="276" w:lineRule="auto"/>
                  <w:ind w:left="198"/>
                </w:pPr>
              </w:pPrChange>
            </w:pPr>
            <w:r>
              <w:rPr>
                <w:spacing w:val="-2"/>
                <w:sz w:val="20"/>
              </w:rPr>
              <w:t>208321</w:t>
            </w:r>
          </w:p>
        </w:tc>
      </w:tr>
      <w:tr w:rsidR="00E7388B" w14:paraId="3F868894" w14:textId="77777777" w:rsidTr="00064BCB">
        <w:trPr>
          <w:trHeight w:val="255"/>
          <w:trPrChange w:id="1178" w:author="MUKOLWE" w:date="2024-11-23T01:38:00Z">
            <w:trPr>
              <w:trHeight w:val="580"/>
            </w:trPr>
          </w:trPrChange>
        </w:trPr>
        <w:tc>
          <w:tcPr>
            <w:tcW w:w="1906" w:type="dxa"/>
            <w:tcPrChange w:id="1179" w:author="MUKOLWE" w:date="2024-11-23T01:38:00Z">
              <w:tcPr>
                <w:tcW w:w="1906" w:type="dxa"/>
              </w:tcPr>
            </w:tcPrChange>
          </w:tcPr>
          <w:p w14:paraId="617C949E" w14:textId="77777777" w:rsidR="00E7388B" w:rsidRDefault="00E7388B">
            <w:pPr>
              <w:pStyle w:val="TableParagraph"/>
              <w:ind w:left="216"/>
              <w:jc w:val="both"/>
              <w:rPr>
                <w:b/>
                <w:sz w:val="20"/>
              </w:rPr>
              <w:pPrChange w:id="1180" w:author="MUKOLWE" w:date="2024-11-23T01:39:00Z">
                <w:pPr>
                  <w:pStyle w:val="TableParagraph"/>
                  <w:spacing w:line="276" w:lineRule="auto"/>
                  <w:ind w:left="216"/>
                  <w:jc w:val="both"/>
                </w:pPr>
              </w:pPrChange>
            </w:pPr>
            <w:r>
              <w:rPr>
                <w:b/>
                <w:sz w:val="20"/>
              </w:rPr>
              <w:t>Cash</w:t>
            </w:r>
            <w:r>
              <w:rPr>
                <w:b/>
                <w:spacing w:val="-3"/>
                <w:sz w:val="20"/>
              </w:rPr>
              <w:t xml:space="preserve"> </w:t>
            </w:r>
            <w:r>
              <w:rPr>
                <w:b/>
                <w:spacing w:val="-5"/>
                <w:sz w:val="20"/>
              </w:rPr>
              <w:t>In:</w:t>
            </w:r>
          </w:p>
        </w:tc>
        <w:tc>
          <w:tcPr>
            <w:tcW w:w="963" w:type="dxa"/>
            <w:tcPrChange w:id="1181" w:author="MUKOLWE" w:date="2024-11-23T01:38:00Z">
              <w:tcPr>
                <w:tcW w:w="963" w:type="dxa"/>
              </w:tcPr>
            </w:tcPrChange>
          </w:tcPr>
          <w:p w14:paraId="035E5043" w14:textId="77777777" w:rsidR="00E7388B" w:rsidRDefault="00E7388B">
            <w:pPr>
              <w:pStyle w:val="TableParagraph"/>
              <w:rPr>
                <w:sz w:val="20"/>
              </w:rPr>
              <w:pPrChange w:id="1182" w:author="MUKOLWE" w:date="2024-11-23T01:39:00Z">
                <w:pPr>
                  <w:pStyle w:val="TableParagraph"/>
                  <w:spacing w:line="276" w:lineRule="auto"/>
                </w:pPr>
              </w:pPrChange>
            </w:pPr>
          </w:p>
        </w:tc>
        <w:tc>
          <w:tcPr>
            <w:tcW w:w="806" w:type="dxa"/>
            <w:tcPrChange w:id="1183" w:author="MUKOLWE" w:date="2024-11-23T01:38:00Z">
              <w:tcPr>
                <w:tcW w:w="806" w:type="dxa"/>
              </w:tcPr>
            </w:tcPrChange>
          </w:tcPr>
          <w:p w14:paraId="5439CC2B" w14:textId="77777777" w:rsidR="00E7388B" w:rsidRDefault="00E7388B">
            <w:pPr>
              <w:pStyle w:val="TableParagraph"/>
              <w:rPr>
                <w:sz w:val="20"/>
              </w:rPr>
              <w:pPrChange w:id="1184" w:author="MUKOLWE" w:date="2024-11-23T01:39:00Z">
                <w:pPr>
                  <w:pStyle w:val="TableParagraph"/>
                  <w:spacing w:line="276" w:lineRule="auto"/>
                </w:pPr>
              </w:pPrChange>
            </w:pPr>
          </w:p>
        </w:tc>
        <w:tc>
          <w:tcPr>
            <w:tcW w:w="806" w:type="dxa"/>
            <w:tcPrChange w:id="1185" w:author="MUKOLWE" w:date="2024-11-23T01:38:00Z">
              <w:tcPr>
                <w:tcW w:w="806" w:type="dxa"/>
              </w:tcPr>
            </w:tcPrChange>
          </w:tcPr>
          <w:p w14:paraId="485A5F71" w14:textId="77777777" w:rsidR="00E7388B" w:rsidRDefault="00E7388B">
            <w:pPr>
              <w:pStyle w:val="TableParagraph"/>
              <w:rPr>
                <w:sz w:val="20"/>
              </w:rPr>
              <w:pPrChange w:id="1186" w:author="MUKOLWE" w:date="2024-11-23T01:39:00Z">
                <w:pPr>
                  <w:pStyle w:val="TableParagraph"/>
                  <w:spacing w:line="276" w:lineRule="auto"/>
                </w:pPr>
              </w:pPrChange>
            </w:pPr>
          </w:p>
        </w:tc>
        <w:tc>
          <w:tcPr>
            <w:tcW w:w="904" w:type="dxa"/>
            <w:tcPrChange w:id="1187" w:author="MUKOLWE" w:date="2024-11-23T01:38:00Z">
              <w:tcPr>
                <w:tcW w:w="904" w:type="dxa"/>
              </w:tcPr>
            </w:tcPrChange>
          </w:tcPr>
          <w:p w14:paraId="4E0C5960" w14:textId="77777777" w:rsidR="00E7388B" w:rsidRDefault="00E7388B">
            <w:pPr>
              <w:pStyle w:val="TableParagraph"/>
              <w:rPr>
                <w:sz w:val="20"/>
              </w:rPr>
              <w:pPrChange w:id="1188" w:author="MUKOLWE" w:date="2024-11-23T01:39:00Z">
                <w:pPr>
                  <w:pStyle w:val="TableParagraph"/>
                  <w:spacing w:line="276" w:lineRule="auto"/>
                </w:pPr>
              </w:pPrChange>
            </w:pPr>
          </w:p>
        </w:tc>
        <w:tc>
          <w:tcPr>
            <w:tcW w:w="904" w:type="dxa"/>
            <w:tcPrChange w:id="1189" w:author="MUKOLWE" w:date="2024-11-23T01:38:00Z">
              <w:tcPr>
                <w:tcW w:w="904" w:type="dxa"/>
              </w:tcPr>
            </w:tcPrChange>
          </w:tcPr>
          <w:p w14:paraId="4ACDA439" w14:textId="77777777" w:rsidR="00E7388B" w:rsidRDefault="00E7388B">
            <w:pPr>
              <w:pStyle w:val="TableParagraph"/>
              <w:rPr>
                <w:sz w:val="20"/>
              </w:rPr>
              <w:pPrChange w:id="1190" w:author="MUKOLWE" w:date="2024-11-23T01:39:00Z">
                <w:pPr>
                  <w:pStyle w:val="TableParagraph"/>
                  <w:spacing w:line="276" w:lineRule="auto"/>
                </w:pPr>
              </w:pPrChange>
            </w:pPr>
          </w:p>
        </w:tc>
        <w:tc>
          <w:tcPr>
            <w:tcW w:w="904" w:type="dxa"/>
            <w:tcPrChange w:id="1191" w:author="MUKOLWE" w:date="2024-11-23T01:38:00Z">
              <w:tcPr>
                <w:tcW w:w="904" w:type="dxa"/>
              </w:tcPr>
            </w:tcPrChange>
          </w:tcPr>
          <w:p w14:paraId="4E21EB35" w14:textId="77777777" w:rsidR="00E7388B" w:rsidRDefault="00E7388B">
            <w:pPr>
              <w:pStyle w:val="TableParagraph"/>
              <w:rPr>
                <w:sz w:val="20"/>
              </w:rPr>
              <w:pPrChange w:id="1192" w:author="MUKOLWE" w:date="2024-11-23T01:39:00Z">
                <w:pPr>
                  <w:pStyle w:val="TableParagraph"/>
                  <w:spacing w:line="276" w:lineRule="auto"/>
                </w:pPr>
              </w:pPrChange>
            </w:pPr>
          </w:p>
        </w:tc>
        <w:tc>
          <w:tcPr>
            <w:tcW w:w="904" w:type="dxa"/>
            <w:tcPrChange w:id="1193" w:author="MUKOLWE" w:date="2024-11-23T01:38:00Z">
              <w:tcPr>
                <w:tcW w:w="904" w:type="dxa"/>
              </w:tcPr>
            </w:tcPrChange>
          </w:tcPr>
          <w:p w14:paraId="06493B8E" w14:textId="77777777" w:rsidR="00E7388B" w:rsidRDefault="00E7388B">
            <w:pPr>
              <w:pStyle w:val="TableParagraph"/>
              <w:rPr>
                <w:sz w:val="20"/>
              </w:rPr>
              <w:pPrChange w:id="1194" w:author="MUKOLWE" w:date="2024-11-23T01:39:00Z">
                <w:pPr>
                  <w:pStyle w:val="TableParagraph"/>
                  <w:spacing w:line="276" w:lineRule="auto"/>
                </w:pPr>
              </w:pPrChange>
            </w:pPr>
          </w:p>
        </w:tc>
        <w:tc>
          <w:tcPr>
            <w:tcW w:w="904" w:type="dxa"/>
            <w:tcPrChange w:id="1195" w:author="MUKOLWE" w:date="2024-11-23T01:38:00Z">
              <w:tcPr>
                <w:tcW w:w="904" w:type="dxa"/>
              </w:tcPr>
            </w:tcPrChange>
          </w:tcPr>
          <w:p w14:paraId="427E6E42" w14:textId="77777777" w:rsidR="00E7388B" w:rsidRDefault="00E7388B">
            <w:pPr>
              <w:pStyle w:val="TableParagraph"/>
              <w:rPr>
                <w:sz w:val="20"/>
              </w:rPr>
              <w:pPrChange w:id="1196" w:author="MUKOLWE" w:date="2024-11-23T01:39:00Z">
                <w:pPr>
                  <w:pStyle w:val="TableParagraph"/>
                  <w:spacing w:line="276" w:lineRule="auto"/>
                </w:pPr>
              </w:pPrChange>
            </w:pPr>
          </w:p>
        </w:tc>
        <w:tc>
          <w:tcPr>
            <w:tcW w:w="904" w:type="dxa"/>
            <w:tcPrChange w:id="1197" w:author="MUKOLWE" w:date="2024-11-23T01:38:00Z">
              <w:tcPr>
                <w:tcW w:w="904" w:type="dxa"/>
              </w:tcPr>
            </w:tcPrChange>
          </w:tcPr>
          <w:p w14:paraId="0758B23F" w14:textId="77777777" w:rsidR="00E7388B" w:rsidRDefault="00E7388B">
            <w:pPr>
              <w:pStyle w:val="TableParagraph"/>
              <w:rPr>
                <w:sz w:val="20"/>
              </w:rPr>
              <w:pPrChange w:id="1198" w:author="MUKOLWE" w:date="2024-11-23T01:39:00Z">
                <w:pPr>
                  <w:pStyle w:val="TableParagraph"/>
                  <w:spacing w:line="276" w:lineRule="auto"/>
                </w:pPr>
              </w:pPrChange>
            </w:pPr>
          </w:p>
        </w:tc>
        <w:tc>
          <w:tcPr>
            <w:tcW w:w="904" w:type="dxa"/>
            <w:tcPrChange w:id="1199" w:author="MUKOLWE" w:date="2024-11-23T01:38:00Z">
              <w:tcPr>
                <w:tcW w:w="904" w:type="dxa"/>
              </w:tcPr>
            </w:tcPrChange>
          </w:tcPr>
          <w:p w14:paraId="70BACD50" w14:textId="77777777" w:rsidR="00E7388B" w:rsidRDefault="00E7388B">
            <w:pPr>
              <w:pStyle w:val="TableParagraph"/>
              <w:rPr>
                <w:sz w:val="20"/>
              </w:rPr>
              <w:pPrChange w:id="1200" w:author="MUKOLWE" w:date="2024-11-23T01:39:00Z">
                <w:pPr>
                  <w:pStyle w:val="TableParagraph"/>
                  <w:spacing w:line="276" w:lineRule="auto"/>
                </w:pPr>
              </w:pPrChange>
            </w:pPr>
          </w:p>
        </w:tc>
        <w:tc>
          <w:tcPr>
            <w:tcW w:w="1172" w:type="dxa"/>
            <w:tcPrChange w:id="1201" w:author="MUKOLWE" w:date="2024-11-23T01:38:00Z">
              <w:tcPr>
                <w:tcW w:w="1172" w:type="dxa"/>
              </w:tcPr>
            </w:tcPrChange>
          </w:tcPr>
          <w:p w14:paraId="49635944" w14:textId="77777777" w:rsidR="00E7388B" w:rsidRDefault="00E7388B">
            <w:pPr>
              <w:pStyle w:val="TableParagraph"/>
              <w:rPr>
                <w:sz w:val="20"/>
              </w:rPr>
              <w:pPrChange w:id="1202" w:author="MUKOLWE" w:date="2024-11-23T01:39:00Z">
                <w:pPr>
                  <w:pStyle w:val="TableParagraph"/>
                  <w:spacing w:line="276" w:lineRule="auto"/>
                </w:pPr>
              </w:pPrChange>
            </w:pPr>
          </w:p>
        </w:tc>
        <w:tc>
          <w:tcPr>
            <w:tcW w:w="1081" w:type="dxa"/>
            <w:tcPrChange w:id="1203" w:author="MUKOLWE" w:date="2024-11-23T01:38:00Z">
              <w:tcPr>
                <w:tcW w:w="1081" w:type="dxa"/>
              </w:tcPr>
            </w:tcPrChange>
          </w:tcPr>
          <w:p w14:paraId="0364726E" w14:textId="77777777" w:rsidR="00E7388B" w:rsidRDefault="00E7388B">
            <w:pPr>
              <w:pStyle w:val="TableParagraph"/>
              <w:rPr>
                <w:sz w:val="20"/>
              </w:rPr>
              <w:pPrChange w:id="1204" w:author="MUKOLWE" w:date="2024-11-23T01:39:00Z">
                <w:pPr>
                  <w:pStyle w:val="TableParagraph"/>
                  <w:spacing w:line="276" w:lineRule="auto"/>
                </w:pPr>
              </w:pPrChange>
            </w:pPr>
          </w:p>
        </w:tc>
      </w:tr>
      <w:tr w:rsidR="00E14B75" w14:paraId="1C62E13C" w14:textId="77777777" w:rsidTr="0010022D">
        <w:trPr>
          <w:trHeight w:val="570"/>
        </w:trPr>
        <w:tc>
          <w:tcPr>
            <w:tcW w:w="1906" w:type="dxa"/>
          </w:tcPr>
          <w:p w14:paraId="27326C76" w14:textId="77777777" w:rsidR="00E7388B" w:rsidRDefault="00E7388B">
            <w:pPr>
              <w:pStyle w:val="TableParagraph"/>
              <w:ind w:left="173"/>
              <w:rPr>
                <w:b/>
                <w:sz w:val="20"/>
              </w:rPr>
              <w:pPrChange w:id="1205" w:author="MUKOLWE" w:date="2024-11-23T01:39:00Z">
                <w:pPr>
                  <w:pStyle w:val="TableParagraph"/>
                  <w:spacing w:line="276" w:lineRule="auto"/>
                  <w:ind w:left="173"/>
                </w:pPr>
              </w:pPrChange>
            </w:pPr>
            <w:r>
              <w:rPr>
                <w:b/>
                <w:sz w:val="20"/>
              </w:rPr>
              <w:t>Cash</w:t>
            </w:r>
            <w:r>
              <w:rPr>
                <w:b/>
                <w:spacing w:val="-2"/>
                <w:sz w:val="20"/>
              </w:rPr>
              <w:t xml:space="preserve"> </w:t>
            </w:r>
            <w:r>
              <w:rPr>
                <w:b/>
                <w:sz w:val="20"/>
              </w:rPr>
              <w:t>Sales</w:t>
            </w:r>
            <w:r>
              <w:rPr>
                <w:b/>
                <w:spacing w:val="-5"/>
                <w:sz w:val="20"/>
              </w:rPr>
              <w:t xml:space="preserve"> </w:t>
            </w:r>
            <w:r>
              <w:rPr>
                <w:b/>
                <w:spacing w:val="-4"/>
                <w:sz w:val="20"/>
              </w:rPr>
              <w:t>Paid</w:t>
            </w:r>
          </w:p>
        </w:tc>
        <w:tc>
          <w:tcPr>
            <w:tcW w:w="963" w:type="dxa"/>
          </w:tcPr>
          <w:p w14:paraId="5477A469" w14:textId="77777777" w:rsidR="00E7388B" w:rsidRDefault="00E7388B">
            <w:pPr>
              <w:pStyle w:val="TableParagraph"/>
              <w:ind w:right="157"/>
              <w:rPr>
                <w:sz w:val="20"/>
              </w:rPr>
              <w:pPrChange w:id="1206" w:author="MUKOLWE" w:date="2024-11-23T01:39:00Z">
                <w:pPr>
                  <w:pStyle w:val="TableParagraph"/>
                  <w:spacing w:line="276" w:lineRule="auto"/>
                  <w:ind w:right="157"/>
                </w:pPr>
              </w:pPrChange>
            </w:pPr>
            <w:r>
              <w:rPr>
                <w:spacing w:val="-2"/>
                <w:sz w:val="20"/>
              </w:rPr>
              <w:t>32000</w:t>
            </w:r>
          </w:p>
        </w:tc>
        <w:tc>
          <w:tcPr>
            <w:tcW w:w="806" w:type="dxa"/>
          </w:tcPr>
          <w:p w14:paraId="0CEB3D2B" w14:textId="77777777" w:rsidR="00E7388B" w:rsidRDefault="00E7388B">
            <w:pPr>
              <w:pStyle w:val="TableParagraph"/>
              <w:rPr>
                <w:sz w:val="20"/>
              </w:rPr>
              <w:pPrChange w:id="1207" w:author="MUKOLWE" w:date="2024-11-23T01:39:00Z">
                <w:pPr>
                  <w:pStyle w:val="TableParagraph"/>
                  <w:spacing w:line="276" w:lineRule="auto"/>
                </w:pPr>
              </w:pPrChange>
            </w:pPr>
            <w:r>
              <w:rPr>
                <w:spacing w:val="-2"/>
                <w:sz w:val="20"/>
              </w:rPr>
              <w:t>25000</w:t>
            </w:r>
          </w:p>
        </w:tc>
        <w:tc>
          <w:tcPr>
            <w:tcW w:w="806" w:type="dxa"/>
          </w:tcPr>
          <w:p w14:paraId="3796591D" w14:textId="77777777" w:rsidR="00E7388B" w:rsidRDefault="00E7388B">
            <w:pPr>
              <w:pStyle w:val="TableParagraph"/>
              <w:rPr>
                <w:sz w:val="20"/>
              </w:rPr>
              <w:pPrChange w:id="1208" w:author="MUKOLWE" w:date="2024-11-23T01:39:00Z">
                <w:pPr>
                  <w:pStyle w:val="TableParagraph"/>
                  <w:spacing w:line="276" w:lineRule="auto"/>
                </w:pPr>
              </w:pPrChange>
            </w:pPr>
            <w:r>
              <w:rPr>
                <w:spacing w:val="-2"/>
                <w:sz w:val="20"/>
              </w:rPr>
              <w:t>57930</w:t>
            </w:r>
          </w:p>
        </w:tc>
        <w:tc>
          <w:tcPr>
            <w:tcW w:w="904" w:type="dxa"/>
          </w:tcPr>
          <w:p w14:paraId="1DE573BF" w14:textId="77777777" w:rsidR="00E7388B" w:rsidRDefault="00E7388B">
            <w:pPr>
              <w:pStyle w:val="TableParagraph"/>
              <w:rPr>
                <w:sz w:val="20"/>
              </w:rPr>
              <w:pPrChange w:id="1209" w:author="MUKOLWE" w:date="2024-11-23T01:39:00Z">
                <w:pPr>
                  <w:pStyle w:val="TableParagraph"/>
                  <w:spacing w:line="276" w:lineRule="auto"/>
                </w:pPr>
              </w:pPrChange>
            </w:pPr>
            <w:r>
              <w:rPr>
                <w:spacing w:val="-2"/>
                <w:sz w:val="20"/>
              </w:rPr>
              <w:t>53895</w:t>
            </w:r>
          </w:p>
        </w:tc>
        <w:tc>
          <w:tcPr>
            <w:tcW w:w="904" w:type="dxa"/>
          </w:tcPr>
          <w:p w14:paraId="0696216F" w14:textId="77777777" w:rsidR="00E7388B" w:rsidRDefault="00E7388B">
            <w:pPr>
              <w:pStyle w:val="TableParagraph"/>
              <w:rPr>
                <w:sz w:val="20"/>
              </w:rPr>
              <w:pPrChange w:id="1210" w:author="MUKOLWE" w:date="2024-11-23T01:39:00Z">
                <w:pPr>
                  <w:pStyle w:val="TableParagraph"/>
                  <w:spacing w:line="276" w:lineRule="auto"/>
                </w:pPr>
              </w:pPrChange>
            </w:pPr>
            <w:r>
              <w:rPr>
                <w:spacing w:val="-2"/>
                <w:sz w:val="20"/>
              </w:rPr>
              <w:t>93380</w:t>
            </w:r>
          </w:p>
        </w:tc>
        <w:tc>
          <w:tcPr>
            <w:tcW w:w="904" w:type="dxa"/>
          </w:tcPr>
          <w:p w14:paraId="488D57E5" w14:textId="77777777" w:rsidR="00E7388B" w:rsidRDefault="00E7388B">
            <w:pPr>
              <w:pStyle w:val="TableParagraph"/>
              <w:rPr>
                <w:sz w:val="20"/>
              </w:rPr>
              <w:pPrChange w:id="1211" w:author="MUKOLWE" w:date="2024-11-23T01:39:00Z">
                <w:pPr>
                  <w:pStyle w:val="TableParagraph"/>
                  <w:spacing w:line="276" w:lineRule="auto"/>
                </w:pPr>
              </w:pPrChange>
            </w:pPr>
            <w:r>
              <w:rPr>
                <w:spacing w:val="-2"/>
                <w:sz w:val="20"/>
              </w:rPr>
              <w:t>15800</w:t>
            </w:r>
          </w:p>
        </w:tc>
        <w:tc>
          <w:tcPr>
            <w:tcW w:w="904" w:type="dxa"/>
          </w:tcPr>
          <w:p w14:paraId="7171CB59" w14:textId="77777777" w:rsidR="00E7388B" w:rsidRDefault="00E7388B">
            <w:pPr>
              <w:pStyle w:val="TableParagraph"/>
              <w:rPr>
                <w:sz w:val="20"/>
              </w:rPr>
              <w:pPrChange w:id="1212" w:author="MUKOLWE" w:date="2024-11-23T01:39:00Z">
                <w:pPr>
                  <w:pStyle w:val="TableParagraph"/>
                  <w:spacing w:line="276" w:lineRule="auto"/>
                </w:pPr>
              </w:pPrChange>
            </w:pPr>
            <w:r>
              <w:rPr>
                <w:spacing w:val="-2"/>
                <w:sz w:val="20"/>
              </w:rPr>
              <w:t>17895</w:t>
            </w:r>
          </w:p>
        </w:tc>
        <w:tc>
          <w:tcPr>
            <w:tcW w:w="904" w:type="dxa"/>
          </w:tcPr>
          <w:p w14:paraId="35930966" w14:textId="77777777" w:rsidR="00E7388B" w:rsidRDefault="00E7388B">
            <w:pPr>
              <w:pStyle w:val="TableParagraph"/>
              <w:rPr>
                <w:sz w:val="20"/>
              </w:rPr>
              <w:pPrChange w:id="1213" w:author="MUKOLWE" w:date="2024-11-23T01:39:00Z">
                <w:pPr>
                  <w:pStyle w:val="TableParagraph"/>
                  <w:spacing w:line="276" w:lineRule="auto"/>
                </w:pPr>
              </w:pPrChange>
            </w:pPr>
            <w:r>
              <w:rPr>
                <w:spacing w:val="-2"/>
                <w:sz w:val="20"/>
              </w:rPr>
              <w:t>25235</w:t>
            </w:r>
          </w:p>
        </w:tc>
        <w:tc>
          <w:tcPr>
            <w:tcW w:w="904" w:type="dxa"/>
          </w:tcPr>
          <w:p w14:paraId="64DC4F77" w14:textId="77777777" w:rsidR="00E7388B" w:rsidRDefault="00E7388B">
            <w:pPr>
              <w:pStyle w:val="TableParagraph"/>
              <w:rPr>
                <w:sz w:val="20"/>
              </w:rPr>
              <w:pPrChange w:id="1214" w:author="MUKOLWE" w:date="2024-11-23T01:39:00Z">
                <w:pPr>
                  <w:pStyle w:val="TableParagraph"/>
                  <w:spacing w:line="276" w:lineRule="auto"/>
                </w:pPr>
              </w:pPrChange>
            </w:pPr>
            <w:r>
              <w:rPr>
                <w:spacing w:val="-2"/>
                <w:sz w:val="20"/>
              </w:rPr>
              <w:t>25000</w:t>
            </w:r>
          </w:p>
        </w:tc>
        <w:tc>
          <w:tcPr>
            <w:tcW w:w="904" w:type="dxa"/>
          </w:tcPr>
          <w:p w14:paraId="72E17805" w14:textId="77777777" w:rsidR="00E7388B" w:rsidRDefault="00E7388B">
            <w:pPr>
              <w:pStyle w:val="TableParagraph"/>
              <w:rPr>
                <w:sz w:val="20"/>
              </w:rPr>
              <w:pPrChange w:id="1215" w:author="MUKOLWE" w:date="2024-11-23T01:39:00Z">
                <w:pPr>
                  <w:pStyle w:val="TableParagraph"/>
                  <w:spacing w:line="276" w:lineRule="auto"/>
                </w:pPr>
              </w:pPrChange>
            </w:pPr>
            <w:r>
              <w:rPr>
                <w:spacing w:val="-2"/>
                <w:sz w:val="20"/>
              </w:rPr>
              <w:t>40000</w:t>
            </w:r>
          </w:p>
        </w:tc>
        <w:tc>
          <w:tcPr>
            <w:tcW w:w="1172" w:type="dxa"/>
          </w:tcPr>
          <w:p w14:paraId="4EC65851" w14:textId="77777777" w:rsidR="00E7388B" w:rsidRDefault="00E7388B">
            <w:pPr>
              <w:pStyle w:val="TableParagraph"/>
              <w:rPr>
                <w:sz w:val="20"/>
              </w:rPr>
              <w:pPrChange w:id="1216" w:author="MUKOLWE" w:date="2024-11-23T01:39:00Z">
                <w:pPr>
                  <w:pStyle w:val="TableParagraph"/>
                  <w:spacing w:line="276" w:lineRule="auto"/>
                </w:pPr>
              </w:pPrChange>
            </w:pPr>
            <w:r>
              <w:rPr>
                <w:spacing w:val="-2"/>
                <w:sz w:val="20"/>
              </w:rPr>
              <w:t>29990</w:t>
            </w:r>
          </w:p>
        </w:tc>
        <w:tc>
          <w:tcPr>
            <w:tcW w:w="1081" w:type="dxa"/>
          </w:tcPr>
          <w:p w14:paraId="2A37090C" w14:textId="77777777" w:rsidR="00E7388B" w:rsidRDefault="00E7388B">
            <w:pPr>
              <w:pStyle w:val="TableParagraph"/>
              <w:ind w:left="198"/>
              <w:rPr>
                <w:sz w:val="20"/>
              </w:rPr>
              <w:pPrChange w:id="1217" w:author="MUKOLWE" w:date="2024-11-23T01:39:00Z">
                <w:pPr>
                  <w:pStyle w:val="TableParagraph"/>
                  <w:spacing w:line="276" w:lineRule="auto"/>
                  <w:ind w:left="198"/>
                </w:pPr>
              </w:pPrChange>
            </w:pPr>
            <w:r>
              <w:rPr>
                <w:spacing w:val="-2"/>
                <w:sz w:val="20"/>
              </w:rPr>
              <w:t>10495</w:t>
            </w:r>
          </w:p>
        </w:tc>
      </w:tr>
      <w:tr w:rsidR="00E7388B" w14:paraId="16814416" w14:textId="77777777" w:rsidTr="00064BCB">
        <w:trPr>
          <w:trHeight w:val="371"/>
          <w:trPrChange w:id="1218" w:author="MUKOLWE" w:date="2024-11-23T01:38:00Z">
            <w:trPr>
              <w:trHeight w:val="580"/>
            </w:trPr>
          </w:trPrChange>
        </w:trPr>
        <w:tc>
          <w:tcPr>
            <w:tcW w:w="1906" w:type="dxa"/>
            <w:tcPrChange w:id="1219" w:author="MUKOLWE" w:date="2024-11-23T01:38:00Z">
              <w:tcPr>
                <w:tcW w:w="1906" w:type="dxa"/>
              </w:tcPr>
            </w:tcPrChange>
          </w:tcPr>
          <w:p w14:paraId="18678667" w14:textId="77777777" w:rsidR="00E7388B" w:rsidRDefault="00E7388B">
            <w:pPr>
              <w:pStyle w:val="TableParagraph"/>
              <w:ind w:left="173"/>
              <w:jc w:val="both"/>
              <w:rPr>
                <w:b/>
                <w:sz w:val="20"/>
              </w:rPr>
              <w:pPrChange w:id="1220" w:author="MUKOLWE" w:date="2024-11-23T01:39:00Z">
                <w:pPr>
                  <w:pStyle w:val="TableParagraph"/>
                  <w:spacing w:line="276" w:lineRule="auto"/>
                  <w:ind w:left="173"/>
                  <w:jc w:val="both"/>
                </w:pPr>
              </w:pPrChange>
            </w:pPr>
            <w:r>
              <w:rPr>
                <w:b/>
                <w:spacing w:val="-2"/>
                <w:sz w:val="20"/>
              </w:rPr>
              <w:t>Receivables</w:t>
            </w:r>
          </w:p>
        </w:tc>
        <w:tc>
          <w:tcPr>
            <w:tcW w:w="963" w:type="dxa"/>
            <w:tcPrChange w:id="1221" w:author="MUKOLWE" w:date="2024-11-23T01:38:00Z">
              <w:tcPr>
                <w:tcW w:w="963" w:type="dxa"/>
              </w:tcPr>
            </w:tcPrChange>
          </w:tcPr>
          <w:p w14:paraId="569BDB75" w14:textId="77777777" w:rsidR="00E7388B" w:rsidRDefault="00E7388B">
            <w:pPr>
              <w:pStyle w:val="TableParagraph"/>
              <w:ind w:right="157"/>
              <w:rPr>
                <w:sz w:val="20"/>
              </w:rPr>
              <w:pPrChange w:id="1222" w:author="MUKOLWE" w:date="2024-11-23T01:39:00Z">
                <w:pPr>
                  <w:pStyle w:val="TableParagraph"/>
                  <w:spacing w:line="276" w:lineRule="auto"/>
                  <w:ind w:right="157"/>
                </w:pPr>
              </w:pPrChange>
            </w:pPr>
            <w:r>
              <w:rPr>
                <w:spacing w:val="-2"/>
                <w:sz w:val="20"/>
              </w:rPr>
              <w:t>20180</w:t>
            </w:r>
          </w:p>
        </w:tc>
        <w:tc>
          <w:tcPr>
            <w:tcW w:w="806" w:type="dxa"/>
            <w:tcPrChange w:id="1223" w:author="MUKOLWE" w:date="2024-11-23T01:38:00Z">
              <w:tcPr>
                <w:tcW w:w="806" w:type="dxa"/>
              </w:tcPr>
            </w:tcPrChange>
          </w:tcPr>
          <w:p w14:paraId="343F00A1" w14:textId="77777777" w:rsidR="00E7388B" w:rsidRDefault="00E7388B">
            <w:pPr>
              <w:pStyle w:val="TableParagraph"/>
              <w:rPr>
                <w:sz w:val="20"/>
              </w:rPr>
              <w:pPrChange w:id="1224" w:author="MUKOLWE" w:date="2024-11-23T01:39:00Z">
                <w:pPr>
                  <w:pStyle w:val="TableParagraph"/>
                  <w:spacing w:line="276" w:lineRule="auto"/>
                </w:pPr>
              </w:pPrChange>
            </w:pPr>
            <w:r>
              <w:rPr>
                <w:spacing w:val="-2"/>
                <w:sz w:val="20"/>
              </w:rPr>
              <w:t>25580</w:t>
            </w:r>
          </w:p>
        </w:tc>
        <w:tc>
          <w:tcPr>
            <w:tcW w:w="806" w:type="dxa"/>
            <w:tcPrChange w:id="1225" w:author="MUKOLWE" w:date="2024-11-23T01:38:00Z">
              <w:tcPr>
                <w:tcW w:w="806" w:type="dxa"/>
              </w:tcPr>
            </w:tcPrChange>
          </w:tcPr>
          <w:p w14:paraId="7007F441" w14:textId="77777777" w:rsidR="00E7388B" w:rsidRDefault="00E7388B">
            <w:pPr>
              <w:pStyle w:val="TableParagraph"/>
              <w:rPr>
                <w:sz w:val="20"/>
              </w:rPr>
              <w:pPrChange w:id="1226" w:author="MUKOLWE" w:date="2024-11-23T01:39:00Z">
                <w:pPr>
                  <w:pStyle w:val="TableParagraph"/>
                  <w:spacing w:line="276" w:lineRule="auto"/>
                </w:pPr>
              </w:pPrChange>
            </w:pPr>
            <w:r>
              <w:rPr>
                <w:spacing w:val="-2"/>
                <w:sz w:val="20"/>
              </w:rPr>
              <w:t>15890</w:t>
            </w:r>
          </w:p>
        </w:tc>
        <w:tc>
          <w:tcPr>
            <w:tcW w:w="904" w:type="dxa"/>
            <w:tcPrChange w:id="1227" w:author="MUKOLWE" w:date="2024-11-23T01:38:00Z">
              <w:tcPr>
                <w:tcW w:w="904" w:type="dxa"/>
              </w:tcPr>
            </w:tcPrChange>
          </w:tcPr>
          <w:p w14:paraId="7C3264A9" w14:textId="77777777" w:rsidR="00E7388B" w:rsidRDefault="00E7388B">
            <w:pPr>
              <w:pStyle w:val="TableParagraph"/>
              <w:rPr>
                <w:sz w:val="20"/>
              </w:rPr>
              <w:pPrChange w:id="1228" w:author="MUKOLWE" w:date="2024-11-23T01:39:00Z">
                <w:pPr>
                  <w:pStyle w:val="TableParagraph"/>
                  <w:spacing w:line="276" w:lineRule="auto"/>
                </w:pPr>
              </w:pPrChange>
            </w:pPr>
            <w:r>
              <w:rPr>
                <w:spacing w:val="-2"/>
                <w:sz w:val="20"/>
              </w:rPr>
              <w:t>69530</w:t>
            </w:r>
          </w:p>
        </w:tc>
        <w:tc>
          <w:tcPr>
            <w:tcW w:w="904" w:type="dxa"/>
            <w:tcPrChange w:id="1229" w:author="MUKOLWE" w:date="2024-11-23T01:38:00Z">
              <w:tcPr>
                <w:tcW w:w="904" w:type="dxa"/>
              </w:tcPr>
            </w:tcPrChange>
          </w:tcPr>
          <w:p w14:paraId="344C9BC2" w14:textId="77777777" w:rsidR="00E7388B" w:rsidRDefault="00E7388B">
            <w:pPr>
              <w:pStyle w:val="TableParagraph"/>
              <w:rPr>
                <w:sz w:val="20"/>
              </w:rPr>
              <w:pPrChange w:id="1230" w:author="MUKOLWE" w:date="2024-11-23T01:39:00Z">
                <w:pPr>
                  <w:pStyle w:val="TableParagraph"/>
                  <w:spacing w:line="276" w:lineRule="auto"/>
                </w:pPr>
              </w:pPrChange>
            </w:pPr>
            <w:r>
              <w:rPr>
                <w:spacing w:val="-2"/>
                <w:sz w:val="20"/>
              </w:rPr>
              <w:t>15580</w:t>
            </w:r>
          </w:p>
        </w:tc>
        <w:tc>
          <w:tcPr>
            <w:tcW w:w="904" w:type="dxa"/>
            <w:tcPrChange w:id="1231" w:author="MUKOLWE" w:date="2024-11-23T01:38:00Z">
              <w:tcPr>
                <w:tcW w:w="904" w:type="dxa"/>
              </w:tcPr>
            </w:tcPrChange>
          </w:tcPr>
          <w:p w14:paraId="7A003EC2" w14:textId="77777777" w:rsidR="00E7388B" w:rsidRDefault="00E7388B">
            <w:pPr>
              <w:pStyle w:val="TableParagraph"/>
              <w:rPr>
                <w:sz w:val="20"/>
              </w:rPr>
              <w:pPrChange w:id="1232" w:author="MUKOLWE" w:date="2024-11-23T01:39:00Z">
                <w:pPr>
                  <w:pStyle w:val="TableParagraph"/>
                  <w:spacing w:line="276" w:lineRule="auto"/>
                </w:pPr>
              </w:pPrChange>
            </w:pPr>
            <w:r>
              <w:rPr>
                <w:spacing w:val="-4"/>
                <w:sz w:val="20"/>
              </w:rPr>
              <w:t>9800</w:t>
            </w:r>
          </w:p>
        </w:tc>
        <w:tc>
          <w:tcPr>
            <w:tcW w:w="904" w:type="dxa"/>
            <w:tcPrChange w:id="1233" w:author="MUKOLWE" w:date="2024-11-23T01:38:00Z">
              <w:tcPr>
                <w:tcW w:w="904" w:type="dxa"/>
              </w:tcPr>
            </w:tcPrChange>
          </w:tcPr>
          <w:p w14:paraId="76749E25" w14:textId="77777777" w:rsidR="00E7388B" w:rsidRDefault="00E7388B">
            <w:pPr>
              <w:pStyle w:val="TableParagraph"/>
              <w:rPr>
                <w:sz w:val="20"/>
              </w:rPr>
              <w:pPrChange w:id="1234" w:author="MUKOLWE" w:date="2024-11-23T01:39:00Z">
                <w:pPr>
                  <w:pStyle w:val="TableParagraph"/>
                  <w:spacing w:line="276" w:lineRule="auto"/>
                </w:pPr>
              </w:pPrChange>
            </w:pPr>
            <w:r>
              <w:rPr>
                <w:spacing w:val="-2"/>
                <w:sz w:val="20"/>
              </w:rPr>
              <w:t>11250</w:t>
            </w:r>
          </w:p>
        </w:tc>
        <w:tc>
          <w:tcPr>
            <w:tcW w:w="904" w:type="dxa"/>
            <w:tcPrChange w:id="1235" w:author="MUKOLWE" w:date="2024-11-23T01:38:00Z">
              <w:tcPr>
                <w:tcW w:w="904" w:type="dxa"/>
              </w:tcPr>
            </w:tcPrChange>
          </w:tcPr>
          <w:p w14:paraId="72E3F370" w14:textId="77777777" w:rsidR="00E7388B" w:rsidRDefault="00E7388B">
            <w:pPr>
              <w:pStyle w:val="TableParagraph"/>
              <w:rPr>
                <w:sz w:val="20"/>
              </w:rPr>
              <w:pPrChange w:id="1236" w:author="MUKOLWE" w:date="2024-11-23T01:39:00Z">
                <w:pPr>
                  <w:pStyle w:val="TableParagraph"/>
                  <w:spacing w:line="276" w:lineRule="auto"/>
                </w:pPr>
              </w:pPrChange>
            </w:pPr>
            <w:r>
              <w:rPr>
                <w:spacing w:val="-4"/>
                <w:sz w:val="20"/>
              </w:rPr>
              <w:t>8345</w:t>
            </w:r>
          </w:p>
        </w:tc>
        <w:tc>
          <w:tcPr>
            <w:tcW w:w="904" w:type="dxa"/>
            <w:tcPrChange w:id="1237" w:author="MUKOLWE" w:date="2024-11-23T01:38:00Z">
              <w:tcPr>
                <w:tcW w:w="904" w:type="dxa"/>
              </w:tcPr>
            </w:tcPrChange>
          </w:tcPr>
          <w:p w14:paraId="2DFF1596" w14:textId="77777777" w:rsidR="00E7388B" w:rsidRDefault="00E7388B">
            <w:pPr>
              <w:pStyle w:val="TableParagraph"/>
              <w:rPr>
                <w:sz w:val="20"/>
              </w:rPr>
              <w:pPrChange w:id="1238" w:author="MUKOLWE" w:date="2024-11-23T01:39:00Z">
                <w:pPr>
                  <w:pStyle w:val="TableParagraph"/>
                  <w:spacing w:line="276" w:lineRule="auto"/>
                </w:pPr>
              </w:pPrChange>
            </w:pPr>
            <w:r>
              <w:rPr>
                <w:spacing w:val="-2"/>
                <w:sz w:val="20"/>
              </w:rPr>
              <w:t>16555</w:t>
            </w:r>
          </w:p>
        </w:tc>
        <w:tc>
          <w:tcPr>
            <w:tcW w:w="904" w:type="dxa"/>
            <w:tcPrChange w:id="1239" w:author="MUKOLWE" w:date="2024-11-23T01:38:00Z">
              <w:tcPr>
                <w:tcW w:w="904" w:type="dxa"/>
              </w:tcPr>
            </w:tcPrChange>
          </w:tcPr>
          <w:p w14:paraId="2DEBE5BF" w14:textId="77777777" w:rsidR="00E7388B" w:rsidRDefault="00E7388B">
            <w:pPr>
              <w:pStyle w:val="TableParagraph"/>
              <w:rPr>
                <w:sz w:val="20"/>
              </w:rPr>
              <w:pPrChange w:id="1240" w:author="MUKOLWE" w:date="2024-11-23T01:39:00Z">
                <w:pPr>
                  <w:pStyle w:val="TableParagraph"/>
                  <w:spacing w:line="276" w:lineRule="auto"/>
                </w:pPr>
              </w:pPrChange>
            </w:pPr>
            <w:r>
              <w:rPr>
                <w:spacing w:val="-4"/>
                <w:sz w:val="20"/>
              </w:rPr>
              <w:t>2150</w:t>
            </w:r>
          </w:p>
        </w:tc>
        <w:tc>
          <w:tcPr>
            <w:tcW w:w="1172" w:type="dxa"/>
            <w:tcPrChange w:id="1241" w:author="MUKOLWE" w:date="2024-11-23T01:38:00Z">
              <w:tcPr>
                <w:tcW w:w="1172" w:type="dxa"/>
              </w:tcPr>
            </w:tcPrChange>
          </w:tcPr>
          <w:p w14:paraId="4DD9AA73" w14:textId="77777777" w:rsidR="00E7388B" w:rsidRDefault="00E7388B">
            <w:pPr>
              <w:pStyle w:val="TableParagraph"/>
              <w:rPr>
                <w:sz w:val="20"/>
              </w:rPr>
              <w:pPrChange w:id="1242" w:author="MUKOLWE" w:date="2024-11-23T01:39:00Z">
                <w:pPr>
                  <w:pStyle w:val="TableParagraph"/>
                  <w:spacing w:line="276" w:lineRule="auto"/>
                </w:pPr>
              </w:pPrChange>
            </w:pPr>
            <w:r>
              <w:rPr>
                <w:spacing w:val="-2"/>
                <w:sz w:val="20"/>
              </w:rPr>
              <w:t>10000</w:t>
            </w:r>
          </w:p>
        </w:tc>
        <w:tc>
          <w:tcPr>
            <w:tcW w:w="1081" w:type="dxa"/>
            <w:tcPrChange w:id="1243" w:author="MUKOLWE" w:date="2024-11-23T01:38:00Z">
              <w:tcPr>
                <w:tcW w:w="1081" w:type="dxa"/>
              </w:tcPr>
            </w:tcPrChange>
          </w:tcPr>
          <w:p w14:paraId="326CE45B" w14:textId="77777777" w:rsidR="00E7388B" w:rsidRDefault="00E7388B">
            <w:pPr>
              <w:pStyle w:val="TableParagraph"/>
              <w:ind w:left="198"/>
              <w:rPr>
                <w:sz w:val="20"/>
              </w:rPr>
              <w:pPrChange w:id="1244" w:author="MUKOLWE" w:date="2024-11-23T01:39:00Z">
                <w:pPr>
                  <w:pStyle w:val="TableParagraph"/>
                  <w:spacing w:line="276" w:lineRule="auto"/>
                  <w:ind w:left="198"/>
                </w:pPr>
              </w:pPrChange>
            </w:pPr>
            <w:r>
              <w:rPr>
                <w:spacing w:val="-2"/>
                <w:sz w:val="20"/>
              </w:rPr>
              <w:t>15400</w:t>
            </w:r>
          </w:p>
        </w:tc>
      </w:tr>
      <w:tr w:rsidR="00E14B75" w14:paraId="454506AD" w14:textId="77777777" w:rsidTr="00064BCB">
        <w:trPr>
          <w:trHeight w:val="337"/>
          <w:trPrChange w:id="1245" w:author="MUKOLWE" w:date="2024-11-23T01:38:00Z">
            <w:trPr>
              <w:trHeight w:val="571"/>
            </w:trPr>
          </w:trPrChange>
        </w:trPr>
        <w:tc>
          <w:tcPr>
            <w:tcW w:w="1906" w:type="dxa"/>
            <w:tcPrChange w:id="1246" w:author="MUKOLWE" w:date="2024-11-23T01:38:00Z">
              <w:tcPr>
                <w:tcW w:w="1906" w:type="dxa"/>
              </w:tcPr>
            </w:tcPrChange>
          </w:tcPr>
          <w:p w14:paraId="781DCF57" w14:textId="77777777" w:rsidR="00E7388B" w:rsidRDefault="00E7388B">
            <w:pPr>
              <w:pStyle w:val="TableParagraph"/>
              <w:ind w:left="216"/>
              <w:jc w:val="both"/>
              <w:rPr>
                <w:b/>
                <w:i/>
                <w:sz w:val="20"/>
              </w:rPr>
              <w:pPrChange w:id="1247" w:author="MUKOLWE" w:date="2024-11-23T01:39:00Z">
                <w:pPr>
                  <w:pStyle w:val="TableParagraph"/>
                  <w:spacing w:line="276" w:lineRule="auto"/>
                  <w:ind w:left="216"/>
                  <w:jc w:val="both"/>
                </w:pPr>
              </w:pPrChange>
            </w:pPr>
            <w:r>
              <w:rPr>
                <w:b/>
                <w:i/>
                <w:sz w:val="20"/>
              </w:rPr>
              <w:t>Total</w:t>
            </w:r>
            <w:r>
              <w:rPr>
                <w:b/>
                <w:i/>
                <w:spacing w:val="-5"/>
                <w:sz w:val="20"/>
              </w:rPr>
              <w:t xml:space="preserve"> </w:t>
            </w:r>
            <w:r>
              <w:rPr>
                <w:b/>
                <w:i/>
                <w:sz w:val="20"/>
              </w:rPr>
              <w:t>Cash</w:t>
            </w:r>
            <w:r>
              <w:rPr>
                <w:b/>
                <w:i/>
                <w:spacing w:val="-1"/>
                <w:sz w:val="20"/>
              </w:rPr>
              <w:t xml:space="preserve"> </w:t>
            </w:r>
            <w:r>
              <w:rPr>
                <w:b/>
                <w:i/>
                <w:spacing w:val="-5"/>
                <w:sz w:val="20"/>
              </w:rPr>
              <w:t>In</w:t>
            </w:r>
          </w:p>
        </w:tc>
        <w:tc>
          <w:tcPr>
            <w:tcW w:w="963" w:type="dxa"/>
            <w:tcPrChange w:id="1248" w:author="MUKOLWE" w:date="2024-11-23T01:38:00Z">
              <w:tcPr>
                <w:tcW w:w="963" w:type="dxa"/>
              </w:tcPr>
            </w:tcPrChange>
          </w:tcPr>
          <w:p w14:paraId="2AA82428" w14:textId="77777777" w:rsidR="00E7388B" w:rsidRDefault="00E7388B">
            <w:pPr>
              <w:pStyle w:val="TableParagraph"/>
              <w:ind w:right="157"/>
              <w:rPr>
                <w:i/>
                <w:sz w:val="20"/>
              </w:rPr>
              <w:pPrChange w:id="1249" w:author="MUKOLWE" w:date="2024-11-23T01:39:00Z">
                <w:pPr>
                  <w:pStyle w:val="TableParagraph"/>
                  <w:spacing w:line="276" w:lineRule="auto"/>
                  <w:ind w:right="157"/>
                </w:pPr>
              </w:pPrChange>
            </w:pPr>
            <w:r>
              <w:rPr>
                <w:i/>
                <w:spacing w:val="-2"/>
                <w:sz w:val="20"/>
              </w:rPr>
              <w:t>52180</w:t>
            </w:r>
          </w:p>
        </w:tc>
        <w:tc>
          <w:tcPr>
            <w:tcW w:w="806" w:type="dxa"/>
            <w:tcPrChange w:id="1250" w:author="MUKOLWE" w:date="2024-11-23T01:38:00Z">
              <w:tcPr>
                <w:tcW w:w="806" w:type="dxa"/>
              </w:tcPr>
            </w:tcPrChange>
          </w:tcPr>
          <w:p w14:paraId="0F7FED93" w14:textId="77777777" w:rsidR="00E7388B" w:rsidRDefault="00E7388B">
            <w:pPr>
              <w:pStyle w:val="TableParagraph"/>
              <w:rPr>
                <w:i/>
                <w:sz w:val="20"/>
              </w:rPr>
              <w:pPrChange w:id="1251" w:author="MUKOLWE" w:date="2024-11-23T01:39:00Z">
                <w:pPr>
                  <w:pStyle w:val="TableParagraph"/>
                  <w:spacing w:line="276" w:lineRule="auto"/>
                </w:pPr>
              </w:pPrChange>
            </w:pPr>
            <w:r>
              <w:rPr>
                <w:i/>
                <w:spacing w:val="-2"/>
                <w:sz w:val="20"/>
              </w:rPr>
              <w:t>50580</w:t>
            </w:r>
          </w:p>
        </w:tc>
        <w:tc>
          <w:tcPr>
            <w:tcW w:w="806" w:type="dxa"/>
            <w:tcPrChange w:id="1252" w:author="MUKOLWE" w:date="2024-11-23T01:38:00Z">
              <w:tcPr>
                <w:tcW w:w="806" w:type="dxa"/>
              </w:tcPr>
            </w:tcPrChange>
          </w:tcPr>
          <w:p w14:paraId="39C9C81D" w14:textId="77777777" w:rsidR="00E7388B" w:rsidRDefault="00E7388B">
            <w:pPr>
              <w:pStyle w:val="TableParagraph"/>
              <w:rPr>
                <w:i/>
                <w:sz w:val="20"/>
              </w:rPr>
              <w:pPrChange w:id="1253" w:author="MUKOLWE" w:date="2024-11-23T01:39:00Z">
                <w:pPr>
                  <w:pStyle w:val="TableParagraph"/>
                  <w:spacing w:line="276" w:lineRule="auto"/>
                </w:pPr>
              </w:pPrChange>
            </w:pPr>
            <w:r>
              <w:rPr>
                <w:i/>
                <w:spacing w:val="-2"/>
                <w:sz w:val="20"/>
              </w:rPr>
              <w:t>73820</w:t>
            </w:r>
          </w:p>
        </w:tc>
        <w:tc>
          <w:tcPr>
            <w:tcW w:w="904" w:type="dxa"/>
            <w:tcPrChange w:id="1254" w:author="MUKOLWE" w:date="2024-11-23T01:38:00Z">
              <w:tcPr>
                <w:tcW w:w="904" w:type="dxa"/>
              </w:tcPr>
            </w:tcPrChange>
          </w:tcPr>
          <w:p w14:paraId="0D0EE4B8" w14:textId="77777777" w:rsidR="00E7388B" w:rsidRDefault="00E7388B">
            <w:pPr>
              <w:pStyle w:val="TableParagraph"/>
              <w:rPr>
                <w:i/>
                <w:sz w:val="20"/>
              </w:rPr>
              <w:pPrChange w:id="1255" w:author="MUKOLWE" w:date="2024-11-23T01:39:00Z">
                <w:pPr>
                  <w:pStyle w:val="TableParagraph"/>
                  <w:spacing w:line="276" w:lineRule="auto"/>
                </w:pPr>
              </w:pPrChange>
            </w:pPr>
            <w:r>
              <w:rPr>
                <w:i/>
                <w:spacing w:val="-2"/>
                <w:sz w:val="20"/>
              </w:rPr>
              <w:t>123425</w:t>
            </w:r>
          </w:p>
        </w:tc>
        <w:tc>
          <w:tcPr>
            <w:tcW w:w="904" w:type="dxa"/>
            <w:tcPrChange w:id="1256" w:author="MUKOLWE" w:date="2024-11-23T01:38:00Z">
              <w:tcPr>
                <w:tcW w:w="904" w:type="dxa"/>
              </w:tcPr>
            </w:tcPrChange>
          </w:tcPr>
          <w:p w14:paraId="0F6914B4" w14:textId="77777777" w:rsidR="00E7388B" w:rsidRDefault="00E7388B">
            <w:pPr>
              <w:pStyle w:val="TableParagraph"/>
              <w:rPr>
                <w:i/>
                <w:sz w:val="20"/>
              </w:rPr>
              <w:pPrChange w:id="1257" w:author="MUKOLWE" w:date="2024-11-23T01:39:00Z">
                <w:pPr>
                  <w:pStyle w:val="TableParagraph"/>
                  <w:spacing w:line="276" w:lineRule="auto"/>
                </w:pPr>
              </w:pPrChange>
            </w:pPr>
            <w:r>
              <w:rPr>
                <w:i/>
                <w:spacing w:val="-2"/>
                <w:sz w:val="20"/>
              </w:rPr>
              <w:t>24918</w:t>
            </w:r>
          </w:p>
        </w:tc>
        <w:tc>
          <w:tcPr>
            <w:tcW w:w="904" w:type="dxa"/>
            <w:tcPrChange w:id="1258" w:author="MUKOLWE" w:date="2024-11-23T01:38:00Z">
              <w:tcPr>
                <w:tcW w:w="904" w:type="dxa"/>
              </w:tcPr>
            </w:tcPrChange>
          </w:tcPr>
          <w:p w14:paraId="4D4BF729" w14:textId="77777777" w:rsidR="00E7388B" w:rsidRDefault="00E7388B">
            <w:pPr>
              <w:pStyle w:val="TableParagraph"/>
              <w:rPr>
                <w:i/>
                <w:sz w:val="20"/>
              </w:rPr>
              <w:pPrChange w:id="1259" w:author="MUKOLWE" w:date="2024-11-23T01:39:00Z">
                <w:pPr>
                  <w:pStyle w:val="TableParagraph"/>
                  <w:spacing w:line="276" w:lineRule="auto"/>
                </w:pPr>
              </w:pPrChange>
            </w:pPr>
            <w:r>
              <w:rPr>
                <w:i/>
                <w:spacing w:val="-2"/>
                <w:sz w:val="20"/>
              </w:rPr>
              <w:t>25265</w:t>
            </w:r>
          </w:p>
        </w:tc>
        <w:tc>
          <w:tcPr>
            <w:tcW w:w="904" w:type="dxa"/>
            <w:tcPrChange w:id="1260" w:author="MUKOLWE" w:date="2024-11-23T01:38:00Z">
              <w:tcPr>
                <w:tcW w:w="904" w:type="dxa"/>
              </w:tcPr>
            </w:tcPrChange>
          </w:tcPr>
          <w:p w14:paraId="7655BB74" w14:textId="77777777" w:rsidR="00E7388B" w:rsidRDefault="00E7388B">
            <w:pPr>
              <w:pStyle w:val="TableParagraph"/>
              <w:rPr>
                <w:i/>
                <w:sz w:val="20"/>
              </w:rPr>
              <w:pPrChange w:id="1261" w:author="MUKOLWE" w:date="2024-11-23T01:39:00Z">
                <w:pPr>
                  <w:pStyle w:val="TableParagraph"/>
                  <w:spacing w:line="276" w:lineRule="auto"/>
                </w:pPr>
              </w:pPrChange>
            </w:pPr>
            <w:r>
              <w:rPr>
                <w:i/>
                <w:spacing w:val="-2"/>
                <w:sz w:val="20"/>
              </w:rPr>
              <w:t>29145</w:t>
            </w:r>
          </w:p>
        </w:tc>
        <w:tc>
          <w:tcPr>
            <w:tcW w:w="904" w:type="dxa"/>
            <w:tcPrChange w:id="1262" w:author="MUKOLWE" w:date="2024-11-23T01:38:00Z">
              <w:tcPr>
                <w:tcW w:w="904" w:type="dxa"/>
              </w:tcPr>
            </w:tcPrChange>
          </w:tcPr>
          <w:p w14:paraId="52054FFE" w14:textId="77777777" w:rsidR="00E7388B" w:rsidRDefault="00E7388B">
            <w:pPr>
              <w:pStyle w:val="TableParagraph"/>
              <w:rPr>
                <w:i/>
                <w:sz w:val="20"/>
              </w:rPr>
              <w:pPrChange w:id="1263" w:author="MUKOLWE" w:date="2024-11-23T01:39:00Z">
                <w:pPr>
                  <w:pStyle w:val="TableParagraph"/>
                  <w:spacing w:line="276" w:lineRule="auto"/>
                </w:pPr>
              </w:pPrChange>
            </w:pPr>
            <w:r>
              <w:rPr>
                <w:i/>
                <w:spacing w:val="-2"/>
                <w:sz w:val="20"/>
              </w:rPr>
              <w:t>33580</w:t>
            </w:r>
          </w:p>
        </w:tc>
        <w:tc>
          <w:tcPr>
            <w:tcW w:w="904" w:type="dxa"/>
            <w:tcPrChange w:id="1264" w:author="MUKOLWE" w:date="2024-11-23T01:38:00Z">
              <w:tcPr>
                <w:tcW w:w="904" w:type="dxa"/>
              </w:tcPr>
            </w:tcPrChange>
          </w:tcPr>
          <w:p w14:paraId="30DAB10B" w14:textId="77777777" w:rsidR="00E7388B" w:rsidRDefault="00E7388B">
            <w:pPr>
              <w:pStyle w:val="TableParagraph"/>
              <w:rPr>
                <w:i/>
                <w:sz w:val="20"/>
              </w:rPr>
              <w:pPrChange w:id="1265" w:author="MUKOLWE" w:date="2024-11-23T01:39:00Z">
                <w:pPr>
                  <w:pStyle w:val="TableParagraph"/>
                  <w:spacing w:line="276" w:lineRule="auto"/>
                </w:pPr>
              </w:pPrChange>
            </w:pPr>
            <w:r>
              <w:rPr>
                <w:i/>
                <w:spacing w:val="-2"/>
                <w:sz w:val="20"/>
              </w:rPr>
              <w:t>41555</w:t>
            </w:r>
          </w:p>
        </w:tc>
        <w:tc>
          <w:tcPr>
            <w:tcW w:w="904" w:type="dxa"/>
            <w:tcPrChange w:id="1266" w:author="MUKOLWE" w:date="2024-11-23T01:38:00Z">
              <w:tcPr>
                <w:tcW w:w="904" w:type="dxa"/>
              </w:tcPr>
            </w:tcPrChange>
          </w:tcPr>
          <w:p w14:paraId="50C6D0CE" w14:textId="77777777" w:rsidR="00E7388B" w:rsidRDefault="00E7388B">
            <w:pPr>
              <w:pStyle w:val="TableParagraph"/>
              <w:rPr>
                <w:i/>
                <w:sz w:val="20"/>
              </w:rPr>
              <w:pPrChange w:id="1267" w:author="MUKOLWE" w:date="2024-11-23T01:39:00Z">
                <w:pPr>
                  <w:pStyle w:val="TableParagraph"/>
                  <w:spacing w:line="276" w:lineRule="auto"/>
                </w:pPr>
              </w:pPrChange>
            </w:pPr>
            <w:r>
              <w:rPr>
                <w:i/>
                <w:spacing w:val="-2"/>
                <w:sz w:val="20"/>
              </w:rPr>
              <w:t>42150</w:t>
            </w:r>
          </w:p>
        </w:tc>
        <w:tc>
          <w:tcPr>
            <w:tcW w:w="1172" w:type="dxa"/>
            <w:tcPrChange w:id="1268" w:author="MUKOLWE" w:date="2024-11-23T01:38:00Z">
              <w:tcPr>
                <w:tcW w:w="1172" w:type="dxa"/>
              </w:tcPr>
            </w:tcPrChange>
          </w:tcPr>
          <w:p w14:paraId="7645588F" w14:textId="77777777" w:rsidR="00E7388B" w:rsidRDefault="00E7388B">
            <w:pPr>
              <w:pStyle w:val="TableParagraph"/>
              <w:rPr>
                <w:i/>
                <w:sz w:val="20"/>
              </w:rPr>
              <w:pPrChange w:id="1269" w:author="MUKOLWE" w:date="2024-11-23T01:39:00Z">
                <w:pPr>
                  <w:pStyle w:val="TableParagraph"/>
                  <w:spacing w:line="276" w:lineRule="auto"/>
                </w:pPr>
              </w:pPrChange>
            </w:pPr>
            <w:r>
              <w:rPr>
                <w:i/>
                <w:spacing w:val="-2"/>
                <w:sz w:val="20"/>
              </w:rPr>
              <w:t>39990</w:t>
            </w:r>
          </w:p>
        </w:tc>
        <w:tc>
          <w:tcPr>
            <w:tcW w:w="1081" w:type="dxa"/>
            <w:tcPrChange w:id="1270" w:author="MUKOLWE" w:date="2024-11-23T01:38:00Z">
              <w:tcPr>
                <w:tcW w:w="1081" w:type="dxa"/>
              </w:tcPr>
            </w:tcPrChange>
          </w:tcPr>
          <w:p w14:paraId="5D634B1A" w14:textId="77777777" w:rsidR="00E7388B" w:rsidRDefault="00E7388B">
            <w:pPr>
              <w:pStyle w:val="TableParagraph"/>
              <w:ind w:left="198"/>
              <w:rPr>
                <w:i/>
                <w:sz w:val="20"/>
              </w:rPr>
              <w:pPrChange w:id="1271" w:author="MUKOLWE" w:date="2024-11-23T01:39:00Z">
                <w:pPr>
                  <w:pStyle w:val="TableParagraph"/>
                  <w:spacing w:line="276" w:lineRule="auto"/>
                  <w:ind w:left="198"/>
                </w:pPr>
              </w:pPrChange>
            </w:pPr>
            <w:r>
              <w:rPr>
                <w:i/>
                <w:spacing w:val="-2"/>
                <w:sz w:val="20"/>
              </w:rPr>
              <w:t>25895</w:t>
            </w:r>
          </w:p>
        </w:tc>
      </w:tr>
      <w:tr w:rsidR="00E7388B" w14:paraId="0AE29535" w14:textId="77777777" w:rsidTr="0010022D">
        <w:trPr>
          <w:trHeight w:val="388"/>
        </w:trPr>
        <w:tc>
          <w:tcPr>
            <w:tcW w:w="1906" w:type="dxa"/>
          </w:tcPr>
          <w:p w14:paraId="041DF9B6" w14:textId="77777777" w:rsidR="00E7388B" w:rsidRDefault="00E7388B">
            <w:pPr>
              <w:pStyle w:val="TableParagraph"/>
              <w:ind w:left="216"/>
              <w:jc w:val="both"/>
              <w:rPr>
                <w:b/>
                <w:sz w:val="20"/>
              </w:rPr>
              <w:pPrChange w:id="1272" w:author="MUKOLWE" w:date="2024-11-23T01:39:00Z">
                <w:pPr>
                  <w:pStyle w:val="TableParagraph"/>
                  <w:spacing w:line="276" w:lineRule="auto"/>
                  <w:ind w:left="216"/>
                  <w:jc w:val="both"/>
                </w:pPr>
              </w:pPrChange>
            </w:pPr>
            <w:r>
              <w:rPr>
                <w:b/>
                <w:sz w:val="20"/>
              </w:rPr>
              <w:t>Cash</w:t>
            </w:r>
            <w:r>
              <w:rPr>
                <w:b/>
                <w:spacing w:val="-3"/>
                <w:sz w:val="20"/>
              </w:rPr>
              <w:t xml:space="preserve"> </w:t>
            </w:r>
            <w:r>
              <w:rPr>
                <w:b/>
                <w:spacing w:val="-4"/>
                <w:sz w:val="20"/>
              </w:rPr>
              <w:t>Out:</w:t>
            </w:r>
          </w:p>
        </w:tc>
        <w:tc>
          <w:tcPr>
            <w:tcW w:w="963" w:type="dxa"/>
          </w:tcPr>
          <w:p w14:paraId="0D016CF3" w14:textId="77777777" w:rsidR="00E7388B" w:rsidRDefault="00E7388B">
            <w:pPr>
              <w:pStyle w:val="TableParagraph"/>
              <w:rPr>
                <w:sz w:val="20"/>
              </w:rPr>
              <w:pPrChange w:id="1273" w:author="MUKOLWE" w:date="2024-11-23T01:39:00Z">
                <w:pPr>
                  <w:pStyle w:val="TableParagraph"/>
                  <w:spacing w:line="276" w:lineRule="auto"/>
                </w:pPr>
              </w:pPrChange>
            </w:pPr>
          </w:p>
        </w:tc>
        <w:tc>
          <w:tcPr>
            <w:tcW w:w="806" w:type="dxa"/>
          </w:tcPr>
          <w:p w14:paraId="0ABD51BD" w14:textId="77777777" w:rsidR="00E7388B" w:rsidRDefault="00E7388B">
            <w:pPr>
              <w:pStyle w:val="TableParagraph"/>
              <w:rPr>
                <w:sz w:val="20"/>
              </w:rPr>
              <w:pPrChange w:id="1274" w:author="MUKOLWE" w:date="2024-11-23T01:39:00Z">
                <w:pPr>
                  <w:pStyle w:val="TableParagraph"/>
                  <w:spacing w:line="276" w:lineRule="auto"/>
                </w:pPr>
              </w:pPrChange>
            </w:pPr>
          </w:p>
        </w:tc>
        <w:tc>
          <w:tcPr>
            <w:tcW w:w="806" w:type="dxa"/>
          </w:tcPr>
          <w:p w14:paraId="1BF580A0" w14:textId="77777777" w:rsidR="00E7388B" w:rsidRDefault="00E7388B">
            <w:pPr>
              <w:pStyle w:val="TableParagraph"/>
              <w:rPr>
                <w:sz w:val="20"/>
              </w:rPr>
              <w:pPrChange w:id="1275" w:author="MUKOLWE" w:date="2024-11-23T01:39:00Z">
                <w:pPr>
                  <w:pStyle w:val="TableParagraph"/>
                  <w:spacing w:line="276" w:lineRule="auto"/>
                </w:pPr>
              </w:pPrChange>
            </w:pPr>
          </w:p>
        </w:tc>
        <w:tc>
          <w:tcPr>
            <w:tcW w:w="904" w:type="dxa"/>
          </w:tcPr>
          <w:p w14:paraId="3454401C" w14:textId="77777777" w:rsidR="00E7388B" w:rsidRDefault="00E7388B">
            <w:pPr>
              <w:pStyle w:val="TableParagraph"/>
              <w:rPr>
                <w:sz w:val="20"/>
              </w:rPr>
              <w:pPrChange w:id="1276" w:author="MUKOLWE" w:date="2024-11-23T01:39:00Z">
                <w:pPr>
                  <w:pStyle w:val="TableParagraph"/>
                  <w:spacing w:line="276" w:lineRule="auto"/>
                </w:pPr>
              </w:pPrChange>
            </w:pPr>
          </w:p>
        </w:tc>
        <w:tc>
          <w:tcPr>
            <w:tcW w:w="904" w:type="dxa"/>
          </w:tcPr>
          <w:p w14:paraId="1F2C3EAD" w14:textId="77777777" w:rsidR="00E7388B" w:rsidRDefault="00E7388B">
            <w:pPr>
              <w:pStyle w:val="TableParagraph"/>
              <w:rPr>
                <w:sz w:val="20"/>
              </w:rPr>
              <w:pPrChange w:id="1277" w:author="MUKOLWE" w:date="2024-11-23T01:39:00Z">
                <w:pPr>
                  <w:pStyle w:val="TableParagraph"/>
                  <w:spacing w:line="276" w:lineRule="auto"/>
                </w:pPr>
              </w:pPrChange>
            </w:pPr>
          </w:p>
        </w:tc>
        <w:tc>
          <w:tcPr>
            <w:tcW w:w="904" w:type="dxa"/>
          </w:tcPr>
          <w:p w14:paraId="7F6D37C7" w14:textId="77777777" w:rsidR="00E7388B" w:rsidRDefault="00E7388B">
            <w:pPr>
              <w:pStyle w:val="TableParagraph"/>
              <w:rPr>
                <w:sz w:val="20"/>
              </w:rPr>
              <w:pPrChange w:id="1278" w:author="MUKOLWE" w:date="2024-11-23T01:39:00Z">
                <w:pPr>
                  <w:pStyle w:val="TableParagraph"/>
                  <w:spacing w:line="276" w:lineRule="auto"/>
                </w:pPr>
              </w:pPrChange>
            </w:pPr>
          </w:p>
        </w:tc>
        <w:tc>
          <w:tcPr>
            <w:tcW w:w="904" w:type="dxa"/>
          </w:tcPr>
          <w:p w14:paraId="1C01D1B2" w14:textId="77777777" w:rsidR="00E7388B" w:rsidRDefault="00E7388B">
            <w:pPr>
              <w:pStyle w:val="TableParagraph"/>
              <w:rPr>
                <w:sz w:val="20"/>
              </w:rPr>
              <w:pPrChange w:id="1279" w:author="MUKOLWE" w:date="2024-11-23T01:39:00Z">
                <w:pPr>
                  <w:pStyle w:val="TableParagraph"/>
                  <w:spacing w:line="276" w:lineRule="auto"/>
                </w:pPr>
              </w:pPrChange>
            </w:pPr>
          </w:p>
        </w:tc>
        <w:tc>
          <w:tcPr>
            <w:tcW w:w="904" w:type="dxa"/>
          </w:tcPr>
          <w:p w14:paraId="0CD64BA5" w14:textId="77777777" w:rsidR="00E7388B" w:rsidRDefault="00E7388B">
            <w:pPr>
              <w:pStyle w:val="TableParagraph"/>
              <w:rPr>
                <w:sz w:val="20"/>
              </w:rPr>
              <w:pPrChange w:id="1280" w:author="MUKOLWE" w:date="2024-11-23T01:39:00Z">
                <w:pPr>
                  <w:pStyle w:val="TableParagraph"/>
                  <w:spacing w:line="276" w:lineRule="auto"/>
                </w:pPr>
              </w:pPrChange>
            </w:pPr>
          </w:p>
        </w:tc>
        <w:tc>
          <w:tcPr>
            <w:tcW w:w="904" w:type="dxa"/>
          </w:tcPr>
          <w:p w14:paraId="1420B257" w14:textId="77777777" w:rsidR="00E7388B" w:rsidRDefault="00E7388B">
            <w:pPr>
              <w:pStyle w:val="TableParagraph"/>
              <w:rPr>
                <w:sz w:val="20"/>
              </w:rPr>
              <w:pPrChange w:id="1281" w:author="MUKOLWE" w:date="2024-11-23T01:39:00Z">
                <w:pPr>
                  <w:pStyle w:val="TableParagraph"/>
                  <w:spacing w:line="276" w:lineRule="auto"/>
                </w:pPr>
              </w:pPrChange>
            </w:pPr>
          </w:p>
        </w:tc>
        <w:tc>
          <w:tcPr>
            <w:tcW w:w="904" w:type="dxa"/>
          </w:tcPr>
          <w:p w14:paraId="45666C54" w14:textId="77777777" w:rsidR="00E7388B" w:rsidRDefault="00E7388B">
            <w:pPr>
              <w:pStyle w:val="TableParagraph"/>
              <w:rPr>
                <w:sz w:val="20"/>
              </w:rPr>
              <w:pPrChange w:id="1282" w:author="MUKOLWE" w:date="2024-11-23T01:39:00Z">
                <w:pPr>
                  <w:pStyle w:val="TableParagraph"/>
                  <w:spacing w:line="276" w:lineRule="auto"/>
                </w:pPr>
              </w:pPrChange>
            </w:pPr>
          </w:p>
        </w:tc>
        <w:tc>
          <w:tcPr>
            <w:tcW w:w="1172" w:type="dxa"/>
          </w:tcPr>
          <w:p w14:paraId="05569940" w14:textId="77777777" w:rsidR="00E7388B" w:rsidRDefault="00E7388B">
            <w:pPr>
              <w:pStyle w:val="TableParagraph"/>
              <w:rPr>
                <w:sz w:val="20"/>
              </w:rPr>
              <w:pPrChange w:id="1283" w:author="MUKOLWE" w:date="2024-11-23T01:39:00Z">
                <w:pPr>
                  <w:pStyle w:val="TableParagraph"/>
                  <w:spacing w:line="276" w:lineRule="auto"/>
                </w:pPr>
              </w:pPrChange>
            </w:pPr>
          </w:p>
        </w:tc>
        <w:tc>
          <w:tcPr>
            <w:tcW w:w="1081" w:type="dxa"/>
          </w:tcPr>
          <w:p w14:paraId="6641F1B5" w14:textId="77777777" w:rsidR="00E7388B" w:rsidRDefault="00E7388B">
            <w:pPr>
              <w:pStyle w:val="TableParagraph"/>
              <w:rPr>
                <w:sz w:val="20"/>
              </w:rPr>
              <w:pPrChange w:id="1284" w:author="MUKOLWE" w:date="2024-11-23T01:39:00Z">
                <w:pPr>
                  <w:pStyle w:val="TableParagraph"/>
                  <w:spacing w:line="276" w:lineRule="auto"/>
                </w:pPr>
              </w:pPrChange>
            </w:pPr>
          </w:p>
        </w:tc>
      </w:tr>
      <w:tr w:rsidR="00E14B75" w14:paraId="150EA92E" w14:textId="77777777" w:rsidTr="00064BCB">
        <w:trPr>
          <w:trHeight w:val="397"/>
          <w:trPrChange w:id="1285" w:author="MUKOLWE" w:date="2024-11-23T01:38:00Z">
            <w:trPr>
              <w:trHeight w:val="571"/>
            </w:trPr>
          </w:trPrChange>
        </w:trPr>
        <w:tc>
          <w:tcPr>
            <w:tcW w:w="1906" w:type="dxa"/>
            <w:tcPrChange w:id="1286" w:author="MUKOLWE" w:date="2024-11-23T01:38:00Z">
              <w:tcPr>
                <w:tcW w:w="1906" w:type="dxa"/>
              </w:tcPr>
            </w:tcPrChange>
          </w:tcPr>
          <w:p w14:paraId="3182CDAC" w14:textId="77777777" w:rsidR="00E7388B" w:rsidRDefault="00E7388B">
            <w:pPr>
              <w:pStyle w:val="TableParagraph"/>
              <w:ind w:left="432"/>
              <w:jc w:val="both"/>
              <w:rPr>
                <w:b/>
                <w:sz w:val="20"/>
              </w:rPr>
              <w:pPrChange w:id="1287" w:author="MUKOLWE" w:date="2024-11-23T01:39:00Z">
                <w:pPr>
                  <w:pStyle w:val="TableParagraph"/>
                  <w:spacing w:line="276" w:lineRule="auto"/>
                  <w:ind w:left="432"/>
                  <w:jc w:val="both"/>
                </w:pPr>
              </w:pPrChange>
            </w:pPr>
            <w:r>
              <w:rPr>
                <w:b/>
                <w:spacing w:val="-4"/>
                <w:sz w:val="20"/>
              </w:rPr>
              <w:t>Rent</w:t>
            </w:r>
          </w:p>
        </w:tc>
        <w:tc>
          <w:tcPr>
            <w:tcW w:w="963" w:type="dxa"/>
            <w:tcPrChange w:id="1288" w:author="MUKOLWE" w:date="2024-11-23T01:38:00Z">
              <w:tcPr>
                <w:tcW w:w="963" w:type="dxa"/>
              </w:tcPr>
            </w:tcPrChange>
          </w:tcPr>
          <w:p w14:paraId="02191AE7" w14:textId="77777777" w:rsidR="00E7388B" w:rsidRDefault="00E7388B">
            <w:pPr>
              <w:pStyle w:val="TableParagraph"/>
              <w:ind w:right="157"/>
              <w:rPr>
                <w:sz w:val="20"/>
              </w:rPr>
              <w:pPrChange w:id="1289" w:author="MUKOLWE" w:date="2024-11-23T01:39:00Z">
                <w:pPr>
                  <w:pStyle w:val="TableParagraph"/>
                  <w:spacing w:line="276" w:lineRule="auto"/>
                  <w:ind w:right="157"/>
                </w:pPr>
              </w:pPrChange>
            </w:pPr>
            <w:r>
              <w:rPr>
                <w:spacing w:val="-2"/>
                <w:sz w:val="20"/>
              </w:rPr>
              <w:t>17000</w:t>
            </w:r>
          </w:p>
        </w:tc>
        <w:tc>
          <w:tcPr>
            <w:tcW w:w="806" w:type="dxa"/>
            <w:tcPrChange w:id="1290" w:author="MUKOLWE" w:date="2024-11-23T01:38:00Z">
              <w:tcPr>
                <w:tcW w:w="806" w:type="dxa"/>
              </w:tcPr>
            </w:tcPrChange>
          </w:tcPr>
          <w:p w14:paraId="1829B41C" w14:textId="77777777" w:rsidR="00E7388B" w:rsidRDefault="00E7388B">
            <w:pPr>
              <w:pStyle w:val="TableParagraph"/>
              <w:rPr>
                <w:sz w:val="20"/>
              </w:rPr>
              <w:pPrChange w:id="1291" w:author="MUKOLWE" w:date="2024-11-23T01:39:00Z">
                <w:pPr>
                  <w:pStyle w:val="TableParagraph"/>
                  <w:spacing w:line="276" w:lineRule="auto"/>
                </w:pPr>
              </w:pPrChange>
            </w:pPr>
            <w:r>
              <w:rPr>
                <w:spacing w:val="-2"/>
                <w:sz w:val="20"/>
              </w:rPr>
              <w:t>17000</w:t>
            </w:r>
          </w:p>
        </w:tc>
        <w:tc>
          <w:tcPr>
            <w:tcW w:w="806" w:type="dxa"/>
            <w:tcPrChange w:id="1292" w:author="MUKOLWE" w:date="2024-11-23T01:38:00Z">
              <w:tcPr>
                <w:tcW w:w="806" w:type="dxa"/>
              </w:tcPr>
            </w:tcPrChange>
          </w:tcPr>
          <w:p w14:paraId="12EF65C0" w14:textId="77777777" w:rsidR="00E7388B" w:rsidRDefault="00E7388B">
            <w:pPr>
              <w:pStyle w:val="TableParagraph"/>
              <w:rPr>
                <w:sz w:val="20"/>
              </w:rPr>
              <w:pPrChange w:id="1293" w:author="MUKOLWE" w:date="2024-11-23T01:39:00Z">
                <w:pPr>
                  <w:pStyle w:val="TableParagraph"/>
                  <w:spacing w:line="276" w:lineRule="auto"/>
                </w:pPr>
              </w:pPrChange>
            </w:pPr>
            <w:r>
              <w:rPr>
                <w:spacing w:val="-2"/>
                <w:sz w:val="20"/>
              </w:rPr>
              <w:t>17000</w:t>
            </w:r>
          </w:p>
        </w:tc>
        <w:tc>
          <w:tcPr>
            <w:tcW w:w="904" w:type="dxa"/>
            <w:tcPrChange w:id="1294" w:author="MUKOLWE" w:date="2024-11-23T01:38:00Z">
              <w:tcPr>
                <w:tcW w:w="904" w:type="dxa"/>
              </w:tcPr>
            </w:tcPrChange>
          </w:tcPr>
          <w:p w14:paraId="051F3D7C" w14:textId="77777777" w:rsidR="00E7388B" w:rsidRDefault="00E7388B">
            <w:pPr>
              <w:pStyle w:val="TableParagraph"/>
              <w:rPr>
                <w:sz w:val="20"/>
              </w:rPr>
              <w:pPrChange w:id="1295" w:author="MUKOLWE" w:date="2024-11-23T01:39:00Z">
                <w:pPr>
                  <w:pStyle w:val="TableParagraph"/>
                  <w:spacing w:line="276" w:lineRule="auto"/>
                </w:pPr>
              </w:pPrChange>
            </w:pPr>
            <w:r>
              <w:rPr>
                <w:spacing w:val="-2"/>
                <w:sz w:val="20"/>
              </w:rPr>
              <w:t>17000</w:t>
            </w:r>
          </w:p>
        </w:tc>
        <w:tc>
          <w:tcPr>
            <w:tcW w:w="904" w:type="dxa"/>
            <w:tcPrChange w:id="1296" w:author="MUKOLWE" w:date="2024-11-23T01:38:00Z">
              <w:tcPr>
                <w:tcW w:w="904" w:type="dxa"/>
              </w:tcPr>
            </w:tcPrChange>
          </w:tcPr>
          <w:p w14:paraId="1A868382" w14:textId="77777777" w:rsidR="00E7388B" w:rsidRDefault="00E7388B">
            <w:pPr>
              <w:pStyle w:val="TableParagraph"/>
              <w:rPr>
                <w:sz w:val="20"/>
              </w:rPr>
              <w:pPrChange w:id="1297" w:author="MUKOLWE" w:date="2024-11-23T01:39:00Z">
                <w:pPr>
                  <w:pStyle w:val="TableParagraph"/>
                  <w:spacing w:line="276" w:lineRule="auto"/>
                </w:pPr>
              </w:pPrChange>
            </w:pPr>
            <w:r>
              <w:rPr>
                <w:spacing w:val="-2"/>
                <w:sz w:val="20"/>
              </w:rPr>
              <w:t>17000</w:t>
            </w:r>
          </w:p>
        </w:tc>
        <w:tc>
          <w:tcPr>
            <w:tcW w:w="904" w:type="dxa"/>
            <w:tcPrChange w:id="1298" w:author="MUKOLWE" w:date="2024-11-23T01:38:00Z">
              <w:tcPr>
                <w:tcW w:w="904" w:type="dxa"/>
              </w:tcPr>
            </w:tcPrChange>
          </w:tcPr>
          <w:p w14:paraId="356FD450" w14:textId="77777777" w:rsidR="00E7388B" w:rsidRDefault="00E7388B">
            <w:pPr>
              <w:pStyle w:val="TableParagraph"/>
              <w:rPr>
                <w:sz w:val="20"/>
              </w:rPr>
              <w:pPrChange w:id="1299" w:author="MUKOLWE" w:date="2024-11-23T01:39:00Z">
                <w:pPr>
                  <w:pStyle w:val="TableParagraph"/>
                  <w:spacing w:line="276" w:lineRule="auto"/>
                </w:pPr>
              </w:pPrChange>
            </w:pPr>
            <w:r>
              <w:rPr>
                <w:spacing w:val="-2"/>
                <w:sz w:val="20"/>
              </w:rPr>
              <w:t>17000</w:t>
            </w:r>
          </w:p>
        </w:tc>
        <w:tc>
          <w:tcPr>
            <w:tcW w:w="904" w:type="dxa"/>
            <w:tcPrChange w:id="1300" w:author="MUKOLWE" w:date="2024-11-23T01:38:00Z">
              <w:tcPr>
                <w:tcW w:w="904" w:type="dxa"/>
              </w:tcPr>
            </w:tcPrChange>
          </w:tcPr>
          <w:p w14:paraId="1E30E2D9" w14:textId="77777777" w:rsidR="00E7388B" w:rsidRDefault="00E7388B">
            <w:pPr>
              <w:pStyle w:val="TableParagraph"/>
              <w:rPr>
                <w:sz w:val="20"/>
              </w:rPr>
              <w:pPrChange w:id="1301" w:author="MUKOLWE" w:date="2024-11-23T01:39:00Z">
                <w:pPr>
                  <w:pStyle w:val="TableParagraph"/>
                  <w:spacing w:line="276" w:lineRule="auto"/>
                </w:pPr>
              </w:pPrChange>
            </w:pPr>
            <w:r>
              <w:rPr>
                <w:spacing w:val="-2"/>
                <w:sz w:val="20"/>
              </w:rPr>
              <w:t>17000</w:t>
            </w:r>
          </w:p>
        </w:tc>
        <w:tc>
          <w:tcPr>
            <w:tcW w:w="904" w:type="dxa"/>
            <w:tcPrChange w:id="1302" w:author="MUKOLWE" w:date="2024-11-23T01:38:00Z">
              <w:tcPr>
                <w:tcW w:w="904" w:type="dxa"/>
              </w:tcPr>
            </w:tcPrChange>
          </w:tcPr>
          <w:p w14:paraId="547B53E1" w14:textId="77777777" w:rsidR="00E7388B" w:rsidRDefault="00E7388B">
            <w:pPr>
              <w:pStyle w:val="TableParagraph"/>
              <w:rPr>
                <w:sz w:val="20"/>
              </w:rPr>
              <w:pPrChange w:id="1303" w:author="MUKOLWE" w:date="2024-11-23T01:39:00Z">
                <w:pPr>
                  <w:pStyle w:val="TableParagraph"/>
                  <w:spacing w:line="276" w:lineRule="auto"/>
                </w:pPr>
              </w:pPrChange>
            </w:pPr>
            <w:r>
              <w:rPr>
                <w:spacing w:val="-2"/>
                <w:sz w:val="20"/>
              </w:rPr>
              <w:t>17000</w:t>
            </w:r>
          </w:p>
        </w:tc>
        <w:tc>
          <w:tcPr>
            <w:tcW w:w="904" w:type="dxa"/>
            <w:tcPrChange w:id="1304" w:author="MUKOLWE" w:date="2024-11-23T01:38:00Z">
              <w:tcPr>
                <w:tcW w:w="904" w:type="dxa"/>
              </w:tcPr>
            </w:tcPrChange>
          </w:tcPr>
          <w:p w14:paraId="1A4DCFA8" w14:textId="77777777" w:rsidR="00E7388B" w:rsidRDefault="00E7388B">
            <w:pPr>
              <w:pStyle w:val="TableParagraph"/>
              <w:rPr>
                <w:sz w:val="20"/>
              </w:rPr>
              <w:pPrChange w:id="1305" w:author="MUKOLWE" w:date="2024-11-23T01:39:00Z">
                <w:pPr>
                  <w:pStyle w:val="TableParagraph"/>
                  <w:spacing w:line="276" w:lineRule="auto"/>
                </w:pPr>
              </w:pPrChange>
            </w:pPr>
            <w:r>
              <w:rPr>
                <w:spacing w:val="-2"/>
                <w:sz w:val="20"/>
              </w:rPr>
              <w:t>17000</w:t>
            </w:r>
          </w:p>
        </w:tc>
        <w:tc>
          <w:tcPr>
            <w:tcW w:w="904" w:type="dxa"/>
            <w:tcPrChange w:id="1306" w:author="MUKOLWE" w:date="2024-11-23T01:38:00Z">
              <w:tcPr>
                <w:tcW w:w="904" w:type="dxa"/>
              </w:tcPr>
            </w:tcPrChange>
          </w:tcPr>
          <w:p w14:paraId="36242F9B" w14:textId="77777777" w:rsidR="00E7388B" w:rsidRDefault="00E7388B">
            <w:pPr>
              <w:pStyle w:val="TableParagraph"/>
              <w:rPr>
                <w:sz w:val="20"/>
              </w:rPr>
              <w:pPrChange w:id="1307" w:author="MUKOLWE" w:date="2024-11-23T01:39:00Z">
                <w:pPr>
                  <w:pStyle w:val="TableParagraph"/>
                  <w:spacing w:line="276" w:lineRule="auto"/>
                </w:pPr>
              </w:pPrChange>
            </w:pPr>
            <w:r>
              <w:rPr>
                <w:spacing w:val="-2"/>
                <w:sz w:val="20"/>
              </w:rPr>
              <w:t>17000</w:t>
            </w:r>
          </w:p>
        </w:tc>
        <w:tc>
          <w:tcPr>
            <w:tcW w:w="1172" w:type="dxa"/>
            <w:tcPrChange w:id="1308" w:author="MUKOLWE" w:date="2024-11-23T01:38:00Z">
              <w:tcPr>
                <w:tcW w:w="1172" w:type="dxa"/>
              </w:tcPr>
            </w:tcPrChange>
          </w:tcPr>
          <w:p w14:paraId="25432367" w14:textId="77777777" w:rsidR="00E7388B" w:rsidRDefault="00E7388B">
            <w:pPr>
              <w:pStyle w:val="TableParagraph"/>
              <w:rPr>
                <w:sz w:val="20"/>
              </w:rPr>
              <w:pPrChange w:id="1309" w:author="MUKOLWE" w:date="2024-11-23T01:39:00Z">
                <w:pPr>
                  <w:pStyle w:val="TableParagraph"/>
                  <w:spacing w:line="276" w:lineRule="auto"/>
                </w:pPr>
              </w:pPrChange>
            </w:pPr>
            <w:r>
              <w:rPr>
                <w:spacing w:val="-2"/>
                <w:sz w:val="20"/>
              </w:rPr>
              <w:t>17000</w:t>
            </w:r>
          </w:p>
        </w:tc>
        <w:tc>
          <w:tcPr>
            <w:tcW w:w="1081" w:type="dxa"/>
            <w:tcPrChange w:id="1310" w:author="MUKOLWE" w:date="2024-11-23T01:38:00Z">
              <w:tcPr>
                <w:tcW w:w="1081" w:type="dxa"/>
              </w:tcPr>
            </w:tcPrChange>
          </w:tcPr>
          <w:p w14:paraId="1BB1F4F2" w14:textId="77777777" w:rsidR="00E7388B" w:rsidRDefault="00E7388B">
            <w:pPr>
              <w:pStyle w:val="TableParagraph"/>
              <w:ind w:left="198"/>
              <w:rPr>
                <w:sz w:val="20"/>
              </w:rPr>
              <w:pPrChange w:id="1311" w:author="MUKOLWE" w:date="2024-11-23T01:39:00Z">
                <w:pPr>
                  <w:pStyle w:val="TableParagraph"/>
                  <w:spacing w:line="276" w:lineRule="auto"/>
                  <w:ind w:left="198"/>
                </w:pPr>
              </w:pPrChange>
            </w:pPr>
            <w:r>
              <w:rPr>
                <w:spacing w:val="-2"/>
                <w:sz w:val="20"/>
              </w:rPr>
              <w:t>17000</w:t>
            </w:r>
          </w:p>
        </w:tc>
      </w:tr>
      <w:tr w:rsidR="00E7388B" w14:paraId="10F4CF94" w14:textId="77777777" w:rsidTr="00064BCB">
        <w:trPr>
          <w:trHeight w:val="391"/>
          <w:trPrChange w:id="1312" w:author="MUKOLWE" w:date="2024-11-23T01:38:00Z">
            <w:trPr>
              <w:trHeight w:val="493"/>
            </w:trPr>
          </w:trPrChange>
        </w:trPr>
        <w:tc>
          <w:tcPr>
            <w:tcW w:w="1906" w:type="dxa"/>
            <w:tcPrChange w:id="1313" w:author="MUKOLWE" w:date="2024-11-23T01:38:00Z">
              <w:tcPr>
                <w:tcW w:w="1906" w:type="dxa"/>
              </w:tcPr>
            </w:tcPrChange>
          </w:tcPr>
          <w:p w14:paraId="6E7D0534" w14:textId="77777777" w:rsidR="00E7388B" w:rsidRDefault="00E7388B">
            <w:pPr>
              <w:pStyle w:val="TableParagraph"/>
              <w:ind w:left="432"/>
              <w:jc w:val="both"/>
              <w:rPr>
                <w:b/>
                <w:sz w:val="20"/>
              </w:rPr>
              <w:pPrChange w:id="1314" w:author="MUKOLWE" w:date="2024-11-23T01:39:00Z">
                <w:pPr>
                  <w:pStyle w:val="TableParagraph"/>
                  <w:spacing w:line="276" w:lineRule="auto"/>
                  <w:ind w:left="432"/>
                  <w:jc w:val="both"/>
                </w:pPr>
              </w:pPrChange>
            </w:pPr>
            <w:r>
              <w:rPr>
                <w:b/>
                <w:spacing w:val="-2"/>
                <w:sz w:val="20"/>
              </w:rPr>
              <w:t>Payroll</w:t>
            </w:r>
          </w:p>
        </w:tc>
        <w:tc>
          <w:tcPr>
            <w:tcW w:w="963" w:type="dxa"/>
            <w:tcPrChange w:id="1315" w:author="MUKOLWE" w:date="2024-11-23T01:38:00Z">
              <w:tcPr>
                <w:tcW w:w="963" w:type="dxa"/>
              </w:tcPr>
            </w:tcPrChange>
          </w:tcPr>
          <w:p w14:paraId="4D3D7E45" w14:textId="77777777" w:rsidR="00E7388B" w:rsidRDefault="00E7388B">
            <w:pPr>
              <w:pStyle w:val="TableParagraph"/>
              <w:ind w:right="157"/>
              <w:rPr>
                <w:sz w:val="20"/>
              </w:rPr>
              <w:pPrChange w:id="1316" w:author="MUKOLWE" w:date="2024-11-23T01:39:00Z">
                <w:pPr>
                  <w:pStyle w:val="TableParagraph"/>
                  <w:spacing w:line="276" w:lineRule="auto"/>
                  <w:ind w:right="157"/>
                </w:pPr>
              </w:pPrChange>
            </w:pPr>
            <w:r>
              <w:rPr>
                <w:spacing w:val="-5"/>
                <w:sz w:val="20"/>
              </w:rPr>
              <w:t>320</w:t>
            </w:r>
          </w:p>
        </w:tc>
        <w:tc>
          <w:tcPr>
            <w:tcW w:w="806" w:type="dxa"/>
            <w:tcPrChange w:id="1317" w:author="MUKOLWE" w:date="2024-11-23T01:38:00Z">
              <w:tcPr>
                <w:tcW w:w="806" w:type="dxa"/>
              </w:tcPr>
            </w:tcPrChange>
          </w:tcPr>
          <w:p w14:paraId="4B2209F0" w14:textId="77777777" w:rsidR="00E7388B" w:rsidRDefault="00E7388B">
            <w:pPr>
              <w:pStyle w:val="TableParagraph"/>
              <w:rPr>
                <w:sz w:val="20"/>
              </w:rPr>
              <w:pPrChange w:id="1318" w:author="MUKOLWE" w:date="2024-11-23T01:39:00Z">
                <w:pPr>
                  <w:pStyle w:val="TableParagraph"/>
                  <w:spacing w:line="276" w:lineRule="auto"/>
                </w:pPr>
              </w:pPrChange>
            </w:pPr>
            <w:r>
              <w:rPr>
                <w:spacing w:val="-5"/>
                <w:sz w:val="20"/>
              </w:rPr>
              <w:t>328</w:t>
            </w:r>
          </w:p>
        </w:tc>
        <w:tc>
          <w:tcPr>
            <w:tcW w:w="806" w:type="dxa"/>
            <w:tcPrChange w:id="1319" w:author="MUKOLWE" w:date="2024-11-23T01:38:00Z">
              <w:tcPr>
                <w:tcW w:w="806" w:type="dxa"/>
              </w:tcPr>
            </w:tcPrChange>
          </w:tcPr>
          <w:p w14:paraId="73E4131A" w14:textId="77777777" w:rsidR="00E7388B" w:rsidRDefault="00E7388B">
            <w:pPr>
              <w:pStyle w:val="TableParagraph"/>
              <w:rPr>
                <w:sz w:val="20"/>
              </w:rPr>
              <w:pPrChange w:id="1320" w:author="MUKOLWE" w:date="2024-11-23T01:39:00Z">
                <w:pPr>
                  <w:pStyle w:val="TableParagraph"/>
                  <w:spacing w:line="276" w:lineRule="auto"/>
                </w:pPr>
              </w:pPrChange>
            </w:pPr>
            <w:r>
              <w:rPr>
                <w:spacing w:val="-5"/>
                <w:sz w:val="20"/>
              </w:rPr>
              <w:t>320</w:t>
            </w:r>
          </w:p>
        </w:tc>
        <w:tc>
          <w:tcPr>
            <w:tcW w:w="904" w:type="dxa"/>
            <w:tcPrChange w:id="1321" w:author="MUKOLWE" w:date="2024-11-23T01:38:00Z">
              <w:tcPr>
                <w:tcW w:w="904" w:type="dxa"/>
              </w:tcPr>
            </w:tcPrChange>
          </w:tcPr>
          <w:p w14:paraId="0FBDC143" w14:textId="77777777" w:rsidR="00E7388B" w:rsidRDefault="00E7388B">
            <w:pPr>
              <w:pStyle w:val="TableParagraph"/>
              <w:rPr>
                <w:sz w:val="20"/>
              </w:rPr>
              <w:pPrChange w:id="1322" w:author="MUKOLWE" w:date="2024-11-23T01:39:00Z">
                <w:pPr>
                  <w:pStyle w:val="TableParagraph"/>
                  <w:spacing w:line="276" w:lineRule="auto"/>
                </w:pPr>
              </w:pPrChange>
            </w:pPr>
            <w:r>
              <w:rPr>
                <w:spacing w:val="-5"/>
                <w:sz w:val="20"/>
              </w:rPr>
              <w:t>320</w:t>
            </w:r>
          </w:p>
        </w:tc>
        <w:tc>
          <w:tcPr>
            <w:tcW w:w="904" w:type="dxa"/>
            <w:tcPrChange w:id="1323" w:author="MUKOLWE" w:date="2024-11-23T01:38:00Z">
              <w:tcPr>
                <w:tcW w:w="904" w:type="dxa"/>
              </w:tcPr>
            </w:tcPrChange>
          </w:tcPr>
          <w:p w14:paraId="7DABE1B5" w14:textId="77777777" w:rsidR="00E7388B" w:rsidRDefault="00E7388B">
            <w:pPr>
              <w:pStyle w:val="TableParagraph"/>
              <w:rPr>
                <w:sz w:val="20"/>
              </w:rPr>
              <w:pPrChange w:id="1324" w:author="MUKOLWE" w:date="2024-11-23T01:39:00Z">
                <w:pPr>
                  <w:pStyle w:val="TableParagraph"/>
                  <w:spacing w:line="276" w:lineRule="auto"/>
                </w:pPr>
              </w:pPrChange>
            </w:pPr>
            <w:r>
              <w:rPr>
                <w:spacing w:val="-5"/>
                <w:sz w:val="20"/>
              </w:rPr>
              <w:t>320</w:t>
            </w:r>
          </w:p>
        </w:tc>
        <w:tc>
          <w:tcPr>
            <w:tcW w:w="904" w:type="dxa"/>
            <w:tcPrChange w:id="1325" w:author="MUKOLWE" w:date="2024-11-23T01:38:00Z">
              <w:tcPr>
                <w:tcW w:w="904" w:type="dxa"/>
              </w:tcPr>
            </w:tcPrChange>
          </w:tcPr>
          <w:p w14:paraId="45FEC9B3" w14:textId="77777777" w:rsidR="00E7388B" w:rsidRDefault="00E7388B">
            <w:pPr>
              <w:pStyle w:val="TableParagraph"/>
              <w:rPr>
                <w:sz w:val="20"/>
              </w:rPr>
              <w:pPrChange w:id="1326" w:author="MUKOLWE" w:date="2024-11-23T01:39:00Z">
                <w:pPr>
                  <w:pStyle w:val="TableParagraph"/>
                  <w:spacing w:line="276" w:lineRule="auto"/>
                </w:pPr>
              </w:pPrChange>
            </w:pPr>
            <w:r>
              <w:rPr>
                <w:spacing w:val="-5"/>
                <w:sz w:val="20"/>
              </w:rPr>
              <w:t>320</w:t>
            </w:r>
          </w:p>
        </w:tc>
        <w:tc>
          <w:tcPr>
            <w:tcW w:w="904" w:type="dxa"/>
            <w:tcPrChange w:id="1327" w:author="MUKOLWE" w:date="2024-11-23T01:38:00Z">
              <w:tcPr>
                <w:tcW w:w="904" w:type="dxa"/>
              </w:tcPr>
            </w:tcPrChange>
          </w:tcPr>
          <w:p w14:paraId="5A8CB610" w14:textId="77777777" w:rsidR="00E7388B" w:rsidRDefault="00E7388B">
            <w:pPr>
              <w:pStyle w:val="TableParagraph"/>
              <w:rPr>
                <w:sz w:val="20"/>
              </w:rPr>
              <w:pPrChange w:id="1328" w:author="MUKOLWE" w:date="2024-11-23T01:39:00Z">
                <w:pPr>
                  <w:pStyle w:val="TableParagraph"/>
                  <w:spacing w:line="276" w:lineRule="auto"/>
                </w:pPr>
              </w:pPrChange>
            </w:pPr>
            <w:r>
              <w:rPr>
                <w:spacing w:val="-5"/>
                <w:sz w:val="20"/>
              </w:rPr>
              <w:t>320</w:t>
            </w:r>
          </w:p>
        </w:tc>
        <w:tc>
          <w:tcPr>
            <w:tcW w:w="904" w:type="dxa"/>
            <w:tcPrChange w:id="1329" w:author="MUKOLWE" w:date="2024-11-23T01:38:00Z">
              <w:tcPr>
                <w:tcW w:w="904" w:type="dxa"/>
              </w:tcPr>
            </w:tcPrChange>
          </w:tcPr>
          <w:p w14:paraId="63315C14" w14:textId="77777777" w:rsidR="00E7388B" w:rsidRDefault="00E7388B">
            <w:pPr>
              <w:pStyle w:val="TableParagraph"/>
              <w:rPr>
                <w:sz w:val="20"/>
              </w:rPr>
              <w:pPrChange w:id="1330" w:author="MUKOLWE" w:date="2024-11-23T01:39:00Z">
                <w:pPr>
                  <w:pStyle w:val="TableParagraph"/>
                  <w:spacing w:line="276" w:lineRule="auto"/>
                </w:pPr>
              </w:pPrChange>
            </w:pPr>
            <w:r>
              <w:rPr>
                <w:spacing w:val="-5"/>
                <w:sz w:val="20"/>
              </w:rPr>
              <w:t>328</w:t>
            </w:r>
          </w:p>
        </w:tc>
        <w:tc>
          <w:tcPr>
            <w:tcW w:w="904" w:type="dxa"/>
            <w:tcPrChange w:id="1331" w:author="MUKOLWE" w:date="2024-11-23T01:38:00Z">
              <w:tcPr>
                <w:tcW w:w="904" w:type="dxa"/>
              </w:tcPr>
            </w:tcPrChange>
          </w:tcPr>
          <w:p w14:paraId="77A6440D" w14:textId="77777777" w:rsidR="00E7388B" w:rsidRDefault="00E7388B">
            <w:pPr>
              <w:pStyle w:val="TableParagraph"/>
              <w:rPr>
                <w:sz w:val="20"/>
              </w:rPr>
              <w:pPrChange w:id="1332" w:author="MUKOLWE" w:date="2024-11-23T01:39:00Z">
                <w:pPr>
                  <w:pStyle w:val="TableParagraph"/>
                  <w:spacing w:line="276" w:lineRule="auto"/>
                </w:pPr>
              </w:pPrChange>
            </w:pPr>
            <w:r>
              <w:rPr>
                <w:spacing w:val="-5"/>
                <w:sz w:val="20"/>
              </w:rPr>
              <w:t>320</w:t>
            </w:r>
          </w:p>
        </w:tc>
        <w:tc>
          <w:tcPr>
            <w:tcW w:w="904" w:type="dxa"/>
            <w:tcPrChange w:id="1333" w:author="MUKOLWE" w:date="2024-11-23T01:38:00Z">
              <w:tcPr>
                <w:tcW w:w="904" w:type="dxa"/>
              </w:tcPr>
            </w:tcPrChange>
          </w:tcPr>
          <w:p w14:paraId="408DB04B" w14:textId="77777777" w:rsidR="00E7388B" w:rsidRDefault="00E7388B">
            <w:pPr>
              <w:pStyle w:val="TableParagraph"/>
              <w:rPr>
                <w:sz w:val="20"/>
              </w:rPr>
              <w:pPrChange w:id="1334" w:author="MUKOLWE" w:date="2024-11-23T01:39:00Z">
                <w:pPr>
                  <w:pStyle w:val="TableParagraph"/>
                  <w:spacing w:line="276" w:lineRule="auto"/>
                </w:pPr>
              </w:pPrChange>
            </w:pPr>
            <w:r>
              <w:rPr>
                <w:spacing w:val="-5"/>
                <w:sz w:val="20"/>
              </w:rPr>
              <w:t>320</w:t>
            </w:r>
          </w:p>
        </w:tc>
        <w:tc>
          <w:tcPr>
            <w:tcW w:w="1172" w:type="dxa"/>
            <w:tcPrChange w:id="1335" w:author="MUKOLWE" w:date="2024-11-23T01:38:00Z">
              <w:tcPr>
                <w:tcW w:w="1172" w:type="dxa"/>
              </w:tcPr>
            </w:tcPrChange>
          </w:tcPr>
          <w:p w14:paraId="16B0F39B" w14:textId="77777777" w:rsidR="00E7388B" w:rsidRDefault="00E7388B">
            <w:pPr>
              <w:pStyle w:val="TableParagraph"/>
              <w:rPr>
                <w:sz w:val="20"/>
              </w:rPr>
              <w:pPrChange w:id="1336" w:author="MUKOLWE" w:date="2024-11-23T01:39:00Z">
                <w:pPr>
                  <w:pStyle w:val="TableParagraph"/>
                  <w:spacing w:line="276" w:lineRule="auto"/>
                </w:pPr>
              </w:pPrChange>
            </w:pPr>
            <w:r>
              <w:rPr>
                <w:spacing w:val="-5"/>
                <w:sz w:val="20"/>
              </w:rPr>
              <w:t>320</w:t>
            </w:r>
          </w:p>
        </w:tc>
        <w:tc>
          <w:tcPr>
            <w:tcW w:w="1081" w:type="dxa"/>
            <w:tcPrChange w:id="1337" w:author="MUKOLWE" w:date="2024-11-23T01:38:00Z">
              <w:tcPr>
                <w:tcW w:w="1081" w:type="dxa"/>
              </w:tcPr>
            </w:tcPrChange>
          </w:tcPr>
          <w:p w14:paraId="1D7E4A4B" w14:textId="77777777" w:rsidR="00E7388B" w:rsidRDefault="00E7388B">
            <w:pPr>
              <w:pStyle w:val="TableParagraph"/>
              <w:ind w:left="198"/>
              <w:rPr>
                <w:sz w:val="20"/>
              </w:rPr>
              <w:pPrChange w:id="1338" w:author="MUKOLWE" w:date="2024-11-23T01:39:00Z">
                <w:pPr>
                  <w:pStyle w:val="TableParagraph"/>
                  <w:spacing w:line="276" w:lineRule="auto"/>
                  <w:ind w:left="198"/>
                </w:pPr>
              </w:pPrChange>
            </w:pPr>
            <w:r>
              <w:rPr>
                <w:spacing w:val="-5"/>
                <w:sz w:val="20"/>
              </w:rPr>
              <w:t>328</w:t>
            </w:r>
          </w:p>
        </w:tc>
      </w:tr>
      <w:tr w:rsidR="00E14B75" w14:paraId="63375809" w14:textId="77777777" w:rsidTr="0010022D">
        <w:trPr>
          <w:trHeight w:val="345"/>
        </w:trPr>
        <w:tc>
          <w:tcPr>
            <w:tcW w:w="1906" w:type="dxa"/>
          </w:tcPr>
          <w:p w14:paraId="1ACC1A50" w14:textId="77777777" w:rsidR="00E7388B" w:rsidRDefault="00E7388B">
            <w:pPr>
              <w:pStyle w:val="TableParagraph"/>
              <w:ind w:left="432"/>
              <w:jc w:val="both"/>
              <w:rPr>
                <w:b/>
                <w:sz w:val="20"/>
              </w:rPr>
              <w:pPrChange w:id="1339" w:author="MUKOLWE" w:date="2024-11-23T01:39:00Z">
                <w:pPr>
                  <w:pStyle w:val="TableParagraph"/>
                  <w:spacing w:line="276" w:lineRule="auto"/>
                  <w:ind w:left="432"/>
                  <w:jc w:val="both"/>
                </w:pPr>
              </w:pPrChange>
            </w:pPr>
            <w:r>
              <w:rPr>
                <w:b/>
                <w:spacing w:val="-2"/>
                <w:sz w:val="20"/>
              </w:rPr>
              <w:t>Other</w:t>
            </w:r>
          </w:p>
        </w:tc>
        <w:tc>
          <w:tcPr>
            <w:tcW w:w="963" w:type="dxa"/>
          </w:tcPr>
          <w:p w14:paraId="231A35B9" w14:textId="77777777" w:rsidR="00E7388B" w:rsidRDefault="00E7388B">
            <w:pPr>
              <w:pStyle w:val="TableParagraph"/>
              <w:rPr>
                <w:sz w:val="20"/>
              </w:rPr>
              <w:pPrChange w:id="1340" w:author="MUKOLWE" w:date="2024-11-23T01:39:00Z">
                <w:pPr>
                  <w:pStyle w:val="TableParagraph"/>
                  <w:spacing w:line="276" w:lineRule="auto"/>
                </w:pPr>
              </w:pPrChange>
            </w:pPr>
          </w:p>
        </w:tc>
        <w:tc>
          <w:tcPr>
            <w:tcW w:w="806" w:type="dxa"/>
          </w:tcPr>
          <w:p w14:paraId="3F8BB8B3" w14:textId="77777777" w:rsidR="00E7388B" w:rsidRDefault="00E7388B">
            <w:pPr>
              <w:pStyle w:val="TableParagraph"/>
              <w:rPr>
                <w:sz w:val="20"/>
              </w:rPr>
              <w:pPrChange w:id="1341" w:author="MUKOLWE" w:date="2024-11-23T01:39:00Z">
                <w:pPr>
                  <w:pStyle w:val="TableParagraph"/>
                  <w:spacing w:line="276" w:lineRule="auto"/>
                </w:pPr>
              </w:pPrChange>
            </w:pPr>
          </w:p>
        </w:tc>
        <w:tc>
          <w:tcPr>
            <w:tcW w:w="806" w:type="dxa"/>
          </w:tcPr>
          <w:p w14:paraId="6E39713C" w14:textId="77777777" w:rsidR="00E7388B" w:rsidRDefault="00E7388B">
            <w:pPr>
              <w:pStyle w:val="TableParagraph"/>
              <w:rPr>
                <w:sz w:val="20"/>
              </w:rPr>
              <w:pPrChange w:id="1342" w:author="MUKOLWE" w:date="2024-11-23T01:39:00Z">
                <w:pPr>
                  <w:pStyle w:val="TableParagraph"/>
                  <w:spacing w:line="276" w:lineRule="auto"/>
                </w:pPr>
              </w:pPrChange>
            </w:pPr>
          </w:p>
        </w:tc>
        <w:tc>
          <w:tcPr>
            <w:tcW w:w="904" w:type="dxa"/>
          </w:tcPr>
          <w:p w14:paraId="2CB9EC35" w14:textId="77777777" w:rsidR="00E7388B" w:rsidRDefault="00E7388B">
            <w:pPr>
              <w:pStyle w:val="TableParagraph"/>
              <w:rPr>
                <w:sz w:val="20"/>
              </w:rPr>
              <w:pPrChange w:id="1343" w:author="MUKOLWE" w:date="2024-11-23T01:39:00Z">
                <w:pPr>
                  <w:pStyle w:val="TableParagraph"/>
                  <w:spacing w:line="276" w:lineRule="auto"/>
                </w:pPr>
              </w:pPrChange>
            </w:pPr>
          </w:p>
        </w:tc>
        <w:tc>
          <w:tcPr>
            <w:tcW w:w="904" w:type="dxa"/>
          </w:tcPr>
          <w:p w14:paraId="73A765D2" w14:textId="77777777" w:rsidR="00E7388B" w:rsidRDefault="00E7388B">
            <w:pPr>
              <w:pStyle w:val="TableParagraph"/>
              <w:rPr>
                <w:sz w:val="20"/>
              </w:rPr>
              <w:pPrChange w:id="1344" w:author="MUKOLWE" w:date="2024-11-23T01:39:00Z">
                <w:pPr>
                  <w:pStyle w:val="TableParagraph"/>
                  <w:spacing w:line="276" w:lineRule="auto"/>
                </w:pPr>
              </w:pPrChange>
            </w:pPr>
          </w:p>
        </w:tc>
        <w:tc>
          <w:tcPr>
            <w:tcW w:w="904" w:type="dxa"/>
          </w:tcPr>
          <w:p w14:paraId="77FA2ECF" w14:textId="77777777" w:rsidR="00E7388B" w:rsidRDefault="00E7388B">
            <w:pPr>
              <w:pStyle w:val="TableParagraph"/>
              <w:rPr>
                <w:sz w:val="20"/>
              </w:rPr>
              <w:pPrChange w:id="1345" w:author="MUKOLWE" w:date="2024-11-23T01:39:00Z">
                <w:pPr>
                  <w:pStyle w:val="TableParagraph"/>
                  <w:spacing w:line="276" w:lineRule="auto"/>
                </w:pPr>
              </w:pPrChange>
            </w:pPr>
          </w:p>
        </w:tc>
        <w:tc>
          <w:tcPr>
            <w:tcW w:w="904" w:type="dxa"/>
          </w:tcPr>
          <w:p w14:paraId="53E2AF6A" w14:textId="77777777" w:rsidR="00E7388B" w:rsidRDefault="00E7388B">
            <w:pPr>
              <w:pStyle w:val="TableParagraph"/>
              <w:rPr>
                <w:sz w:val="20"/>
              </w:rPr>
              <w:pPrChange w:id="1346" w:author="MUKOLWE" w:date="2024-11-23T01:39:00Z">
                <w:pPr>
                  <w:pStyle w:val="TableParagraph"/>
                  <w:spacing w:line="276" w:lineRule="auto"/>
                </w:pPr>
              </w:pPrChange>
            </w:pPr>
          </w:p>
        </w:tc>
        <w:tc>
          <w:tcPr>
            <w:tcW w:w="904" w:type="dxa"/>
          </w:tcPr>
          <w:p w14:paraId="3A7044DC" w14:textId="77777777" w:rsidR="00E7388B" w:rsidRDefault="00E7388B">
            <w:pPr>
              <w:pStyle w:val="TableParagraph"/>
              <w:rPr>
                <w:sz w:val="20"/>
              </w:rPr>
              <w:pPrChange w:id="1347" w:author="MUKOLWE" w:date="2024-11-23T01:39:00Z">
                <w:pPr>
                  <w:pStyle w:val="TableParagraph"/>
                  <w:spacing w:line="276" w:lineRule="auto"/>
                </w:pPr>
              </w:pPrChange>
            </w:pPr>
          </w:p>
        </w:tc>
        <w:tc>
          <w:tcPr>
            <w:tcW w:w="904" w:type="dxa"/>
          </w:tcPr>
          <w:p w14:paraId="000E6D1D" w14:textId="77777777" w:rsidR="00E7388B" w:rsidRDefault="00E7388B">
            <w:pPr>
              <w:pStyle w:val="TableParagraph"/>
              <w:rPr>
                <w:sz w:val="20"/>
              </w:rPr>
              <w:pPrChange w:id="1348" w:author="MUKOLWE" w:date="2024-11-23T01:39:00Z">
                <w:pPr>
                  <w:pStyle w:val="TableParagraph"/>
                  <w:spacing w:line="276" w:lineRule="auto"/>
                </w:pPr>
              </w:pPrChange>
            </w:pPr>
          </w:p>
        </w:tc>
        <w:tc>
          <w:tcPr>
            <w:tcW w:w="904" w:type="dxa"/>
          </w:tcPr>
          <w:p w14:paraId="447CA60F" w14:textId="77777777" w:rsidR="00E7388B" w:rsidRDefault="00E7388B">
            <w:pPr>
              <w:pStyle w:val="TableParagraph"/>
              <w:rPr>
                <w:sz w:val="20"/>
              </w:rPr>
              <w:pPrChange w:id="1349" w:author="MUKOLWE" w:date="2024-11-23T01:39:00Z">
                <w:pPr>
                  <w:pStyle w:val="TableParagraph"/>
                  <w:spacing w:line="276" w:lineRule="auto"/>
                </w:pPr>
              </w:pPrChange>
            </w:pPr>
          </w:p>
        </w:tc>
        <w:tc>
          <w:tcPr>
            <w:tcW w:w="1172" w:type="dxa"/>
          </w:tcPr>
          <w:p w14:paraId="7CFB73F3" w14:textId="77777777" w:rsidR="00E7388B" w:rsidRDefault="00E7388B">
            <w:pPr>
              <w:pStyle w:val="TableParagraph"/>
              <w:rPr>
                <w:sz w:val="20"/>
              </w:rPr>
              <w:pPrChange w:id="1350" w:author="MUKOLWE" w:date="2024-11-23T01:39:00Z">
                <w:pPr>
                  <w:pStyle w:val="TableParagraph"/>
                  <w:spacing w:line="276" w:lineRule="auto"/>
                </w:pPr>
              </w:pPrChange>
            </w:pPr>
          </w:p>
        </w:tc>
        <w:tc>
          <w:tcPr>
            <w:tcW w:w="1081" w:type="dxa"/>
          </w:tcPr>
          <w:p w14:paraId="559C2B56" w14:textId="77777777" w:rsidR="00E7388B" w:rsidRDefault="00E7388B">
            <w:pPr>
              <w:pStyle w:val="TableParagraph"/>
              <w:rPr>
                <w:sz w:val="20"/>
              </w:rPr>
              <w:pPrChange w:id="1351" w:author="MUKOLWE" w:date="2024-11-23T01:39:00Z">
                <w:pPr>
                  <w:pStyle w:val="TableParagraph"/>
                  <w:spacing w:line="276" w:lineRule="auto"/>
                </w:pPr>
              </w:pPrChange>
            </w:pPr>
          </w:p>
        </w:tc>
      </w:tr>
      <w:tr w:rsidR="00E7388B" w14:paraId="1ECF1F47" w14:textId="77777777" w:rsidTr="00B737ED">
        <w:trPr>
          <w:trHeight w:val="297"/>
          <w:trPrChange w:id="1352" w:author="MUKOLWE" w:date="2024-11-26T05:41:00Z">
            <w:trPr>
              <w:trHeight w:val="453"/>
            </w:trPr>
          </w:trPrChange>
        </w:trPr>
        <w:tc>
          <w:tcPr>
            <w:tcW w:w="1906" w:type="dxa"/>
            <w:tcPrChange w:id="1353" w:author="MUKOLWE" w:date="2024-11-26T05:41:00Z">
              <w:tcPr>
                <w:tcW w:w="1906" w:type="dxa"/>
              </w:tcPr>
            </w:tcPrChange>
          </w:tcPr>
          <w:p w14:paraId="5D392A48" w14:textId="77777777" w:rsidR="00E7388B" w:rsidRDefault="00E7388B">
            <w:pPr>
              <w:pStyle w:val="TableParagraph"/>
              <w:ind w:left="30"/>
              <w:jc w:val="both"/>
              <w:rPr>
                <w:b/>
                <w:i/>
                <w:sz w:val="20"/>
              </w:rPr>
              <w:pPrChange w:id="1354" w:author="MUKOLWE" w:date="2024-11-26T05:41:00Z">
                <w:pPr>
                  <w:pStyle w:val="TableParagraph"/>
                  <w:spacing w:line="276" w:lineRule="auto"/>
                  <w:ind w:left="216"/>
                  <w:jc w:val="both"/>
                </w:pPr>
              </w:pPrChange>
            </w:pPr>
            <w:r>
              <w:rPr>
                <w:b/>
                <w:i/>
                <w:sz w:val="20"/>
              </w:rPr>
              <w:t>Total</w:t>
            </w:r>
            <w:r>
              <w:rPr>
                <w:b/>
                <w:i/>
                <w:spacing w:val="-6"/>
                <w:sz w:val="20"/>
              </w:rPr>
              <w:t xml:space="preserve"> </w:t>
            </w:r>
            <w:r>
              <w:rPr>
                <w:b/>
                <w:i/>
                <w:sz w:val="20"/>
              </w:rPr>
              <w:t>Cash</w:t>
            </w:r>
            <w:r>
              <w:rPr>
                <w:b/>
                <w:i/>
                <w:spacing w:val="-1"/>
                <w:sz w:val="20"/>
              </w:rPr>
              <w:t xml:space="preserve"> </w:t>
            </w:r>
            <w:r>
              <w:rPr>
                <w:b/>
                <w:i/>
                <w:spacing w:val="-5"/>
                <w:sz w:val="20"/>
              </w:rPr>
              <w:t>Out</w:t>
            </w:r>
          </w:p>
        </w:tc>
        <w:tc>
          <w:tcPr>
            <w:tcW w:w="963" w:type="dxa"/>
            <w:tcPrChange w:id="1355" w:author="MUKOLWE" w:date="2024-11-26T05:41:00Z">
              <w:tcPr>
                <w:tcW w:w="963" w:type="dxa"/>
              </w:tcPr>
            </w:tcPrChange>
          </w:tcPr>
          <w:p w14:paraId="75180443" w14:textId="77777777" w:rsidR="00E7388B" w:rsidRDefault="00E7388B">
            <w:pPr>
              <w:pStyle w:val="TableParagraph"/>
              <w:ind w:right="157"/>
              <w:rPr>
                <w:i/>
                <w:sz w:val="20"/>
              </w:rPr>
              <w:pPrChange w:id="1356" w:author="MUKOLWE" w:date="2024-11-23T01:39:00Z">
                <w:pPr>
                  <w:pStyle w:val="TableParagraph"/>
                  <w:spacing w:line="276" w:lineRule="auto"/>
                  <w:ind w:right="157"/>
                </w:pPr>
              </w:pPrChange>
            </w:pPr>
            <w:r>
              <w:rPr>
                <w:i/>
                <w:spacing w:val="-2"/>
                <w:sz w:val="20"/>
              </w:rPr>
              <w:t>41755</w:t>
            </w:r>
          </w:p>
        </w:tc>
        <w:tc>
          <w:tcPr>
            <w:tcW w:w="806" w:type="dxa"/>
            <w:tcPrChange w:id="1357" w:author="MUKOLWE" w:date="2024-11-26T05:41:00Z">
              <w:tcPr>
                <w:tcW w:w="806" w:type="dxa"/>
              </w:tcPr>
            </w:tcPrChange>
          </w:tcPr>
          <w:p w14:paraId="35688510" w14:textId="77777777" w:rsidR="00E7388B" w:rsidRDefault="00E7388B">
            <w:pPr>
              <w:pStyle w:val="TableParagraph"/>
              <w:rPr>
                <w:i/>
                <w:sz w:val="20"/>
              </w:rPr>
              <w:pPrChange w:id="1358" w:author="MUKOLWE" w:date="2024-11-23T01:39:00Z">
                <w:pPr>
                  <w:pStyle w:val="TableParagraph"/>
                  <w:spacing w:line="276" w:lineRule="auto"/>
                </w:pPr>
              </w:pPrChange>
            </w:pPr>
            <w:r>
              <w:rPr>
                <w:i/>
                <w:spacing w:val="-2"/>
                <w:sz w:val="20"/>
              </w:rPr>
              <w:t>42214</w:t>
            </w:r>
          </w:p>
        </w:tc>
        <w:tc>
          <w:tcPr>
            <w:tcW w:w="806" w:type="dxa"/>
            <w:tcPrChange w:id="1359" w:author="MUKOLWE" w:date="2024-11-26T05:41:00Z">
              <w:tcPr>
                <w:tcW w:w="806" w:type="dxa"/>
              </w:tcPr>
            </w:tcPrChange>
          </w:tcPr>
          <w:p w14:paraId="05C58112" w14:textId="77777777" w:rsidR="00E7388B" w:rsidRDefault="00E7388B">
            <w:pPr>
              <w:pStyle w:val="TableParagraph"/>
              <w:rPr>
                <w:i/>
                <w:sz w:val="20"/>
              </w:rPr>
              <w:pPrChange w:id="1360" w:author="MUKOLWE" w:date="2024-11-23T01:39:00Z">
                <w:pPr>
                  <w:pStyle w:val="TableParagraph"/>
                  <w:spacing w:line="276" w:lineRule="auto"/>
                </w:pPr>
              </w:pPrChange>
            </w:pPr>
            <w:r>
              <w:rPr>
                <w:i/>
                <w:spacing w:val="-2"/>
                <w:sz w:val="20"/>
              </w:rPr>
              <w:t>27085</w:t>
            </w:r>
          </w:p>
        </w:tc>
        <w:tc>
          <w:tcPr>
            <w:tcW w:w="904" w:type="dxa"/>
            <w:tcPrChange w:id="1361" w:author="MUKOLWE" w:date="2024-11-26T05:41:00Z">
              <w:tcPr>
                <w:tcW w:w="904" w:type="dxa"/>
              </w:tcPr>
            </w:tcPrChange>
          </w:tcPr>
          <w:p w14:paraId="04F5433E" w14:textId="77777777" w:rsidR="00E7388B" w:rsidRDefault="00E7388B">
            <w:pPr>
              <w:pStyle w:val="TableParagraph"/>
              <w:rPr>
                <w:i/>
                <w:sz w:val="20"/>
              </w:rPr>
              <w:pPrChange w:id="1362" w:author="MUKOLWE" w:date="2024-11-23T01:39:00Z">
                <w:pPr>
                  <w:pStyle w:val="TableParagraph"/>
                  <w:spacing w:line="276" w:lineRule="auto"/>
                </w:pPr>
              </w:pPrChange>
            </w:pPr>
            <w:r>
              <w:rPr>
                <w:i/>
                <w:spacing w:val="-2"/>
                <w:sz w:val="20"/>
              </w:rPr>
              <w:t>26520</w:t>
            </w:r>
          </w:p>
        </w:tc>
        <w:tc>
          <w:tcPr>
            <w:tcW w:w="904" w:type="dxa"/>
            <w:tcPrChange w:id="1363" w:author="MUKOLWE" w:date="2024-11-26T05:41:00Z">
              <w:tcPr>
                <w:tcW w:w="904" w:type="dxa"/>
              </w:tcPr>
            </w:tcPrChange>
          </w:tcPr>
          <w:p w14:paraId="502161BC" w14:textId="77777777" w:rsidR="00E7388B" w:rsidRDefault="00E7388B">
            <w:pPr>
              <w:pStyle w:val="TableParagraph"/>
              <w:rPr>
                <w:i/>
                <w:sz w:val="20"/>
              </w:rPr>
              <w:pPrChange w:id="1364" w:author="MUKOLWE" w:date="2024-11-23T01:39:00Z">
                <w:pPr>
                  <w:pStyle w:val="TableParagraph"/>
                  <w:spacing w:line="276" w:lineRule="auto"/>
                </w:pPr>
              </w:pPrChange>
            </w:pPr>
            <w:r>
              <w:rPr>
                <w:i/>
                <w:spacing w:val="-2"/>
                <w:sz w:val="20"/>
              </w:rPr>
              <w:t>27985</w:t>
            </w:r>
          </w:p>
        </w:tc>
        <w:tc>
          <w:tcPr>
            <w:tcW w:w="904" w:type="dxa"/>
            <w:tcPrChange w:id="1365" w:author="MUKOLWE" w:date="2024-11-26T05:41:00Z">
              <w:tcPr>
                <w:tcW w:w="904" w:type="dxa"/>
              </w:tcPr>
            </w:tcPrChange>
          </w:tcPr>
          <w:p w14:paraId="2BAF5CB0" w14:textId="77777777" w:rsidR="00E7388B" w:rsidRDefault="00E7388B">
            <w:pPr>
              <w:pStyle w:val="TableParagraph"/>
              <w:rPr>
                <w:i/>
                <w:sz w:val="20"/>
              </w:rPr>
              <w:pPrChange w:id="1366" w:author="MUKOLWE" w:date="2024-11-23T01:39:00Z">
                <w:pPr>
                  <w:pStyle w:val="TableParagraph"/>
                  <w:spacing w:line="276" w:lineRule="auto"/>
                </w:pPr>
              </w:pPrChange>
            </w:pPr>
            <w:r>
              <w:rPr>
                <w:i/>
                <w:spacing w:val="-2"/>
                <w:sz w:val="20"/>
              </w:rPr>
              <w:t>25806</w:t>
            </w:r>
          </w:p>
        </w:tc>
        <w:tc>
          <w:tcPr>
            <w:tcW w:w="904" w:type="dxa"/>
            <w:tcPrChange w:id="1367" w:author="MUKOLWE" w:date="2024-11-26T05:41:00Z">
              <w:tcPr>
                <w:tcW w:w="904" w:type="dxa"/>
              </w:tcPr>
            </w:tcPrChange>
          </w:tcPr>
          <w:p w14:paraId="01839B4A" w14:textId="77777777" w:rsidR="00E7388B" w:rsidRDefault="00E7388B">
            <w:pPr>
              <w:pStyle w:val="TableParagraph"/>
              <w:rPr>
                <w:i/>
                <w:sz w:val="20"/>
              </w:rPr>
              <w:pPrChange w:id="1368" w:author="MUKOLWE" w:date="2024-11-23T01:39:00Z">
                <w:pPr>
                  <w:pStyle w:val="TableParagraph"/>
                  <w:spacing w:line="276" w:lineRule="auto"/>
                </w:pPr>
              </w:pPrChange>
            </w:pPr>
            <w:r>
              <w:rPr>
                <w:i/>
                <w:spacing w:val="-2"/>
                <w:sz w:val="20"/>
              </w:rPr>
              <w:t>20205</w:t>
            </w:r>
          </w:p>
        </w:tc>
        <w:tc>
          <w:tcPr>
            <w:tcW w:w="904" w:type="dxa"/>
            <w:tcPrChange w:id="1369" w:author="MUKOLWE" w:date="2024-11-26T05:41:00Z">
              <w:tcPr>
                <w:tcW w:w="904" w:type="dxa"/>
              </w:tcPr>
            </w:tcPrChange>
          </w:tcPr>
          <w:p w14:paraId="30E92712" w14:textId="77777777" w:rsidR="00E7388B" w:rsidRDefault="00E7388B">
            <w:pPr>
              <w:pStyle w:val="TableParagraph"/>
              <w:rPr>
                <w:i/>
                <w:sz w:val="20"/>
              </w:rPr>
              <w:pPrChange w:id="1370" w:author="MUKOLWE" w:date="2024-11-23T01:39:00Z">
                <w:pPr>
                  <w:pStyle w:val="TableParagraph"/>
                  <w:spacing w:line="276" w:lineRule="auto"/>
                </w:pPr>
              </w:pPrChange>
            </w:pPr>
            <w:r>
              <w:rPr>
                <w:i/>
                <w:spacing w:val="-2"/>
                <w:sz w:val="20"/>
              </w:rPr>
              <w:t>22770</w:t>
            </w:r>
          </w:p>
        </w:tc>
        <w:tc>
          <w:tcPr>
            <w:tcW w:w="904" w:type="dxa"/>
            <w:tcPrChange w:id="1371" w:author="MUKOLWE" w:date="2024-11-26T05:41:00Z">
              <w:tcPr>
                <w:tcW w:w="904" w:type="dxa"/>
              </w:tcPr>
            </w:tcPrChange>
          </w:tcPr>
          <w:p w14:paraId="7B8CB86D" w14:textId="77777777" w:rsidR="00E7388B" w:rsidRDefault="00E7388B">
            <w:pPr>
              <w:pStyle w:val="TableParagraph"/>
              <w:rPr>
                <w:sz w:val="20"/>
              </w:rPr>
              <w:pPrChange w:id="1372" w:author="MUKOLWE" w:date="2024-11-23T01:39:00Z">
                <w:pPr>
                  <w:pStyle w:val="TableParagraph"/>
                  <w:spacing w:line="276" w:lineRule="auto"/>
                </w:pPr>
              </w:pPrChange>
            </w:pPr>
          </w:p>
        </w:tc>
        <w:tc>
          <w:tcPr>
            <w:tcW w:w="904" w:type="dxa"/>
            <w:tcPrChange w:id="1373" w:author="MUKOLWE" w:date="2024-11-26T05:41:00Z">
              <w:tcPr>
                <w:tcW w:w="904" w:type="dxa"/>
              </w:tcPr>
            </w:tcPrChange>
          </w:tcPr>
          <w:p w14:paraId="608C1F99" w14:textId="77777777" w:rsidR="00E7388B" w:rsidRDefault="00E7388B">
            <w:pPr>
              <w:pStyle w:val="TableParagraph"/>
              <w:rPr>
                <w:i/>
                <w:sz w:val="20"/>
              </w:rPr>
              <w:pPrChange w:id="1374" w:author="MUKOLWE" w:date="2024-11-23T01:39:00Z">
                <w:pPr>
                  <w:pStyle w:val="TableParagraph"/>
                  <w:spacing w:line="276" w:lineRule="auto"/>
                </w:pPr>
              </w:pPrChange>
            </w:pPr>
            <w:r>
              <w:rPr>
                <w:i/>
                <w:spacing w:val="-2"/>
                <w:sz w:val="20"/>
              </w:rPr>
              <w:t>23942</w:t>
            </w:r>
          </w:p>
        </w:tc>
        <w:tc>
          <w:tcPr>
            <w:tcW w:w="1172" w:type="dxa"/>
            <w:tcPrChange w:id="1375" w:author="MUKOLWE" w:date="2024-11-26T05:41:00Z">
              <w:tcPr>
                <w:tcW w:w="1172" w:type="dxa"/>
              </w:tcPr>
            </w:tcPrChange>
          </w:tcPr>
          <w:p w14:paraId="7AA52BB0" w14:textId="77777777" w:rsidR="00E7388B" w:rsidRDefault="00E7388B">
            <w:pPr>
              <w:pStyle w:val="TableParagraph"/>
              <w:rPr>
                <w:i/>
                <w:sz w:val="20"/>
              </w:rPr>
              <w:pPrChange w:id="1376" w:author="MUKOLWE" w:date="2024-11-23T01:39:00Z">
                <w:pPr>
                  <w:pStyle w:val="TableParagraph"/>
                  <w:spacing w:line="276" w:lineRule="auto"/>
                </w:pPr>
              </w:pPrChange>
            </w:pPr>
            <w:r>
              <w:rPr>
                <w:i/>
                <w:spacing w:val="-2"/>
                <w:sz w:val="20"/>
              </w:rPr>
              <w:t>34060</w:t>
            </w:r>
          </w:p>
        </w:tc>
        <w:tc>
          <w:tcPr>
            <w:tcW w:w="1081" w:type="dxa"/>
            <w:tcPrChange w:id="1377" w:author="MUKOLWE" w:date="2024-11-26T05:41:00Z">
              <w:tcPr>
                <w:tcW w:w="1081" w:type="dxa"/>
              </w:tcPr>
            </w:tcPrChange>
          </w:tcPr>
          <w:p w14:paraId="2D89E97D" w14:textId="77777777" w:rsidR="00E7388B" w:rsidRDefault="00E7388B">
            <w:pPr>
              <w:pStyle w:val="TableParagraph"/>
              <w:ind w:left="198"/>
              <w:rPr>
                <w:i/>
                <w:sz w:val="20"/>
              </w:rPr>
              <w:pPrChange w:id="1378" w:author="MUKOLWE" w:date="2024-11-23T01:39:00Z">
                <w:pPr>
                  <w:pStyle w:val="TableParagraph"/>
                  <w:spacing w:line="276" w:lineRule="auto"/>
                  <w:ind w:left="198"/>
                </w:pPr>
              </w:pPrChange>
            </w:pPr>
            <w:r>
              <w:rPr>
                <w:i/>
                <w:spacing w:val="-2"/>
                <w:sz w:val="20"/>
              </w:rPr>
              <w:t>22957</w:t>
            </w:r>
          </w:p>
        </w:tc>
      </w:tr>
      <w:tr w:rsidR="00E14B75" w14:paraId="36A1EDAB" w14:textId="77777777" w:rsidTr="00B737ED">
        <w:trPr>
          <w:trHeight w:val="273"/>
          <w:trPrChange w:id="1379" w:author="MUKOLWE" w:date="2024-11-26T05:41:00Z">
            <w:trPr>
              <w:trHeight w:val="433"/>
            </w:trPr>
          </w:trPrChange>
        </w:trPr>
        <w:tc>
          <w:tcPr>
            <w:tcW w:w="1906" w:type="dxa"/>
            <w:tcPrChange w:id="1380" w:author="MUKOLWE" w:date="2024-11-26T05:41:00Z">
              <w:tcPr>
                <w:tcW w:w="1906" w:type="dxa"/>
              </w:tcPr>
            </w:tcPrChange>
          </w:tcPr>
          <w:p w14:paraId="0AEFA97C" w14:textId="2E0FC17F" w:rsidR="00E7388B" w:rsidRDefault="00E7388B">
            <w:pPr>
              <w:pStyle w:val="TableParagraph"/>
              <w:ind w:left="30"/>
              <w:jc w:val="both"/>
              <w:rPr>
                <w:b/>
                <w:sz w:val="20"/>
              </w:rPr>
              <w:pPrChange w:id="1381" w:author="MUKOLWE" w:date="2024-11-26T05:41:00Z">
                <w:pPr>
                  <w:pStyle w:val="TableParagraph"/>
                  <w:spacing w:line="276" w:lineRule="auto"/>
                  <w:ind w:left="216" w:right="267"/>
                  <w:jc w:val="both"/>
                </w:pPr>
              </w:pPrChange>
            </w:pPr>
            <w:r>
              <w:rPr>
                <w:b/>
                <w:spacing w:val="-2"/>
                <w:sz w:val="20"/>
              </w:rPr>
              <w:t xml:space="preserve">Ending </w:t>
            </w:r>
            <w:del w:id="1382" w:author="MUKOLWE" w:date="2024-11-26T05:41:00Z">
              <w:r w:rsidDel="00B737ED">
                <w:rPr>
                  <w:b/>
                  <w:spacing w:val="-2"/>
                  <w:sz w:val="20"/>
                </w:rPr>
                <w:delText>B</w:delText>
              </w:r>
            </w:del>
            <w:ins w:id="1383" w:author="MUKOLWE" w:date="2024-11-26T05:41:00Z">
              <w:r w:rsidR="00B737ED">
                <w:rPr>
                  <w:b/>
                  <w:spacing w:val="-2"/>
                  <w:sz w:val="20"/>
                </w:rPr>
                <w:t>b</w:t>
              </w:r>
            </w:ins>
            <w:r>
              <w:rPr>
                <w:b/>
                <w:spacing w:val="-2"/>
                <w:sz w:val="20"/>
              </w:rPr>
              <w:t>alance</w:t>
            </w:r>
          </w:p>
        </w:tc>
        <w:tc>
          <w:tcPr>
            <w:tcW w:w="963" w:type="dxa"/>
            <w:tcPrChange w:id="1384" w:author="MUKOLWE" w:date="2024-11-26T05:41:00Z">
              <w:tcPr>
                <w:tcW w:w="963" w:type="dxa"/>
              </w:tcPr>
            </w:tcPrChange>
          </w:tcPr>
          <w:p w14:paraId="2745A07D" w14:textId="77777777" w:rsidR="00E7388B" w:rsidRDefault="00E7388B">
            <w:pPr>
              <w:pStyle w:val="TableParagraph"/>
              <w:ind w:right="157"/>
              <w:rPr>
                <w:sz w:val="20"/>
              </w:rPr>
              <w:pPrChange w:id="1385" w:author="MUKOLWE" w:date="2024-11-23T01:39:00Z">
                <w:pPr>
                  <w:pStyle w:val="TableParagraph"/>
                  <w:spacing w:line="276" w:lineRule="auto"/>
                  <w:ind w:right="157"/>
                </w:pPr>
              </w:pPrChange>
            </w:pPr>
            <w:r>
              <w:rPr>
                <w:spacing w:val="-2"/>
                <w:sz w:val="20"/>
              </w:rPr>
              <w:t>10425</w:t>
            </w:r>
          </w:p>
        </w:tc>
        <w:tc>
          <w:tcPr>
            <w:tcW w:w="806" w:type="dxa"/>
            <w:tcPrChange w:id="1386" w:author="MUKOLWE" w:date="2024-11-26T05:41:00Z">
              <w:tcPr>
                <w:tcW w:w="806" w:type="dxa"/>
              </w:tcPr>
            </w:tcPrChange>
          </w:tcPr>
          <w:p w14:paraId="352A95DB" w14:textId="77777777" w:rsidR="00E7388B" w:rsidRDefault="00E7388B">
            <w:pPr>
              <w:pStyle w:val="TableParagraph"/>
              <w:rPr>
                <w:sz w:val="20"/>
              </w:rPr>
              <w:pPrChange w:id="1387" w:author="MUKOLWE" w:date="2024-11-23T01:39:00Z">
                <w:pPr>
                  <w:pStyle w:val="TableParagraph"/>
                  <w:spacing w:line="276" w:lineRule="auto"/>
                </w:pPr>
              </w:pPrChange>
            </w:pPr>
            <w:r>
              <w:rPr>
                <w:spacing w:val="-2"/>
                <w:sz w:val="20"/>
              </w:rPr>
              <w:t>20946</w:t>
            </w:r>
          </w:p>
        </w:tc>
        <w:tc>
          <w:tcPr>
            <w:tcW w:w="806" w:type="dxa"/>
            <w:tcPrChange w:id="1388" w:author="MUKOLWE" w:date="2024-11-26T05:41:00Z">
              <w:tcPr>
                <w:tcW w:w="806" w:type="dxa"/>
              </w:tcPr>
            </w:tcPrChange>
          </w:tcPr>
          <w:p w14:paraId="3DC3C01C" w14:textId="77777777" w:rsidR="00E7388B" w:rsidRDefault="00E7388B">
            <w:pPr>
              <w:pStyle w:val="TableParagraph"/>
              <w:rPr>
                <w:sz w:val="20"/>
              </w:rPr>
              <w:pPrChange w:id="1389" w:author="MUKOLWE" w:date="2024-11-23T01:39:00Z">
                <w:pPr>
                  <w:pStyle w:val="TableParagraph"/>
                  <w:spacing w:line="276" w:lineRule="auto"/>
                </w:pPr>
              </w:pPrChange>
            </w:pPr>
            <w:r>
              <w:rPr>
                <w:spacing w:val="-2"/>
                <w:sz w:val="20"/>
              </w:rPr>
              <w:t>62535</w:t>
            </w:r>
          </w:p>
        </w:tc>
        <w:tc>
          <w:tcPr>
            <w:tcW w:w="904" w:type="dxa"/>
            <w:tcPrChange w:id="1390" w:author="MUKOLWE" w:date="2024-11-26T05:41:00Z">
              <w:tcPr>
                <w:tcW w:w="904" w:type="dxa"/>
              </w:tcPr>
            </w:tcPrChange>
          </w:tcPr>
          <w:p w14:paraId="19ADCBF0" w14:textId="77777777" w:rsidR="00E7388B" w:rsidRDefault="00E7388B">
            <w:pPr>
              <w:pStyle w:val="TableParagraph"/>
              <w:rPr>
                <w:sz w:val="20"/>
              </w:rPr>
              <w:pPrChange w:id="1391" w:author="MUKOLWE" w:date="2024-11-23T01:39:00Z">
                <w:pPr>
                  <w:pStyle w:val="TableParagraph"/>
                  <w:spacing w:line="276" w:lineRule="auto"/>
                </w:pPr>
              </w:pPrChange>
            </w:pPr>
            <w:r>
              <w:rPr>
                <w:spacing w:val="-2"/>
                <w:sz w:val="20"/>
              </w:rPr>
              <w:t>159440</w:t>
            </w:r>
          </w:p>
        </w:tc>
        <w:tc>
          <w:tcPr>
            <w:tcW w:w="904" w:type="dxa"/>
            <w:tcPrChange w:id="1392" w:author="MUKOLWE" w:date="2024-11-26T05:41:00Z">
              <w:tcPr>
                <w:tcW w:w="904" w:type="dxa"/>
              </w:tcPr>
            </w:tcPrChange>
          </w:tcPr>
          <w:p w14:paraId="3B7580E4" w14:textId="77777777" w:rsidR="00E7388B" w:rsidRDefault="00E7388B">
            <w:pPr>
              <w:pStyle w:val="TableParagraph"/>
              <w:rPr>
                <w:sz w:val="20"/>
              </w:rPr>
              <w:pPrChange w:id="1393" w:author="MUKOLWE" w:date="2024-11-23T01:39:00Z">
                <w:pPr>
                  <w:pStyle w:val="TableParagraph"/>
                  <w:spacing w:line="276" w:lineRule="auto"/>
                </w:pPr>
              </w:pPrChange>
            </w:pPr>
            <w:r>
              <w:rPr>
                <w:spacing w:val="-2"/>
                <w:sz w:val="20"/>
              </w:rPr>
              <w:t>156373</w:t>
            </w:r>
          </w:p>
        </w:tc>
        <w:tc>
          <w:tcPr>
            <w:tcW w:w="904" w:type="dxa"/>
            <w:tcPrChange w:id="1394" w:author="MUKOLWE" w:date="2024-11-26T05:41:00Z">
              <w:tcPr>
                <w:tcW w:w="904" w:type="dxa"/>
              </w:tcPr>
            </w:tcPrChange>
          </w:tcPr>
          <w:p w14:paraId="25DE8857" w14:textId="77777777" w:rsidR="00E7388B" w:rsidRDefault="00E7388B">
            <w:pPr>
              <w:pStyle w:val="TableParagraph"/>
              <w:rPr>
                <w:sz w:val="20"/>
              </w:rPr>
              <w:pPrChange w:id="1395" w:author="MUKOLWE" w:date="2024-11-23T01:39:00Z">
                <w:pPr>
                  <w:pStyle w:val="TableParagraph"/>
                  <w:spacing w:line="276" w:lineRule="auto"/>
                </w:pPr>
              </w:pPrChange>
            </w:pPr>
            <w:r>
              <w:rPr>
                <w:spacing w:val="-2"/>
                <w:sz w:val="20"/>
              </w:rPr>
              <w:t>155832</w:t>
            </w:r>
          </w:p>
        </w:tc>
        <w:tc>
          <w:tcPr>
            <w:tcW w:w="904" w:type="dxa"/>
            <w:tcPrChange w:id="1396" w:author="MUKOLWE" w:date="2024-11-26T05:41:00Z">
              <w:tcPr>
                <w:tcW w:w="904" w:type="dxa"/>
              </w:tcPr>
            </w:tcPrChange>
          </w:tcPr>
          <w:p w14:paraId="65213F74" w14:textId="77777777" w:rsidR="00E7388B" w:rsidRDefault="00E7388B">
            <w:pPr>
              <w:pStyle w:val="TableParagraph"/>
              <w:rPr>
                <w:sz w:val="20"/>
              </w:rPr>
              <w:pPrChange w:id="1397" w:author="MUKOLWE" w:date="2024-11-23T01:39:00Z">
                <w:pPr>
                  <w:pStyle w:val="TableParagraph"/>
                  <w:spacing w:line="276" w:lineRule="auto"/>
                </w:pPr>
              </w:pPrChange>
            </w:pPr>
            <w:r>
              <w:rPr>
                <w:spacing w:val="-2"/>
                <w:sz w:val="20"/>
              </w:rPr>
              <w:t>164775</w:t>
            </w:r>
          </w:p>
        </w:tc>
        <w:tc>
          <w:tcPr>
            <w:tcW w:w="904" w:type="dxa"/>
            <w:tcPrChange w:id="1398" w:author="MUKOLWE" w:date="2024-11-26T05:41:00Z">
              <w:tcPr>
                <w:tcW w:w="904" w:type="dxa"/>
              </w:tcPr>
            </w:tcPrChange>
          </w:tcPr>
          <w:p w14:paraId="478C3AC7" w14:textId="77777777" w:rsidR="00E7388B" w:rsidRDefault="00E7388B">
            <w:pPr>
              <w:pStyle w:val="TableParagraph"/>
              <w:rPr>
                <w:sz w:val="20"/>
              </w:rPr>
              <w:pPrChange w:id="1399" w:author="MUKOLWE" w:date="2024-11-23T01:39:00Z">
                <w:pPr>
                  <w:pStyle w:val="TableParagraph"/>
                  <w:spacing w:line="276" w:lineRule="auto"/>
                </w:pPr>
              </w:pPrChange>
            </w:pPr>
            <w:r>
              <w:rPr>
                <w:spacing w:val="-2"/>
                <w:sz w:val="20"/>
              </w:rPr>
              <w:t>175585</w:t>
            </w:r>
          </w:p>
        </w:tc>
        <w:tc>
          <w:tcPr>
            <w:tcW w:w="904" w:type="dxa"/>
            <w:tcPrChange w:id="1400" w:author="MUKOLWE" w:date="2024-11-26T05:41:00Z">
              <w:tcPr>
                <w:tcW w:w="904" w:type="dxa"/>
              </w:tcPr>
            </w:tcPrChange>
          </w:tcPr>
          <w:p w14:paraId="69B7C4E0" w14:textId="77777777" w:rsidR="00E7388B" w:rsidRDefault="00E7388B">
            <w:pPr>
              <w:pStyle w:val="TableParagraph"/>
              <w:rPr>
                <w:sz w:val="20"/>
              </w:rPr>
              <w:pPrChange w:id="1401" w:author="MUKOLWE" w:date="2024-11-23T01:39:00Z">
                <w:pPr>
                  <w:pStyle w:val="TableParagraph"/>
                  <w:spacing w:line="276" w:lineRule="auto"/>
                </w:pPr>
              </w:pPrChange>
            </w:pPr>
            <w:r>
              <w:rPr>
                <w:spacing w:val="-2"/>
                <w:sz w:val="20"/>
              </w:rPr>
              <w:t>193198</w:t>
            </w:r>
          </w:p>
        </w:tc>
        <w:tc>
          <w:tcPr>
            <w:tcW w:w="904" w:type="dxa"/>
            <w:tcPrChange w:id="1402" w:author="MUKOLWE" w:date="2024-11-26T05:41:00Z">
              <w:tcPr>
                <w:tcW w:w="904" w:type="dxa"/>
              </w:tcPr>
            </w:tcPrChange>
          </w:tcPr>
          <w:p w14:paraId="4A08A462" w14:textId="77777777" w:rsidR="00E7388B" w:rsidRDefault="00E7388B">
            <w:pPr>
              <w:pStyle w:val="TableParagraph"/>
              <w:rPr>
                <w:sz w:val="20"/>
              </w:rPr>
              <w:pPrChange w:id="1403" w:author="MUKOLWE" w:date="2024-11-23T01:39:00Z">
                <w:pPr>
                  <w:pStyle w:val="TableParagraph"/>
                  <w:spacing w:line="276" w:lineRule="auto"/>
                </w:pPr>
              </w:pPrChange>
            </w:pPr>
            <w:r>
              <w:rPr>
                <w:spacing w:val="-2"/>
                <w:sz w:val="20"/>
              </w:rPr>
              <w:t>193198</w:t>
            </w:r>
          </w:p>
        </w:tc>
        <w:tc>
          <w:tcPr>
            <w:tcW w:w="1172" w:type="dxa"/>
            <w:tcPrChange w:id="1404" w:author="MUKOLWE" w:date="2024-11-26T05:41:00Z">
              <w:tcPr>
                <w:tcW w:w="1172" w:type="dxa"/>
              </w:tcPr>
            </w:tcPrChange>
          </w:tcPr>
          <w:p w14:paraId="489729BB" w14:textId="77777777" w:rsidR="00E7388B" w:rsidRDefault="00E7388B">
            <w:pPr>
              <w:pStyle w:val="TableParagraph"/>
              <w:rPr>
                <w:sz w:val="20"/>
              </w:rPr>
              <w:pPrChange w:id="1405" w:author="MUKOLWE" w:date="2024-11-23T01:39:00Z">
                <w:pPr>
                  <w:pStyle w:val="TableParagraph"/>
                  <w:spacing w:line="276" w:lineRule="auto"/>
                </w:pPr>
              </w:pPrChange>
            </w:pPr>
            <w:r>
              <w:rPr>
                <w:spacing w:val="-2"/>
                <w:sz w:val="20"/>
              </w:rPr>
              <w:t>201288</w:t>
            </w:r>
          </w:p>
        </w:tc>
        <w:tc>
          <w:tcPr>
            <w:tcW w:w="1081" w:type="dxa"/>
            <w:tcPrChange w:id="1406" w:author="MUKOLWE" w:date="2024-11-26T05:41:00Z">
              <w:tcPr>
                <w:tcW w:w="1081" w:type="dxa"/>
              </w:tcPr>
            </w:tcPrChange>
          </w:tcPr>
          <w:p w14:paraId="6A28B483" w14:textId="77777777" w:rsidR="00E7388B" w:rsidRDefault="00E7388B">
            <w:pPr>
              <w:pStyle w:val="TableParagraph"/>
              <w:ind w:left="198"/>
              <w:rPr>
                <w:sz w:val="20"/>
              </w:rPr>
              <w:pPrChange w:id="1407" w:author="MUKOLWE" w:date="2024-11-23T01:39:00Z">
                <w:pPr>
                  <w:pStyle w:val="TableParagraph"/>
                  <w:spacing w:line="276" w:lineRule="auto"/>
                  <w:ind w:left="198"/>
                </w:pPr>
              </w:pPrChange>
            </w:pPr>
            <w:r>
              <w:rPr>
                <w:spacing w:val="-2"/>
                <w:sz w:val="20"/>
              </w:rPr>
              <w:t>208321</w:t>
            </w:r>
          </w:p>
        </w:tc>
      </w:tr>
      <w:tr w:rsidR="00E7388B" w14:paraId="3497B97F" w14:textId="77777777" w:rsidTr="00F07B64">
        <w:trPr>
          <w:trHeight w:val="449"/>
          <w:trPrChange w:id="1408" w:author="MUKOLWE" w:date="2024-11-23T01:40:00Z">
            <w:trPr>
              <w:trHeight w:val="580"/>
            </w:trPr>
          </w:trPrChange>
        </w:trPr>
        <w:tc>
          <w:tcPr>
            <w:tcW w:w="1906" w:type="dxa"/>
            <w:tcPrChange w:id="1409" w:author="MUKOLWE" w:date="2024-11-23T01:40:00Z">
              <w:tcPr>
                <w:tcW w:w="1906" w:type="dxa"/>
              </w:tcPr>
            </w:tcPrChange>
          </w:tcPr>
          <w:p w14:paraId="7D27780F" w14:textId="28CA2270" w:rsidR="00E7388B" w:rsidRDefault="00E7388B">
            <w:pPr>
              <w:pStyle w:val="TableParagraph"/>
              <w:ind w:left="31"/>
              <w:jc w:val="both"/>
              <w:rPr>
                <w:b/>
                <w:sz w:val="20"/>
              </w:rPr>
              <w:pPrChange w:id="1410" w:author="MUKOLWE" w:date="2024-11-23T01:39:00Z">
                <w:pPr>
                  <w:pStyle w:val="TableParagraph"/>
                  <w:spacing w:line="276" w:lineRule="auto"/>
                  <w:ind w:left="216"/>
                  <w:jc w:val="both"/>
                </w:pPr>
              </w:pPrChange>
            </w:pPr>
            <w:r>
              <w:rPr>
                <w:b/>
                <w:sz w:val="20"/>
              </w:rPr>
              <w:t>Change</w:t>
            </w:r>
            <w:ins w:id="1411" w:author="MUKOLWE" w:date="2024-11-26T05:40:00Z">
              <w:r w:rsidR="00B737ED">
                <w:rPr>
                  <w:b/>
                  <w:sz w:val="20"/>
                </w:rPr>
                <w:t xml:space="preserve"> </w:t>
              </w:r>
            </w:ins>
            <w:r>
              <w:rPr>
                <w:b/>
                <w:sz w:val="20"/>
              </w:rPr>
              <w:t>(cash</w:t>
            </w:r>
            <w:r>
              <w:rPr>
                <w:b/>
                <w:spacing w:val="-12"/>
                <w:sz w:val="20"/>
              </w:rPr>
              <w:t xml:space="preserve"> </w:t>
            </w:r>
            <w:r>
              <w:rPr>
                <w:b/>
                <w:spacing w:val="-4"/>
                <w:sz w:val="20"/>
              </w:rPr>
              <w:t>flow)</w:t>
            </w:r>
            <w:ins w:id="1412" w:author="MUKOLWE" w:date="2024-11-26T05:40:00Z">
              <w:r w:rsidR="00B737ED">
                <w:rPr>
                  <w:b/>
                  <w:spacing w:val="-4"/>
                  <w:sz w:val="20"/>
                </w:rPr>
                <w:t>-Ksh.</w:t>
              </w:r>
            </w:ins>
          </w:p>
        </w:tc>
        <w:tc>
          <w:tcPr>
            <w:tcW w:w="963" w:type="dxa"/>
            <w:tcPrChange w:id="1413" w:author="MUKOLWE" w:date="2024-11-23T01:40:00Z">
              <w:tcPr>
                <w:tcW w:w="963" w:type="dxa"/>
              </w:tcPr>
            </w:tcPrChange>
          </w:tcPr>
          <w:p w14:paraId="6E35C777" w14:textId="79AD1D98" w:rsidR="00E7388B" w:rsidRDefault="00E7388B">
            <w:pPr>
              <w:pStyle w:val="TableParagraph"/>
              <w:ind w:right="157"/>
              <w:rPr>
                <w:b/>
                <w:sz w:val="20"/>
              </w:rPr>
              <w:pPrChange w:id="1414" w:author="MUKOLWE" w:date="2024-11-23T01:39:00Z">
                <w:pPr>
                  <w:pStyle w:val="TableParagraph"/>
                  <w:spacing w:line="276" w:lineRule="auto"/>
                  <w:ind w:right="157"/>
                </w:pPr>
              </w:pPrChange>
            </w:pPr>
            <w:r>
              <w:rPr>
                <w:b/>
                <w:spacing w:val="-2"/>
                <w:sz w:val="20"/>
              </w:rPr>
              <w:t>10</w:t>
            </w:r>
            <w:ins w:id="1415" w:author="MUKOLWE" w:date="2024-11-26T05:40:00Z">
              <w:r w:rsidR="00B737ED">
                <w:rPr>
                  <w:b/>
                  <w:spacing w:val="-2"/>
                  <w:sz w:val="20"/>
                </w:rPr>
                <w:t>,</w:t>
              </w:r>
            </w:ins>
            <w:r>
              <w:rPr>
                <w:b/>
                <w:spacing w:val="-2"/>
                <w:sz w:val="20"/>
              </w:rPr>
              <w:t>425</w:t>
            </w:r>
          </w:p>
        </w:tc>
        <w:tc>
          <w:tcPr>
            <w:tcW w:w="806" w:type="dxa"/>
            <w:tcPrChange w:id="1416" w:author="MUKOLWE" w:date="2024-11-23T01:40:00Z">
              <w:tcPr>
                <w:tcW w:w="806" w:type="dxa"/>
              </w:tcPr>
            </w:tcPrChange>
          </w:tcPr>
          <w:p w14:paraId="20320F5A" w14:textId="20966149" w:rsidR="00E7388B" w:rsidRDefault="00E7388B">
            <w:pPr>
              <w:pStyle w:val="TableParagraph"/>
              <w:rPr>
                <w:b/>
                <w:sz w:val="20"/>
              </w:rPr>
              <w:pPrChange w:id="1417" w:author="MUKOLWE" w:date="2024-11-23T01:39:00Z">
                <w:pPr>
                  <w:pStyle w:val="TableParagraph"/>
                  <w:spacing w:line="276" w:lineRule="auto"/>
                </w:pPr>
              </w:pPrChange>
            </w:pPr>
            <w:r>
              <w:rPr>
                <w:b/>
                <w:spacing w:val="-2"/>
                <w:sz w:val="20"/>
              </w:rPr>
              <w:t>20</w:t>
            </w:r>
            <w:ins w:id="1418" w:author="MUKOLWE" w:date="2024-11-26T05:40:00Z">
              <w:r w:rsidR="00B737ED">
                <w:rPr>
                  <w:b/>
                  <w:spacing w:val="-2"/>
                  <w:sz w:val="20"/>
                </w:rPr>
                <w:t>,</w:t>
              </w:r>
            </w:ins>
            <w:r>
              <w:rPr>
                <w:b/>
                <w:spacing w:val="-2"/>
                <w:sz w:val="20"/>
              </w:rPr>
              <w:t>946</w:t>
            </w:r>
          </w:p>
        </w:tc>
        <w:tc>
          <w:tcPr>
            <w:tcW w:w="806" w:type="dxa"/>
            <w:tcPrChange w:id="1419" w:author="MUKOLWE" w:date="2024-11-23T01:40:00Z">
              <w:tcPr>
                <w:tcW w:w="806" w:type="dxa"/>
              </w:tcPr>
            </w:tcPrChange>
          </w:tcPr>
          <w:p w14:paraId="3B83B18F" w14:textId="4B8CD3C1" w:rsidR="00E7388B" w:rsidRDefault="00E7388B">
            <w:pPr>
              <w:pStyle w:val="TableParagraph"/>
              <w:rPr>
                <w:b/>
                <w:sz w:val="20"/>
              </w:rPr>
              <w:pPrChange w:id="1420" w:author="MUKOLWE" w:date="2024-11-23T01:39:00Z">
                <w:pPr>
                  <w:pStyle w:val="TableParagraph"/>
                  <w:spacing w:line="276" w:lineRule="auto"/>
                </w:pPr>
              </w:pPrChange>
            </w:pPr>
            <w:r>
              <w:rPr>
                <w:b/>
                <w:spacing w:val="-2"/>
                <w:sz w:val="20"/>
              </w:rPr>
              <w:t>62</w:t>
            </w:r>
            <w:ins w:id="1421" w:author="MUKOLWE" w:date="2024-11-26T05:40:00Z">
              <w:r w:rsidR="00B737ED">
                <w:rPr>
                  <w:b/>
                  <w:spacing w:val="-2"/>
                  <w:sz w:val="20"/>
                </w:rPr>
                <w:t>,</w:t>
              </w:r>
            </w:ins>
            <w:r>
              <w:rPr>
                <w:b/>
                <w:spacing w:val="-2"/>
                <w:sz w:val="20"/>
              </w:rPr>
              <w:t>535</w:t>
            </w:r>
          </w:p>
        </w:tc>
        <w:tc>
          <w:tcPr>
            <w:tcW w:w="904" w:type="dxa"/>
            <w:tcPrChange w:id="1422" w:author="MUKOLWE" w:date="2024-11-23T01:40:00Z">
              <w:tcPr>
                <w:tcW w:w="904" w:type="dxa"/>
              </w:tcPr>
            </w:tcPrChange>
          </w:tcPr>
          <w:p w14:paraId="463F87D3" w14:textId="683E5D07" w:rsidR="00E7388B" w:rsidRDefault="00E7388B">
            <w:pPr>
              <w:pStyle w:val="TableParagraph"/>
              <w:rPr>
                <w:b/>
                <w:sz w:val="20"/>
              </w:rPr>
              <w:pPrChange w:id="1423" w:author="MUKOLWE" w:date="2024-11-23T01:39:00Z">
                <w:pPr>
                  <w:pStyle w:val="TableParagraph"/>
                  <w:spacing w:line="276" w:lineRule="auto"/>
                </w:pPr>
              </w:pPrChange>
            </w:pPr>
            <w:r>
              <w:rPr>
                <w:b/>
                <w:spacing w:val="-2"/>
                <w:sz w:val="20"/>
              </w:rPr>
              <w:t>159</w:t>
            </w:r>
            <w:ins w:id="1424" w:author="MUKOLWE" w:date="2024-11-26T05:40:00Z">
              <w:r w:rsidR="00B737ED">
                <w:rPr>
                  <w:b/>
                  <w:spacing w:val="-2"/>
                  <w:sz w:val="20"/>
                </w:rPr>
                <w:t>,</w:t>
              </w:r>
            </w:ins>
            <w:r>
              <w:rPr>
                <w:b/>
                <w:spacing w:val="-2"/>
                <w:sz w:val="20"/>
              </w:rPr>
              <w:t>440</w:t>
            </w:r>
          </w:p>
        </w:tc>
        <w:tc>
          <w:tcPr>
            <w:tcW w:w="904" w:type="dxa"/>
            <w:tcPrChange w:id="1425" w:author="MUKOLWE" w:date="2024-11-23T01:40:00Z">
              <w:tcPr>
                <w:tcW w:w="904" w:type="dxa"/>
              </w:tcPr>
            </w:tcPrChange>
          </w:tcPr>
          <w:p w14:paraId="0E4A916E" w14:textId="6327722C" w:rsidR="00E7388B" w:rsidRDefault="00E7388B">
            <w:pPr>
              <w:pStyle w:val="TableParagraph"/>
              <w:rPr>
                <w:b/>
                <w:sz w:val="20"/>
              </w:rPr>
              <w:pPrChange w:id="1426" w:author="MUKOLWE" w:date="2024-11-23T01:39:00Z">
                <w:pPr>
                  <w:pStyle w:val="TableParagraph"/>
                  <w:spacing w:line="276" w:lineRule="auto"/>
                </w:pPr>
              </w:pPrChange>
            </w:pPr>
            <w:r>
              <w:rPr>
                <w:b/>
                <w:spacing w:val="-2"/>
                <w:sz w:val="20"/>
              </w:rPr>
              <w:t>156</w:t>
            </w:r>
            <w:ins w:id="1427" w:author="MUKOLWE" w:date="2024-11-26T05:40:00Z">
              <w:r w:rsidR="00B737ED">
                <w:rPr>
                  <w:b/>
                  <w:spacing w:val="-2"/>
                  <w:sz w:val="20"/>
                </w:rPr>
                <w:t>,</w:t>
              </w:r>
            </w:ins>
            <w:r>
              <w:rPr>
                <w:b/>
                <w:spacing w:val="-2"/>
                <w:sz w:val="20"/>
              </w:rPr>
              <w:t>373</w:t>
            </w:r>
          </w:p>
        </w:tc>
        <w:tc>
          <w:tcPr>
            <w:tcW w:w="904" w:type="dxa"/>
            <w:tcPrChange w:id="1428" w:author="MUKOLWE" w:date="2024-11-23T01:40:00Z">
              <w:tcPr>
                <w:tcW w:w="904" w:type="dxa"/>
              </w:tcPr>
            </w:tcPrChange>
          </w:tcPr>
          <w:p w14:paraId="5DB9F264" w14:textId="37D3C325" w:rsidR="00E7388B" w:rsidRDefault="00E7388B">
            <w:pPr>
              <w:pStyle w:val="TableParagraph"/>
              <w:rPr>
                <w:b/>
                <w:sz w:val="20"/>
              </w:rPr>
              <w:pPrChange w:id="1429" w:author="MUKOLWE" w:date="2024-11-23T01:39:00Z">
                <w:pPr>
                  <w:pStyle w:val="TableParagraph"/>
                  <w:spacing w:line="276" w:lineRule="auto"/>
                </w:pPr>
              </w:pPrChange>
            </w:pPr>
            <w:r>
              <w:rPr>
                <w:b/>
                <w:spacing w:val="-2"/>
                <w:sz w:val="20"/>
              </w:rPr>
              <w:t>155</w:t>
            </w:r>
            <w:ins w:id="1430" w:author="MUKOLWE" w:date="2024-11-26T05:40:00Z">
              <w:r w:rsidR="00B737ED">
                <w:rPr>
                  <w:b/>
                  <w:spacing w:val="-2"/>
                  <w:sz w:val="20"/>
                </w:rPr>
                <w:t>,</w:t>
              </w:r>
            </w:ins>
            <w:r>
              <w:rPr>
                <w:b/>
                <w:spacing w:val="-2"/>
                <w:sz w:val="20"/>
              </w:rPr>
              <w:t>832</w:t>
            </w:r>
          </w:p>
        </w:tc>
        <w:tc>
          <w:tcPr>
            <w:tcW w:w="904" w:type="dxa"/>
            <w:tcPrChange w:id="1431" w:author="MUKOLWE" w:date="2024-11-23T01:40:00Z">
              <w:tcPr>
                <w:tcW w:w="904" w:type="dxa"/>
              </w:tcPr>
            </w:tcPrChange>
          </w:tcPr>
          <w:p w14:paraId="4194C078" w14:textId="5C84A958" w:rsidR="00E7388B" w:rsidRDefault="00E7388B">
            <w:pPr>
              <w:pStyle w:val="TableParagraph"/>
              <w:rPr>
                <w:b/>
                <w:sz w:val="20"/>
              </w:rPr>
              <w:pPrChange w:id="1432" w:author="MUKOLWE" w:date="2024-11-23T01:39:00Z">
                <w:pPr>
                  <w:pStyle w:val="TableParagraph"/>
                  <w:spacing w:line="276" w:lineRule="auto"/>
                </w:pPr>
              </w:pPrChange>
            </w:pPr>
            <w:r>
              <w:rPr>
                <w:b/>
                <w:spacing w:val="-2"/>
                <w:sz w:val="20"/>
              </w:rPr>
              <w:t>164</w:t>
            </w:r>
            <w:ins w:id="1433" w:author="MUKOLWE" w:date="2024-11-26T05:40:00Z">
              <w:r w:rsidR="00B737ED">
                <w:rPr>
                  <w:b/>
                  <w:spacing w:val="-2"/>
                  <w:sz w:val="20"/>
                </w:rPr>
                <w:t>,</w:t>
              </w:r>
            </w:ins>
            <w:r>
              <w:rPr>
                <w:b/>
                <w:spacing w:val="-2"/>
                <w:sz w:val="20"/>
              </w:rPr>
              <w:t>775</w:t>
            </w:r>
          </w:p>
        </w:tc>
        <w:tc>
          <w:tcPr>
            <w:tcW w:w="904" w:type="dxa"/>
            <w:tcPrChange w:id="1434" w:author="MUKOLWE" w:date="2024-11-23T01:40:00Z">
              <w:tcPr>
                <w:tcW w:w="904" w:type="dxa"/>
              </w:tcPr>
            </w:tcPrChange>
          </w:tcPr>
          <w:p w14:paraId="02A882C8" w14:textId="1B08E5B5" w:rsidR="00E7388B" w:rsidRDefault="00E7388B">
            <w:pPr>
              <w:pStyle w:val="TableParagraph"/>
              <w:rPr>
                <w:b/>
                <w:sz w:val="20"/>
              </w:rPr>
              <w:pPrChange w:id="1435" w:author="MUKOLWE" w:date="2024-11-23T01:39:00Z">
                <w:pPr>
                  <w:pStyle w:val="TableParagraph"/>
                  <w:spacing w:line="276" w:lineRule="auto"/>
                </w:pPr>
              </w:pPrChange>
            </w:pPr>
            <w:r>
              <w:rPr>
                <w:b/>
                <w:spacing w:val="-2"/>
                <w:sz w:val="20"/>
              </w:rPr>
              <w:t>175</w:t>
            </w:r>
            <w:ins w:id="1436" w:author="MUKOLWE" w:date="2024-11-26T05:40:00Z">
              <w:r w:rsidR="00B737ED">
                <w:rPr>
                  <w:b/>
                  <w:spacing w:val="-2"/>
                  <w:sz w:val="20"/>
                </w:rPr>
                <w:t>,</w:t>
              </w:r>
            </w:ins>
            <w:r>
              <w:rPr>
                <w:b/>
                <w:spacing w:val="-2"/>
                <w:sz w:val="20"/>
              </w:rPr>
              <w:t>585</w:t>
            </w:r>
          </w:p>
        </w:tc>
        <w:tc>
          <w:tcPr>
            <w:tcW w:w="904" w:type="dxa"/>
            <w:tcPrChange w:id="1437" w:author="MUKOLWE" w:date="2024-11-23T01:40:00Z">
              <w:tcPr>
                <w:tcW w:w="904" w:type="dxa"/>
              </w:tcPr>
            </w:tcPrChange>
          </w:tcPr>
          <w:p w14:paraId="15ADD533" w14:textId="1B0ECFEE" w:rsidR="00E7388B" w:rsidRDefault="00E7388B">
            <w:pPr>
              <w:pStyle w:val="TableParagraph"/>
              <w:rPr>
                <w:b/>
                <w:sz w:val="20"/>
              </w:rPr>
              <w:pPrChange w:id="1438" w:author="MUKOLWE" w:date="2024-11-23T01:39:00Z">
                <w:pPr>
                  <w:pStyle w:val="TableParagraph"/>
                  <w:spacing w:line="276" w:lineRule="auto"/>
                </w:pPr>
              </w:pPrChange>
            </w:pPr>
            <w:r>
              <w:rPr>
                <w:b/>
                <w:spacing w:val="-2"/>
                <w:sz w:val="20"/>
              </w:rPr>
              <w:t>193</w:t>
            </w:r>
            <w:ins w:id="1439" w:author="MUKOLWE" w:date="2024-11-26T05:40:00Z">
              <w:r w:rsidR="00B737ED">
                <w:rPr>
                  <w:b/>
                  <w:spacing w:val="-2"/>
                  <w:sz w:val="20"/>
                </w:rPr>
                <w:t>,</w:t>
              </w:r>
            </w:ins>
            <w:r>
              <w:rPr>
                <w:b/>
                <w:spacing w:val="-2"/>
                <w:sz w:val="20"/>
              </w:rPr>
              <w:t>198</w:t>
            </w:r>
          </w:p>
        </w:tc>
        <w:tc>
          <w:tcPr>
            <w:tcW w:w="904" w:type="dxa"/>
            <w:tcPrChange w:id="1440" w:author="MUKOLWE" w:date="2024-11-23T01:40:00Z">
              <w:tcPr>
                <w:tcW w:w="904" w:type="dxa"/>
              </w:tcPr>
            </w:tcPrChange>
          </w:tcPr>
          <w:p w14:paraId="48D8D541" w14:textId="3D44A216" w:rsidR="00E7388B" w:rsidRDefault="00E7388B">
            <w:pPr>
              <w:pStyle w:val="TableParagraph"/>
              <w:rPr>
                <w:b/>
                <w:sz w:val="20"/>
              </w:rPr>
              <w:pPrChange w:id="1441" w:author="MUKOLWE" w:date="2024-11-23T01:39:00Z">
                <w:pPr>
                  <w:pStyle w:val="TableParagraph"/>
                  <w:spacing w:line="276" w:lineRule="auto"/>
                </w:pPr>
              </w:pPrChange>
            </w:pPr>
            <w:r>
              <w:rPr>
                <w:b/>
                <w:spacing w:val="-2"/>
                <w:sz w:val="20"/>
              </w:rPr>
              <w:t>193</w:t>
            </w:r>
            <w:ins w:id="1442" w:author="MUKOLWE" w:date="2024-11-26T05:40:00Z">
              <w:r w:rsidR="00B737ED">
                <w:rPr>
                  <w:b/>
                  <w:spacing w:val="-2"/>
                  <w:sz w:val="20"/>
                </w:rPr>
                <w:t>,</w:t>
              </w:r>
            </w:ins>
            <w:r>
              <w:rPr>
                <w:b/>
                <w:spacing w:val="-2"/>
                <w:sz w:val="20"/>
              </w:rPr>
              <w:t>198</w:t>
            </w:r>
          </w:p>
        </w:tc>
        <w:tc>
          <w:tcPr>
            <w:tcW w:w="1172" w:type="dxa"/>
            <w:tcPrChange w:id="1443" w:author="MUKOLWE" w:date="2024-11-23T01:40:00Z">
              <w:tcPr>
                <w:tcW w:w="1172" w:type="dxa"/>
              </w:tcPr>
            </w:tcPrChange>
          </w:tcPr>
          <w:p w14:paraId="4179F348" w14:textId="62680FA4" w:rsidR="00E7388B" w:rsidRDefault="00E7388B">
            <w:pPr>
              <w:pStyle w:val="TableParagraph"/>
              <w:rPr>
                <w:b/>
                <w:sz w:val="20"/>
              </w:rPr>
              <w:pPrChange w:id="1444" w:author="MUKOLWE" w:date="2024-11-23T01:39:00Z">
                <w:pPr>
                  <w:pStyle w:val="TableParagraph"/>
                  <w:spacing w:line="276" w:lineRule="auto"/>
                </w:pPr>
              </w:pPrChange>
            </w:pPr>
            <w:r>
              <w:rPr>
                <w:b/>
                <w:spacing w:val="-2"/>
                <w:sz w:val="20"/>
              </w:rPr>
              <w:t>201</w:t>
            </w:r>
            <w:ins w:id="1445" w:author="MUKOLWE" w:date="2024-11-26T05:40:00Z">
              <w:r w:rsidR="00B737ED">
                <w:rPr>
                  <w:b/>
                  <w:spacing w:val="-2"/>
                  <w:sz w:val="20"/>
                </w:rPr>
                <w:t>,</w:t>
              </w:r>
            </w:ins>
            <w:r>
              <w:rPr>
                <w:b/>
                <w:spacing w:val="-2"/>
                <w:sz w:val="20"/>
              </w:rPr>
              <w:t>288</w:t>
            </w:r>
          </w:p>
        </w:tc>
        <w:tc>
          <w:tcPr>
            <w:tcW w:w="1081" w:type="dxa"/>
            <w:tcPrChange w:id="1446" w:author="MUKOLWE" w:date="2024-11-23T01:40:00Z">
              <w:tcPr>
                <w:tcW w:w="1081" w:type="dxa"/>
              </w:tcPr>
            </w:tcPrChange>
          </w:tcPr>
          <w:p w14:paraId="7E76F4BC" w14:textId="0E3A0FC6" w:rsidR="00E7388B" w:rsidRDefault="00E7388B">
            <w:pPr>
              <w:pStyle w:val="TableParagraph"/>
              <w:ind w:left="198"/>
              <w:rPr>
                <w:b/>
                <w:sz w:val="20"/>
              </w:rPr>
              <w:pPrChange w:id="1447" w:author="MUKOLWE" w:date="2024-11-23T01:39:00Z">
                <w:pPr>
                  <w:pStyle w:val="TableParagraph"/>
                  <w:spacing w:line="276" w:lineRule="auto"/>
                  <w:ind w:left="198"/>
                </w:pPr>
              </w:pPrChange>
            </w:pPr>
            <w:r>
              <w:rPr>
                <w:b/>
                <w:spacing w:val="-2"/>
                <w:sz w:val="20"/>
              </w:rPr>
              <w:t>208</w:t>
            </w:r>
            <w:ins w:id="1448" w:author="MUKOLWE" w:date="2024-11-26T05:40:00Z">
              <w:r w:rsidR="00B737ED">
                <w:rPr>
                  <w:b/>
                  <w:spacing w:val="-2"/>
                  <w:sz w:val="20"/>
                </w:rPr>
                <w:t>,</w:t>
              </w:r>
            </w:ins>
            <w:r>
              <w:rPr>
                <w:b/>
                <w:spacing w:val="-2"/>
                <w:sz w:val="20"/>
              </w:rPr>
              <w:t>321</w:t>
            </w:r>
          </w:p>
        </w:tc>
      </w:tr>
    </w:tbl>
    <w:p w14:paraId="3BB417E0" w14:textId="77777777" w:rsidR="001B793B" w:rsidRPr="009F32A3" w:rsidDel="004306C2" w:rsidRDefault="001B793B" w:rsidP="001B793B">
      <w:pPr>
        <w:pStyle w:val="BodyText"/>
        <w:spacing w:line="276" w:lineRule="auto"/>
        <w:jc w:val="both"/>
        <w:rPr>
          <w:moveFrom w:id="1449" w:author="MUKOLWE" w:date="2024-11-23T01:13:00Z"/>
          <w:i/>
          <w:sz w:val="20"/>
        </w:rPr>
      </w:pPr>
      <w:moveFromRangeStart w:id="1450" w:author="MUKOLWE" w:date="2024-11-23T01:13:00Z" w:name="move183216824"/>
      <w:moveFrom w:id="1451" w:author="MUKOLWE" w:date="2024-11-23T01:13:00Z">
        <w:r w:rsidRPr="009F32A3" w:rsidDel="004306C2">
          <w:rPr>
            <w:i/>
            <w:sz w:val="20"/>
          </w:rPr>
          <w:t>Table 4.2: Start-up Capital</w:t>
        </w:r>
      </w:moveFrom>
    </w:p>
    <w:moveFromRangeEnd w:id="1450"/>
    <w:p w14:paraId="0704C4F2" w14:textId="77777777" w:rsidR="00325DE7" w:rsidRDefault="00325DE7">
      <w:pPr>
        <w:widowControl/>
        <w:autoSpaceDE/>
        <w:autoSpaceDN/>
        <w:spacing w:after="160" w:line="259" w:lineRule="auto"/>
      </w:pPr>
      <w:r>
        <w:br w:type="page"/>
      </w:r>
    </w:p>
    <w:p w14:paraId="5D041FD9" w14:textId="77777777" w:rsidR="00E7388B" w:rsidRDefault="00E7388B" w:rsidP="0062071D">
      <w:pPr>
        <w:spacing w:line="276" w:lineRule="auto"/>
        <w:jc w:val="both"/>
      </w:pPr>
    </w:p>
    <w:p w14:paraId="0246C0EC" w14:textId="21455F78" w:rsidR="00E7388B" w:rsidRDefault="0056593D" w:rsidP="004306C2">
      <w:pPr>
        <w:pStyle w:val="Heading2"/>
        <w:ind w:hanging="466"/>
      </w:pPr>
      <w:bookmarkStart w:id="1452" w:name="_Toc178837848"/>
      <w:r>
        <w:t>4.</w:t>
      </w:r>
      <w:ins w:id="1453" w:author="Windows User" w:date="2024-11-27T16:32:00Z">
        <w:r w:rsidR="00F7611F">
          <w:t>5</w:t>
        </w:r>
        <w:r w:rsidR="00F7611F">
          <w:tab/>
        </w:r>
      </w:ins>
      <w:del w:id="1454" w:author="Windows User" w:date="2024-11-27T16:32:00Z">
        <w:r w:rsidDel="00F7611F">
          <w:delText>4</w:delText>
        </w:r>
      </w:del>
      <w:r>
        <w:t xml:space="preserve"> </w:t>
      </w:r>
      <w:r w:rsidR="00E7388B">
        <w:t>Determining</w:t>
      </w:r>
      <w:r w:rsidR="00E7388B">
        <w:rPr>
          <w:spacing w:val="-3"/>
        </w:rPr>
        <w:t xml:space="preserve"> </w:t>
      </w:r>
      <w:r w:rsidR="00E7388B">
        <w:t>Start-Up</w:t>
      </w:r>
      <w:r w:rsidR="00E7388B">
        <w:rPr>
          <w:spacing w:val="-3"/>
        </w:rPr>
        <w:t xml:space="preserve"> </w:t>
      </w:r>
      <w:r w:rsidR="00E7388B">
        <w:rPr>
          <w:spacing w:val="-2"/>
        </w:rPr>
        <w:t>Capital</w:t>
      </w:r>
      <w:bookmarkEnd w:id="1452"/>
      <w:r w:rsidR="00C021F5">
        <w:rPr>
          <w:spacing w:val="-2"/>
        </w:rPr>
        <w:t xml:space="preserve"> </w:t>
      </w:r>
    </w:p>
    <w:p w14:paraId="6F63BF3A" w14:textId="0D54301A" w:rsidR="004306C2" w:rsidRPr="004306C2" w:rsidRDefault="004306C2" w:rsidP="004306C2">
      <w:pPr>
        <w:spacing w:line="276" w:lineRule="auto"/>
        <w:jc w:val="both"/>
        <w:rPr>
          <w:ins w:id="1455" w:author="MUKOLWE" w:date="2024-11-23T01:14:00Z"/>
          <w:rPrChange w:id="1456" w:author="MUKOLWE" w:date="2024-11-23T01:16:00Z">
            <w:rPr>
              <w:ins w:id="1457" w:author="MUKOLWE" w:date="2024-11-23T01:14:00Z"/>
              <w:i/>
            </w:rPr>
          </w:rPrChange>
        </w:rPr>
      </w:pPr>
      <w:ins w:id="1458" w:author="MUKOLWE" w:date="2024-11-23T01:16:00Z">
        <w:r>
          <w:t xml:space="preserve">The determinants of Start-up cash are </w:t>
        </w:r>
      </w:ins>
      <w:ins w:id="1459" w:author="MUKOLWE" w:date="2024-11-23T01:17:00Z">
        <w:r>
          <w:t>as presented in Table 4.</w:t>
        </w:r>
        <w:del w:id="1460" w:author="Windows User" w:date="2024-11-27T16:34:00Z">
          <w:r w:rsidDel="00F7611F">
            <w:delText>3</w:delText>
          </w:r>
        </w:del>
      </w:ins>
      <w:ins w:id="1461" w:author="Windows User" w:date="2024-11-28T14:12:00Z">
        <w:r w:rsidR="0007050A">
          <w:t>4</w:t>
        </w:r>
      </w:ins>
      <w:ins w:id="1462" w:author="MUKOLWE" w:date="2024-11-23T01:17:00Z">
        <w:del w:id="1463" w:author="Windows User" w:date="2024-11-28T14:12:00Z">
          <w:r w:rsidDel="0007050A">
            <w:delText>.</w:delText>
          </w:r>
        </w:del>
      </w:ins>
    </w:p>
    <w:p w14:paraId="60ABF554" w14:textId="77777777" w:rsidR="004306C2" w:rsidRDefault="004306C2" w:rsidP="004306C2">
      <w:pPr>
        <w:spacing w:line="276" w:lineRule="auto"/>
        <w:jc w:val="both"/>
        <w:rPr>
          <w:ins w:id="1464" w:author="MUKOLWE" w:date="2024-11-23T01:17:00Z"/>
          <w:b/>
        </w:rPr>
      </w:pPr>
    </w:p>
    <w:p w14:paraId="3FEF7F97" w14:textId="559FC665" w:rsidR="004306C2" w:rsidRPr="004306C2" w:rsidRDefault="004306C2" w:rsidP="004306C2">
      <w:pPr>
        <w:spacing w:line="276" w:lineRule="auto"/>
        <w:jc w:val="both"/>
        <w:rPr>
          <w:ins w:id="1465" w:author="MUKOLWE" w:date="2024-11-23T01:14:00Z"/>
          <w:b/>
          <w:rPrChange w:id="1466" w:author="MUKOLWE" w:date="2024-11-23T01:15:00Z">
            <w:rPr>
              <w:ins w:id="1467" w:author="MUKOLWE" w:date="2024-11-23T01:14:00Z"/>
              <w:i/>
            </w:rPr>
          </w:rPrChange>
        </w:rPr>
      </w:pPr>
      <w:ins w:id="1468" w:author="MUKOLWE" w:date="2024-11-23T01:14:00Z">
        <w:r w:rsidRPr="004306C2">
          <w:rPr>
            <w:b/>
            <w:rPrChange w:id="1469" w:author="MUKOLWE" w:date="2024-11-23T01:15:00Z">
              <w:rPr>
                <w:i/>
              </w:rPr>
            </w:rPrChange>
          </w:rPr>
          <w:t>Table 4.</w:t>
        </w:r>
      </w:ins>
      <w:ins w:id="1470" w:author="Windows User" w:date="2024-11-27T16:34:00Z">
        <w:r w:rsidR="00F7611F">
          <w:rPr>
            <w:b/>
          </w:rPr>
          <w:t>4</w:t>
        </w:r>
      </w:ins>
      <w:ins w:id="1471" w:author="MUKOLWE" w:date="2024-11-23T01:14:00Z">
        <w:del w:id="1472" w:author="Windows User" w:date="2024-11-27T16:34:00Z">
          <w:r w:rsidRPr="004306C2" w:rsidDel="00F7611F">
            <w:rPr>
              <w:b/>
              <w:rPrChange w:id="1473" w:author="MUKOLWE" w:date="2024-11-23T01:15:00Z">
                <w:rPr>
                  <w:i/>
                </w:rPr>
              </w:rPrChange>
            </w:rPr>
            <w:delText>3</w:delText>
          </w:r>
        </w:del>
        <w:r w:rsidRPr="004306C2">
          <w:rPr>
            <w:b/>
            <w:rPrChange w:id="1474" w:author="MUKOLWE" w:date="2024-11-23T01:15:00Z">
              <w:rPr>
                <w:i/>
              </w:rPr>
            </w:rPrChange>
          </w:rPr>
          <w:t>: Determining startup capital</w:t>
        </w:r>
      </w:ins>
    </w:p>
    <w:p w14:paraId="61FEA928" w14:textId="77777777" w:rsidR="00E7388B" w:rsidDel="004306C2" w:rsidRDefault="00E7388B" w:rsidP="0062071D">
      <w:pPr>
        <w:pStyle w:val="BodyText"/>
        <w:spacing w:line="276" w:lineRule="auto"/>
        <w:jc w:val="both"/>
        <w:rPr>
          <w:del w:id="1475" w:author="MUKOLWE" w:date="2024-11-23T01:15:00Z"/>
          <w:b/>
          <w:sz w:val="20"/>
        </w:rPr>
      </w:pPr>
    </w:p>
    <w:tbl>
      <w:tblPr>
        <w:tblStyle w:val="TableGrid"/>
        <w:tblW w:w="12922" w:type="dxa"/>
        <w:tblLayout w:type="fixed"/>
        <w:tblLook w:val="01E0" w:firstRow="1" w:lastRow="1" w:firstColumn="1" w:lastColumn="1" w:noHBand="0" w:noVBand="0"/>
      </w:tblPr>
      <w:tblGrid>
        <w:gridCol w:w="2088"/>
        <w:gridCol w:w="963"/>
        <w:gridCol w:w="806"/>
        <w:gridCol w:w="806"/>
        <w:gridCol w:w="904"/>
        <w:gridCol w:w="875"/>
        <w:gridCol w:w="900"/>
        <w:gridCol w:w="904"/>
        <w:gridCol w:w="904"/>
        <w:gridCol w:w="900"/>
        <w:gridCol w:w="900"/>
        <w:gridCol w:w="891"/>
        <w:gridCol w:w="1081"/>
      </w:tblGrid>
      <w:tr w:rsidR="00815E7C" w14:paraId="75AB4F19" w14:textId="77777777" w:rsidTr="00815E7C">
        <w:trPr>
          <w:cantSplit/>
          <w:trHeight w:val="253"/>
        </w:trPr>
        <w:tc>
          <w:tcPr>
            <w:tcW w:w="2088" w:type="dxa"/>
            <w:vMerge w:val="restart"/>
          </w:tcPr>
          <w:p w14:paraId="01AC538E" w14:textId="77777777" w:rsidR="00815E7C" w:rsidRPr="00815E7C" w:rsidRDefault="00815E7C" w:rsidP="00815E7C">
            <w:pPr>
              <w:pStyle w:val="TableParagraph"/>
              <w:jc w:val="both"/>
              <w:rPr>
                <w:b/>
                <w:sz w:val="20"/>
              </w:rPr>
            </w:pPr>
            <w:r w:rsidRPr="00815E7C">
              <w:rPr>
                <w:b/>
                <w:sz w:val="20"/>
              </w:rPr>
              <w:t>Determinant</w:t>
            </w:r>
          </w:p>
        </w:tc>
        <w:tc>
          <w:tcPr>
            <w:tcW w:w="10834" w:type="dxa"/>
            <w:gridSpan w:val="12"/>
          </w:tcPr>
          <w:p w14:paraId="4B0E10E7" w14:textId="77777777" w:rsidR="00815E7C" w:rsidRDefault="00815E7C" w:rsidP="00815E7C">
            <w:pPr>
              <w:pStyle w:val="TableParagraph"/>
              <w:jc w:val="center"/>
              <w:rPr>
                <w:b/>
                <w:sz w:val="20"/>
              </w:rPr>
            </w:pPr>
            <w:r>
              <w:rPr>
                <w:b/>
                <w:sz w:val="20"/>
              </w:rPr>
              <w:t>Month</w:t>
            </w:r>
          </w:p>
        </w:tc>
      </w:tr>
      <w:tr w:rsidR="00815E7C" w14:paraId="04C2AA67" w14:textId="77777777" w:rsidTr="00815E7C">
        <w:trPr>
          <w:trHeight w:val="301"/>
        </w:trPr>
        <w:tc>
          <w:tcPr>
            <w:tcW w:w="2088" w:type="dxa"/>
            <w:vMerge/>
          </w:tcPr>
          <w:p w14:paraId="4806797A" w14:textId="77777777" w:rsidR="00815E7C" w:rsidRPr="00815E7C" w:rsidRDefault="00815E7C" w:rsidP="00815E7C">
            <w:pPr>
              <w:pStyle w:val="TableParagraph"/>
              <w:jc w:val="both"/>
              <w:rPr>
                <w:b/>
                <w:sz w:val="20"/>
              </w:rPr>
            </w:pPr>
          </w:p>
        </w:tc>
        <w:tc>
          <w:tcPr>
            <w:tcW w:w="963" w:type="dxa"/>
          </w:tcPr>
          <w:p w14:paraId="3B6F1FDA" w14:textId="77777777" w:rsidR="00815E7C" w:rsidRDefault="00815E7C" w:rsidP="00815E7C">
            <w:pPr>
              <w:pStyle w:val="TableParagraph"/>
              <w:ind w:left="499"/>
              <w:jc w:val="both"/>
              <w:rPr>
                <w:b/>
                <w:sz w:val="20"/>
              </w:rPr>
            </w:pPr>
            <w:r>
              <w:rPr>
                <w:b/>
                <w:spacing w:val="-10"/>
                <w:sz w:val="20"/>
              </w:rPr>
              <w:t>1</w:t>
            </w:r>
          </w:p>
        </w:tc>
        <w:tc>
          <w:tcPr>
            <w:tcW w:w="806" w:type="dxa"/>
          </w:tcPr>
          <w:p w14:paraId="3125C291" w14:textId="77777777" w:rsidR="00815E7C" w:rsidRDefault="00815E7C" w:rsidP="00815E7C">
            <w:pPr>
              <w:pStyle w:val="TableParagraph"/>
              <w:ind w:left="499"/>
              <w:jc w:val="both"/>
              <w:rPr>
                <w:b/>
                <w:sz w:val="20"/>
              </w:rPr>
            </w:pPr>
            <w:r>
              <w:rPr>
                <w:b/>
                <w:spacing w:val="-10"/>
                <w:sz w:val="20"/>
              </w:rPr>
              <w:t>2</w:t>
            </w:r>
          </w:p>
        </w:tc>
        <w:tc>
          <w:tcPr>
            <w:tcW w:w="806" w:type="dxa"/>
          </w:tcPr>
          <w:p w14:paraId="10A5FC63" w14:textId="77777777" w:rsidR="00815E7C" w:rsidRDefault="00815E7C" w:rsidP="00815E7C">
            <w:pPr>
              <w:pStyle w:val="TableParagraph"/>
              <w:ind w:left="499"/>
              <w:jc w:val="both"/>
              <w:rPr>
                <w:b/>
                <w:sz w:val="20"/>
              </w:rPr>
            </w:pPr>
            <w:r>
              <w:rPr>
                <w:b/>
                <w:spacing w:val="-10"/>
                <w:sz w:val="20"/>
              </w:rPr>
              <w:t>3</w:t>
            </w:r>
          </w:p>
        </w:tc>
        <w:tc>
          <w:tcPr>
            <w:tcW w:w="904" w:type="dxa"/>
          </w:tcPr>
          <w:p w14:paraId="4AD00EEC" w14:textId="77777777" w:rsidR="00815E7C" w:rsidRDefault="00815E7C" w:rsidP="00815E7C">
            <w:pPr>
              <w:pStyle w:val="TableParagraph"/>
              <w:ind w:left="499"/>
              <w:jc w:val="both"/>
              <w:rPr>
                <w:b/>
                <w:sz w:val="20"/>
              </w:rPr>
            </w:pPr>
            <w:r>
              <w:rPr>
                <w:b/>
                <w:spacing w:val="-10"/>
                <w:sz w:val="20"/>
              </w:rPr>
              <w:t>4</w:t>
            </w:r>
          </w:p>
        </w:tc>
        <w:tc>
          <w:tcPr>
            <w:tcW w:w="875" w:type="dxa"/>
          </w:tcPr>
          <w:p w14:paraId="2AD94CFA" w14:textId="77777777" w:rsidR="00815E7C" w:rsidRDefault="00815E7C" w:rsidP="00815E7C">
            <w:pPr>
              <w:pStyle w:val="TableParagraph"/>
              <w:ind w:left="494"/>
              <w:jc w:val="both"/>
              <w:rPr>
                <w:b/>
                <w:sz w:val="20"/>
              </w:rPr>
            </w:pPr>
            <w:r>
              <w:rPr>
                <w:b/>
                <w:spacing w:val="-10"/>
                <w:sz w:val="20"/>
              </w:rPr>
              <w:t>5</w:t>
            </w:r>
          </w:p>
        </w:tc>
        <w:tc>
          <w:tcPr>
            <w:tcW w:w="900" w:type="dxa"/>
          </w:tcPr>
          <w:p w14:paraId="6D6AD31B" w14:textId="77777777" w:rsidR="00815E7C" w:rsidRDefault="00815E7C" w:rsidP="00815E7C">
            <w:pPr>
              <w:pStyle w:val="TableParagraph"/>
              <w:ind w:left="494"/>
              <w:jc w:val="both"/>
              <w:rPr>
                <w:b/>
                <w:sz w:val="20"/>
              </w:rPr>
            </w:pPr>
            <w:r>
              <w:rPr>
                <w:b/>
                <w:spacing w:val="-10"/>
                <w:sz w:val="20"/>
              </w:rPr>
              <w:t>6</w:t>
            </w:r>
          </w:p>
        </w:tc>
        <w:tc>
          <w:tcPr>
            <w:tcW w:w="904" w:type="dxa"/>
          </w:tcPr>
          <w:p w14:paraId="3631AD2B" w14:textId="77777777" w:rsidR="00815E7C" w:rsidRDefault="00815E7C" w:rsidP="00815E7C">
            <w:pPr>
              <w:pStyle w:val="TableParagraph"/>
              <w:ind w:left="489"/>
              <w:jc w:val="both"/>
              <w:rPr>
                <w:b/>
                <w:sz w:val="20"/>
              </w:rPr>
            </w:pPr>
            <w:r>
              <w:rPr>
                <w:b/>
                <w:spacing w:val="-10"/>
                <w:sz w:val="20"/>
              </w:rPr>
              <w:t>7</w:t>
            </w:r>
          </w:p>
        </w:tc>
        <w:tc>
          <w:tcPr>
            <w:tcW w:w="904" w:type="dxa"/>
          </w:tcPr>
          <w:p w14:paraId="2ACD15ED" w14:textId="77777777" w:rsidR="00815E7C" w:rsidRDefault="00815E7C" w:rsidP="00815E7C">
            <w:pPr>
              <w:pStyle w:val="TableParagraph"/>
              <w:ind w:left="489"/>
              <w:jc w:val="both"/>
              <w:rPr>
                <w:b/>
                <w:sz w:val="20"/>
              </w:rPr>
            </w:pPr>
            <w:r>
              <w:rPr>
                <w:b/>
                <w:spacing w:val="-10"/>
                <w:sz w:val="20"/>
              </w:rPr>
              <w:t>8</w:t>
            </w:r>
          </w:p>
        </w:tc>
        <w:tc>
          <w:tcPr>
            <w:tcW w:w="900" w:type="dxa"/>
          </w:tcPr>
          <w:p w14:paraId="18CEEDA2" w14:textId="77777777" w:rsidR="00815E7C" w:rsidRDefault="00815E7C" w:rsidP="00815E7C">
            <w:pPr>
              <w:pStyle w:val="TableParagraph"/>
              <w:ind w:left="489"/>
              <w:jc w:val="both"/>
              <w:rPr>
                <w:b/>
                <w:sz w:val="20"/>
              </w:rPr>
            </w:pPr>
            <w:r>
              <w:rPr>
                <w:b/>
                <w:spacing w:val="-10"/>
                <w:sz w:val="20"/>
              </w:rPr>
              <w:t>9</w:t>
            </w:r>
          </w:p>
        </w:tc>
        <w:tc>
          <w:tcPr>
            <w:tcW w:w="900" w:type="dxa"/>
          </w:tcPr>
          <w:p w14:paraId="557F0CBC" w14:textId="77777777" w:rsidR="00815E7C" w:rsidRDefault="00815E7C" w:rsidP="00815E7C">
            <w:pPr>
              <w:pStyle w:val="TableParagraph"/>
              <w:ind w:left="441"/>
              <w:jc w:val="both"/>
              <w:rPr>
                <w:b/>
                <w:sz w:val="20"/>
              </w:rPr>
            </w:pPr>
            <w:r>
              <w:rPr>
                <w:b/>
                <w:spacing w:val="-5"/>
                <w:sz w:val="20"/>
              </w:rPr>
              <w:t>10</w:t>
            </w:r>
          </w:p>
        </w:tc>
        <w:tc>
          <w:tcPr>
            <w:tcW w:w="891" w:type="dxa"/>
          </w:tcPr>
          <w:p w14:paraId="06185A92" w14:textId="77777777" w:rsidR="00815E7C" w:rsidRDefault="00815E7C" w:rsidP="00815E7C">
            <w:pPr>
              <w:pStyle w:val="TableParagraph"/>
              <w:ind w:left="441"/>
              <w:jc w:val="both"/>
              <w:rPr>
                <w:b/>
                <w:sz w:val="20"/>
              </w:rPr>
            </w:pPr>
            <w:r>
              <w:rPr>
                <w:b/>
                <w:spacing w:val="-5"/>
                <w:sz w:val="20"/>
              </w:rPr>
              <w:t>11</w:t>
            </w:r>
          </w:p>
        </w:tc>
        <w:tc>
          <w:tcPr>
            <w:tcW w:w="1081" w:type="dxa"/>
          </w:tcPr>
          <w:p w14:paraId="6F575772" w14:textId="77777777" w:rsidR="00815E7C" w:rsidRDefault="00815E7C" w:rsidP="00815E7C">
            <w:pPr>
              <w:pStyle w:val="TableParagraph"/>
              <w:ind w:left="441"/>
              <w:jc w:val="both"/>
              <w:rPr>
                <w:b/>
                <w:sz w:val="20"/>
              </w:rPr>
            </w:pPr>
            <w:r>
              <w:rPr>
                <w:b/>
                <w:spacing w:val="-5"/>
                <w:sz w:val="20"/>
              </w:rPr>
              <w:t>12</w:t>
            </w:r>
          </w:p>
        </w:tc>
      </w:tr>
      <w:tr w:rsidR="00E14B75" w14:paraId="2274CE63" w14:textId="77777777" w:rsidTr="00F7611F">
        <w:trPr>
          <w:trHeight w:val="403"/>
        </w:trPr>
        <w:tc>
          <w:tcPr>
            <w:tcW w:w="2088" w:type="dxa"/>
            <w:vAlign w:val="center"/>
          </w:tcPr>
          <w:p w14:paraId="3B0FD9CE" w14:textId="77777777" w:rsidR="00E7388B" w:rsidRDefault="00E7388B" w:rsidP="00815E7C">
            <w:pPr>
              <w:pStyle w:val="TableParagraph"/>
              <w:ind w:left="216"/>
              <w:rPr>
                <w:b/>
                <w:sz w:val="20"/>
              </w:rPr>
            </w:pPr>
            <w:r>
              <w:rPr>
                <w:b/>
                <w:sz w:val="20"/>
              </w:rPr>
              <w:t>Starting</w:t>
            </w:r>
            <w:r>
              <w:rPr>
                <w:b/>
                <w:spacing w:val="-7"/>
                <w:sz w:val="20"/>
              </w:rPr>
              <w:t xml:space="preserve"> </w:t>
            </w:r>
            <w:r>
              <w:rPr>
                <w:b/>
                <w:spacing w:val="-4"/>
                <w:sz w:val="20"/>
              </w:rPr>
              <w:t>cash</w:t>
            </w:r>
            <w:r w:rsidR="000E5E22">
              <w:rPr>
                <w:b/>
                <w:spacing w:val="-4"/>
                <w:sz w:val="20"/>
              </w:rPr>
              <w:t xml:space="preserve"> </w:t>
            </w:r>
          </w:p>
        </w:tc>
        <w:tc>
          <w:tcPr>
            <w:tcW w:w="963" w:type="dxa"/>
            <w:vAlign w:val="center"/>
          </w:tcPr>
          <w:p w14:paraId="6A238A00" w14:textId="014221C4" w:rsidR="00E7388B" w:rsidRDefault="00E7388B" w:rsidP="00815E7C">
            <w:pPr>
              <w:pStyle w:val="TableParagraph"/>
              <w:ind w:right="157"/>
              <w:rPr>
                <w:sz w:val="20"/>
              </w:rPr>
            </w:pPr>
            <w:r>
              <w:rPr>
                <w:spacing w:val="-2"/>
                <w:sz w:val="20"/>
              </w:rPr>
              <w:t>0.00</w:t>
            </w:r>
          </w:p>
        </w:tc>
        <w:tc>
          <w:tcPr>
            <w:tcW w:w="806" w:type="dxa"/>
            <w:vAlign w:val="center"/>
          </w:tcPr>
          <w:p w14:paraId="70721DDB" w14:textId="77777777" w:rsidR="00E7388B" w:rsidRDefault="00E7388B" w:rsidP="00815E7C">
            <w:pPr>
              <w:pStyle w:val="TableParagraph"/>
              <w:rPr>
                <w:sz w:val="20"/>
              </w:rPr>
            </w:pPr>
            <w:r>
              <w:rPr>
                <w:spacing w:val="-2"/>
                <w:sz w:val="20"/>
              </w:rPr>
              <w:t>10425</w:t>
            </w:r>
          </w:p>
        </w:tc>
        <w:tc>
          <w:tcPr>
            <w:tcW w:w="806" w:type="dxa"/>
            <w:vAlign w:val="center"/>
          </w:tcPr>
          <w:p w14:paraId="64F03E10" w14:textId="77777777" w:rsidR="00E7388B" w:rsidRDefault="00E7388B" w:rsidP="00815E7C">
            <w:pPr>
              <w:pStyle w:val="TableParagraph"/>
              <w:rPr>
                <w:sz w:val="20"/>
              </w:rPr>
            </w:pPr>
            <w:r>
              <w:rPr>
                <w:spacing w:val="-2"/>
                <w:sz w:val="20"/>
              </w:rPr>
              <w:t>20946</w:t>
            </w:r>
          </w:p>
        </w:tc>
        <w:tc>
          <w:tcPr>
            <w:tcW w:w="904" w:type="dxa"/>
            <w:vAlign w:val="center"/>
          </w:tcPr>
          <w:p w14:paraId="6F89CE0A" w14:textId="77777777" w:rsidR="00E7388B" w:rsidRDefault="00E7388B" w:rsidP="00815E7C">
            <w:pPr>
              <w:pStyle w:val="TableParagraph"/>
              <w:rPr>
                <w:sz w:val="20"/>
              </w:rPr>
            </w:pPr>
            <w:r>
              <w:rPr>
                <w:spacing w:val="-2"/>
                <w:sz w:val="20"/>
              </w:rPr>
              <w:t>62535</w:t>
            </w:r>
          </w:p>
        </w:tc>
        <w:tc>
          <w:tcPr>
            <w:tcW w:w="875" w:type="dxa"/>
            <w:vAlign w:val="center"/>
          </w:tcPr>
          <w:p w14:paraId="14B25ADC" w14:textId="77777777" w:rsidR="00E7388B" w:rsidRDefault="00E7388B" w:rsidP="00815E7C">
            <w:pPr>
              <w:pStyle w:val="TableParagraph"/>
              <w:rPr>
                <w:sz w:val="20"/>
              </w:rPr>
            </w:pPr>
            <w:r>
              <w:rPr>
                <w:spacing w:val="-2"/>
                <w:sz w:val="20"/>
              </w:rPr>
              <w:t>159440</w:t>
            </w:r>
          </w:p>
        </w:tc>
        <w:tc>
          <w:tcPr>
            <w:tcW w:w="900" w:type="dxa"/>
            <w:vAlign w:val="center"/>
          </w:tcPr>
          <w:p w14:paraId="19545BE7" w14:textId="77777777" w:rsidR="00E7388B" w:rsidRDefault="00E7388B" w:rsidP="00815E7C">
            <w:pPr>
              <w:pStyle w:val="TableParagraph"/>
              <w:rPr>
                <w:sz w:val="20"/>
              </w:rPr>
            </w:pPr>
            <w:r>
              <w:rPr>
                <w:spacing w:val="-2"/>
                <w:sz w:val="20"/>
              </w:rPr>
              <w:t>156373</w:t>
            </w:r>
          </w:p>
        </w:tc>
        <w:tc>
          <w:tcPr>
            <w:tcW w:w="904" w:type="dxa"/>
            <w:vAlign w:val="center"/>
          </w:tcPr>
          <w:p w14:paraId="54566650" w14:textId="77777777" w:rsidR="00E7388B" w:rsidRDefault="00E7388B" w:rsidP="00815E7C">
            <w:pPr>
              <w:pStyle w:val="TableParagraph"/>
              <w:rPr>
                <w:sz w:val="20"/>
              </w:rPr>
            </w:pPr>
            <w:r>
              <w:rPr>
                <w:spacing w:val="-2"/>
                <w:sz w:val="20"/>
              </w:rPr>
              <w:t>155832</w:t>
            </w:r>
          </w:p>
        </w:tc>
        <w:tc>
          <w:tcPr>
            <w:tcW w:w="904" w:type="dxa"/>
            <w:vAlign w:val="center"/>
          </w:tcPr>
          <w:p w14:paraId="119FEA26" w14:textId="77777777" w:rsidR="00E7388B" w:rsidRDefault="00E7388B" w:rsidP="00815E7C">
            <w:pPr>
              <w:pStyle w:val="TableParagraph"/>
              <w:rPr>
                <w:sz w:val="20"/>
              </w:rPr>
            </w:pPr>
            <w:r>
              <w:rPr>
                <w:spacing w:val="-2"/>
                <w:sz w:val="20"/>
              </w:rPr>
              <w:t>164775</w:t>
            </w:r>
          </w:p>
        </w:tc>
        <w:tc>
          <w:tcPr>
            <w:tcW w:w="900" w:type="dxa"/>
            <w:vAlign w:val="center"/>
          </w:tcPr>
          <w:p w14:paraId="3EE67A8A" w14:textId="77777777" w:rsidR="00E7388B" w:rsidRDefault="00E7388B" w:rsidP="00815E7C">
            <w:pPr>
              <w:pStyle w:val="TableParagraph"/>
              <w:rPr>
                <w:sz w:val="20"/>
              </w:rPr>
            </w:pPr>
            <w:r>
              <w:rPr>
                <w:spacing w:val="-2"/>
                <w:sz w:val="20"/>
              </w:rPr>
              <w:t>175585</w:t>
            </w:r>
          </w:p>
        </w:tc>
        <w:tc>
          <w:tcPr>
            <w:tcW w:w="900" w:type="dxa"/>
            <w:vAlign w:val="center"/>
          </w:tcPr>
          <w:p w14:paraId="2AF7C598" w14:textId="77777777" w:rsidR="00E7388B" w:rsidRDefault="00E7388B" w:rsidP="00815E7C">
            <w:pPr>
              <w:pStyle w:val="TableParagraph"/>
              <w:rPr>
                <w:sz w:val="20"/>
              </w:rPr>
            </w:pPr>
            <w:r>
              <w:rPr>
                <w:spacing w:val="-2"/>
                <w:sz w:val="20"/>
              </w:rPr>
              <w:t>193198</w:t>
            </w:r>
          </w:p>
        </w:tc>
        <w:tc>
          <w:tcPr>
            <w:tcW w:w="891" w:type="dxa"/>
            <w:vAlign w:val="center"/>
          </w:tcPr>
          <w:p w14:paraId="7E641A4D" w14:textId="77777777" w:rsidR="00E7388B" w:rsidRDefault="00E7388B" w:rsidP="00815E7C">
            <w:pPr>
              <w:pStyle w:val="TableParagraph"/>
              <w:rPr>
                <w:sz w:val="20"/>
              </w:rPr>
            </w:pPr>
            <w:r>
              <w:rPr>
                <w:spacing w:val="-2"/>
                <w:sz w:val="20"/>
              </w:rPr>
              <w:t>201288</w:t>
            </w:r>
          </w:p>
        </w:tc>
        <w:tc>
          <w:tcPr>
            <w:tcW w:w="1081" w:type="dxa"/>
            <w:vAlign w:val="center"/>
          </w:tcPr>
          <w:p w14:paraId="6152041E" w14:textId="77777777" w:rsidR="00E7388B" w:rsidRDefault="00E7388B" w:rsidP="00815E7C">
            <w:pPr>
              <w:pStyle w:val="TableParagraph"/>
              <w:rPr>
                <w:sz w:val="20"/>
              </w:rPr>
            </w:pPr>
            <w:r>
              <w:rPr>
                <w:spacing w:val="-2"/>
                <w:sz w:val="20"/>
              </w:rPr>
              <w:t>208321</w:t>
            </w:r>
          </w:p>
        </w:tc>
      </w:tr>
      <w:tr w:rsidR="00E7388B" w14:paraId="5F0C8879" w14:textId="77777777" w:rsidTr="00F7611F">
        <w:trPr>
          <w:trHeight w:val="369"/>
        </w:trPr>
        <w:tc>
          <w:tcPr>
            <w:tcW w:w="2088" w:type="dxa"/>
            <w:vAlign w:val="center"/>
          </w:tcPr>
          <w:p w14:paraId="761E7D7C" w14:textId="77777777" w:rsidR="00E7388B" w:rsidRDefault="00E7388B" w:rsidP="00815E7C">
            <w:pPr>
              <w:pStyle w:val="TableParagraph"/>
              <w:ind w:left="216"/>
              <w:rPr>
                <w:b/>
                <w:sz w:val="20"/>
              </w:rPr>
            </w:pPr>
            <w:r>
              <w:rPr>
                <w:b/>
                <w:sz w:val="20"/>
              </w:rPr>
              <w:t>Cash</w:t>
            </w:r>
            <w:r>
              <w:rPr>
                <w:b/>
                <w:spacing w:val="-3"/>
                <w:sz w:val="20"/>
              </w:rPr>
              <w:t xml:space="preserve"> </w:t>
            </w:r>
            <w:r>
              <w:rPr>
                <w:b/>
                <w:spacing w:val="-5"/>
                <w:sz w:val="20"/>
              </w:rPr>
              <w:t>In:</w:t>
            </w:r>
            <w:r w:rsidR="000E5E22">
              <w:rPr>
                <w:b/>
                <w:spacing w:val="-5"/>
                <w:sz w:val="20"/>
              </w:rPr>
              <w:t xml:space="preserve"> </w:t>
            </w:r>
          </w:p>
        </w:tc>
        <w:tc>
          <w:tcPr>
            <w:tcW w:w="963" w:type="dxa"/>
            <w:vAlign w:val="center"/>
          </w:tcPr>
          <w:p w14:paraId="0AC0EFDE" w14:textId="77777777" w:rsidR="00E7388B" w:rsidRDefault="00E7388B" w:rsidP="00815E7C">
            <w:pPr>
              <w:pStyle w:val="TableParagraph"/>
              <w:rPr>
                <w:sz w:val="20"/>
              </w:rPr>
            </w:pPr>
          </w:p>
        </w:tc>
        <w:tc>
          <w:tcPr>
            <w:tcW w:w="806" w:type="dxa"/>
            <w:vAlign w:val="center"/>
          </w:tcPr>
          <w:p w14:paraId="26BEC7D4" w14:textId="77777777" w:rsidR="00E7388B" w:rsidRDefault="00E7388B" w:rsidP="00815E7C">
            <w:pPr>
              <w:pStyle w:val="TableParagraph"/>
              <w:rPr>
                <w:sz w:val="20"/>
              </w:rPr>
            </w:pPr>
          </w:p>
        </w:tc>
        <w:tc>
          <w:tcPr>
            <w:tcW w:w="806" w:type="dxa"/>
            <w:vAlign w:val="center"/>
          </w:tcPr>
          <w:p w14:paraId="0004E1FE" w14:textId="77777777" w:rsidR="00E7388B" w:rsidRDefault="00E7388B" w:rsidP="00815E7C">
            <w:pPr>
              <w:pStyle w:val="TableParagraph"/>
              <w:rPr>
                <w:sz w:val="20"/>
              </w:rPr>
            </w:pPr>
          </w:p>
        </w:tc>
        <w:tc>
          <w:tcPr>
            <w:tcW w:w="904" w:type="dxa"/>
            <w:vAlign w:val="center"/>
          </w:tcPr>
          <w:p w14:paraId="565E75CF" w14:textId="77777777" w:rsidR="00E7388B" w:rsidRDefault="00E7388B" w:rsidP="00815E7C">
            <w:pPr>
              <w:pStyle w:val="TableParagraph"/>
              <w:rPr>
                <w:sz w:val="20"/>
              </w:rPr>
            </w:pPr>
          </w:p>
        </w:tc>
        <w:tc>
          <w:tcPr>
            <w:tcW w:w="875" w:type="dxa"/>
            <w:vAlign w:val="center"/>
          </w:tcPr>
          <w:p w14:paraId="00DA6A4F" w14:textId="77777777" w:rsidR="00E7388B" w:rsidRDefault="00E7388B" w:rsidP="00815E7C">
            <w:pPr>
              <w:pStyle w:val="TableParagraph"/>
              <w:rPr>
                <w:sz w:val="20"/>
              </w:rPr>
            </w:pPr>
          </w:p>
        </w:tc>
        <w:tc>
          <w:tcPr>
            <w:tcW w:w="900" w:type="dxa"/>
            <w:vAlign w:val="center"/>
          </w:tcPr>
          <w:p w14:paraId="562D0D73" w14:textId="77777777" w:rsidR="00E7388B" w:rsidRDefault="00E7388B" w:rsidP="00815E7C">
            <w:pPr>
              <w:pStyle w:val="TableParagraph"/>
              <w:rPr>
                <w:sz w:val="20"/>
              </w:rPr>
            </w:pPr>
          </w:p>
        </w:tc>
        <w:tc>
          <w:tcPr>
            <w:tcW w:w="904" w:type="dxa"/>
            <w:vAlign w:val="center"/>
          </w:tcPr>
          <w:p w14:paraId="1969C9D3" w14:textId="77777777" w:rsidR="00E7388B" w:rsidRDefault="00E7388B" w:rsidP="00815E7C">
            <w:pPr>
              <w:pStyle w:val="TableParagraph"/>
              <w:rPr>
                <w:sz w:val="20"/>
              </w:rPr>
            </w:pPr>
          </w:p>
        </w:tc>
        <w:tc>
          <w:tcPr>
            <w:tcW w:w="904" w:type="dxa"/>
            <w:vAlign w:val="center"/>
          </w:tcPr>
          <w:p w14:paraId="0A7068D1" w14:textId="77777777" w:rsidR="00E7388B" w:rsidRDefault="00E7388B" w:rsidP="00815E7C">
            <w:pPr>
              <w:pStyle w:val="TableParagraph"/>
              <w:rPr>
                <w:sz w:val="20"/>
              </w:rPr>
            </w:pPr>
          </w:p>
        </w:tc>
        <w:tc>
          <w:tcPr>
            <w:tcW w:w="900" w:type="dxa"/>
            <w:vAlign w:val="center"/>
          </w:tcPr>
          <w:p w14:paraId="1571C024" w14:textId="77777777" w:rsidR="00E7388B" w:rsidRDefault="00E7388B" w:rsidP="00815E7C">
            <w:pPr>
              <w:pStyle w:val="TableParagraph"/>
              <w:rPr>
                <w:sz w:val="20"/>
              </w:rPr>
            </w:pPr>
          </w:p>
        </w:tc>
        <w:tc>
          <w:tcPr>
            <w:tcW w:w="900" w:type="dxa"/>
            <w:vAlign w:val="center"/>
          </w:tcPr>
          <w:p w14:paraId="47E4F0FB" w14:textId="77777777" w:rsidR="00E7388B" w:rsidRDefault="00E7388B" w:rsidP="00815E7C">
            <w:pPr>
              <w:pStyle w:val="TableParagraph"/>
              <w:rPr>
                <w:sz w:val="20"/>
              </w:rPr>
            </w:pPr>
          </w:p>
        </w:tc>
        <w:tc>
          <w:tcPr>
            <w:tcW w:w="891" w:type="dxa"/>
            <w:vAlign w:val="center"/>
          </w:tcPr>
          <w:p w14:paraId="34FDA719" w14:textId="77777777" w:rsidR="00E7388B" w:rsidRDefault="00E7388B" w:rsidP="00815E7C">
            <w:pPr>
              <w:pStyle w:val="TableParagraph"/>
              <w:rPr>
                <w:sz w:val="20"/>
              </w:rPr>
            </w:pPr>
          </w:p>
        </w:tc>
        <w:tc>
          <w:tcPr>
            <w:tcW w:w="1081" w:type="dxa"/>
            <w:vAlign w:val="center"/>
          </w:tcPr>
          <w:p w14:paraId="020042BA" w14:textId="77777777" w:rsidR="00E7388B" w:rsidRDefault="00E7388B" w:rsidP="00815E7C">
            <w:pPr>
              <w:pStyle w:val="TableParagraph"/>
              <w:rPr>
                <w:sz w:val="20"/>
              </w:rPr>
            </w:pPr>
          </w:p>
        </w:tc>
      </w:tr>
      <w:tr w:rsidR="00E14B75" w14:paraId="6B11163B" w14:textId="77777777" w:rsidTr="00F7611F">
        <w:trPr>
          <w:trHeight w:val="301"/>
        </w:trPr>
        <w:tc>
          <w:tcPr>
            <w:tcW w:w="2088" w:type="dxa"/>
            <w:vAlign w:val="center"/>
          </w:tcPr>
          <w:p w14:paraId="7EDC7EEB" w14:textId="77777777" w:rsidR="00E7388B" w:rsidRDefault="00E7388B" w:rsidP="00815E7C">
            <w:pPr>
              <w:pStyle w:val="TableParagraph"/>
              <w:ind w:left="432"/>
              <w:rPr>
                <w:b/>
                <w:sz w:val="20"/>
              </w:rPr>
            </w:pPr>
            <w:r>
              <w:rPr>
                <w:b/>
                <w:sz w:val="20"/>
              </w:rPr>
              <w:t>Cash</w:t>
            </w:r>
            <w:r>
              <w:rPr>
                <w:b/>
                <w:spacing w:val="-2"/>
                <w:sz w:val="20"/>
              </w:rPr>
              <w:t xml:space="preserve"> </w:t>
            </w:r>
            <w:r>
              <w:rPr>
                <w:b/>
                <w:sz w:val="20"/>
              </w:rPr>
              <w:t>Sales</w:t>
            </w:r>
            <w:r>
              <w:rPr>
                <w:b/>
                <w:spacing w:val="-5"/>
                <w:sz w:val="20"/>
              </w:rPr>
              <w:t xml:space="preserve"> </w:t>
            </w:r>
            <w:r>
              <w:rPr>
                <w:b/>
                <w:spacing w:val="-4"/>
                <w:sz w:val="20"/>
              </w:rPr>
              <w:t>Paid</w:t>
            </w:r>
            <w:r w:rsidR="000E5E22">
              <w:rPr>
                <w:b/>
                <w:spacing w:val="-4"/>
                <w:sz w:val="20"/>
              </w:rPr>
              <w:t xml:space="preserve"> </w:t>
            </w:r>
          </w:p>
        </w:tc>
        <w:tc>
          <w:tcPr>
            <w:tcW w:w="963" w:type="dxa"/>
            <w:vAlign w:val="center"/>
          </w:tcPr>
          <w:p w14:paraId="6BFE02F7" w14:textId="77777777" w:rsidR="00E7388B" w:rsidRDefault="00E7388B" w:rsidP="00815E7C">
            <w:pPr>
              <w:pStyle w:val="TableParagraph"/>
              <w:ind w:right="157"/>
              <w:rPr>
                <w:sz w:val="20"/>
              </w:rPr>
            </w:pPr>
            <w:r>
              <w:rPr>
                <w:spacing w:val="-2"/>
                <w:sz w:val="20"/>
              </w:rPr>
              <w:t>32000</w:t>
            </w:r>
          </w:p>
        </w:tc>
        <w:tc>
          <w:tcPr>
            <w:tcW w:w="806" w:type="dxa"/>
            <w:vAlign w:val="center"/>
          </w:tcPr>
          <w:p w14:paraId="0AC4B8D7" w14:textId="77777777" w:rsidR="00E7388B" w:rsidRDefault="00E7388B" w:rsidP="00815E7C">
            <w:pPr>
              <w:pStyle w:val="TableParagraph"/>
              <w:rPr>
                <w:sz w:val="20"/>
              </w:rPr>
            </w:pPr>
            <w:r>
              <w:rPr>
                <w:spacing w:val="-2"/>
                <w:sz w:val="20"/>
              </w:rPr>
              <w:t>25000</w:t>
            </w:r>
          </w:p>
        </w:tc>
        <w:tc>
          <w:tcPr>
            <w:tcW w:w="806" w:type="dxa"/>
            <w:vAlign w:val="center"/>
          </w:tcPr>
          <w:p w14:paraId="37F3D45E" w14:textId="77777777" w:rsidR="00E7388B" w:rsidRDefault="00E7388B" w:rsidP="00815E7C">
            <w:pPr>
              <w:pStyle w:val="TableParagraph"/>
              <w:rPr>
                <w:sz w:val="20"/>
              </w:rPr>
            </w:pPr>
            <w:r>
              <w:rPr>
                <w:spacing w:val="-2"/>
                <w:sz w:val="20"/>
              </w:rPr>
              <w:t>57930</w:t>
            </w:r>
          </w:p>
        </w:tc>
        <w:tc>
          <w:tcPr>
            <w:tcW w:w="904" w:type="dxa"/>
            <w:vAlign w:val="center"/>
          </w:tcPr>
          <w:p w14:paraId="2026DFD6" w14:textId="77777777" w:rsidR="00E7388B" w:rsidRDefault="00E7388B" w:rsidP="00815E7C">
            <w:pPr>
              <w:pStyle w:val="TableParagraph"/>
              <w:rPr>
                <w:sz w:val="20"/>
              </w:rPr>
            </w:pPr>
            <w:r>
              <w:rPr>
                <w:spacing w:val="-2"/>
                <w:sz w:val="20"/>
              </w:rPr>
              <w:t>53895</w:t>
            </w:r>
          </w:p>
        </w:tc>
        <w:tc>
          <w:tcPr>
            <w:tcW w:w="875" w:type="dxa"/>
            <w:vAlign w:val="center"/>
          </w:tcPr>
          <w:p w14:paraId="0E65C560" w14:textId="77777777" w:rsidR="00E7388B" w:rsidRDefault="00E7388B" w:rsidP="00815E7C">
            <w:pPr>
              <w:pStyle w:val="TableParagraph"/>
              <w:rPr>
                <w:sz w:val="20"/>
              </w:rPr>
            </w:pPr>
            <w:r>
              <w:rPr>
                <w:spacing w:val="-2"/>
                <w:sz w:val="20"/>
              </w:rPr>
              <w:t>93380</w:t>
            </w:r>
          </w:p>
        </w:tc>
        <w:tc>
          <w:tcPr>
            <w:tcW w:w="900" w:type="dxa"/>
            <w:vAlign w:val="center"/>
          </w:tcPr>
          <w:p w14:paraId="7151A2ED" w14:textId="77777777" w:rsidR="00E7388B" w:rsidRDefault="00E7388B" w:rsidP="00815E7C">
            <w:pPr>
              <w:pStyle w:val="TableParagraph"/>
              <w:rPr>
                <w:sz w:val="20"/>
              </w:rPr>
            </w:pPr>
            <w:r>
              <w:rPr>
                <w:spacing w:val="-2"/>
                <w:sz w:val="20"/>
              </w:rPr>
              <w:t>15800</w:t>
            </w:r>
          </w:p>
        </w:tc>
        <w:tc>
          <w:tcPr>
            <w:tcW w:w="904" w:type="dxa"/>
            <w:vAlign w:val="center"/>
          </w:tcPr>
          <w:p w14:paraId="63E460FF" w14:textId="77777777" w:rsidR="00E7388B" w:rsidRDefault="00E7388B" w:rsidP="00815E7C">
            <w:pPr>
              <w:pStyle w:val="TableParagraph"/>
              <w:rPr>
                <w:sz w:val="20"/>
              </w:rPr>
            </w:pPr>
            <w:r>
              <w:rPr>
                <w:spacing w:val="-2"/>
                <w:sz w:val="20"/>
              </w:rPr>
              <w:t>17895</w:t>
            </w:r>
          </w:p>
        </w:tc>
        <w:tc>
          <w:tcPr>
            <w:tcW w:w="904" w:type="dxa"/>
            <w:vAlign w:val="center"/>
          </w:tcPr>
          <w:p w14:paraId="4B69FD10" w14:textId="77777777" w:rsidR="00E7388B" w:rsidRDefault="00E7388B" w:rsidP="00815E7C">
            <w:pPr>
              <w:pStyle w:val="TableParagraph"/>
              <w:rPr>
                <w:sz w:val="20"/>
              </w:rPr>
            </w:pPr>
            <w:r>
              <w:rPr>
                <w:spacing w:val="-2"/>
                <w:sz w:val="20"/>
              </w:rPr>
              <w:t>25235</w:t>
            </w:r>
          </w:p>
        </w:tc>
        <w:tc>
          <w:tcPr>
            <w:tcW w:w="900" w:type="dxa"/>
            <w:vAlign w:val="center"/>
          </w:tcPr>
          <w:p w14:paraId="3C1E3444" w14:textId="77777777" w:rsidR="00E7388B" w:rsidRDefault="00E7388B" w:rsidP="00815E7C">
            <w:pPr>
              <w:pStyle w:val="TableParagraph"/>
              <w:rPr>
                <w:sz w:val="20"/>
              </w:rPr>
            </w:pPr>
            <w:r>
              <w:rPr>
                <w:spacing w:val="-2"/>
                <w:sz w:val="20"/>
              </w:rPr>
              <w:t>25000</w:t>
            </w:r>
          </w:p>
        </w:tc>
        <w:tc>
          <w:tcPr>
            <w:tcW w:w="900" w:type="dxa"/>
            <w:vAlign w:val="center"/>
          </w:tcPr>
          <w:p w14:paraId="6DC7EC4B" w14:textId="77777777" w:rsidR="00E7388B" w:rsidRDefault="00E7388B" w:rsidP="00815E7C">
            <w:pPr>
              <w:pStyle w:val="TableParagraph"/>
              <w:rPr>
                <w:sz w:val="20"/>
              </w:rPr>
            </w:pPr>
            <w:r>
              <w:rPr>
                <w:spacing w:val="-2"/>
                <w:sz w:val="20"/>
              </w:rPr>
              <w:t>40000</w:t>
            </w:r>
          </w:p>
        </w:tc>
        <w:tc>
          <w:tcPr>
            <w:tcW w:w="891" w:type="dxa"/>
            <w:vAlign w:val="center"/>
          </w:tcPr>
          <w:p w14:paraId="29C0E00D" w14:textId="77777777" w:rsidR="00E7388B" w:rsidRDefault="00E7388B" w:rsidP="00815E7C">
            <w:pPr>
              <w:pStyle w:val="TableParagraph"/>
              <w:rPr>
                <w:sz w:val="20"/>
              </w:rPr>
            </w:pPr>
            <w:r>
              <w:rPr>
                <w:spacing w:val="-2"/>
                <w:sz w:val="20"/>
              </w:rPr>
              <w:t>29990</w:t>
            </w:r>
          </w:p>
        </w:tc>
        <w:tc>
          <w:tcPr>
            <w:tcW w:w="1081" w:type="dxa"/>
            <w:vAlign w:val="center"/>
          </w:tcPr>
          <w:p w14:paraId="67600E4A" w14:textId="77777777" w:rsidR="00E7388B" w:rsidRDefault="00E7388B" w:rsidP="00815E7C">
            <w:pPr>
              <w:pStyle w:val="TableParagraph"/>
              <w:rPr>
                <w:sz w:val="20"/>
              </w:rPr>
            </w:pPr>
            <w:r>
              <w:rPr>
                <w:spacing w:val="-2"/>
                <w:sz w:val="20"/>
              </w:rPr>
              <w:t>10495</w:t>
            </w:r>
          </w:p>
        </w:tc>
      </w:tr>
      <w:tr w:rsidR="00E7388B" w14:paraId="51320DB0" w14:textId="77777777" w:rsidTr="00F7611F">
        <w:trPr>
          <w:trHeight w:val="437"/>
        </w:trPr>
        <w:tc>
          <w:tcPr>
            <w:tcW w:w="2088" w:type="dxa"/>
            <w:vAlign w:val="center"/>
          </w:tcPr>
          <w:p w14:paraId="098EBE1D" w14:textId="77777777" w:rsidR="00E7388B" w:rsidRDefault="00E7388B" w:rsidP="00815E7C">
            <w:pPr>
              <w:pStyle w:val="TableParagraph"/>
              <w:ind w:left="432"/>
              <w:rPr>
                <w:b/>
                <w:sz w:val="20"/>
              </w:rPr>
            </w:pPr>
            <w:r>
              <w:rPr>
                <w:b/>
                <w:spacing w:val="-2"/>
                <w:sz w:val="20"/>
              </w:rPr>
              <w:t>Receivables</w:t>
            </w:r>
            <w:r w:rsidR="000E5E22">
              <w:rPr>
                <w:b/>
                <w:spacing w:val="-2"/>
                <w:sz w:val="20"/>
              </w:rPr>
              <w:t xml:space="preserve"> </w:t>
            </w:r>
          </w:p>
        </w:tc>
        <w:tc>
          <w:tcPr>
            <w:tcW w:w="963" w:type="dxa"/>
            <w:vAlign w:val="center"/>
          </w:tcPr>
          <w:p w14:paraId="44200892" w14:textId="77777777" w:rsidR="00E7388B" w:rsidRDefault="00E7388B" w:rsidP="00815E7C">
            <w:pPr>
              <w:pStyle w:val="TableParagraph"/>
              <w:ind w:right="157"/>
              <w:rPr>
                <w:sz w:val="20"/>
              </w:rPr>
            </w:pPr>
            <w:r>
              <w:rPr>
                <w:spacing w:val="-2"/>
                <w:sz w:val="20"/>
              </w:rPr>
              <w:t>20180</w:t>
            </w:r>
          </w:p>
        </w:tc>
        <w:tc>
          <w:tcPr>
            <w:tcW w:w="806" w:type="dxa"/>
            <w:vAlign w:val="center"/>
          </w:tcPr>
          <w:p w14:paraId="1BF59F0F" w14:textId="77777777" w:rsidR="00E7388B" w:rsidRDefault="00E7388B" w:rsidP="00815E7C">
            <w:pPr>
              <w:pStyle w:val="TableParagraph"/>
              <w:rPr>
                <w:sz w:val="20"/>
              </w:rPr>
            </w:pPr>
            <w:r>
              <w:rPr>
                <w:spacing w:val="-2"/>
                <w:sz w:val="20"/>
              </w:rPr>
              <w:t>25580</w:t>
            </w:r>
          </w:p>
        </w:tc>
        <w:tc>
          <w:tcPr>
            <w:tcW w:w="806" w:type="dxa"/>
            <w:vAlign w:val="center"/>
          </w:tcPr>
          <w:p w14:paraId="38E3CA02" w14:textId="77777777" w:rsidR="00E7388B" w:rsidRDefault="00E7388B" w:rsidP="00815E7C">
            <w:pPr>
              <w:pStyle w:val="TableParagraph"/>
              <w:rPr>
                <w:sz w:val="20"/>
              </w:rPr>
            </w:pPr>
            <w:r>
              <w:rPr>
                <w:spacing w:val="-2"/>
                <w:sz w:val="20"/>
              </w:rPr>
              <w:t>15890</w:t>
            </w:r>
          </w:p>
        </w:tc>
        <w:tc>
          <w:tcPr>
            <w:tcW w:w="904" w:type="dxa"/>
            <w:vAlign w:val="center"/>
          </w:tcPr>
          <w:p w14:paraId="15C9741D" w14:textId="77777777" w:rsidR="00E7388B" w:rsidRDefault="00E7388B" w:rsidP="00815E7C">
            <w:pPr>
              <w:pStyle w:val="TableParagraph"/>
              <w:rPr>
                <w:sz w:val="20"/>
              </w:rPr>
            </w:pPr>
            <w:r>
              <w:rPr>
                <w:spacing w:val="-2"/>
                <w:sz w:val="20"/>
              </w:rPr>
              <w:t>69530</w:t>
            </w:r>
          </w:p>
        </w:tc>
        <w:tc>
          <w:tcPr>
            <w:tcW w:w="875" w:type="dxa"/>
            <w:vAlign w:val="center"/>
          </w:tcPr>
          <w:p w14:paraId="6C7837A7" w14:textId="77777777" w:rsidR="00E7388B" w:rsidRDefault="00E7388B" w:rsidP="00815E7C">
            <w:pPr>
              <w:pStyle w:val="TableParagraph"/>
              <w:rPr>
                <w:sz w:val="20"/>
              </w:rPr>
            </w:pPr>
            <w:r>
              <w:rPr>
                <w:spacing w:val="-2"/>
                <w:sz w:val="20"/>
              </w:rPr>
              <w:t>15580</w:t>
            </w:r>
          </w:p>
        </w:tc>
        <w:tc>
          <w:tcPr>
            <w:tcW w:w="900" w:type="dxa"/>
            <w:vAlign w:val="center"/>
          </w:tcPr>
          <w:p w14:paraId="5AFBE792" w14:textId="77777777" w:rsidR="00E7388B" w:rsidRDefault="00E7388B" w:rsidP="00815E7C">
            <w:pPr>
              <w:pStyle w:val="TableParagraph"/>
              <w:rPr>
                <w:sz w:val="20"/>
              </w:rPr>
            </w:pPr>
            <w:r>
              <w:rPr>
                <w:spacing w:val="-4"/>
                <w:sz w:val="20"/>
              </w:rPr>
              <w:t>9800</w:t>
            </w:r>
          </w:p>
        </w:tc>
        <w:tc>
          <w:tcPr>
            <w:tcW w:w="904" w:type="dxa"/>
            <w:vAlign w:val="center"/>
          </w:tcPr>
          <w:p w14:paraId="0CEFA715" w14:textId="77777777" w:rsidR="00E7388B" w:rsidRDefault="00E7388B" w:rsidP="00815E7C">
            <w:pPr>
              <w:pStyle w:val="TableParagraph"/>
              <w:rPr>
                <w:sz w:val="20"/>
              </w:rPr>
            </w:pPr>
            <w:r>
              <w:rPr>
                <w:spacing w:val="-2"/>
                <w:sz w:val="20"/>
              </w:rPr>
              <w:t>11250</w:t>
            </w:r>
          </w:p>
        </w:tc>
        <w:tc>
          <w:tcPr>
            <w:tcW w:w="904" w:type="dxa"/>
            <w:vAlign w:val="center"/>
          </w:tcPr>
          <w:p w14:paraId="60E97857" w14:textId="77777777" w:rsidR="00E7388B" w:rsidRDefault="00E7388B" w:rsidP="00815E7C">
            <w:pPr>
              <w:pStyle w:val="TableParagraph"/>
              <w:rPr>
                <w:sz w:val="20"/>
              </w:rPr>
            </w:pPr>
            <w:r>
              <w:rPr>
                <w:spacing w:val="-4"/>
                <w:sz w:val="20"/>
              </w:rPr>
              <w:t>8345</w:t>
            </w:r>
          </w:p>
        </w:tc>
        <w:tc>
          <w:tcPr>
            <w:tcW w:w="900" w:type="dxa"/>
            <w:vAlign w:val="center"/>
          </w:tcPr>
          <w:p w14:paraId="77BA85C8" w14:textId="77777777" w:rsidR="00E7388B" w:rsidRDefault="00E7388B" w:rsidP="00815E7C">
            <w:pPr>
              <w:pStyle w:val="TableParagraph"/>
              <w:rPr>
                <w:sz w:val="20"/>
              </w:rPr>
            </w:pPr>
            <w:r>
              <w:rPr>
                <w:spacing w:val="-2"/>
                <w:sz w:val="20"/>
              </w:rPr>
              <w:t>16555</w:t>
            </w:r>
          </w:p>
        </w:tc>
        <w:tc>
          <w:tcPr>
            <w:tcW w:w="900" w:type="dxa"/>
            <w:vAlign w:val="center"/>
          </w:tcPr>
          <w:p w14:paraId="49AB443D" w14:textId="77777777" w:rsidR="00E7388B" w:rsidRDefault="00E7388B" w:rsidP="00815E7C">
            <w:pPr>
              <w:pStyle w:val="TableParagraph"/>
              <w:rPr>
                <w:sz w:val="20"/>
              </w:rPr>
            </w:pPr>
            <w:r>
              <w:rPr>
                <w:spacing w:val="-4"/>
                <w:sz w:val="20"/>
              </w:rPr>
              <w:t>2150</w:t>
            </w:r>
          </w:p>
        </w:tc>
        <w:tc>
          <w:tcPr>
            <w:tcW w:w="891" w:type="dxa"/>
            <w:vAlign w:val="center"/>
          </w:tcPr>
          <w:p w14:paraId="4A65B84B" w14:textId="77777777" w:rsidR="00E7388B" w:rsidRDefault="00E7388B" w:rsidP="00815E7C">
            <w:pPr>
              <w:pStyle w:val="TableParagraph"/>
              <w:rPr>
                <w:sz w:val="20"/>
              </w:rPr>
            </w:pPr>
            <w:r>
              <w:rPr>
                <w:spacing w:val="-2"/>
                <w:sz w:val="20"/>
              </w:rPr>
              <w:t>10000</w:t>
            </w:r>
          </w:p>
        </w:tc>
        <w:tc>
          <w:tcPr>
            <w:tcW w:w="1081" w:type="dxa"/>
            <w:vAlign w:val="center"/>
          </w:tcPr>
          <w:p w14:paraId="3B5BF0CF" w14:textId="77777777" w:rsidR="00E7388B" w:rsidRDefault="00E7388B" w:rsidP="00815E7C">
            <w:pPr>
              <w:pStyle w:val="TableParagraph"/>
              <w:rPr>
                <w:sz w:val="20"/>
              </w:rPr>
            </w:pPr>
            <w:r>
              <w:rPr>
                <w:spacing w:val="-2"/>
                <w:sz w:val="20"/>
              </w:rPr>
              <w:t>15400</w:t>
            </w:r>
          </w:p>
        </w:tc>
      </w:tr>
      <w:tr w:rsidR="00E14B75" w14:paraId="0C0153B6" w14:textId="77777777" w:rsidTr="00F7611F">
        <w:trPr>
          <w:trHeight w:val="417"/>
        </w:trPr>
        <w:tc>
          <w:tcPr>
            <w:tcW w:w="2088" w:type="dxa"/>
            <w:vAlign w:val="center"/>
          </w:tcPr>
          <w:p w14:paraId="084406A3" w14:textId="77777777" w:rsidR="00E7388B" w:rsidRDefault="00E7388B" w:rsidP="00815E7C">
            <w:pPr>
              <w:pStyle w:val="TableParagraph"/>
              <w:ind w:left="216"/>
              <w:rPr>
                <w:b/>
                <w:i/>
                <w:sz w:val="20"/>
              </w:rPr>
            </w:pPr>
            <w:r>
              <w:rPr>
                <w:b/>
                <w:i/>
                <w:sz w:val="20"/>
              </w:rPr>
              <w:t>Total</w:t>
            </w:r>
            <w:r>
              <w:rPr>
                <w:b/>
                <w:i/>
                <w:spacing w:val="-5"/>
                <w:sz w:val="20"/>
              </w:rPr>
              <w:t xml:space="preserve"> </w:t>
            </w:r>
            <w:r>
              <w:rPr>
                <w:b/>
                <w:i/>
                <w:sz w:val="20"/>
              </w:rPr>
              <w:t>Cash</w:t>
            </w:r>
            <w:r>
              <w:rPr>
                <w:b/>
                <w:i/>
                <w:spacing w:val="-1"/>
                <w:sz w:val="20"/>
              </w:rPr>
              <w:t xml:space="preserve"> </w:t>
            </w:r>
            <w:r>
              <w:rPr>
                <w:b/>
                <w:i/>
                <w:spacing w:val="-5"/>
                <w:sz w:val="20"/>
              </w:rPr>
              <w:t>In</w:t>
            </w:r>
          </w:p>
        </w:tc>
        <w:tc>
          <w:tcPr>
            <w:tcW w:w="963" w:type="dxa"/>
            <w:vAlign w:val="center"/>
          </w:tcPr>
          <w:p w14:paraId="34BF4BB2" w14:textId="77777777" w:rsidR="00E7388B" w:rsidRDefault="00E7388B" w:rsidP="00815E7C">
            <w:pPr>
              <w:pStyle w:val="TableParagraph"/>
              <w:ind w:right="157"/>
              <w:rPr>
                <w:i/>
                <w:sz w:val="20"/>
              </w:rPr>
            </w:pPr>
            <w:r>
              <w:rPr>
                <w:i/>
                <w:spacing w:val="-2"/>
                <w:sz w:val="20"/>
              </w:rPr>
              <w:t>52180</w:t>
            </w:r>
          </w:p>
        </w:tc>
        <w:tc>
          <w:tcPr>
            <w:tcW w:w="806" w:type="dxa"/>
            <w:vAlign w:val="center"/>
          </w:tcPr>
          <w:p w14:paraId="29C7B326" w14:textId="77777777" w:rsidR="00E7388B" w:rsidRDefault="00E7388B" w:rsidP="00815E7C">
            <w:pPr>
              <w:pStyle w:val="TableParagraph"/>
              <w:rPr>
                <w:i/>
                <w:sz w:val="20"/>
              </w:rPr>
            </w:pPr>
            <w:r>
              <w:rPr>
                <w:i/>
                <w:spacing w:val="-2"/>
                <w:sz w:val="20"/>
              </w:rPr>
              <w:t>50580</w:t>
            </w:r>
          </w:p>
        </w:tc>
        <w:tc>
          <w:tcPr>
            <w:tcW w:w="806" w:type="dxa"/>
            <w:vAlign w:val="center"/>
          </w:tcPr>
          <w:p w14:paraId="6D307738" w14:textId="77777777" w:rsidR="00E7388B" w:rsidRDefault="00E7388B" w:rsidP="00815E7C">
            <w:pPr>
              <w:pStyle w:val="TableParagraph"/>
              <w:rPr>
                <w:i/>
                <w:sz w:val="20"/>
              </w:rPr>
            </w:pPr>
            <w:r>
              <w:rPr>
                <w:i/>
                <w:spacing w:val="-2"/>
                <w:sz w:val="20"/>
              </w:rPr>
              <w:t>73820</w:t>
            </w:r>
          </w:p>
        </w:tc>
        <w:tc>
          <w:tcPr>
            <w:tcW w:w="904" w:type="dxa"/>
            <w:vAlign w:val="center"/>
          </w:tcPr>
          <w:p w14:paraId="775A84F2" w14:textId="77777777" w:rsidR="00E7388B" w:rsidRDefault="00E7388B" w:rsidP="00815E7C">
            <w:pPr>
              <w:pStyle w:val="TableParagraph"/>
              <w:rPr>
                <w:i/>
                <w:sz w:val="20"/>
              </w:rPr>
            </w:pPr>
            <w:r>
              <w:rPr>
                <w:i/>
                <w:spacing w:val="-2"/>
                <w:sz w:val="20"/>
              </w:rPr>
              <w:t>123425</w:t>
            </w:r>
          </w:p>
        </w:tc>
        <w:tc>
          <w:tcPr>
            <w:tcW w:w="875" w:type="dxa"/>
            <w:vAlign w:val="center"/>
          </w:tcPr>
          <w:p w14:paraId="66AB1D71" w14:textId="77777777" w:rsidR="00E7388B" w:rsidRDefault="00E7388B" w:rsidP="00815E7C">
            <w:pPr>
              <w:pStyle w:val="TableParagraph"/>
              <w:rPr>
                <w:i/>
                <w:sz w:val="20"/>
              </w:rPr>
            </w:pPr>
            <w:r>
              <w:rPr>
                <w:i/>
                <w:spacing w:val="-2"/>
                <w:sz w:val="20"/>
              </w:rPr>
              <w:t>24918</w:t>
            </w:r>
          </w:p>
        </w:tc>
        <w:tc>
          <w:tcPr>
            <w:tcW w:w="900" w:type="dxa"/>
            <w:vAlign w:val="center"/>
          </w:tcPr>
          <w:p w14:paraId="4D9556AF" w14:textId="77777777" w:rsidR="00E7388B" w:rsidRDefault="00E7388B" w:rsidP="00815E7C">
            <w:pPr>
              <w:pStyle w:val="TableParagraph"/>
              <w:rPr>
                <w:i/>
                <w:sz w:val="20"/>
              </w:rPr>
            </w:pPr>
            <w:r>
              <w:rPr>
                <w:i/>
                <w:spacing w:val="-2"/>
                <w:sz w:val="20"/>
              </w:rPr>
              <w:t>25265</w:t>
            </w:r>
          </w:p>
        </w:tc>
        <w:tc>
          <w:tcPr>
            <w:tcW w:w="904" w:type="dxa"/>
            <w:vAlign w:val="center"/>
          </w:tcPr>
          <w:p w14:paraId="752B6138" w14:textId="77777777" w:rsidR="00E7388B" w:rsidRDefault="00E7388B" w:rsidP="00815E7C">
            <w:pPr>
              <w:pStyle w:val="TableParagraph"/>
              <w:rPr>
                <w:i/>
                <w:sz w:val="20"/>
              </w:rPr>
            </w:pPr>
            <w:r>
              <w:rPr>
                <w:i/>
                <w:spacing w:val="-2"/>
                <w:sz w:val="20"/>
              </w:rPr>
              <w:t>29145</w:t>
            </w:r>
          </w:p>
        </w:tc>
        <w:tc>
          <w:tcPr>
            <w:tcW w:w="904" w:type="dxa"/>
            <w:vAlign w:val="center"/>
          </w:tcPr>
          <w:p w14:paraId="1C3DA5E5" w14:textId="77777777" w:rsidR="00E7388B" w:rsidRDefault="00E7388B" w:rsidP="00815E7C">
            <w:pPr>
              <w:pStyle w:val="TableParagraph"/>
              <w:rPr>
                <w:i/>
                <w:sz w:val="20"/>
              </w:rPr>
            </w:pPr>
            <w:r>
              <w:rPr>
                <w:i/>
                <w:spacing w:val="-2"/>
                <w:sz w:val="20"/>
              </w:rPr>
              <w:t>33580</w:t>
            </w:r>
          </w:p>
        </w:tc>
        <w:tc>
          <w:tcPr>
            <w:tcW w:w="900" w:type="dxa"/>
            <w:vAlign w:val="center"/>
          </w:tcPr>
          <w:p w14:paraId="0412021C" w14:textId="77777777" w:rsidR="00E7388B" w:rsidRDefault="00E7388B" w:rsidP="00815E7C">
            <w:pPr>
              <w:pStyle w:val="TableParagraph"/>
              <w:rPr>
                <w:i/>
                <w:sz w:val="20"/>
              </w:rPr>
            </w:pPr>
            <w:r>
              <w:rPr>
                <w:i/>
                <w:spacing w:val="-2"/>
                <w:sz w:val="20"/>
              </w:rPr>
              <w:t>41555</w:t>
            </w:r>
          </w:p>
        </w:tc>
        <w:tc>
          <w:tcPr>
            <w:tcW w:w="900" w:type="dxa"/>
            <w:vAlign w:val="center"/>
          </w:tcPr>
          <w:p w14:paraId="41E79D53" w14:textId="77777777" w:rsidR="00E7388B" w:rsidRDefault="00E7388B" w:rsidP="00815E7C">
            <w:pPr>
              <w:pStyle w:val="TableParagraph"/>
              <w:rPr>
                <w:i/>
                <w:sz w:val="20"/>
              </w:rPr>
            </w:pPr>
            <w:r>
              <w:rPr>
                <w:i/>
                <w:spacing w:val="-2"/>
                <w:sz w:val="20"/>
              </w:rPr>
              <w:t>42150</w:t>
            </w:r>
          </w:p>
        </w:tc>
        <w:tc>
          <w:tcPr>
            <w:tcW w:w="891" w:type="dxa"/>
            <w:vAlign w:val="center"/>
          </w:tcPr>
          <w:p w14:paraId="6D8B58FC" w14:textId="77777777" w:rsidR="00E7388B" w:rsidRDefault="00E7388B" w:rsidP="00815E7C">
            <w:pPr>
              <w:pStyle w:val="TableParagraph"/>
              <w:rPr>
                <w:i/>
                <w:sz w:val="20"/>
              </w:rPr>
            </w:pPr>
            <w:r>
              <w:rPr>
                <w:i/>
                <w:spacing w:val="-2"/>
                <w:sz w:val="20"/>
              </w:rPr>
              <w:t>39990</w:t>
            </w:r>
          </w:p>
        </w:tc>
        <w:tc>
          <w:tcPr>
            <w:tcW w:w="1081" w:type="dxa"/>
            <w:vAlign w:val="center"/>
          </w:tcPr>
          <w:p w14:paraId="15E1A19A" w14:textId="77777777" w:rsidR="00E7388B" w:rsidRDefault="00E7388B" w:rsidP="00815E7C">
            <w:pPr>
              <w:pStyle w:val="TableParagraph"/>
              <w:rPr>
                <w:i/>
                <w:sz w:val="20"/>
              </w:rPr>
            </w:pPr>
            <w:r>
              <w:rPr>
                <w:i/>
                <w:spacing w:val="-2"/>
                <w:sz w:val="20"/>
              </w:rPr>
              <w:t>25895</w:t>
            </w:r>
          </w:p>
        </w:tc>
      </w:tr>
      <w:tr w:rsidR="00E7388B" w14:paraId="1A64EB79" w14:textId="77777777" w:rsidTr="00242084">
        <w:trPr>
          <w:trHeight w:val="388"/>
        </w:trPr>
        <w:tc>
          <w:tcPr>
            <w:tcW w:w="2088" w:type="dxa"/>
            <w:vAlign w:val="center"/>
          </w:tcPr>
          <w:p w14:paraId="29F51A87" w14:textId="77777777" w:rsidR="00E7388B" w:rsidRDefault="00E7388B" w:rsidP="00815E7C">
            <w:pPr>
              <w:pStyle w:val="TableParagraph"/>
              <w:ind w:left="216"/>
              <w:rPr>
                <w:b/>
                <w:sz w:val="20"/>
              </w:rPr>
            </w:pPr>
            <w:r>
              <w:rPr>
                <w:b/>
                <w:sz w:val="20"/>
              </w:rPr>
              <w:t>Cash</w:t>
            </w:r>
            <w:r>
              <w:rPr>
                <w:b/>
                <w:spacing w:val="-3"/>
                <w:sz w:val="20"/>
              </w:rPr>
              <w:t xml:space="preserve"> </w:t>
            </w:r>
            <w:r>
              <w:rPr>
                <w:b/>
                <w:spacing w:val="-4"/>
                <w:sz w:val="20"/>
              </w:rPr>
              <w:t>Out:</w:t>
            </w:r>
            <w:r w:rsidR="000E5E22">
              <w:rPr>
                <w:b/>
                <w:spacing w:val="-4"/>
                <w:sz w:val="20"/>
              </w:rPr>
              <w:t xml:space="preserve"> </w:t>
            </w:r>
          </w:p>
        </w:tc>
        <w:tc>
          <w:tcPr>
            <w:tcW w:w="963" w:type="dxa"/>
            <w:vAlign w:val="center"/>
          </w:tcPr>
          <w:p w14:paraId="3B07635E" w14:textId="77777777" w:rsidR="00E7388B" w:rsidRDefault="00E7388B" w:rsidP="00815E7C">
            <w:pPr>
              <w:pStyle w:val="TableParagraph"/>
              <w:rPr>
                <w:sz w:val="20"/>
              </w:rPr>
            </w:pPr>
          </w:p>
        </w:tc>
        <w:tc>
          <w:tcPr>
            <w:tcW w:w="806" w:type="dxa"/>
            <w:vAlign w:val="center"/>
          </w:tcPr>
          <w:p w14:paraId="257BDB13" w14:textId="77777777" w:rsidR="00E7388B" w:rsidRDefault="00E7388B" w:rsidP="00815E7C">
            <w:pPr>
              <w:pStyle w:val="TableParagraph"/>
              <w:rPr>
                <w:sz w:val="20"/>
              </w:rPr>
            </w:pPr>
          </w:p>
        </w:tc>
        <w:tc>
          <w:tcPr>
            <w:tcW w:w="806" w:type="dxa"/>
            <w:vAlign w:val="center"/>
          </w:tcPr>
          <w:p w14:paraId="1B903E26" w14:textId="77777777" w:rsidR="00E7388B" w:rsidRDefault="00E7388B" w:rsidP="00815E7C">
            <w:pPr>
              <w:pStyle w:val="TableParagraph"/>
              <w:rPr>
                <w:sz w:val="20"/>
              </w:rPr>
            </w:pPr>
          </w:p>
        </w:tc>
        <w:tc>
          <w:tcPr>
            <w:tcW w:w="904" w:type="dxa"/>
            <w:vAlign w:val="center"/>
          </w:tcPr>
          <w:p w14:paraId="07ACEDE8" w14:textId="77777777" w:rsidR="00E7388B" w:rsidRDefault="00E7388B" w:rsidP="00815E7C">
            <w:pPr>
              <w:pStyle w:val="TableParagraph"/>
              <w:rPr>
                <w:sz w:val="20"/>
              </w:rPr>
            </w:pPr>
          </w:p>
        </w:tc>
        <w:tc>
          <w:tcPr>
            <w:tcW w:w="875" w:type="dxa"/>
            <w:vAlign w:val="center"/>
          </w:tcPr>
          <w:p w14:paraId="102F964E" w14:textId="77777777" w:rsidR="00E7388B" w:rsidRDefault="00E7388B" w:rsidP="00815E7C">
            <w:pPr>
              <w:pStyle w:val="TableParagraph"/>
              <w:rPr>
                <w:sz w:val="20"/>
              </w:rPr>
            </w:pPr>
          </w:p>
        </w:tc>
        <w:tc>
          <w:tcPr>
            <w:tcW w:w="900" w:type="dxa"/>
            <w:vAlign w:val="center"/>
          </w:tcPr>
          <w:p w14:paraId="0CA5EA95" w14:textId="77777777" w:rsidR="00E7388B" w:rsidRDefault="00E7388B" w:rsidP="00815E7C">
            <w:pPr>
              <w:pStyle w:val="TableParagraph"/>
              <w:rPr>
                <w:sz w:val="20"/>
              </w:rPr>
            </w:pPr>
          </w:p>
        </w:tc>
        <w:tc>
          <w:tcPr>
            <w:tcW w:w="904" w:type="dxa"/>
            <w:vAlign w:val="center"/>
          </w:tcPr>
          <w:p w14:paraId="54250B1A" w14:textId="77777777" w:rsidR="00E7388B" w:rsidRDefault="00E7388B" w:rsidP="00815E7C">
            <w:pPr>
              <w:pStyle w:val="TableParagraph"/>
              <w:rPr>
                <w:sz w:val="20"/>
              </w:rPr>
            </w:pPr>
          </w:p>
        </w:tc>
        <w:tc>
          <w:tcPr>
            <w:tcW w:w="904" w:type="dxa"/>
            <w:vAlign w:val="center"/>
          </w:tcPr>
          <w:p w14:paraId="2C27CE65" w14:textId="77777777" w:rsidR="00E7388B" w:rsidRDefault="00E7388B" w:rsidP="00815E7C">
            <w:pPr>
              <w:pStyle w:val="TableParagraph"/>
              <w:rPr>
                <w:sz w:val="20"/>
              </w:rPr>
            </w:pPr>
          </w:p>
        </w:tc>
        <w:tc>
          <w:tcPr>
            <w:tcW w:w="900" w:type="dxa"/>
            <w:vAlign w:val="center"/>
          </w:tcPr>
          <w:p w14:paraId="0E25CC64" w14:textId="77777777" w:rsidR="00E7388B" w:rsidRDefault="00E7388B" w:rsidP="00815E7C">
            <w:pPr>
              <w:pStyle w:val="TableParagraph"/>
              <w:rPr>
                <w:sz w:val="20"/>
              </w:rPr>
            </w:pPr>
          </w:p>
        </w:tc>
        <w:tc>
          <w:tcPr>
            <w:tcW w:w="900" w:type="dxa"/>
            <w:vAlign w:val="center"/>
          </w:tcPr>
          <w:p w14:paraId="5B1EC7AE" w14:textId="77777777" w:rsidR="00E7388B" w:rsidRDefault="00E7388B" w:rsidP="00815E7C">
            <w:pPr>
              <w:pStyle w:val="TableParagraph"/>
              <w:rPr>
                <w:sz w:val="20"/>
              </w:rPr>
            </w:pPr>
          </w:p>
        </w:tc>
        <w:tc>
          <w:tcPr>
            <w:tcW w:w="891" w:type="dxa"/>
            <w:vAlign w:val="center"/>
          </w:tcPr>
          <w:p w14:paraId="46DF569F" w14:textId="77777777" w:rsidR="00E7388B" w:rsidRDefault="00E7388B" w:rsidP="00815E7C">
            <w:pPr>
              <w:pStyle w:val="TableParagraph"/>
              <w:rPr>
                <w:sz w:val="20"/>
              </w:rPr>
            </w:pPr>
          </w:p>
        </w:tc>
        <w:tc>
          <w:tcPr>
            <w:tcW w:w="1081" w:type="dxa"/>
            <w:vAlign w:val="center"/>
          </w:tcPr>
          <w:p w14:paraId="010AE7A2" w14:textId="77777777" w:rsidR="00E7388B" w:rsidRDefault="00E7388B" w:rsidP="00815E7C">
            <w:pPr>
              <w:pStyle w:val="TableParagraph"/>
              <w:rPr>
                <w:sz w:val="20"/>
              </w:rPr>
            </w:pPr>
          </w:p>
        </w:tc>
      </w:tr>
      <w:tr w:rsidR="00E14B75" w14:paraId="5D63A0FB" w14:textId="77777777" w:rsidTr="00F7611F">
        <w:trPr>
          <w:trHeight w:val="431"/>
        </w:trPr>
        <w:tc>
          <w:tcPr>
            <w:tcW w:w="2088" w:type="dxa"/>
            <w:vAlign w:val="center"/>
          </w:tcPr>
          <w:p w14:paraId="2CAA4E96" w14:textId="77777777" w:rsidR="00E7388B" w:rsidRDefault="00E7388B" w:rsidP="00815E7C">
            <w:pPr>
              <w:pStyle w:val="TableParagraph"/>
              <w:ind w:left="432"/>
              <w:rPr>
                <w:b/>
                <w:sz w:val="20"/>
              </w:rPr>
            </w:pPr>
            <w:r>
              <w:rPr>
                <w:b/>
                <w:spacing w:val="-4"/>
                <w:sz w:val="20"/>
              </w:rPr>
              <w:t>Rent</w:t>
            </w:r>
            <w:r w:rsidR="000E5E22">
              <w:rPr>
                <w:b/>
                <w:spacing w:val="-4"/>
                <w:sz w:val="20"/>
              </w:rPr>
              <w:t xml:space="preserve"> </w:t>
            </w:r>
          </w:p>
        </w:tc>
        <w:tc>
          <w:tcPr>
            <w:tcW w:w="963" w:type="dxa"/>
            <w:vAlign w:val="center"/>
          </w:tcPr>
          <w:p w14:paraId="1C95965E" w14:textId="77777777" w:rsidR="00E7388B" w:rsidRDefault="00E7388B" w:rsidP="00815E7C">
            <w:pPr>
              <w:pStyle w:val="TableParagraph"/>
              <w:ind w:right="157"/>
              <w:rPr>
                <w:sz w:val="20"/>
              </w:rPr>
            </w:pPr>
            <w:r>
              <w:rPr>
                <w:spacing w:val="-2"/>
                <w:sz w:val="20"/>
              </w:rPr>
              <w:t>17000</w:t>
            </w:r>
          </w:p>
        </w:tc>
        <w:tc>
          <w:tcPr>
            <w:tcW w:w="806" w:type="dxa"/>
            <w:vAlign w:val="center"/>
          </w:tcPr>
          <w:p w14:paraId="31B64304" w14:textId="77777777" w:rsidR="00E7388B" w:rsidRDefault="00E7388B" w:rsidP="00815E7C">
            <w:pPr>
              <w:pStyle w:val="TableParagraph"/>
              <w:rPr>
                <w:sz w:val="20"/>
              </w:rPr>
            </w:pPr>
            <w:r>
              <w:rPr>
                <w:spacing w:val="-2"/>
                <w:sz w:val="20"/>
              </w:rPr>
              <w:t>17000</w:t>
            </w:r>
          </w:p>
        </w:tc>
        <w:tc>
          <w:tcPr>
            <w:tcW w:w="806" w:type="dxa"/>
            <w:vAlign w:val="center"/>
          </w:tcPr>
          <w:p w14:paraId="3835CEC0" w14:textId="77777777" w:rsidR="00E7388B" w:rsidRDefault="00E7388B" w:rsidP="00815E7C">
            <w:pPr>
              <w:pStyle w:val="TableParagraph"/>
              <w:rPr>
                <w:sz w:val="20"/>
              </w:rPr>
            </w:pPr>
            <w:r>
              <w:rPr>
                <w:spacing w:val="-2"/>
                <w:sz w:val="20"/>
              </w:rPr>
              <w:t>17000</w:t>
            </w:r>
          </w:p>
        </w:tc>
        <w:tc>
          <w:tcPr>
            <w:tcW w:w="904" w:type="dxa"/>
            <w:vAlign w:val="center"/>
          </w:tcPr>
          <w:p w14:paraId="0349793A" w14:textId="77777777" w:rsidR="00E7388B" w:rsidRDefault="00E7388B" w:rsidP="00815E7C">
            <w:pPr>
              <w:pStyle w:val="TableParagraph"/>
              <w:rPr>
                <w:sz w:val="20"/>
              </w:rPr>
            </w:pPr>
            <w:r>
              <w:rPr>
                <w:spacing w:val="-2"/>
                <w:sz w:val="20"/>
              </w:rPr>
              <w:t>17000</w:t>
            </w:r>
          </w:p>
        </w:tc>
        <w:tc>
          <w:tcPr>
            <w:tcW w:w="875" w:type="dxa"/>
            <w:vAlign w:val="center"/>
          </w:tcPr>
          <w:p w14:paraId="34BC5D38" w14:textId="77777777" w:rsidR="00E7388B" w:rsidRDefault="00E7388B" w:rsidP="00815E7C">
            <w:pPr>
              <w:pStyle w:val="TableParagraph"/>
              <w:rPr>
                <w:sz w:val="20"/>
              </w:rPr>
            </w:pPr>
            <w:r>
              <w:rPr>
                <w:spacing w:val="-2"/>
                <w:sz w:val="20"/>
              </w:rPr>
              <w:t>17000</w:t>
            </w:r>
          </w:p>
        </w:tc>
        <w:tc>
          <w:tcPr>
            <w:tcW w:w="900" w:type="dxa"/>
            <w:vAlign w:val="center"/>
          </w:tcPr>
          <w:p w14:paraId="3950FB33" w14:textId="77777777" w:rsidR="00E7388B" w:rsidRDefault="00E7388B" w:rsidP="00815E7C">
            <w:pPr>
              <w:pStyle w:val="TableParagraph"/>
              <w:rPr>
                <w:sz w:val="20"/>
              </w:rPr>
            </w:pPr>
            <w:r>
              <w:rPr>
                <w:spacing w:val="-2"/>
                <w:sz w:val="20"/>
              </w:rPr>
              <w:t>17000</w:t>
            </w:r>
          </w:p>
        </w:tc>
        <w:tc>
          <w:tcPr>
            <w:tcW w:w="904" w:type="dxa"/>
            <w:vAlign w:val="center"/>
          </w:tcPr>
          <w:p w14:paraId="72C19370" w14:textId="77777777" w:rsidR="00E7388B" w:rsidRDefault="00E7388B" w:rsidP="00815E7C">
            <w:pPr>
              <w:pStyle w:val="TableParagraph"/>
              <w:rPr>
                <w:sz w:val="20"/>
              </w:rPr>
            </w:pPr>
            <w:r>
              <w:rPr>
                <w:spacing w:val="-2"/>
                <w:sz w:val="20"/>
              </w:rPr>
              <w:t>17000</w:t>
            </w:r>
          </w:p>
        </w:tc>
        <w:tc>
          <w:tcPr>
            <w:tcW w:w="904" w:type="dxa"/>
            <w:vAlign w:val="center"/>
          </w:tcPr>
          <w:p w14:paraId="07422D92" w14:textId="77777777" w:rsidR="00E7388B" w:rsidRDefault="00E7388B" w:rsidP="00815E7C">
            <w:pPr>
              <w:pStyle w:val="TableParagraph"/>
              <w:rPr>
                <w:sz w:val="20"/>
              </w:rPr>
            </w:pPr>
            <w:r>
              <w:rPr>
                <w:spacing w:val="-2"/>
                <w:sz w:val="20"/>
              </w:rPr>
              <w:t>17000</w:t>
            </w:r>
          </w:p>
        </w:tc>
        <w:tc>
          <w:tcPr>
            <w:tcW w:w="900" w:type="dxa"/>
            <w:vAlign w:val="center"/>
          </w:tcPr>
          <w:p w14:paraId="10DAF383" w14:textId="77777777" w:rsidR="00E7388B" w:rsidRDefault="00E7388B" w:rsidP="00815E7C">
            <w:pPr>
              <w:pStyle w:val="TableParagraph"/>
              <w:rPr>
                <w:sz w:val="20"/>
              </w:rPr>
            </w:pPr>
            <w:r>
              <w:rPr>
                <w:spacing w:val="-2"/>
                <w:sz w:val="20"/>
              </w:rPr>
              <w:t>17000</w:t>
            </w:r>
          </w:p>
        </w:tc>
        <w:tc>
          <w:tcPr>
            <w:tcW w:w="900" w:type="dxa"/>
            <w:vAlign w:val="center"/>
          </w:tcPr>
          <w:p w14:paraId="3ABCA848" w14:textId="77777777" w:rsidR="00E7388B" w:rsidRDefault="00E7388B" w:rsidP="00815E7C">
            <w:pPr>
              <w:pStyle w:val="TableParagraph"/>
              <w:rPr>
                <w:sz w:val="20"/>
              </w:rPr>
            </w:pPr>
            <w:r>
              <w:rPr>
                <w:spacing w:val="-2"/>
                <w:sz w:val="20"/>
              </w:rPr>
              <w:t>17000</w:t>
            </w:r>
          </w:p>
        </w:tc>
        <w:tc>
          <w:tcPr>
            <w:tcW w:w="891" w:type="dxa"/>
            <w:vAlign w:val="center"/>
          </w:tcPr>
          <w:p w14:paraId="729094C4" w14:textId="77777777" w:rsidR="00E7388B" w:rsidRDefault="00E7388B" w:rsidP="00815E7C">
            <w:pPr>
              <w:pStyle w:val="TableParagraph"/>
              <w:rPr>
                <w:sz w:val="20"/>
              </w:rPr>
            </w:pPr>
            <w:r>
              <w:rPr>
                <w:spacing w:val="-2"/>
                <w:sz w:val="20"/>
              </w:rPr>
              <w:t>17000</w:t>
            </w:r>
          </w:p>
        </w:tc>
        <w:tc>
          <w:tcPr>
            <w:tcW w:w="1081" w:type="dxa"/>
            <w:vAlign w:val="center"/>
          </w:tcPr>
          <w:p w14:paraId="2FA80F67" w14:textId="77777777" w:rsidR="00E7388B" w:rsidRDefault="00E7388B" w:rsidP="00815E7C">
            <w:pPr>
              <w:pStyle w:val="TableParagraph"/>
              <w:rPr>
                <w:sz w:val="20"/>
              </w:rPr>
            </w:pPr>
            <w:r>
              <w:rPr>
                <w:spacing w:val="-2"/>
                <w:sz w:val="20"/>
              </w:rPr>
              <w:t>17000</w:t>
            </w:r>
          </w:p>
        </w:tc>
      </w:tr>
      <w:tr w:rsidR="00E7388B" w14:paraId="702C29CC" w14:textId="77777777" w:rsidTr="00242084">
        <w:trPr>
          <w:trHeight w:val="493"/>
        </w:trPr>
        <w:tc>
          <w:tcPr>
            <w:tcW w:w="2088" w:type="dxa"/>
            <w:vAlign w:val="center"/>
          </w:tcPr>
          <w:p w14:paraId="5223B0B9" w14:textId="77777777" w:rsidR="00E7388B" w:rsidRDefault="00E7388B" w:rsidP="00815E7C">
            <w:pPr>
              <w:pStyle w:val="TableParagraph"/>
              <w:ind w:left="432"/>
              <w:rPr>
                <w:b/>
                <w:sz w:val="20"/>
              </w:rPr>
            </w:pPr>
            <w:r>
              <w:rPr>
                <w:b/>
                <w:spacing w:val="-2"/>
                <w:sz w:val="20"/>
              </w:rPr>
              <w:t>Payroll</w:t>
            </w:r>
            <w:r w:rsidR="000E5E22">
              <w:rPr>
                <w:b/>
                <w:spacing w:val="-2"/>
                <w:sz w:val="20"/>
              </w:rPr>
              <w:t xml:space="preserve"> </w:t>
            </w:r>
          </w:p>
        </w:tc>
        <w:tc>
          <w:tcPr>
            <w:tcW w:w="963" w:type="dxa"/>
            <w:vAlign w:val="center"/>
          </w:tcPr>
          <w:p w14:paraId="3E3F867E" w14:textId="77777777" w:rsidR="00E7388B" w:rsidRDefault="00E7388B" w:rsidP="00815E7C">
            <w:pPr>
              <w:pStyle w:val="TableParagraph"/>
              <w:ind w:right="157"/>
              <w:rPr>
                <w:sz w:val="20"/>
              </w:rPr>
            </w:pPr>
            <w:r>
              <w:rPr>
                <w:spacing w:val="-5"/>
                <w:sz w:val="20"/>
              </w:rPr>
              <w:t>320</w:t>
            </w:r>
          </w:p>
        </w:tc>
        <w:tc>
          <w:tcPr>
            <w:tcW w:w="806" w:type="dxa"/>
            <w:vAlign w:val="center"/>
          </w:tcPr>
          <w:p w14:paraId="26176F16" w14:textId="77777777" w:rsidR="00E7388B" w:rsidRDefault="00E7388B" w:rsidP="00815E7C">
            <w:pPr>
              <w:pStyle w:val="TableParagraph"/>
              <w:rPr>
                <w:sz w:val="20"/>
              </w:rPr>
            </w:pPr>
            <w:r>
              <w:rPr>
                <w:spacing w:val="-5"/>
                <w:sz w:val="20"/>
              </w:rPr>
              <w:t>328</w:t>
            </w:r>
          </w:p>
        </w:tc>
        <w:tc>
          <w:tcPr>
            <w:tcW w:w="806" w:type="dxa"/>
            <w:vAlign w:val="center"/>
          </w:tcPr>
          <w:p w14:paraId="6C0D5444" w14:textId="77777777" w:rsidR="00E7388B" w:rsidRDefault="00E7388B" w:rsidP="00815E7C">
            <w:pPr>
              <w:pStyle w:val="TableParagraph"/>
              <w:rPr>
                <w:sz w:val="20"/>
              </w:rPr>
            </w:pPr>
            <w:r>
              <w:rPr>
                <w:spacing w:val="-5"/>
                <w:sz w:val="20"/>
              </w:rPr>
              <w:t>320</w:t>
            </w:r>
          </w:p>
        </w:tc>
        <w:tc>
          <w:tcPr>
            <w:tcW w:w="904" w:type="dxa"/>
            <w:vAlign w:val="center"/>
          </w:tcPr>
          <w:p w14:paraId="56669429" w14:textId="77777777" w:rsidR="00E7388B" w:rsidRDefault="00E7388B" w:rsidP="00815E7C">
            <w:pPr>
              <w:pStyle w:val="TableParagraph"/>
              <w:rPr>
                <w:sz w:val="20"/>
              </w:rPr>
            </w:pPr>
            <w:r>
              <w:rPr>
                <w:spacing w:val="-5"/>
                <w:sz w:val="20"/>
              </w:rPr>
              <w:t>320</w:t>
            </w:r>
          </w:p>
        </w:tc>
        <w:tc>
          <w:tcPr>
            <w:tcW w:w="875" w:type="dxa"/>
            <w:vAlign w:val="center"/>
          </w:tcPr>
          <w:p w14:paraId="384ED29F" w14:textId="77777777" w:rsidR="00E7388B" w:rsidRDefault="00E7388B" w:rsidP="00815E7C">
            <w:pPr>
              <w:pStyle w:val="TableParagraph"/>
              <w:rPr>
                <w:sz w:val="20"/>
              </w:rPr>
            </w:pPr>
            <w:r>
              <w:rPr>
                <w:spacing w:val="-5"/>
                <w:sz w:val="20"/>
              </w:rPr>
              <w:t>320</w:t>
            </w:r>
          </w:p>
        </w:tc>
        <w:tc>
          <w:tcPr>
            <w:tcW w:w="900" w:type="dxa"/>
            <w:vAlign w:val="center"/>
          </w:tcPr>
          <w:p w14:paraId="42F2DC8D" w14:textId="77777777" w:rsidR="00E7388B" w:rsidRDefault="00E7388B" w:rsidP="00815E7C">
            <w:pPr>
              <w:pStyle w:val="TableParagraph"/>
              <w:rPr>
                <w:sz w:val="20"/>
              </w:rPr>
            </w:pPr>
            <w:r>
              <w:rPr>
                <w:spacing w:val="-5"/>
                <w:sz w:val="20"/>
              </w:rPr>
              <w:t>320</w:t>
            </w:r>
          </w:p>
        </w:tc>
        <w:tc>
          <w:tcPr>
            <w:tcW w:w="904" w:type="dxa"/>
            <w:vAlign w:val="center"/>
          </w:tcPr>
          <w:p w14:paraId="7A03EF4D" w14:textId="77777777" w:rsidR="00E7388B" w:rsidRDefault="00E7388B" w:rsidP="00815E7C">
            <w:pPr>
              <w:pStyle w:val="TableParagraph"/>
              <w:rPr>
                <w:sz w:val="20"/>
              </w:rPr>
            </w:pPr>
            <w:r>
              <w:rPr>
                <w:spacing w:val="-5"/>
                <w:sz w:val="20"/>
              </w:rPr>
              <w:t>320</w:t>
            </w:r>
          </w:p>
        </w:tc>
        <w:tc>
          <w:tcPr>
            <w:tcW w:w="904" w:type="dxa"/>
            <w:vAlign w:val="center"/>
          </w:tcPr>
          <w:p w14:paraId="04005443" w14:textId="77777777" w:rsidR="00E7388B" w:rsidRDefault="00E7388B" w:rsidP="00815E7C">
            <w:pPr>
              <w:pStyle w:val="TableParagraph"/>
              <w:rPr>
                <w:sz w:val="20"/>
              </w:rPr>
            </w:pPr>
            <w:r>
              <w:rPr>
                <w:spacing w:val="-5"/>
                <w:sz w:val="20"/>
              </w:rPr>
              <w:t>328</w:t>
            </w:r>
          </w:p>
        </w:tc>
        <w:tc>
          <w:tcPr>
            <w:tcW w:w="900" w:type="dxa"/>
            <w:vAlign w:val="center"/>
          </w:tcPr>
          <w:p w14:paraId="1BAD4869" w14:textId="77777777" w:rsidR="00E7388B" w:rsidRDefault="00E7388B" w:rsidP="00815E7C">
            <w:pPr>
              <w:pStyle w:val="TableParagraph"/>
              <w:rPr>
                <w:sz w:val="20"/>
              </w:rPr>
            </w:pPr>
            <w:r>
              <w:rPr>
                <w:spacing w:val="-5"/>
                <w:sz w:val="20"/>
              </w:rPr>
              <w:t>320</w:t>
            </w:r>
          </w:p>
        </w:tc>
        <w:tc>
          <w:tcPr>
            <w:tcW w:w="900" w:type="dxa"/>
            <w:vAlign w:val="center"/>
          </w:tcPr>
          <w:p w14:paraId="61BFB537" w14:textId="77777777" w:rsidR="00E7388B" w:rsidRDefault="00E7388B" w:rsidP="00815E7C">
            <w:pPr>
              <w:pStyle w:val="TableParagraph"/>
              <w:rPr>
                <w:sz w:val="20"/>
              </w:rPr>
            </w:pPr>
            <w:r>
              <w:rPr>
                <w:spacing w:val="-5"/>
                <w:sz w:val="20"/>
              </w:rPr>
              <w:t>320</w:t>
            </w:r>
          </w:p>
        </w:tc>
        <w:tc>
          <w:tcPr>
            <w:tcW w:w="891" w:type="dxa"/>
            <w:vAlign w:val="center"/>
          </w:tcPr>
          <w:p w14:paraId="1297ED5A" w14:textId="77777777" w:rsidR="00E7388B" w:rsidRDefault="00E7388B" w:rsidP="00815E7C">
            <w:pPr>
              <w:pStyle w:val="TableParagraph"/>
              <w:rPr>
                <w:sz w:val="20"/>
              </w:rPr>
            </w:pPr>
            <w:r>
              <w:rPr>
                <w:spacing w:val="-5"/>
                <w:sz w:val="20"/>
              </w:rPr>
              <w:t>320</w:t>
            </w:r>
          </w:p>
        </w:tc>
        <w:tc>
          <w:tcPr>
            <w:tcW w:w="1081" w:type="dxa"/>
            <w:vAlign w:val="center"/>
          </w:tcPr>
          <w:p w14:paraId="69795E86" w14:textId="77777777" w:rsidR="00E7388B" w:rsidRDefault="00E7388B" w:rsidP="00815E7C">
            <w:pPr>
              <w:pStyle w:val="TableParagraph"/>
              <w:rPr>
                <w:sz w:val="20"/>
              </w:rPr>
            </w:pPr>
            <w:r>
              <w:rPr>
                <w:spacing w:val="-5"/>
                <w:sz w:val="20"/>
              </w:rPr>
              <w:t>328</w:t>
            </w:r>
          </w:p>
        </w:tc>
      </w:tr>
      <w:tr w:rsidR="00E14B75" w14:paraId="6DC6F07A" w14:textId="77777777" w:rsidTr="00F7611F">
        <w:trPr>
          <w:trHeight w:val="333"/>
        </w:trPr>
        <w:tc>
          <w:tcPr>
            <w:tcW w:w="2088" w:type="dxa"/>
            <w:vAlign w:val="center"/>
          </w:tcPr>
          <w:p w14:paraId="694C5F42" w14:textId="77777777" w:rsidR="00E7388B" w:rsidRDefault="00E7388B" w:rsidP="00815E7C">
            <w:pPr>
              <w:pStyle w:val="TableParagraph"/>
              <w:ind w:left="432"/>
              <w:rPr>
                <w:b/>
                <w:sz w:val="20"/>
              </w:rPr>
            </w:pPr>
            <w:r>
              <w:rPr>
                <w:b/>
                <w:spacing w:val="-2"/>
                <w:sz w:val="20"/>
              </w:rPr>
              <w:t>Other</w:t>
            </w:r>
          </w:p>
        </w:tc>
        <w:tc>
          <w:tcPr>
            <w:tcW w:w="963" w:type="dxa"/>
            <w:vAlign w:val="center"/>
          </w:tcPr>
          <w:p w14:paraId="31EF5366" w14:textId="77777777" w:rsidR="00E7388B" w:rsidRDefault="00E7388B" w:rsidP="00815E7C">
            <w:pPr>
              <w:pStyle w:val="TableParagraph"/>
              <w:rPr>
                <w:sz w:val="20"/>
              </w:rPr>
            </w:pPr>
          </w:p>
        </w:tc>
        <w:tc>
          <w:tcPr>
            <w:tcW w:w="806" w:type="dxa"/>
            <w:vAlign w:val="center"/>
          </w:tcPr>
          <w:p w14:paraId="455F4386" w14:textId="77777777" w:rsidR="00E7388B" w:rsidRDefault="00E7388B" w:rsidP="00815E7C">
            <w:pPr>
              <w:pStyle w:val="TableParagraph"/>
              <w:rPr>
                <w:sz w:val="20"/>
              </w:rPr>
            </w:pPr>
          </w:p>
        </w:tc>
        <w:tc>
          <w:tcPr>
            <w:tcW w:w="806" w:type="dxa"/>
            <w:vAlign w:val="center"/>
          </w:tcPr>
          <w:p w14:paraId="72AE52DA" w14:textId="77777777" w:rsidR="00E7388B" w:rsidRDefault="00E7388B" w:rsidP="00815E7C">
            <w:pPr>
              <w:pStyle w:val="TableParagraph"/>
              <w:rPr>
                <w:sz w:val="20"/>
              </w:rPr>
            </w:pPr>
          </w:p>
        </w:tc>
        <w:tc>
          <w:tcPr>
            <w:tcW w:w="904" w:type="dxa"/>
            <w:vAlign w:val="center"/>
          </w:tcPr>
          <w:p w14:paraId="24AD79F8" w14:textId="77777777" w:rsidR="00E7388B" w:rsidRDefault="00E7388B" w:rsidP="00815E7C">
            <w:pPr>
              <w:pStyle w:val="TableParagraph"/>
              <w:rPr>
                <w:sz w:val="20"/>
              </w:rPr>
            </w:pPr>
          </w:p>
        </w:tc>
        <w:tc>
          <w:tcPr>
            <w:tcW w:w="875" w:type="dxa"/>
            <w:vAlign w:val="center"/>
          </w:tcPr>
          <w:p w14:paraId="2E2CF3D7" w14:textId="77777777" w:rsidR="00E7388B" w:rsidRDefault="00E7388B" w:rsidP="00815E7C">
            <w:pPr>
              <w:pStyle w:val="TableParagraph"/>
              <w:rPr>
                <w:sz w:val="20"/>
              </w:rPr>
            </w:pPr>
          </w:p>
        </w:tc>
        <w:tc>
          <w:tcPr>
            <w:tcW w:w="900" w:type="dxa"/>
            <w:vAlign w:val="center"/>
          </w:tcPr>
          <w:p w14:paraId="0D93434B" w14:textId="77777777" w:rsidR="00E7388B" w:rsidRDefault="00E7388B" w:rsidP="00815E7C">
            <w:pPr>
              <w:pStyle w:val="TableParagraph"/>
              <w:rPr>
                <w:sz w:val="20"/>
              </w:rPr>
            </w:pPr>
          </w:p>
        </w:tc>
        <w:tc>
          <w:tcPr>
            <w:tcW w:w="904" w:type="dxa"/>
            <w:vAlign w:val="center"/>
          </w:tcPr>
          <w:p w14:paraId="658952F6" w14:textId="77777777" w:rsidR="00E7388B" w:rsidRDefault="00E7388B" w:rsidP="00815E7C">
            <w:pPr>
              <w:pStyle w:val="TableParagraph"/>
              <w:rPr>
                <w:sz w:val="20"/>
              </w:rPr>
            </w:pPr>
          </w:p>
        </w:tc>
        <w:tc>
          <w:tcPr>
            <w:tcW w:w="904" w:type="dxa"/>
            <w:vAlign w:val="center"/>
          </w:tcPr>
          <w:p w14:paraId="6040827A" w14:textId="77777777" w:rsidR="00E7388B" w:rsidRDefault="00E7388B" w:rsidP="00815E7C">
            <w:pPr>
              <w:pStyle w:val="TableParagraph"/>
              <w:rPr>
                <w:sz w:val="20"/>
              </w:rPr>
            </w:pPr>
          </w:p>
        </w:tc>
        <w:tc>
          <w:tcPr>
            <w:tcW w:w="900" w:type="dxa"/>
            <w:vAlign w:val="center"/>
          </w:tcPr>
          <w:p w14:paraId="25DA7DBB" w14:textId="77777777" w:rsidR="00E7388B" w:rsidRDefault="00E7388B" w:rsidP="00815E7C">
            <w:pPr>
              <w:pStyle w:val="TableParagraph"/>
              <w:rPr>
                <w:sz w:val="20"/>
              </w:rPr>
            </w:pPr>
          </w:p>
        </w:tc>
        <w:tc>
          <w:tcPr>
            <w:tcW w:w="900" w:type="dxa"/>
            <w:vAlign w:val="center"/>
          </w:tcPr>
          <w:p w14:paraId="4A1628A1" w14:textId="77777777" w:rsidR="00E7388B" w:rsidRDefault="00E7388B" w:rsidP="00815E7C">
            <w:pPr>
              <w:pStyle w:val="TableParagraph"/>
              <w:rPr>
                <w:sz w:val="20"/>
              </w:rPr>
            </w:pPr>
          </w:p>
        </w:tc>
        <w:tc>
          <w:tcPr>
            <w:tcW w:w="891" w:type="dxa"/>
            <w:vAlign w:val="center"/>
          </w:tcPr>
          <w:p w14:paraId="4F217D15" w14:textId="77777777" w:rsidR="00E7388B" w:rsidRDefault="00E7388B" w:rsidP="00815E7C">
            <w:pPr>
              <w:pStyle w:val="TableParagraph"/>
              <w:rPr>
                <w:sz w:val="20"/>
              </w:rPr>
            </w:pPr>
          </w:p>
        </w:tc>
        <w:tc>
          <w:tcPr>
            <w:tcW w:w="1081" w:type="dxa"/>
            <w:vAlign w:val="center"/>
          </w:tcPr>
          <w:p w14:paraId="52C86B3D" w14:textId="77777777" w:rsidR="00E7388B" w:rsidRDefault="00E7388B" w:rsidP="00815E7C">
            <w:pPr>
              <w:pStyle w:val="TableParagraph"/>
              <w:rPr>
                <w:sz w:val="20"/>
              </w:rPr>
            </w:pPr>
          </w:p>
        </w:tc>
      </w:tr>
      <w:tr w:rsidR="00E7388B" w14:paraId="12ADB8CB" w14:textId="77777777" w:rsidTr="00F7611F">
        <w:trPr>
          <w:trHeight w:val="421"/>
        </w:trPr>
        <w:tc>
          <w:tcPr>
            <w:tcW w:w="2088" w:type="dxa"/>
            <w:vAlign w:val="center"/>
          </w:tcPr>
          <w:p w14:paraId="0404790D" w14:textId="77777777" w:rsidR="00E7388B" w:rsidRDefault="00E7388B" w:rsidP="00815E7C">
            <w:pPr>
              <w:pStyle w:val="TableParagraph"/>
              <w:ind w:left="216"/>
              <w:rPr>
                <w:b/>
                <w:i/>
                <w:sz w:val="20"/>
              </w:rPr>
            </w:pPr>
            <w:r>
              <w:rPr>
                <w:b/>
                <w:i/>
                <w:sz w:val="20"/>
              </w:rPr>
              <w:t>Total</w:t>
            </w:r>
            <w:r>
              <w:rPr>
                <w:b/>
                <w:i/>
                <w:spacing w:val="-6"/>
                <w:sz w:val="20"/>
              </w:rPr>
              <w:t xml:space="preserve"> </w:t>
            </w:r>
            <w:r>
              <w:rPr>
                <w:b/>
                <w:i/>
                <w:sz w:val="20"/>
              </w:rPr>
              <w:t>Cash</w:t>
            </w:r>
            <w:r>
              <w:rPr>
                <w:b/>
                <w:i/>
                <w:spacing w:val="-1"/>
                <w:sz w:val="20"/>
              </w:rPr>
              <w:t xml:space="preserve"> </w:t>
            </w:r>
            <w:r>
              <w:rPr>
                <w:b/>
                <w:i/>
                <w:spacing w:val="-5"/>
                <w:sz w:val="20"/>
              </w:rPr>
              <w:t>Out</w:t>
            </w:r>
          </w:p>
        </w:tc>
        <w:tc>
          <w:tcPr>
            <w:tcW w:w="963" w:type="dxa"/>
            <w:vAlign w:val="center"/>
          </w:tcPr>
          <w:p w14:paraId="3AA49D99" w14:textId="77777777" w:rsidR="00E7388B" w:rsidRDefault="00E7388B" w:rsidP="00815E7C">
            <w:pPr>
              <w:pStyle w:val="TableParagraph"/>
              <w:ind w:right="157"/>
              <w:rPr>
                <w:i/>
                <w:sz w:val="20"/>
              </w:rPr>
            </w:pPr>
            <w:r>
              <w:rPr>
                <w:i/>
                <w:spacing w:val="-2"/>
                <w:sz w:val="20"/>
              </w:rPr>
              <w:t>41755</w:t>
            </w:r>
          </w:p>
        </w:tc>
        <w:tc>
          <w:tcPr>
            <w:tcW w:w="806" w:type="dxa"/>
            <w:vAlign w:val="center"/>
          </w:tcPr>
          <w:p w14:paraId="583EC10F" w14:textId="77777777" w:rsidR="00E7388B" w:rsidRDefault="00E7388B" w:rsidP="00815E7C">
            <w:pPr>
              <w:pStyle w:val="TableParagraph"/>
              <w:rPr>
                <w:i/>
                <w:sz w:val="20"/>
              </w:rPr>
            </w:pPr>
            <w:r>
              <w:rPr>
                <w:i/>
                <w:spacing w:val="-2"/>
                <w:sz w:val="20"/>
              </w:rPr>
              <w:t>42214</w:t>
            </w:r>
          </w:p>
        </w:tc>
        <w:tc>
          <w:tcPr>
            <w:tcW w:w="806" w:type="dxa"/>
            <w:vAlign w:val="center"/>
          </w:tcPr>
          <w:p w14:paraId="7A814B6A" w14:textId="77777777" w:rsidR="00E7388B" w:rsidRDefault="00E7388B" w:rsidP="00815E7C">
            <w:pPr>
              <w:pStyle w:val="TableParagraph"/>
              <w:rPr>
                <w:i/>
                <w:sz w:val="20"/>
              </w:rPr>
            </w:pPr>
            <w:r>
              <w:rPr>
                <w:i/>
                <w:spacing w:val="-2"/>
                <w:sz w:val="20"/>
              </w:rPr>
              <w:t>27085</w:t>
            </w:r>
          </w:p>
        </w:tc>
        <w:tc>
          <w:tcPr>
            <w:tcW w:w="904" w:type="dxa"/>
            <w:vAlign w:val="center"/>
          </w:tcPr>
          <w:p w14:paraId="4D372216" w14:textId="77777777" w:rsidR="00E7388B" w:rsidRDefault="00E7388B" w:rsidP="00815E7C">
            <w:pPr>
              <w:pStyle w:val="TableParagraph"/>
              <w:rPr>
                <w:i/>
                <w:sz w:val="20"/>
              </w:rPr>
            </w:pPr>
            <w:r>
              <w:rPr>
                <w:i/>
                <w:spacing w:val="-2"/>
                <w:sz w:val="20"/>
              </w:rPr>
              <w:t>26520</w:t>
            </w:r>
          </w:p>
        </w:tc>
        <w:tc>
          <w:tcPr>
            <w:tcW w:w="875" w:type="dxa"/>
            <w:vAlign w:val="center"/>
          </w:tcPr>
          <w:p w14:paraId="57237424" w14:textId="77777777" w:rsidR="00E7388B" w:rsidRDefault="00E7388B" w:rsidP="00815E7C">
            <w:pPr>
              <w:pStyle w:val="TableParagraph"/>
              <w:rPr>
                <w:i/>
                <w:sz w:val="20"/>
              </w:rPr>
            </w:pPr>
            <w:r>
              <w:rPr>
                <w:i/>
                <w:spacing w:val="-2"/>
                <w:sz w:val="20"/>
              </w:rPr>
              <w:t>27985</w:t>
            </w:r>
          </w:p>
        </w:tc>
        <w:tc>
          <w:tcPr>
            <w:tcW w:w="900" w:type="dxa"/>
            <w:vAlign w:val="center"/>
          </w:tcPr>
          <w:p w14:paraId="062B743B" w14:textId="77777777" w:rsidR="00E7388B" w:rsidRDefault="00E7388B" w:rsidP="00815E7C">
            <w:pPr>
              <w:pStyle w:val="TableParagraph"/>
              <w:rPr>
                <w:i/>
                <w:sz w:val="20"/>
              </w:rPr>
            </w:pPr>
            <w:r>
              <w:rPr>
                <w:i/>
                <w:spacing w:val="-2"/>
                <w:sz w:val="20"/>
              </w:rPr>
              <w:t>25806</w:t>
            </w:r>
          </w:p>
        </w:tc>
        <w:tc>
          <w:tcPr>
            <w:tcW w:w="904" w:type="dxa"/>
            <w:vAlign w:val="center"/>
          </w:tcPr>
          <w:p w14:paraId="4C16A52B" w14:textId="77777777" w:rsidR="00E7388B" w:rsidRDefault="00E7388B" w:rsidP="00815E7C">
            <w:pPr>
              <w:pStyle w:val="TableParagraph"/>
              <w:rPr>
                <w:i/>
                <w:sz w:val="20"/>
              </w:rPr>
            </w:pPr>
            <w:r>
              <w:rPr>
                <w:i/>
                <w:spacing w:val="-2"/>
                <w:sz w:val="20"/>
              </w:rPr>
              <w:t>20205</w:t>
            </w:r>
          </w:p>
        </w:tc>
        <w:tc>
          <w:tcPr>
            <w:tcW w:w="904" w:type="dxa"/>
            <w:vAlign w:val="center"/>
          </w:tcPr>
          <w:p w14:paraId="1BCB4322" w14:textId="77777777" w:rsidR="00E7388B" w:rsidRDefault="00E7388B" w:rsidP="00815E7C">
            <w:pPr>
              <w:pStyle w:val="TableParagraph"/>
              <w:rPr>
                <w:i/>
                <w:sz w:val="20"/>
              </w:rPr>
            </w:pPr>
            <w:r>
              <w:rPr>
                <w:i/>
                <w:spacing w:val="-2"/>
                <w:sz w:val="20"/>
              </w:rPr>
              <w:t>22770</w:t>
            </w:r>
          </w:p>
        </w:tc>
        <w:tc>
          <w:tcPr>
            <w:tcW w:w="900" w:type="dxa"/>
            <w:vAlign w:val="center"/>
          </w:tcPr>
          <w:p w14:paraId="5FDB2107" w14:textId="77777777" w:rsidR="00E7388B" w:rsidRDefault="00E7388B" w:rsidP="00815E7C">
            <w:pPr>
              <w:pStyle w:val="TableParagraph"/>
              <w:rPr>
                <w:sz w:val="20"/>
              </w:rPr>
            </w:pPr>
          </w:p>
        </w:tc>
        <w:tc>
          <w:tcPr>
            <w:tcW w:w="900" w:type="dxa"/>
            <w:vAlign w:val="center"/>
          </w:tcPr>
          <w:p w14:paraId="748EF3CA" w14:textId="77777777" w:rsidR="00E7388B" w:rsidRDefault="00E7388B" w:rsidP="00815E7C">
            <w:pPr>
              <w:pStyle w:val="TableParagraph"/>
              <w:rPr>
                <w:i/>
                <w:sz w:val="20"/>
              </w:rPr>
            </w:pPr>
            <w:r>
              <w:rPr>
                <w:i/>
                <w:spacing w:val="-2"/>
                <w:sz w:val="20"/>
              </w:rPr>
              <w:t>23942</w:t>
            </w:r>
          </w:p>
        </w:tc>
        <w:tc>
          <w:tcPr>
            <w:tcW w:w="891" w:type="dxa"/>
            <w:vAlign w:val="center"/>
          </w:tcPr>
          <w:p w14:paraId="2B2B7BF4" w14:textId="77777777" w:rsidR="00E7388B" w:rsidRDefault="00E7388B" w:rsidP="00815E7C">
            <w:pPr>
              <w:pStyle w:val="TableParagraph"/>
              <w:rPr>
                <w:i/>
                <w:sz w:val="20"/>
              </w:rPr>
            </w:pPr>
            <w:r>
              <w:rPr>
                <w:i/>
                <w:spacing w:val="-2"/>
                <w:sz w:val="20"/>
              </w:rPr>
              <w:t>34060</w:t>
            </w:r>
          </w:p>
        </w:tc>
        <w:tc>
          <w:tcPr>
            <w:tcW w:w="1081" w:type="dxa"/>
            <w:vAlign w:val="center"/>
          </w:tcPr>
          <w:p w14:paraId="3E3F04F3" w14:textId="77777777" w:rsidR="00E7388B" w:rsidRDefault="00E7388B" w:rsidP="00815E7C">
            <w:pPr>
              <w:pStyle w:val="TableParagraph"/>
              <w:rPr>
                <w:i/>
                <w:sz w:val="20"/>
              </w:rPr>
            </w:pPr>
            <w:r>
              <w:rPr>
                <w:i/>
                <w:spacing w:val="-2"/>
                <w:sz w:val="20"/>
              </w:rPr>
              <w:t>22957</w:t>
            </w:r>
          </w:p>
        </w:tc>
      </w:tr>
      <w:tr w:rsidR="00E14B75" w14:paraId="313184D9" w14:textId="77777777" w:rsidTr="00F7611F">
        <w:trPr>
          <w:trHeight w:val="413"/>
        </w:trPr>
        <w:tc>
          <w:tcPr>
            <w:tcW w:w="2088" w:type="dxa"/>
            <w:vAlign w:val="center"/>
          </w:tcPr>
          <w:p w14:paraId="2D970768" w14:textId="77777777" w:rsidR="00E7388B" w:rsidRPr="004C5196" w:rsidRDefault="00E7388B" w:rsidP="00815E7C">
            <w:pPr>
              <w:rPr>
                <w:b/>
              </w:rPr>
            </w:pPr>
            <w:r w:rsidRPr="004C5196">
              <w:rPr>
                <w:b/>
              </w:rPr>
              <w:t>Ending Balance</w:t>
            </w:r>
          </w:p>
        </w:tc>
        <w:tc>
          <w:tcPr>
            <w:tcW w:w="963" w:type="dxa"/>
            <w:vAlign w:val="center"/>
          </w:tcPr>
          <w:p w14:paraId="1603FB73" w14:textId="77777777" w:rsidR="00E7388B" w:rsidRDefault="00E7388B" w:rsidP="00815E7C">
            <w:pPr>
              <w:pStyle w:val="TableParagraph"/>
              <w:ind w:right="157"/>
              <w:rPr>
                <w:sz w:val="20"/>
              </w:rPr>
            </w:pPr>
            <w:r>
              <w:rPr>
                <w:spacing w:val="-2"/>
                <w:sz w:val="20"/>
              </w:rPr>
              <w:t>10425</w:t>
            </w:r>
          </w:p>
        </w:tc>
        <w:tc>
          <w:tcPr>
            <w:tcW w:w="806" w:type="dxa"/>
            <w:vAlign w:val="center"/>
          </w:tcPr>
          <w:p w14:paraId="31D21603" w14:textId="77777777" w:rsidR="00E7388B" w:rsidRDefault="00E7388B" w:rsidP="00815E7C">
            <w:pPr>
              <w:pStyle w:val="TableParagraph"/>
              <w:rPr>
                <w:sz w:val="20"/>
              </w:rPr>
            </w:pPr>
            <w:r>
              <w:rPr>
                <w:spacing w:val="-2"/>
                <w:sz w:val="20"/>
              </w:rPr>
              <w:t>20946</w:t>
            </w:r>
          </w:p>
        </w:tc>
        <w:tc>
          <w:tcPr>
            <w:tcW w:w="806" w:type="dxa"/>
            <w:vAlign w:val="center"/>
          </w:tcPr>
          <w:p w14:paraId="63A34382" w14:textId="77777777" w:rsidR="00E7388B" w:rsidRDefault="00E7388B" w:rsidP="00815E7C">
            <w:pPr>
              <w:pStyle w:val="TableParagraph"/>
              <w:rPr>
                <w:sz w:val="20"/>
              </w:rPr>
            </w:pPr>
            <w:r>
              <w:rPr>
                <w:spacing w:val="-2"/>
                <w:sz w:val="20"/>
              </w:rPr>
              <w:t>62535</w:t>
            </w:r>
          </w:p>
        </w:tc>
        <w:tc>
          <w:tcPr>
            <w:tcW w:w="904" w:type="dxa"/>
            <w:vAlign w:val="center"/>
          </w:tcPr>
          <w:p w14:paraId="0961CAF1" w14:textId="77777777" w:rsidR="00E7388B" w:rsidRDefault="00E7388B" w:rsidP="00815E7C">
            <w:pPr>
              <w:pStyle w:val="TableParagraph"/>
              <w:rPr>
                <w:sz w:val="20"/>
              </w:rPr>
            </w:pPr>
            <w:r>
              <w:rPr>
                <w:spacing w:val="-2"/>
                <w:sz w:val="20"/>
              </w:rPr>
              <w:t>159440</w:t>
            </w:r>
          </w:p>
        </w:tc>
        <w:tc>
          <w:tcPr>
            <w:tcW w:w="875" w:type="dxa"/>
            <w:vAlign w:val="center"/>
          </w:tcPr>
          <w:p w14:paraId="07B32492" w14:textId="77777777" w:rsidR="00E7388B" w:rsidRDefault="00E7388B" w:rsidP="00815E7C">
            <w:pPr>
              <w:pStyle w:val="TableParagraph"/>
              <w:rPr>
                <w:sz w:val="20"/>
              </w:rPr>
            </w:pPr>
            <w:r>
              <w:rPr>
                <w:spacing w:val="-2"/>
                <w:sz w:val="20"/>
              </w:rPr>
              <w:t>156373</w:t>
            </w:r>
          </w:p>
        </w:tc>
        <w:tc>
          <w:tcPr>
            <w:tcW w:w="900" w:type="dxa"/>
            <w:vAlign w:val="center"/>
          </w:tcPr>
          <w:p w14:paraId="7E8E9E2C" w14:textId="77777777" w:rsidR="00E7388B" w:rsidRDefault="00E7388B" w:rsidP="00815E7C">
            <w:pPr>
              <w:pStyle w:val="TableParagraph"/>
              <w:rPr>
                <w:sz w:val="20"/>
              </w:rPr>
            </w:pPr>
            <w:r>
              <w:rPr>
                <w:spacing w:val="-2"/>
                <w:sz w:val="20"/>
              </w:rPr>
              <w:t>155832</w:t>
            </w:r>
          </w:p>
        </w:tc>
        <w:tc>
          <w:tcPr>
            <w:tcW w:w="904" w:type="dxa"/>
            <w:vAlign w:val="center"/>
          </w:tcPr>
          <w:p w14:paraId="4056F379" w14:textId="77777777" w:rsidR="00E7388B" w:rsidRDefault="00E7388B" w:rsidP="00815E7C">
            <w:pPr>
              <w:pStyle w:val="TableParagraph"/>
              <w:rPr>
                <w:sz w:val="20"/>
              </w:rPr>
            </w:pPr>
            <w:r>
              <w:rPr>
                <w:spacing w:val="-2"/>
                <w:sz w:val="20"/>
              </w:rPr>
              <w:t>164775</w:t>
            </w:r>
          </w:p>
        </w:tc>
        <w:tc>
          <w:tcPr>
            <w:tcW w:w="904" w:type="dxa"/>
            <w:vAlign w:val="center"/>
          </w:tcPr>
          <w:p w14:paraId="62C73B9A" w14:textId="77777777" w:rsidR="00E7388B" w:rsidRDefault="00E7388B" w:rsidP="00815E7C">
            <w:pPr>
              <w:pStyle w:val="TableParagraph"/>
              <w:rPr>
                <w:sz w:val="20"/>
              </w:rPr>
            </w:pPr>
            <w:r>
              <w:rPr>
                <w:spacing w:val="-2"/>
                <w:sz w:val="20"/>
              </w:rPr>
              <w:t>175585</w:t>
            </w:r>
          </w:p>
        </w:tc>
        <w:tc>
          <w:tcPr>
            <w:tcW w:w="900" w:type="dxa"/>
            <w:vAlign w:val="center"/>
          </w:tcPr>
          <w:p w14:paraId="10466A33" w14:textId="77777777" w:rsidR="00E7388B" w:rsidRDefault="00E7388B" w:rsidP="00815E7C">
            <w:pPr>
              <w:pStyle w:val="TableParagraph"/>
              <w:rPr>
                <w:sz w:val="20"/>
              </w:rPr>
            </w:pPr>
            <w:r>
              <w:rPr>
                <w:spacing w:val="-2"/>
                <w:sz w:val="20"/>
              </w:rPr>
              <w:t>193198</w:t>
            </w:r>
          </w:p>
        </w:tc>
        <w:tc>
          <w:tcPr>
            <w:tcW w:w="900" w:type="dxa"/>
            <w:vAlign w:val="center"/>
          </w:tcPr>
          <w:p w14:paraId="7864E58A" w14:textId="77777777" w:rsidR="00E7388B" w:rsidRDefault="00E7388B" w:rsidP="00815E7C">
            <w:pPr>
              <w:pStyle w:val="TableParagraph"/>
              <w:rPr>
                <w:sz w:val="20"/>
              </w:rPr>
            </w:pPr>
            <w:r>
              <w:rPr>
                <w:spacing w:val="-2"/>
                <w:sz w:val="20"/>
              </w:rPr>
              <w:t>193198</w:t>
            </w:r>
          </w:p>
        </w:tc>
        <w:tc>
          <w:tcPr>
            <w:tcW w:w="891" w:type="dxa"/>
            <w:vAlign w:val="center"/>
          </w:tcPr>
          <w:p w14:paraId="51C6D61E" w14:textId="77777777" w:rsidR="00E7388B" w:rsidRDefault="00E7388B" w:rsidP="00815E7C">
            <w:pPr>
              <w:pStyle w:val="TableParagraph"/>
              <w:rPr>
                <w:sz w:val="20"/>
              </w:rPr>
            </w:pPr>
            <w:r>
              <w:rPr>
                <w:spacing w:val="-2"/>
                <w:sz w:val="20"/>
              </w:rPr>
              <w:t>201288</w:t>
            </w:r>
          </w:p>
        </w:tc>
        <w:tc>
          <w:tcPr>
            <w:tcW w:w="1081" w:type="dxa"/>
            <w:vAlign w:val="center"/>
          </w:tcPr>
          <w:p w14:paraId="541127D2" w14:textId="77777777" w:rsidR="00E7388B" w:rsidRDefault="00E7388B" w:rsidP="00815E7C">
            <w:pPr>
              <w:pStyle w:val="TableParagraph"/>
              <w:rPr>
                <w:sz w:val="20"/>
              </w:rPr>
            </w:pPr>
            <w:r>
              <w:rPr>
                <w:spacing w:val="-2"/>
                <w:sz w:val="20"/>
              </w:rPr>
              <w:t>208321</w:t>
            </w:r>
          </w:p>
        </w:tc>
      </w:tr>
      <w:tr w:rsidR="00E7388B" w14:paraId="12102A51" w14:textId="77777777" w:rsidTr="00F7611F">
        <w:trPr>
          <w:trHeight w:val="429"/>
        </w:trPr>
        <w:tc>
          <w:tcPr>
            <w:tcW w:w="2088" w:type="dxa"/>
            <w:vAlign w:val="center"/>
          </w:tcPr>
          <w:p w14:paraId="53C23F57" w14:textId="77777777" w:rsidR="00E7388B" w:rsidRDefault="00E7388B" w:rsidP="00815E7C">
            <w:pPr>
              <w:pStyle w:val="TableParagraph"/>
              <w:ind w:left="216"/>
              <w:rPr>
                <w:b/>
                <w:sz w:val="20"/>
              </w:rPr>
            </w:pPr>
            <w:r>
              <w:rPr>
                <w:b/>
                <w:sz w:val="20"/>
              </w:rPr>
              <w:t>Change(cash</w:t>
            </w:r>
            <w:r>
              <w:rPr>
                <w:b/>
                <w:spacing w:val="-12"/>
                <w:sz w:val="20"/>
              </w:rPr>
              <w:t xml:space="preserve"> </w:t>
            </w:r>
            <w:r>
              <w:rPr>
                <w:b/>
                <w:spacing w:val="-4"/>
                <w:sz w:val="20"/>
              </w:rPr>
              <w:t>flow)</w:t>
            </w:r>
          </w:p>
        </w:tc>
        <w:tc>
          <w:tcPr>
            <w:tcW w:w="963" w:type="dxa"/>
            <w:vAlign w:val="center"/>
          </w:tcPr>
          <w:p w14:paraId="5E04C385" w14:textId="7F34D1C1" w:rsidR="00E7388B" w:rsidRDefault="00E7388B" w:rsidP="00815E7C">
            <w:pPr>
              <w:pStyle w:val="TableParagraph"/>
              <w:ind w:right="157"/>
              <w:rPr>
                <w:b/>
                <w:sz w:val="20"/>
              </w:rPr>
            </w:pPr>
            <w:r>
              <w:rPr>
                <w:b/>
                <w:spacing w:val="-2"/>
                <w:sz w:val="20"/>
              </w:rPr>
              <w:t>10</w:t>
            </w:r>
            <w:r w:rsidR="000776A9">
              <w:rPr>
                <w:b/>
                <w:spacing w:val="-2"/>
                <w:sz w:val="20"/>
              </w:rPr>
              <w:t>,</w:t>
            </w:r>
            <w:r>
              <w:rPr>
                <w:b/>
                <w:spacing w:val="-2"/>
                <w:sz w:val="20"/>
              </w:rPr>
              <w:t>425</w:t>
            </w:r>
          </w:p>
        </w:tc>
        <w:tc>
          <w:tcPr>
            <w:tcW w:w="806" w:type="dxa"/>
            <w:vAlign w:val="center"/>
          </w:tcPr>
          <w:p w14:paraId="77CDBA20" w14:textId="2ADA666D" w:rsidR="00E7388B" w:rsidRDefault="00E7388B" w:rsidP="00815E7C">
            <w:pPr>
              <w:pStyle w:val="TableParagraph"/>
              <w:rPr>
                <w:b/>
                <w:sz w:val="20"/>
              </w:rPr>
            </w:pPr>
            <w:r>
              <w:rPr>
                <w:b/>
                <w:spacing w:val="-2"/>
                <w:sz w:val="20"/>
              </w:rPr>
              <w:t>20</w:t>
            </w:r>
            <w:r w:rsidR="000776A9">
              <w:rPr>
                <w:b/>
                <w:spacing w:val="-2"/>
                <w:sz w:val="20"/>
              </w:rPr>
              <w:t>,</w:t>
            </w:r>
            <w:r>
              <w:rPr>
                <w:b/>
                <w:spacing w:val="-2"/>
                <w:sz w:val="20"/>
              </w:rPr>
              <w:t>946</w:t>
            </w:r>
          </w:p>
        </w:tc>
        <w:tc>
          <w:tcPr>
            <w:tcW w:w="806" w:type="dxa"/>
            <w:vAlign w:val="center"/>
          </w:tcPr>
          <w:p w14:paraId="2A6A64A6" w14:textId="06FD5512" w:rsidR="00E7388B" w:rsidRDefault="00E7388B" w:rsidP="00815E7C">
            <w:pPr>
              <w:pStyle w:val="TableParagraph"/>
              <w:rPr>
                <w:b/>
                <w:sz w:val="20"/>
              </w:rPr>
            </w:pPr>
            <w:r>
              <w:rPr>
                <w:b/>
                <w:spacing w:val="-2"/>
                <w:sz w:val="20"/>
              </w:rPr>
              <w:t>62</w:t>
            </w:r>
            <w:r w:rsidR="000776A9">
              <w:rPr>
                <w:b/>
                <w:spacing w:val="-2"/>
                <w:sz w:val="20"/>
              </w:rPr>
              <w:t>,</w:t>
            </w:r>
            <w:r>
              <w:rPr>
                <w:b/>
                <w:spacing w:val="-2"/>
                <w:sz w:val="20"/>
              </w:rPr>
              <w:t>535</w:t>
            </w:r>
          </w:p>
        </w:tc>
        <w:tc>
          <w:tcPr>
            <w:tcW w:w="904" w:type="dxa"/>
            <w:vAlign w:val="center"/>
          </w:tcPr>
          <w:p w14:paraId="4EA3F411" w14:textId="3CB61351" w:rsidR="00E7388B" w:rsidRDefault="00E7388B" w:rsidP="00815E7C">
            <w:pPr>
              <w:pStyle w:val="TableParagraph"/>
              <w:rPr>
                <w:b/>
                <w:sz w:val="20"/>
              </w:rPr>
            </w:pPr>
            <w:r>
              <w:rPr>
                <w:b/>
                <w:spacing w:val="-2"/>
                <w:sz w:val="20"/>
              </w:rPr>
              <w:t>159</w:t>
            </w:r>
            <w:r w:rsidR="000776A9">
              <w:rPr>
                <w:b/>
                <w:spacing w:val="-2"/>
                <w:sz w:val="20"/>
              </w:rPr>
              <w:t>,</w:t>
            </w:r>
            <w:r>
              <w:rPr>
                <w:b/>
                <w:spacing w:val="-2"/>
                <w:sz w:val="20"/>
              </w:rPr>
              <w:t>440</w:t>
            </w:r>
          </w:p>
        </w:tc>
        <w:tc>
          <w:tcPr>
            <w:tcW w:w="875" w:type="dxa"/>
            <w:vAlign w:val="center"/>
          </w:tcPr>
          <w:p w14:paraId="02D7201F" w14:textId="7A46BA9E" w:rsidR="00E7388B" w:rsidRDefault="00E7388B" w:rsidP="00815E7C">
            <w:pPr>
              <w:pStyle w:val="TableParagraph"/>
              <w:rPr>
                <w:b/>
                <w:sz w:val="20"/>
              </w:rPr>
            </w:pPr>
            <w:r>
              <w:rPr>
                <w:b/>
                <w:spacing w:val="-2"/>
                <w:sz w:val="20"/>
              </w:rPr>
              <w:t>156</w:t>
            </w:r>
            <w:r w:rsidR="000776A9">
              <w:rPr>
                <w:b/>
                <w:spacing w:val="-2"/>
                <w:sz w:val="20"/>
              </w:rPr>
              <w:t>,</w:t>
            </w:r>
            <w:r>
              <w:rPr>
                <w:b/>
                <w:spacing w:val="-2"/>
                <w:sz w:val="20"/>
              </w:rPr>
              <w:t>373</w:t>
            </w:r>
          </w:p>
        </w:tc>
        <w:tc>
          <w:tcPr>
            <w:tcW w:w="900" w:type="dxa"/>
            <w:vAlign w:val="center"/>
          </w:tcPr>
          <w:p w14:paraId="11F806FA" w14:textId="18D8CCC2" w:rsidR="00E7388B" w:rsidRDefault="00E7388B" w:rsidP="00815E7C">
            <w:pPr>
              <w:pStyle w:val="TableParagraph"/>
              <w:rPr>
                <w:b/>
                <w:sz w:val="20"/>
              </w:rPr>
            </w:pPr>
            <w:r>
              <w:rPr>
                <w:b/>
                <w:spacing w:val="-2"/>
                <w:sz w:val="20"/>
              </w:rPr>
              <w:t>155</w:t>
            </w:r>
            <w:r w:rsidR="000776A9">
              <w:rPr>
                <w:b/>
                <w:spacing w:val="-2"/>
                <w:sz w:val="20"/>
              </w:rPr>
              <w:t>,</w:t>
            </w:r>
            <w:r>
              <w:rPr>
                <w:b/>
                <w:spacing w:val="-2"/>
                <w:sz w:val="20"/>
              </w:rPr>
              <w:t>832</w:t>
            </w:r>
          </w:p>
        </w:tc>
        <w:tc>
          <w:tcPr>
            <w:tcW w:w="904" w:type="dxa"/>
            <w:vAlign w:val="center"/>
          </w:tcPr>
          <w:p w14:paraId="733063C2" w14:textId="4F29D8BF" w:rsidR="00E7388B" w:rsidRDefault="00E7388B" w:rsidP="00815E7C">
            <w:pPr>
              <w:pStyle w:val="TableParagraph"/>
              <w:rPr>
                <w:b/>
                <w:sz w:val="20"/>
              </w:rPr>
            </w:pPr>
            <w:r>
              <w:rPr>
                <w:b/>
                <w:spacing w:val="-2"/>
                <w:sz w:val="20"/>
              </w:rPr>
              <w:t>164</w:t>
            </w:r>
            <w:r w:rsidR="000776A9">
              <w:rPr>
                <w:b/>
                <w:spacing w:val="-2"/>
                <w:sz w:val="20"/>
              </w:rPr>
              <w:t>,</w:t>
            </w:r>
            <w:r>
              <w:rPr>
                <w:b/>
                <w:spacing w:val="-2"/>
                <w:sz w:val="20"/>
              </w:rPr>
              <w:t>775</w:t>
            </w:r>
          </w:p>
        </w:tc>
        <w:tc>
          <w:tcPr>
            <w:tcW w:w="904" w:type="dxa"/>
            <w:vAlign w:val="center"/>
          </w:tcPr>
          <w:p w14:paraId="22701080" w14:textId="2FCC26A0" w:rsidR="00E7388B" w:rsidRDefault="00E7388B" w:rsidP="00815E7C">
            <w:pPr>
              <w:pStyle w:val="TableParagraph"/>
              <w:rPr>
                <w:b/>
                <w:sz w:val="20"/>
              </w:rPr>
            </w:pPr>
            <w:r>
              <w:rPr>
                <w:b/>
                <w:spacing w:val="-2"/>
                <w:sz w:val="20"/>
              </w:rPr>
              <w:t>175</w:t>
            </w:r>
            <w:r w:rsidR="000776A9">
              <w:rPr>
                <w:b/>
                <w:spacing w:val="-2"/>
                <w:sz w:val="20"/>
              </w:rPr>
              <w:t>,</w:t>
            </w:r>
            <w:r>
              <w:rPr>
                <w:b/>
                <w:spacing w:val="-2"/>
                <w:sz w:val="20"/>
              </w:rPr>
              <w:t>585</w:t>
            </w:r>
          </w:p>
        </w:tc>
        <w:tc>
          <w:tcPr>
            <w:tcW w:w="900" w:type="dxa"/>
            <w:vAlign w:val="center"/>
          </w:tcPr>
          <w:p w14:paraId="4035BE44" w14:textId="12933CCE" w:rsidR="00E7388B" w:rsidRDefault="00E7388B" w:rsidP="00815E7C">
            <w:pPr>
              <w:pStyle w:val="TableParagraph"/>
              <w:rPr>
                <w:b/>
                <w:sz w:val="20"/>
              </w:rPr>
            </w:pPr>
            <w:r>
              <w:rPr>
                <w:b/>
                <w:spacing w:val="-2"/>
                <w:sz w:val="20"/>
              </w:rPr>
              <w:t>193</w:t>
            </w:r>
            <w:r w:rsidR="000776A9">
              <w:rPr>
                <w:b/>
                <w:spacing w:val="-2"/>
                <w:sz w:val="20"/>
              </w:rPr>
              <w:t>,</w:t>
            </w:r>
            <w:r>
              <w:rPr>
                <w:b/>
                <w:spacing w:val="-2"/>
                <w:sz w:val="20"/>
              </w:rPr>
              <w:t>198</w:t>
            </w:r>
          </w:p>
        </w:tc>
        <w:tc>
          <w:tcPr>
            <w:tcW w:w="900" w:type="dxa"/>
            <w:vAlign w:val="center"/>
          </w:tcPr>
          <w:p w14:paraId="68D10048" w14:textId="54B82A18" w:rsidR="00E7388B" w:rsidRDefault="00E7388B" w:rsidP="00815E7C">
            <w:pPr>
              <w:pStyle w:val="TableParagraph"/>
              <w:rPr>
                <w:b/>
                <w:sz w:val="20"/>
              </w:rPr>
            </w:pPr>
            <w:r>
              <w:rPr>
                <w:b/>
                <w:spacing w:val="-2"/>
                <w:sz w:val="20"/>
              </w:rPr>
              <w:t>193</w:t>
            </w:r>
            <w:r w:rsidR="000776A9">
              <w:rPr>
                <w:b/>
                <w:spacing w:val="-2"/>
                <w:sz w:val="20"/>
              </w:rPr>
              <w:t>,</w:t>
            </w:r>
            <w:r>
              <w:rPr>
                <w:b/>
                <w:spacing w:val="-2"/>
                <w:sz w:val="20"/>
              </w:rPr>
              <w:t>198</w:t>
            </w:r>
          </w:p>
        </w:tc>
        <w:tc>
          <w:tcPr>
            <w:tcW w:w="891" w:type="dxa"/>
            <w:vAlign w:val="center"/>
          </w:tcPr>
          <w:p w14:paraId="3504B23C" w14:textId="25C6F247" w:rsidR="00E7388B" w:rsidRDefault="00E7388B" w:rsidP="00815E7C">
            <w:pPr>
              <w:pStyle w:val="TableParagraph"/>
              <w:rPr>
                <w:b/>
                <w:sz w:val="20"/>
              </w:rPr>
            </w:pPr>
            <w:r>
              <w:rPr>
                <w:b/>
                <w:spacing w:val="-2"/>
                <w:sz w:val="20"/>
              </w:rPr>
              <w:t>201</w:t>
            </w:r>
            <w:r w:rsidR="000776A9">
              <w:rPr>
                <w:b/>
                <w:spacing w:val="-2"/>
                <w:sz w:val="20"/>
              </w:rPr>
              <w:t>,</w:t>
            </w:r>
            <w:r>
              <w:rPr>
                <w:b/>
                <w:spacing w:val="-2"/>
                <w:sz w:val="20"/>
              </w:rPr>
              <w:t>288</w:t>
            </w:r>
          </w:p>
        </w:tc>
        <w:tc>
          <w:tcPr>
            <w:tcW w:w="1081" w:type="dxa"/>
            <w:vAlign w:val="center"/>
          </w:tcPr>
          <w:p w14:paraId="103666BD" w14:textId="0CB621EE" w:rsidR="00E7388B" w:rsidRDefault="00E7388B" w:rsidP="00815E7C">
            <w:pPr>
              <w:pStyle w:val="TableParagraph"/>
              <w:rPr>
                <w:b/>
                <w:sz w:val="20"/>
              </w:rPr>
            </w:pPr>
            <w:r>
              <w:rPr>
                <w:b/>
                <w:spacing w:val="-2"/>
                <w:sz w:val="20"/>
              </w:rPr>
              <w:t>208</w:t>
            </w:r>
            <w:r w:rsidR="000776A9">
              <w:rPr>
                <w:b/>
                <w:spacing w:val="-2"/>
                <w:sz w:val="20"/>
              </w:rPr>
              <w:t>,</w:t>
            </w:r>
            <w:r>
              <w:rPr>
                <w:b/>
                <w:spacing w:val="-2"/>
                <w:sz w:val="20"/>
              </w:rPr>
              <w:t>321</w:t>
            </w:r>
          </w:p>
        </w:tc>
      </w:tr>
    </w:tbl>
    <w:p w14:paraId="19D9A2FE" w14:textId="77777777" w:rsidR="00D00FD4" w:rsidRDefault="00D00FD4" w:rsidP="0062071D">
      <w:pPr>
        <w:spacing w:line="276" w:lineRule="auto"/>
        <w:jc w:val="both"/>
      </w:pPr>
    </w:p>
    <w:p w14:paraId="4D4EB44D" w14:textId="77777777" w:rsidR="00B377CF" w:rsidRDefault="00B377CF" w:rsidP="0062071D">
      <w:pPr>
        <w:spacing w:line="276" w:lineRule="auto"/>
        <w:jc w:val="both"/>
      </w:pPr>
    </w:p>
    <w:p w14:paraId="5F67D97E" w14:textId="77777777" w:rsidR="00815E7C" w:rsidRDefault="00815E7C">
      <w:pPr>
        <w:widowControl/>
        <w:autoSpaceDE/>
        <w:autoSpaceDN/>
        <w:spacing w:after="160" w:line="259" w:lineRule="auto"/>
      </w:pPr>
      <w:r>
        <w:br w:type="page"/>
      </w:r>
    </w:p>
    <w:p w14:paraId="2E0FA9B7" w14:textId="77777777" w:rsidR="00B377CF" w:rsidRDefault="00B377CF" w:rsidP="0062071D">
      <w:pPr>
        <w:spacing w:line="276" w:lineRule="auto"/>
        <w:jc w:val="both"/>
      </w:pPr>
    </w:p>
    <w:p w14:paraId="29EE9D62" w14:textId="77777777" w:rsidR="00E7388B" w:rsidRDefault="00784D38">
      <w:pPr>
        <w:pStyle w:val="Heading2"/>
        <w:ind w:hanging="466"/>
        <w:rPr>
          <w:spacing w:val="-4"/>
        </w:rPr>
      </w:pPr>
      <w:bookmarkStart w:id="1476" w:name="_Toc178837849"/>
      <w:r>
        <w:t>4.</w:t>
      </w:r>
      <w:r w:rsidR="0056593D">
        <w:t>5</w:t>
      </w:r>
      <w:r w:rsidR="00B377CF">
        <w:tab/>
      </w:r>
      <w:r w:rsidR="00E7388B">
        <w:t>Cash</w:t>
      </w:r>
      <w:r w:rsidR="00E7388B">
        <w:rPr>
          <w:spacing w:val="-3"/>
        </w:rPr>
        <w:t xml:space="preserve"> </w:t>
      </w:r>
      <w:r w:rsidR="00E7388B">
        <w:rPr>
          <w:spacing w:val="-4"/>
        </w:rPr>
        <w:t>F</w:t>
      </w:r>
      <w:r w:rsidR="00E7388B" w:rsidRPr="00E14B75">
        <w:rPr>
          <w:rStyle w:val="Heading2Char"/>
        </w:rPr>
        <w:t>l</w:t>
      </w:r>
      <w:r w:rsidR="00E7388B">
        <w:rPr>
          <w:spacing w:val="-4"/>
        </w:rPr>
        <w:t>ow</w:t>
      </w:r>
      <w:bookmarkEnd w:id="1476"/>
    </w:p>
    <w:p w14:paraId="42189284" w14:textId="71C60A7E" w:rsidR="00B377CF" w:rsidRPr="00E14B75" w:rsidRDefault="00B377CF">
      <w:pPr>
        <w:pStyle w:val="ListParagraph"/>
        <w:tabs>
          <w:tab w:val="left" w:pos="774"/>
        </w:tabs>
        <w:ind w:left="0" w:firstLine="0"/>
        <w:jc w:val="both"/>
        <w:rPr>
          <w:spacing w:val="-4"/>
          <w:sz w:val="24"/>
        </w:rPr>
        <w:pPrChange w:id="1477" w:author="MUKOLWE" w:date="2024-11-23T01:18:00Z">
          <w:pPr>
            <w:pStyle w:val="ListParagraph"/>
            <w:tabs>
              <w:tab w:val="left" w:pos="774"/>
            </w:tabs>
            <w:spacing w:line="276" w:lineRule="auto"/>
            <w:ind w:left="0" w:firstLine="0"/>
            <w:jc w:val="both"/>
          </w:pPr>
        </w:pPrChange>
      </w:pPr>
      <w:r w:rsidRPr="00E14B75">
        <w:rPr>
          <w:spacing w:val="-4"/>
          <w:sz w:val="24"/>
        </w:rPr>
        <w:t>Table 4.</w:t>
      </w:r>
      <w:ins w:id="1478" w:author="Windows User" w:date="2024-11-28T14:12:00Z">
        <w:r w:rsidR="0007050A">
          <w:rPr>
            <w:spacing w:val="-4"/>
            <w:sz w:val="24"/>
          </w:rPr>
          <w:t>5</w:t>
        </w:r>
      </w:ins>
      <w:ins w:id="1479" w:author="MUKOLWE" w:date="2024-11-23T01:18:00Z">
        <w:del w:id="1480" w:author="Windows User" w:date="2024-11-28T14:12:00Z">
          <w:r w:rsidR="004306C2" w:rsidDel="0007050A">
            <w:rPr>
              <w:spacing w:val="-4"/>
              <w:sz w:val="24"/>
            </w:rPr>
            <w:delText>4</w:delText>
          </w:r>
        </w:del>
      </w:ins>
      <w:del w:id="1481" w:author="MUKOLWE" w:date="2024-11-23T01:18:00Z">
        <w:r w:rsidRPr="00E14B75" w:rsidDel="004306C2">
          <w:rPr>
            <w:spacing w:val="-4"/>
            <w:sz w:val="24"/>
          </w:rPr>
          <w:delText>3</w:delText>
        </w:r>
      </w:del>
      <w:r w:rsidRPr="00E14B75">
        <w:rPr>
          <w:spacing w:val="-4"/>
          <w:sz w:val="24"/>
        </w:rPr>
        <w:t xml:space="preserve"> presents </w:t>
      </w:r>
      <w:ins w:id="1482" w:author="MUKOLWE" w:date="2024-11-23T01:18:00Z">
        <w:r w:rsidR="004306C2">
          <w:rPr>
            <w:spacing w:val="-4"/>
            <w:sz w:val="24"/>
          </w:rPr>
          <w:t xml:space="preserve">RICT’s </w:t>
        </w:r>
      </w:ins>
      <w:r w:rsidR="000E5E22" w:rsidRPr="00AC14F5">
        <w:rPr>
          <w:spacing w:val="-4"/>
          <w:sz w:val="24"/>
        </w:rPr>
        <w:t>cash flow</w:t>
      </w:r>
      <w:r w:rsidRPr="00E14B75">
        <w:rPr>
          <w:spacing w:val="-4"/>
          <w:sz w:val="24"/>
        </w:rPr>
        <w:t xml:space="preserve"> trends over a period of 12 months</w:t>
      </w:r>
      <w:r>
        <w:rPr>
          <w:spacing w:val="-4"/>
          <w:sz w:val="24"/>
        </w:rPr>
        <w:t>.</w:t>
      </w:r>
      <w:r w:rsidR="000E5E22">
        <w:rPr>
          <w:spacing w:val="-4"/>
          <w:sz w:val="24"/>
        </w:rPr>
        <w:t xml:space="preserve"> </w:t>
      </w:r>
    </w:p>
    <w:p w14:paraId="43B9AA98" w14:textId="77777777" w:rsidR="004306C2" w:rsidRDefault="004306C2">
      <w:pPr>
        <w:widowControl/>
        <w:autoSpaceDE/>
        <w:autoSpaceDN/>
        <w:rPr>
          <w:ins w:id="1483" w:author="MUKOLWE" w:date="2024-11-23T01:18:00Z"/>
          <w:i/>
          <w:spacing w:val="-4"/>
          <w:sz w:val="24"/>
        </w:rPr>
        <w:pPrChange w:id="1484" w:author="MUKOLWE" w:date="2024-11-23T01:18:00Z">
          <w:pPr>
            <w:widowControl/>
            <w:autoSpaceDE/>
            <w:autoSpaceDN/>
            <w:spacing w:after="160" w:line="259" w:lineRule="auto"/>
          </w:pPr>
        </w:pPrChange>
      </w:pPr>
    </w:p>
    <w:p w14:paraId="44D25E7D" w14:textId="558D74B0" w:rsidR="004306C2" w:rsidRPr="004306C2" w:rsidRDefault="004306C2">
      <w:pPr>
        <w:widowControl/>
        <w:autoSpaceDE/>
        <w:autoSpaceDN/>
        <w:rPr>
          <w:ins w:id="1485" w:author="MUKOLWE" w:date="2024-11-23T01:17:00Z"/>
          <w:b/>
          <w:rPrChange w:id="1486" w:author="MUKOLWE" w:date="2024-11-23T01:19:00Z">
            <w:rPr>
              <w:ins w:id="1487" w:author="MUKOLWE" w:date="2024-11-23T01:17:00Z"/>
            </w:rPr>
          </w:rPrChange>
        </w:rPr>
        <w:pPrChange w:id="1488" w:author="MUKOLWE" w:date="2024-11-23T01:18:00Z">
          <w:pPr>
            <w:widowControl/>
            <w:autoSpaceDE/>
            <w:autoSpaceDN/>
            <w:spacing w:after="160" w:line="259" w:lineRule="auto"/>
          </w:pPr>
        </w:pPrChange>
      </w:pPr>
      <w:ins w:id="1489" w:author="MUKOLWE" w:date="2024-11-23T01:17:00Z">
        <w:r w:rsidRPr="004306C2">
          <w:rPr>
            <w:b/>
            <w:spacing w:val="-4"/>
            <w:sz w:val="24"/>
            <w:rPrChange w:id="1490" w:author="MUKOLWE" w:date="2024-11-23T01:19:00Z">
              <w:rPr>
                <w:i/>
                <w:spacing w:val="-4"/>
                <w:sz w:val="24"/>
              </w:rPr>
            </w:rPrChange>
          </w:rPr>
          <w:t>Table 4.</w:t>
        </w:r>
      </w:ins>
      <w:ins w:id="1491" w:author="Windows User" w:date="2024-11-28T14:12:00Z">
        <w:r w:rsidR="0007050A">
          <w:rPr>
            <w:b/>
            <w:spacing w:val="-4"/>
            <w:sz w:val="24"/>
          </w:rPr>
          <w:t>5</w:t>
        </w:r>
      </w:ins>
      <w:ins w:id="1492" w:author="MUKOLWE" w:date="2024-11-23T01:17:00Z">
        <w:del w:id="1493" w:author="Windows User" w:date="2024-11-28T14:12:00Z">
          <w:r w:rsidRPr="004306C2" w:rsidDel="0007050A">
            <w:rPr>
              <w:b/>
              <w:spacing w:val="-4"/>
              <w:sz w:val="24"/>
              <w:rPrChange w:id="1494" w:author="MUKOLWE" w:date="2024-11-23T01:19:00Z">
                <w:rPr>
                  <w:i/>
                  <w:spacing w:val="-4"/>
                  <w:sz w:val="24"/>
                </w:rPr>
              </w:rPrChange>
            </w:rPr>
            <w:delText>4</w:delText>
          </w:r>
        </w:del>
        <w:r w:rsidRPr="004306C2">
          <w:rPr>
            <w:b/>
            <w:spacing w:val="-4"/>
            <w:sz w:val="24"/>
            <w:rPrChange w:id="1495" w:author="MUKOLWE" w:date="2024-11-23T01:19:00Z">
              <w:rPr>
                <w:i/>
                <w:spacing w:val="-4"/>
                <w:sz w:val="24"/>
              </w:rPr>
            </w:rPrChange>
          </w:rPr>
          <w:t>: Cash flow</w:t>
        </w:r>
        <w:r w:rsidRPr="004306C2">
          <w:rPr>
            <w:b/>
            <w:rPrChange w:id="1496" w:author="MUKOLWE" w:date="2024-11-23T01:19:00Z">
              <w:rPr>
                <w:i/>
              </w:rPr>
            </w:rPrChange>
          </w:rPr>
          <w:t xml:space="preserve"> </w:t>
        </w:r>
      </w:ins>
    </w:p>
    <w:p w14:paraId="557FB002" w14:textId="77777777" w:rsidR="00784D38" w:rsidDel="004306C2" w:rsidRDefault="00784D38">
      <w:pPr>
        <w:pStyle w:val="ListParagraph"/>
        <w:tabs>
          <w:tab w:val="left" w:pos="774"/>
        </w:tabs>
        <w:ind w:left="365" w:firstLine="0"/>
        <w:jc w:val="both"/>
        <w:rPr>
          <w:del w:id="1497" w:author="MUKOLWE" w:date="2024-11-23T01:17:00Z"/>
          <w:b/>
          <w:sz w:val="24"/>
        </w:rPr>
        <w:pPrChange w:id="1498" w:author="MUKOLWE" w:date="2024-11-23T01:18:00Z">
          <w:pPr>
            <w:pStyle w:val="ListParagraph"/>
            <w:tabs>
              <w:tab w:val="left" w:pos="774"/>
            </w:tabs>
            <w:spacing w:line="276" w:lineRule="auto"/>
            <w:ind w:left="365" w:firstLine="0"/>
            <w:jc w:val="both"/>
          </w:pPr>
        </w:pPrChange>
      </w:pPr>
    </w:p>
    <w:tbl>
      <w:tblPr>
        <w:tblStyle w:val="TableGrid"/>
        <w:tblW w:w="14238" w:type="dxa"/>
        <w:tblLayout w:type="fixed"/>
        <w:tblLook w:val="01E0" w:firstRow="1" w:lastRow="1" w:firstColumn="1" w:lastColumn="1" w:noHBand="0" w:noVBand="0"/>
      </w:tblPr>
      <w:tblGrid>
        <w:gridCol w:w="1638"/>
        <w:gridCol w:w="1012"/>
        <w:gridCol w:w="990"/>
        <w:gridCol w:w="1029"/>
        <w:gridCol w:w="951"/>
        <w:gridCol w:w="1085"/>
        <w:gridCol w:w="895"/>
        <w:gridCol w:w="900"/>
        <w:gridCol w:w="952"/>
        <w:gridCol w:w="990"/>
        <w:gridCol w:w="938"/>
        <w:gridCol w:w="990"/>
        <w:gridCol w:w="900"/>
        <w:gridCol w:w="968"/>
      </w:tblGrid>
      <w:tr w:rsidR="00F722BA" w:rsidRPr="0063120E" w14:paraId="322BB1DF" w14:textId="77777777" w:rsidTr="00543B87">
        <w:trPr>
          <w:trHeight w:val="350"/>
        </w:trPr>
        <w:tc>
          <w:tcPr>
            <w:tcW w:w="1638" w:type="dxa"/>
          </w:tcPr>
          <w:p w14:paraId="1E902B53" w14:textId="77777777" w:rsidR="00E7388B" w:rsidRPr="008C04F9" w:rsidRDefault="00543B87" w:rsidP="008C04F9">
            <w:pPr>
              <w:pStyle w:val="TableParagraph"/>
              <w:jc w:val="both"/>
              <w:rPr>
                <w:sz w:val="19"/>
                <w:szCs w:val="19"/>
              </w:rPr>
            </w:pPr>
            <w:r w:rsidRPr="008C04F9">
              <w:rPr>
                <w:sz w:val="19"/>
                <w:szCs w:val="19"/>
              </w:rPr>
              <w:t>Months</w:t>
            </w:r>
          </w:p>
        </w:tc>
        <w:tc>
          <w:tcPr>
            <w:tcW w:w="1012" w:type="dxa"/>
          </w:tcPr>
          <w:p w14:paraId="1BDAC687" w14:textId="77777777" w:rsidR="00E7388B" w:rsidRPr="008C04F9" w:rsidRDefault="00E7388B" w:rsidP="008C04F9">
            <w:pPr>
              <w:pStyle w:val="TableParagraph"/>
              <w:ind w:left="513" w:right="250" w:hanging="250"/>
              <w:jc w:val="both"/>
              <w:rPr>
                <w:b/>
                <w:spacing w:val="-4"/>
                <w:sz w:val="19"/>
                <w:szCs w:val="19"/>
              </w:rPr>
            </w:pPr>
            <w:r w:rsidRPr="008C04F9">
              <w:rPr>
                <w:b/>
                <w:spacing w:val="-4"/>
                <w:sz w:val="19"/>
                <w:szCs w:val="19"/>
              </w:rPr>
              <w:t>1</w:t>
            </w:r>
          </w:p>
        </w:tc>
        <w:tc>
          <w:tcPr>
            <w:tcW w:w="990" w:type="dxa"/>
          </w:tcPr>
          <w:p w14:paraId="32FEE570" w14:textId="77777777" w:rsidR="00E7388B" w:rsidRPr="008C04F9" w:rsidRDefault="00E7388B" w:rsidP="008C04F9">
            <w:pPr>
              <w:pStyle w:val="TableParagraph"/>
              <w:ind w:left="518" w:right="250" w:hanging="250"/>
              <w:jc w:val="both"/>
              <w:rPr>
                <w:b/>
                <w:spacing w:val="-4"/>
                <w:sz w:val="19"/>
                <w:szCs w:val="19"/>
              </w:rPr>
            </w:pPr>
            <w:r w:rsidRPr="008C04F9">
              <w:rPr>
                <w:b/>
                <w:spacing w:val="-4"/>
                <w:sz w:val="19"/>
                <w:szCs w:val="19"/>
              </w:rPr>
              <w:t>2</w:t>
            </w:r>
          </w:p>
        </w:tc>
        <w:tc>
          <w:tcPr>
            <w:tcW w:w="1029" w:type="dxa"/>
          </w:tcPr>
          <w:p w14:paraId="77B4BC98" w14:textId="77777777" w:rsidR="00E7388B" w:rsidRPr="008C04F9" w:rsidRDefault="00E7388B" w:rsidP="008C04F9">
            <w:pPr>
              <w:pStyle w:val="TableParagraph"/>
              <w:ind w:left="513" w:right="250" w:hanging="250"/>
              <w:jc w:val="both"/>
              <w:rPr>
                <w:b/>
                <w:spacing w:val="-4"/>
                <w:sz w:val="19"/>
                <w:szCs w:val="19"/>
              </w:rPr>
            </w:pPr>
            <w:r w:rsidRPr="008C04F9">
              <w:rPr>
                <w:b/>
                <w:spacing w:val="-4"/>
                <w:sz w:val="19"/>
                <w:szCs w:val="19"/>
              </w:rPr>
              <w:t>3</w:t>
            </w:r>
          </w:p>
        </w:tc>
        <w:tc>
          <w:tcPr>
            <w:tcW w:w="951" w:type="dxa"/>
          </w:tcPr>
          <w:p w14:paraId="6BB41B49" w14:textId="77777777" w:rsidR="00E7388B" w:rsidRPr="008C04F9" w:rsidRDefault="00E7388B" w:rsidP="008C04F9">
            <w:pPr>
              <w:pStyle w:val="TableParagraph"/>
              <w:ind w:left="519" w:right="243" w:hanging="250"/>
              <w:jc w:val="both"/>
              <w:rPr>
                <w:b/>
                <w:spacing w:val="-4"/>
                <w:sz w:val="19"/>
                <w:szCs w:val="19"/>
              </w:rPr>
            </w:pPr>
            <w:r w:rsidRPr="008C04F9">
              <w:rPr>
                <w:b/>
                <w:spacing w:val="-4"/>
                <w:sz w:val="19"/>
                <w:szCs w:val="19"/>
              </w:rPr>
              <w:t>4</w:t>
            </w:r>
          </w:p>
        </w:tc>
        <w:tc>
          <w:tcPr>
            <w:tcW w:w="1085" w:type="dxa"/>
          </w:tcPr>
          <w:p w14:paraId="7787BA53" w14:textId="77777777" w:rsidR="00E7388B" w:rsidRPr="008C04F9" w:rsidRDefault="00E7388B" w:rsidP="008C04F9">
            <w:pPr>
              <w:pStyle w:val="TableParagraph"/>
              <w:ind w:left="515" w:right="252" w:hanging="250"/>
              <w:jc w:val="both"/>
              <w:rPr>
                <w:b/>
                <w:spacing w:val="-4"/>
                <w:sz w:val="19"/>
                <w:szCs w:val="19"/>
              </w:rPr>
            </w:pPr>
            <w:r w:rsidRPr="008C04F9">
              <w:rPr>
                <w:b/>
                <w:spacing w:val="-4"/>
                <w:sz w:val="19"/>
                <w:szCs w:val="19"/>
              </w:rPr>
              <w:t>5</w:t>
            </w:r>
          </w:p>
        </w:tc>
        <w:tc>
          <w:tcPr>
            <w:tcW w:w="895" w:type="dxa"/>
          </w:tcPr>
          <w:p w14:paraId="2D03F744" w14:textId="77777777" w:rsidR="00E7388B" w:rsidRPr="008C04F9" w:rsidRDefault="00E7388B" w:rsidP="008C04F9">
            <w:pPr>
              <w:pStyle w:val="TableParagraph"/>
              <w:ind w:left="512" w:right="250" w:hanging="250"/>
              <w:jc w:val="both"/>
              <w:rPr>
                <w:b/>
                <w:spacing w:val="-4"/>
                <w:sz w:val="19"/>
                <w:szCs w:val="19"/>
              </w:rPr>
            </w:pPr>
            <w:r w:rsidRPr="008C04F9">
              <w:rPr>
                <w:b/>
                <w:spacing w:val="-4"/>
                <w:sz w:val="19"/>
                <w:szCs w:val="19"/>
              </w:rPr>
              <w:t>6</w:t>
            </w:r>
          </w:p>
        </w:tc>
        <w:tc>
          <w:tcPr>
            <w:tcW w:w="900" w:type="dxa"/>
          </w:tcPr>
          <w:p w14:paraId="0C31C1F3" w14:textId="77777777" w:rsidR="00E7388B" w:rsidRPr="008C04F9" w:rsidRDefault="00E7388B" w:rsidP="008C04F9">
            <w:pPr>
              <w:pStyle w:val="TableParagraph"/>
              <w:ind w:left="523" w:right="244" w:hanging="250"/>
              <w:jc w:val="both"/>
              <w:rPr>
                <w:b/>
                <w:spacing w:val="-4"/>
                <w:sz w:val="19"/>
                <w:szCs w:val="19"/>
              </w:rPr>
            </w:pPr>
            <w:r w:rsidRPr="008C04F9">
              <w:rPr>
                <w:b/>
                <w:spacing w:val="-4"/>
                <w:sz w:val="19"/>
                <w:szCs w:val="19"/>
              </w:rPr>
              <w:t>7</w:t>
            </w:r>
          </w:p>
        </w:tc>
        <w:tc>
          <w:tcPr>
            <w:tcW w:w="952" w:type="dxa"/>
          </w:tcPr>
          <w:p w14:paraId="6BEA3D60" w14:textId="77777777" w:rsidR="00E7388B" w:rsidRPr="008C04F9" w:rsidRDefault="00E7388B" w:rsidP="008C04F9">
            <w:pPr>
              <w:pStyle w:val="TableParagraph"/>
              <w:ind w:left="515" w:right="247" w:hanging="245"/>
              <w:jc w:val="both"/>
              <w:rPr>
                <w:b/>
                <w:spacing w:val="-4"/>
                <w:sz w:val="19"/>
                <w:szCs w:val="19"/>
              </w:rPr>
            </w:pPr>
            <w:r w:rsidRPr="008C04F9">
              <w:rPr>
                <w:b/>
                <w:spacing w:val="-4"/>
                <w:sz w:val="19"/>
                <w:szCs w:val="19"/>
              </w:rPr>
              <w:t>8</w:t>
            </w:r>
          </w:p>
        </w:tc>
        <w:tc>
          <w:tcPr>
            <w:tcW w:w="990" w:type="dxa"/>
          </w:tcPr>
          <w:p w14:paraId="14416B43" w14:textId="77777777" w:rsidR="00E7388B" w:rsidRPr="008C04F9" w:rsidRDefault="00E7388B" w:rsidP="008C04F9">
            <w:pPr>
              <w:pStyle w:val="TableParagraph"/>
              <w:ind w:left="223" w:right="290"/>
              <w:jc w:val="both"/>
              <w:rPr>
                <w:b/>
                <w:spacing w:val="-4"/>
                <w:sz w:val="19"/>
                <w:szCs w:val="19"/>
              </w:rPr>
            </w:pPr>
            <w:r w:rsidRPr="008C04F9">
              <w:rPr>
                <w:b/>
                <w:spacing w:val="-4"/>
                <w:sz w:val="19"/>
                <w:szCs w:val="19"/>
              </w:rPr>
              <w:t>9</w:t>
            </w:r>
          </w:p>
        </w:tc>
        <w:tc>
          <w:tcPr>
            <w:tcW w:w="938" w:type="dxa"/>
          </w:tcPr>
          <w:p w14:paraId="2CBCA5A9" w14:textId="77777777" w:rsidR="00E7388B" w:rsidRPr="008C04F9" w:rsidRDefault="00E7388B" w:rsidP="008C04F9">
            <w:pPr>
              <w:pStyle w:val="TableParagraph"/>
              <w:ind w:left="224" w:right="298"/>
              <w:jc w:val="both"/>
              <w:rPr>
                <w:b/>
                <w:spacing w:val="-4"/>
                <w:sz w:val="19"/>
                <w:szCs w:val="19"/>
              </w:rPr>
            </w:pPr>
            <w:r w:rsidRPr="008C04F9">
              <w:rPr>
                <w:b/>
                <w:spacing w:val="-4"/>
                <w:sz w:val="19"/>
                <w:szCs w:val="19"/>
              </w:rPr>
              <w:t>10</w:t>
            </w:r>
          </w:p>
        </w:tc>
        <w:tc>
          <w:tcPr>
            <w:tcW w:w="990" w:type="dxa"/>
          </w:tcPr>
          <w:p w14:paraId="5C2C0056" w14:textId="77777777" w:rsidR="00E7388B" w:rsidRPr="008C04F9" w:rsidRDefault="00E7388B" w:rsidP="008C04F9">
            <w:pPr>
              <w:pStyle w:val="TableParagraph"/>
              <w:ind w:left="216" w:right="303"/>
              <w:jc w:val="both"/>
              <w:rPr>
                <w:b/>
                <w:spacing w:val="-4"/>
                <w:sz w:val="19"/>
                <w:szCs w:val="19"/>
              </w:rPr>
            </w:pPr>
            <w:r w:rsidRPr="008C04F9">
              <w:rPr>
                <w:b/>
                <w:spacing w:val="-4"/>
                <w:sz w:val="19"/>
                <w:szCs w:val="19"/>
              </w:rPr>
              <w:t>11</w:t>
            </w:r>
          </w:p>
        </w:tc>
        <w:tc>
          <w:tcPr>
            <w:tcW w:w="900" w:type="dxa"/>
          </w:tcPr>
          <w:p w14:paraId="1F15C912" w14:textId="77777777" w:rsidR="00E7388B" w:rsidRPr="008C04F9" w:rsidRDefault="00E7388B" w:rsidP="008C04F9">
            <w:pPr>
              <w:pStyle w:val="TableParagraph"/>
              <w:ind w:right="308"/>
              <w:jc w:val="both"/>
              <w:rPr>
                <w:b/>
                <w:spacing w:val="-4"/>
                <w:sz w:val="19"/>
                <w:szCs w:val="19"/>
              </w:rPr>
            </w:pPr>
            <w:r w:rsidRPr="008C04F9">
              <w:rPr>
                <w:b/>
                <w:spacing w:val="-4"/>
                <w:sz w:val="19"/>
                <w:szCs w:val="19"/>
              </w:rPr>
              <w:t>12</w:t>
            </w:r>
          </w:p>
        </w:tc>
        <w:tc>
          <w:tcPr>
            <w:tcW w:w="968" w:type="dxa"/>
          </w:tcPr>
          <w:p w14:paraId="21CF8B9C" w14:textId="77777777" w:rsidR="00E7388B" w:rsidRPr="008C04F9" w:rsidRDefault="00E7388B" w:rsidP="008C04F9">
            <w:pPr>
              <w:pStyle w:val="TableParagraph"/>
              <w:jc w:val="both"/>
              <w:rPr>
                <w:sz w:val="19"/>
                <w:szCs w:val="19"/>
              </w:rPr>
            </w:pPr>
          </w:p>
        </w:tc>
      </w:tr>
      <w:tr w:rsidR="00F722BA" w:rsidRPr="0063120E" w14:paraId="1B003339" w14:textId="77777777" w:rsidTr="00543B87">
        <w:trPr>
          <w:trHeight w:val="268"/>
        </w:trPr>
        <w:tc>
          <w:tcPr>
            <w:tcW w:w="1638" w:type="dxa"/>
          </w:tcPr>
          <w:p w14:paraId="51537574" w14:textId="77777777" w:rsidR="00E7388B" w:rsidRPr="008C04F9" w:rsidRDefault="00E7388B" w:rsidP="00266A54">
            <w:pPr>
              <w:pStyle w:val="TableParagraph"/>
              <w:spacing w:line="276" w:lineRule="auto"/>
              <w:jc w:val="both"/>
              <w:rPr>
                <w:b/>
                <w:sz w:val="19"/>
                <w:szCs w:val="19"/>
              </w:rPr>
            </w:pPr>
            <w:r w:rsidRPr="008C04F9">
              <w:rPr>
                <w:b/>
                <w:sz w:val="19"/>
                <w:szCs w:val="19"/>
              </w:rPr>
              <w:t>Starting</w:t>
            </w:r>
            <w:r w:rsidRPr="008C04F9">
              <w:rPr>
                <w:b/>
                <w:spacing w:val="-7"/>
                <w:sz w:val="19"/>
                <w:szCs w:val="19"/>
              </w:rPr>
              <w:t xml:space="preserve"> </w:t>
            </w:r>
            <w:r w:rsidRPr="008C04F9">
              <w:rPr>
                <w:b/>
                <w:spacing w:val="-4"/>
                <w:sz w:val="19"/>
                <w:szCs w:val="19"/>
              </w:rPr>
              <w:t>cash</w:t>
            </w:r>
          </w:p>
        </w:tc>
        <w:tc>
          <w:tcPr>
            <w:tcW w:w="1012" w:type="dxa"/>
          </w:tcPr>
          <w:p w14:paraId="09CDBAE3" w14:textId="77777777" w:rsidR="00E7388B" w:rsidRPr="008C04F9" w:rsidRDefault="00E7388B" w:rsidP="0062071D">
            <w:pPr>
              <w:pStyle w:val="TableParagraph"/>
              <w:spacing w:line="276" w:lineRule="auto"/>
              <w:ind w:right="108"/>
              <w:jc w:val="both"/>
              <w:rPr>
                <w:sz w:val="19"/>
                <w:szCs w:val="19"/>
              </w:rPr>
            </w:pPr>
            <w:r w:rsidRPr="008C04F9">
              <w:rPr>
                <w:spacing w:val="-2"/>
                <w:sz w:val="19"/>
                <w:szCs w:val="19"/>
              </w:rPr>
              <w:t>201236</w:t>
            </w:r>
          </w:p>
        </w:tc>
        <w:tc>
          <w:tcPr>
            <w:tcW w:w="990" w:type="dxa"/>
          </w:tcPr>
          <w:p w14:paraId="34873E7A" w14:textId="77777777" w:rsidR="00E7388B" w:rsidRPr="008C04F9" w:rsidRDefault="00F54740" w:rsidP="0062071D">
            <w:pPr>
              <w:pStyle w:val="TableParagraph"/>
              <w:spacing w:line="276" w:lineRule="auto"/>
              <w:ind w:right="107"/>
              <w:jc w:val="both"/>
              <w:rPr>
                <w:sz w:val="19"/>
                <w:szCs w:val="19"/>
              </w:rPr>
            </w:pPr>
            <w:r w:rsidRPr="008C04F9">
              <w:rPr>
                <w:spacing w:val="-2"/>
                <w:sz w:val="19"/>
                <w:szCs w:val="19"/>
              </w:rPr>
              <w:t xml:space="preserve"> </w:t>
            </w:r>
            <w:r w:rsidR="00E7388B" w:rsidRPr="008C04F9">
              <w:rPr>
                <w:spacing w:val="-2"/>
                <w:sz w:val="19"/>
                <w:szCs w:val="19"/>
              </w:rPr>
              <w:t>235181</w:t>
            </w:r>
          </w:p>
        </w:tc>
        <w:tc>
          <w:tcPr>
            <w:tcW w:w="1029" w:type="dxa"/>
          </w:tcPr>
          <w:p w14:paraId="4374A802" w14:textId="77777777" w:rsidR="00E7388B" w:rsidRPr="008C04F9" w:rsidRDefault="00E7388B" w:rsidP="0062071D">
            <w:pPr>
              <w:pStyle w:val="TableParagraph"/>
              <w:spacing w:line="276" w:lineRule="auto"/>
              <w:ind w:left="206"/>
              <w:jc w:val="both"/>
              <w:rPr>
                <w:sz w:val="19"/>
                <w:szCs w:val="19"/>
              </w:rPr>
            </w:pPr>
            <w:r w:rsidRPr="008C04F9">
              <w:rPr>
                <w:spacing w:val="-2"/>
                <w:sz w:val="19"/>
                <w:szCs w:val="19"/>
              </w:rPr>
              <w:t>277717</w:t>
            </w:r>
          </w:p>
        </w:tc>
        <w:tc>
          <w:tcPr>
            <w:tcW w:w="951" w:type="dxa"/>
          </w:tcPr>
          <w:p w14:paraId="6D5E3ED3" w14:textId="77777777" w:rsidR="00E7388B" w:rsidRPr="008C04F9" w:rsidRDefault="00E7388B" w:rsidP="00DD5841">
            <w:pPr>
              <w:rPr>
                <w:sz w:val="19"/>
                <w:szCs w:val="19"/>
              </w:rPr>
            </w:pPr>
            <w:r w:rsidRPr="008C04F9">
              <w:rPr>
                <w:sz w:val="19"/>
                <w:szCs w:val="19"/>
              </w:rPr>
              <w:t>332322</w:t>
            </w:r>
          </w:p>
        </w:tc>
        <w:tc>
          <w:tcPr>
            <w:tcW w:w="1085" w:type="dxa"/>
          </w:tcPr>
          <w:p w14:paraId="539D0648" w14:textId="77777777" w:rsidR="00E7388B" w:rsidRPr="008C04F9" w:rsidRDefault="00E7388B" w:rsidP="0062071D">
            <w:pPr>
              <w:pStyle w:val="TableParagraph"/>
              <w:spacing w:line="276" w:lineRule="auto"/>
              <w:ind w:left="208"/>
              <w:jc w:val="both"/>
              <w:rPr>
                <w:sz w:val="19"/>
                <w:szCs w:val="19"/>
              </w:rPr>
            </w:pPr>
            <w:r w:rsidRPr="008C04F9">
              <w:rPr>
                <w:spacing w:val="-2"/>
                <w:sz w:val="19"/>
                <w:szCs w:val="19"/>
              </w:rPr>
              <w:t>488397</w:t>
            </w:r>
          </w:p>
        </w:tc>
        <w:tc>
          <w:tcPr>
            <w:tcW w:w="895" w:type="dxa"/>
          </w:tcPr>
          <w:p w14:paraId="4A06EC12" w14:textId="77777777" w:rsidR="00E7388B" w:rsidRPr="008C04F9" w:rsidRDefault="00E7388B" w:rsidP="00DD5841">
            <w:pPr>
              <w:pStyle w:val="TableParagraph"/>
              <w:spacing w:line="276" w:lineRule="auto"/>
              <w:jc w:val="both"/>
              <w:rPr>
                <w:sz w:val="19"/>
                <w:szCs w:val="19"/>
              </w:rPr>
            </w:pPr>
            <w:r w:rsidRPr="008C04F9">
              <w:rPr>
                <w:spacing w:val="-2"/>
                <w:sz w:val="19"/>
                <w:szCs w:val="19"/>
              </w:rPr>
              <w:t>498242</w:t>
            </w:r>
          </w:p>
        </w:tc>
        <w:tc>
          <w:tcPr>
            <w:tcW w:w="900" w:type="dxa"/>
          </w:tcPr>
          <w:p w14:paraId="069B484F" w14:textId="77777777" w:rsidR="00E7388B" w:rsidRPr="008C04F9" w:rsidRDefault="00E7388B" w:rsidP="005A3EC3">
            <w:pPr>
              <w:pStyle w:val="TableParagraph"/>
              <w:spacing w:line="276" w:lineRule="auto"/>
              <w:jc w:val="both"/>
              <w:rPr>
                <w:sz w:val="19"/>
                <w:szCs w:val="19"/>
              </w:rPr>
            </w:pPr>
            <w:r w:rsidRPr="008C04F9">
              <w:rPr>
                <w:spacing w:val="-2"/>
                <w:sz w:val="19"/>
                <w:szCs w:val="19"/>
              </w:rPr>
              <w:t>534986</w:t>
            </w:r>
          </w:p>
        </w:tc>
        <w:tc>
          <w:tcPr>
            <w:tcW w:w="952" w:type="dxa"/>
          </w:tcPr>
          <w:p w14:paraId="0E31A30B" w14:textId="77777777" w:rsidR="00E7388B" w:rsidRPr="008C04F9" w:rsidRDefault="00E7388B" w:rsidP="00266A54">
            <w:pPr>
              <w:pStyle w:val="TableParagraph"/>
              <w:spacing w:line="276" w:lineRule="auto"/>
              <w:jc w:val="both"/>
              <w:rPr>
                <w:sz w:val="19"/>
                <w:szCs w:val="19"/>
              </w:rPr>
            </w:pPr>
            <w:r w:rsidRPr="008C04F9">
              <w:rPr>
                <w:spacing w:val="-2"/>
                <w:sz w:val="19"/>
                <w:szCs w:val="19"/>
              </w:rPr>
              <w:t>572431</w:t>
            </w:r>
          </w:p>
        </w:tc>
        <w:tc>
          <w:tcPr>
            <w:tcW w:w="990" w:type="dxa"/>
          </w:tcPr>
          <w:p w14:paraId="21489425" w14:textId="77777777" w:rsidR="00E7388B" w:rsidRPr="008C04F9" w:rsidRDefault="00E7388B" w:rsidP="000C539A">
            <w:pPr>
              <w:pStyle w:val="TableParagraph"/>
              <w:spacing w:line="276" w:lineRule="auto"/>
              <w:jc w:val="both"/>
              <w:rPr>
                <w:sz w:val="19"/>
                <w:szCs w:val="19"/>
              </w:rPr>
            </w:pPr>
            <w:r w:rsidRPr="008C04F9">
              <w:rPr>
                <w:spacing w:val="-2"/>
                <w:sz w:val="19"/>
                <w:szCs w:val="19"/>
              </w:rPr>
              <w:t>598711</w:t>
            </w:r>
          </w:p>
        </w:tc>
        <w:tc>
          <w:tcPr>
            <w:tcW w:w="938" w:type="dxa"/>
          </w:tcPr>
          <w:p w14:paraId="78681D4A" w14:textId="77777777" w:rsidR="00E7388B" w:rsidRPr="008C04F9" w:rsidRDefault="00E7388B" w:rsidP="000C539A">
            <w:pPr>
              <w:pStyle w:val="TableParagraph"/>
              <w:spacing w:line="276" w:lineRule="auto"/>
              <w:jc w:val="both"/>
              <w:rPr>
                <w:sz w:val="19"/>
                <w:szCs w:val="19"/>
              </w:rPr>
            </w:pPr>
            <w:r w:rsidRPr="008C04F9">
              <w:rPr>
                <w:spacing w:val="-2"/>
                <w:sz w:val="19"/>
                <w:szCs w:val="19"/>
              </w:rPr>
              <w:t>619014</w:t>
            </w:r>
          </w:p>
        </w:tc>
        <w:tc>
          <w:tcPr>
            <w:tcW w:w="990" w:type="dxa"/>
          </w:tcPr>
          <w:p w14:paraId="4D389585" w14:textId="77777777" w:rsidR="00E7388B" w:rsidRPr="008C04F9" w:rsidRDefault="00E7388B" w:rsidP="0062071D">
            <w:pPr>
              <w:pStyle w:val="TableParagraph"/>
              <w:spacing w:line="276" w:lineRule="auto"/>
              <w:ind w:right="102"/>
              <w:jc w:val="both"/>
              <w:rPr>
                <w:sz w:val="19"/>
                <w:szCs w:val="19"/>
              </w:rPr>
            </w:pPr>
            <w:r w:rsidRPr="008C04F9">
              <w:rPr>
                <w:spacing w:val="-2"/>
                <w:sz w:val="19"/>
                <w:szCs w:val="19"/>
              </w:rPr>
              <w:t>624486</w:t>
            </w:r>
          </w:p>
        </w:tc>
        <w:tc>
          <w:tcPr>
            <w:tcW w:w="900" w:type="dxa"/>
          </w:tcPr>
          <w:p w14:paraId="0ECCF00D" w14:textId="77777777" w:rsidR="00E7388B" w:rsidRPr="008C04F9" w:rsidRDefault="00E7388B" w:rsidP="00F722BA">
            <w:pPr>
              <w:pStyle w:val="TableParagraph"/>
              <w:spacing w:line="276" w:lineRule="auto"/>
              <w:jc w:val="both"/>
              <w:rPr>
                <w:sz w:val="19"/>
                <w:szCs w:val="19"/>
              </w:rPr>
            </w:pPr>
            <w:r w:rsidRPr="008C04F9">
              <w:rPr>
                <w:spacing w:val="-2"/>
                <w:sz w:val="19"/>
                <w:szCs w:val="19"/>
              </w:rPr>
              <w:t>693714</w:t>
            </w:r>
          </w:p>
        </w:tc>
        <w:tc>
          <w:tcPr>
            <w:tcW w:w="968" w:type="dxa"/>
          </w:tcPr>
          <w:p w14:paraId="6721E94E" w14:textId="77777777" w:rsidR="00E7388B" w:rsidRPr="008C04F9" w:rsidRDefault="00E7388B" w:rsidP="0062071D">
            <w:pPr>
              <w:pStyle w:val="TableParagraph"/>
              <w:spacing w:line="276" w:lineRule="auto"/>
              <w:jc w:val="both"/>
              <w:rPr>
                <w:sz w:val="19"/>
                <w:szCs w:val="19"/>
              </w:rPr>
            </w:pPr>
          </w:p>
        </w:tc>
      </w:tr>
      <w:tr w:rsidR="00F722BA" w:rsidRPr="0063120E" w14:paraId="0877FFFC" w14:textId="77777777" w:rsidTr="00543B87">
        <w:trPr>
          <w:trHeight w:val="273"/>
        </w:trPr>
        <w:tc>
          <w:tcPr>
            <w:tcW w:w="1638" w:type="dxa"/>
          </w:tcPr>
          <w:p w14:paraId="71B9DC08" w14:textId="77777777" w:rsidR="00E7388B" w:rsidRPr="008C04F9" w:rsidRDefault="00E7388B" w:rsidP="00266A54">
            <w:pPr>
              <w:pStyle w:val="TableParagraph"/>
              <w:spacing w:line="276" w:lineRule="auto"/>
              <w:jc w:val="both"/>
              <w:rPr>
                <w:b/>
                <w:sz w:val="19"/>
                <w:szCs w:val="19"/>
              </w:rPr>
            </w:pPr>
            <w:r w:rsidRPr="008C04F9">
              <w:rPr>
                <w:b/>
                <w:sz w:val="19"/>
                <w:szCs w:val="19"/>
              </w:rPr>
              <w:t>Cash</w:t>
            </w:r>
            <w:r w:rsidRPr="008C04F9">
              <w:rPr>
                <w:b/>
                <w:spacing w:val="-3"/>
                <w:sz w:val="19"/>
                <w:szCs w:val="19"/>
              </w:rPr>
              <w:t xml:space="preserve"> </w:t>
            </w:r>
            <w:r w:rsidRPr="008C04F9">
              <w:rPr>
                <w:b/>
                <w:spacing w:val="-5"/>
                <w:sz w:val="19"/>
                <w:szCs w:val="19"/>
              </w:rPr>
              <w:t>In:</w:t>
            </w:r>
            <w:r w:rsidR="000E5E22" w:rsidRPr="008C04F9">
              <w:rPr>
                <w:b/>
                <w:spacing w:val="-5"/>
                <w:sz w:val="19"/>
                <w:szCs w:val="19"/>
              </w:rPr>
              <w:t xml:space="preserve"> </w:t>
            </w:r>
          </w:p>
        </w:tc>
        <w:tc>
          <w:tcPr>
            <w:tcW w:w="1012" w:type="dxa"/>
          </w:tcPr>
          <w:p w14:paraId="023B264E" w14:textId="77777777" w:rsidR="00E7388B" w:rsidRPr="008C04F9" w:rsidRDefault="00E7388B" w:rsidP="0062071D">
            <w:pPr>
              <w:pStyle w:val="TableParagraph"/>
              <w:spacing w:line="276" w:lineRule="auto"/>
              <w:jc w:val="both"/>
              <w:rPr>
                <w:sz w:val="19"/>
                <w:szCs w:val="19"/>
              </w:rPr>
            </w:pPr>
          </w:p>
        </w:tc>
        <w:tc>
          <w:tcPr>
            <w:tcW w:w="990" w:type="dxa"/>
          </w:tcPr>
          <w:p w14:paraId="32393A81" w14:textId="77777777" w:rsidR="00E7388B" w:rsidRPr="008C04F9" w:rsidRDefault="00E7388B" w:rsidP="0062071D">
            <w:pPr>
              <w:pStyle w:val="TableParagraph"/>
              <w:spacing w:line="276" w:lineRule="auto"/>
              <w:jc w:val="both"/>
              <w:rPr>
                <w:sz w:val="19"/>
                <w:szCs w:val="19"/>
              </w:rPr>
            </w:pPr>
          </w:p>
        </w:tc>
        <w:tc>
          <w:tcPr>
            <w:tcW w:w="1029" w:type="dxa"/>
          </w:tcPr>
          <w:p w14:paraId="58863B3C" w14:textId="77777777" w:rsidR="00E7388B" w:rsidRPr="008C04F9" w:rsidRDefault="00E7388B" w:rsidP="0062071D">
            <w:pPr>
              <w:pStyle w:val="TableParagraph"/>
              <w:spacing w:line="276" w:lineRule="auto"/>
              <w:jc w:val="both"/>
              <w:rPr>
                <w:sz w:val="19"/>
                <w:szCs w:val="19"/>
              </w:rPr>
            </w:pPr>
          </w:p>
        </w:tc>
        <w:tc>
          <w:tcPr>
            <w:tcW w:w="951" w:type="dxa"/>
          </w:tcPr>
          <w:p w14:paraId="309B4B82" w14:textId="77777777" w:rsidR="00E7388B" w:rsidRPr="008C04F9" w:rsidRDefault="00E7388B" w:rsidP="00DD5841">
            <w:pPr>
              <w:rPr>
                <w:sz w:val="19"/>
                <w:szCs w:val="19"/>
              </w:rPr>
            </w:pPr>
          </w:p>
        </w:tc>
        <w:tc>
          <w:tcPr>
            <w:tcW w:w="1085" w:type="dxa"/>
          </w:tcPr>
          <w:p w14:paraId="50AC847B" w14:textId="77777777" w:rsidR="00E7388B" w:rsidRPr="008C04F9" w:rsidRDefault="00E7388B" w:rsidP="0062071D">
            <w:pPr>
              <w:pStyle w:val="TableParagraph"/>
              <w:spacing w:line="276" w:lineRule="auto"/>
              <w:jc w:val="both"/>
              <w:rPr>
                <w:sz w:val="19"/>
                <w:szCs w:val="19"/>
              </w:rPr>
            </w:pPr>
          </w:p>
        </w:tc>
        <w:tc>
          <w:tcPr>
            <w:tcW w:w="895" w:type="dxa"/>
          </w:tcPr>
          <w:p w14:paraId="05633CC0" w14:textId="77777777" w:rsidR="00E7388B" w:rsidRPr="008C04F9" w:rsidRDefault="00E7388B" w:rsidP="0062071D">
            <w:pPr>
              <w:pStyle w:val="TableParagraph"/>
              <w:spacing w:line="276" w:lineRule="auto"/>
              <w:jc w:val="both"/>
              <w:rPr>
                <w:sz w:val="19"/>
                <w:szCs w:val="19"/>
              </w:rPr>
            </w:pPr>
          </w:p>
        </w:tc>
        <w:tc>
          <w:tcPr>
            <w:tcW w:w="900" w:type="dxa"/>
          </w:tcPr>
          <w:p w14:paraId="4B1E51F7" w14:textId="77777777" w:rsidR="00E7388B" w:rsidRPr="008C04F9" w:rsidRDefault="00E7388B" w:rsidP="0062071D">
            <w:pPr>
              <w:pStyle w:val="TableParagraph"/>
              <w:spacing w:line="276" w:lineRule="auto"/>
              <w:jc w:val="both"/>
              <w:rPr>
                <w:sz w:val="19"/>
                <w:szCs w:val="19"/>
              </w:rPr>
            </w:pPr>
          </w:p>
        </w:tc>
        <w:tc>
          <w:tcPr>
            <w:tcW w:w="952" w:type="dxa"/>
          </w:tcPr>
          <w:p w14:paraId="653B3DC1" w14:textId="77777777" w:rsidR="00E7388B" w:rsidRPr="008C04F9" w:rsidRDefault="00E7388B" w:rsidP="0062071D">
            <w:pPr>
              <w:pStyle w:val="TableParagraph"/>
              <w:spacing w:line="276" w:lineRule="auto"/>
              <w:jc w:val="both"/>
              <w:rPr>
                <w:sz w:val="19"/>
                <w:szCs w:val="19"/>
              </w:rPr>
            </w:pPr>
          </w:p>
        </w:tc>
        <w:tc>
          <w:tcPr>
            <w:tcW w:w="990" w:type="dxa"/>
          </w:tcPr>
          <w:p w14:paraId="2CBD0AD4" w14:textId="77777777" w:rsidR="00E7388B" w:rsidRPr="008C04F9" w:rsidRDefault="00E7388B" w:rsidP="0062071D">
            <w:pPr>
              <w:pStyle w:val="TableParagraph"/>
              <w:spacing w:line="276" w:lineRule="auto"/>
              <w:jc w:val="both"/>
              <w:rPr>
                <w:sz w:val="19"/>
                <w:szCs w:val="19"/>
              </w:rPr>
            </w:pPr>
          </w:p>
        </w:tc>
        <w:tc>
          <w:tcPr>
            <w:tcW w:w="938" w:type="dxa"/>
          </w:tcPr>
          <w:p w14:paraId="6B552833" w14:textId="77777777" w:rsidR="00E7388B" w:rsidRPr="008C04F9" w:rsidRDefault="00E7388B" w:rsidP="0062071D">
            <w:pPr>
              <w:pStyle w:val="TableParagraph"/>
              <w:spacing w:line="276" w:lineRule="auto"/>
              <w:jc w:val="both"/>
              <w:rPr>
                <w:sz w:val="19"/>
                <w:szCs w:val="19"/>
              </w:rPr>
            </w:pPr>
          </w:p>
        </w:tc>
        <w:tc>
          <w:tcPr>
            <w:tcW w:w="990" w:type="dxa"/>
          </w:tcPr>
          <w:p w14:paraId="3CF42DC7" w14:textId="77777777" w:rsidR="00E7388B" w:rsidRPr="008C04F9" w:rsidRDefault="00E7388B" w:rsidP="0062071D">
            <w:pPr>
              <w:pStyle w:val="TableParagraph"/>
              <w:spacing w:line="276" w:lineRule="auto"/>
              <w:jc w:val="both"/>
              <w:rPr>
                <w:sz w:val="19"/>
                <w:szCs w:val="19"/>
              </w:rPr>
            </w:pPr>
          </w:p>
        </w:tc>
        <w:tc>
          <w:tcPr>
            <w:tcW w:w="900" w:type="dxa"/>
          </w:tcPr>
          <w:p w14:paraId="7E8D11DE" w14:textId="77777777" w:rsidR="00E7388B" w:rsidRPr="008C04F9" w:rsidRDefault="00E7388B" w:rsidP="0062071D">
            <w:pPr>
              <w:pStyle w:val="TableParagraph"/>
              <w:spacing w:line="276" w:lineRule="auto"/>
              <w:jc w:val="both"/>
              <w:rPr>
                <w:sz w:val="19"/>
                <w:szCs w:val="19"/>
              </w:rPr>
            </w:pPr>
          </w:p>
        </w:tc>
        <w:tc>
          <w:tcPr>
            <w:tcW w:w="968" w:type="dxa"/>
          </w:tcPr>
          <w:p w14:paraId="04F3650B" w14:textId="77777777" w:rsidR="00E7388B" w:rsidRPr="008C04F9" w:rsidRDefault="00E7388B" w:rsidP="0062071D">
            <w:pPr>
              <w:pStyle w:val="TableParagraph"/>
              <w:spacing w:line="276" w:lineRule="auto"/>
              <w:jc w:val="both"/>
              <w:rPr>
                <w:sz w:val="19"/>
                <w:szCs w:val="19"/>
              </w:rPr>
            </w:pPr>
          </w:p>
        </w:tc>
      </w:tr>
      <w:tr w:rsidR="00F722BA" w:rsidRPr="0063120E" w14:paraId="239D0E93" w14:textId="77777777" w:rsidTr="00543B87">
        <w:trPr>
          <w:trHeight w:val="273"/>
        </w:trPr>
        <w:tc>
          <w:tcPr>
            <w:tcW w:w="1638" w:type="dxa"/>
          </w:tcPr>
          <w:p w14:paraId="7EA427BB" w14:textId="77777777" w:rsidR="00E7388B" w:rsidRPr="008C04F9" w:rsidRDefault="00E7388B" w:rsidP="0063120E">
            <w:pPr>
              <w:pStyle w:val="TableParagraph"/>
              <w:spacing w:line="276" w:lineRule="auto"/>
              <w:ind w:left="315"/>
              <w:jc w:val="both"/>
              <w:rPr>
                <w:b/>
                <w:sz w:val="19"/>
                <w:szCs w:val="19"/>
              </w:rPr>
            </w:pPr>
            <w:r w:rsidRPr="008C04F9">
              <w:rPr>
                <w:b/>
                <w:sz w:val="19"/>
                <w:szCs w:val="19"/>
              </w:rPr>
              <w:t>Cash</w:t>
            </w:r>
            <w:r w:rsidRPr="008C04F9">
              <w:rPr>
                <w:b/>
                <w:spacing w:val="-5"/>
                <w:sz w:val="19"/>
                <w:szCs w:val="19"/>
              </w:rPr>
              <w:t xml:space="preserve"> </w:t>
            </w:r>
            <w:r w:rsidRPr="008C04F9">
              <w:rPr>
                <w:b/>
                <w:spacing w:val="-2"/>
                <w:sz w:val="19"/>
                <w:szCs w:val="19"/>
              </w:rPr>
              <w:t>Sales</w:t>
            </w:r>
          </w:p>
        </w:tc>
        <w:tc>
          <w:tcPr>
            <w:tcW w:w="1012" w:type="dxa"/>
          </w:tcPr>
          <w:p w14:paraId="7A95322F" w14:textId="77777777" w:rsidR="00E7388B" w:rsidRPr="008C04F9" w:rsidRDefault="00E7388B" w:rsidP="00242084">
            <w:pPr>
              <w:pStyle w:val="TableParagraph"/>
              <w:spacing w:line="276" w:lineRule="auto"/>
              <w:jc w:val="both"/>
              <w:rPr>
                <w:sz w:val="19"/>
                <w:szCs w:val="19"/>
              </w:rPr>
            </w:pPr>
            <w:r w:rsidRPr="008C04F9">
              <w:rPr>
                <w:spacing w:val="-2"/>
                <w:sz w:val="19"/>
                <w:szCs w:val="19"/>
              </w:rPr>
              <w:t>76575</w:t>
            </w:r>
          </w:p>
        </w:tc>
        <w:tc>
          <w:tcPr>
            <w:tcW w:w="990" w:type="dxa"/>
          </w:tcPr>
          <w:p w14:paraId="48B31BA7" w14:textId="77777777" w:rsidR="00E7388B" w:rsidRPr="008C04F9" w:rsidRDefault="00E7388B" w:rsidP="00F54740">
            <w:pPr>
              <w:pStyle w:val="TableParagraph"/>
              <w:spacing w:line="276" w:lineRule="auto"/>
              <w:jc w:val="both"/>
              <w:rPr>
                <w:sz w:val="19"/>
                <w:szCs w:val="19"/>
              </w:rPr>
            </w:pPr>
            <w:r w:rsidRPr="008C04F9">
              <w:rPr>
                <w:spacing w:val="-2"/>
                <w:sz w:val="19"/>
                <w:szCs w:val="19"/>
              </w:rPr>
              <w:t>34700</w:t>
            </w:r>
          </w:p>
        </w:tc>
        <w:tc>
          <w:tcPr>
            <w:tcW w:w="1029" w:type="dxa"/>
          </w:tcPr>
          <w:p w14:paraId="1A38A2C6" w14:textId="77777777" w:rsidR="00E7388B" w:rsidRPr="008C04F9" w:rsidRDefault="00E7388B" w:rsidP="0062071D">
            <w:pPr>
              <w:pStyle w:val="TableParagraph"/>
              <w:spacing w:line="276" w:lineRule="auto"/>
              <w:ind w:left="206"/>
              <w:jc w:val="both"/>
              <w:rPr>
                <w:sz w:val="19"/>
                <w:szCs w:val="19"/>
              </w:rPr>
            </w:pPr>
            <w:r w:rsidRPr="008C04F9">
              <w:rPr>
                <w:spacing w:val="-2"/>
                <w:sz w:val="19"/>
                <w:szCs w:val="19"/>
              </w:rPr>
              <w:t>40500</w:t>
            </w:r>
          </w:p>
        </w:tc>
        <w:tc>
          <w:tcPr>
            <w:tcW w:w="951" w:type="dxa"/>
          </w:tcPr>
          <w:p w14:paraId="09C935E3" w14:textId="77777777" w:rsidR="00E7388B" w:rsidRPr="008C04F9" w:rsidRDefault="00E7388B" w:rsidP="00DD5841">
            <w:pPr>
              <w:rPr>
                <w:sz w:val="19"/>
                <w:szCs w:val="19"/>
              </w:rPr>
            </w:pPr>
            <w:r w:rsidRPr="008C04F9">
              <w:rPr>
                <w:sz w:val="19"/>
                <w:szCs w:val="19"/>
              </w:rPr>
              <w:t>103195</w:t>
            </w:r>
          </w:p>
        </w:tc>
        <w:tc>
          <w:tcPr>
            <w:tcW w:w="1085" w:type="dxa"/>
          </w:tcPr>
          <w:p w14:paraId="07250289" w14:textId="77777777" w:rsidR="00E7388B" w:rsidRPr="008C04F9" w:rsidRDefault="00E7388B" w:rsidP="0062071D">
            <w:pPr>
              <w:pStyle w:val="TableParagraph"/>
              <w:spacing w:line="276" w:lineRule="auto"/>
              <w:ind w:left="208"/>
              <w:jc w:val="both"/>
              <w:rPr>
                <w:sz w:val="19"/>
                <w:szCs w:val="19"/>
              </w:rPr>
            </w:pPr>
            <w:r w:rsidRPr="008C04F9">
              <w:rPr>
                <w:spacing w:val="-2"/>
                <w:sz w:val="19"/>
                <w:szCs w:val="19"/>
              </w:rPr>
              <w:t>25530</w:t>
            </w:r>
          </w:p>
        </w:tc>
        <w:tc>
          <w:tcPr>
            <w:tcW w:w="895" w:type="dxa"/>
          </w:tcPr>
          <w:p w14:paraId="31DEF6AC" w14:textId="77777777" w:rsidR="00E7388B" w:rsidRPr="008C04F9" w:rsidRDefault="00E7388B" w:rsidP="005A3EC3">
            <w:pPr>
              <w:pStyle w:val="TableParagraph"/>
              <w:spacing w:line="276" w:lineRule="auto"/>
              <w:jc w:val="both"/>
              <w:rPr>
                <w:sz w:val="19"/>
                <w:szCs w:val="19"/>
              </w:rPr>
            </w:pPr>
            <w:r w:rsidRPr="008C04F9">
              <w:rPr>
                <w:spacing w:val="-2"/>
                <w:sz w:val="19"/>
                <w:szCs w:val="19"/>
              </w:rPr>
              <w:t>24375</w:t>
            </w:r>
          </w:p>
        </w:tc>
        <w:tc>
          <w:tcPr>
            <w:tcW w:w="900" w:type="dxa"/>
          </w:tcPr>
          <w:p w14:paraId="51A9E11A" w14:textId="77777777" w:rsidR="00E7388B" w:rsidRPr="008C04F9" w:rsidRDefault="00E7388B" w:rsidP="005A3EC3">
            <w:pPr>
              <w:pStyle w:val="TableParagraph"/>
              <w:spacing w:line="276" w:lineRule="auto"/>
              <w:jc w:val="both"/>
              <w:rPr>
                <w:sz w:val="19"/>
                <w:szCs w:val="19"/>
              </w:rPr>
            </w:pPr>
            <w:r w:rsidRPr="008C04F9">
              <w:rPr>
                <w:spacing w:val="-2"/>
                <w:sz w:val="19"/>
                <w:szCs w:val="19"/>
              </w:rPr>
              <w:t>25530</w:t>
            </w:r>
          </w:p>
        </w:tc>
        <w:tc>
          <w:tcPr>
            <w:tcW w:w="952" w:type="dxa"/>
          </w:tcPr>
          <w:p w14:paraId="7D2D7A42" w14:textId="77777777" w:rsidR="00E7388B" w:rsidRPr="008C04F9" w:rsidRDefault="00E7388B" w:rsidP="00266A54">
            <w:pPr>
              <w:pStyle w:val="TableParagraph"/>
              <w:spacing w:line="276" w:lineRule="auto"/>
              <w:jc w:val="both"/>
              <w:rPr>
                <w:sz w:val="19"/>
                <w:szCs w:val="19"/>
              </w:rPr>
            </w:pPr>
            <w:r w:rsidRPr="008C04F9">
              <w:rPr>
                <w:spacing w:val="-2"/>
                <w:sz w:val="19"/>
                <w:szCs w:val="19"/>
              </w:rPr>
              <w:t>21650</w:t>
            </w:r>
          </w:p>
        </w:tc>
        <w:tc>
          <w:tcPr>
            <w:tcW w:w="990" w:type="dxa"/>
          </w:tcPr>
          <w:p w14:paraId="54B831AF" w14:textId="77777777" w:rsidR="00E7388B" w:rsidRPr="008C04F9" w:rsidRDefault="00E7388B" w:rsidP="000C539A">
            <w:pPr>
              <w:pStyle w:val="TableParagraph"/>
              <w:spacing w:line="276" w:lineRule="auto"/>
              <w:jc w:val="both"/>
              <w:rPr>
                <w:sz w:val="19"/>
                <w:szCs w:val="19"/>
              </w:rPr>
            </w:pPr>
            <w:r w:rsidRPr="008C04F9">
              <w:rPr>
                <w:spacing w:val="-2"/>
                <w:sz w:val="19"/>
                <w:szCs w:val="19"/>
              </w:rPr>
              <w:t>20100</w:t>
            </w:r>
          </w:p>
        </w:tc>
        <w:tc>
          <w:tcPr>
            <w:tcW w:w="938" w:type="dxa"/>
          </w:tcPr>
          <w:p w14:paraId="3956DC38" w14:textId="77777777" w:rsidR="00E7388B" w:rsidRPr="008C04F9" w:rsidRDefault="00E7388B" w:rsidP="000C539A">
            <w:pPr>
              <w:pStyle w:val="TableParagraph"/>
              <w:spacing w:line="276" w:lineRule="auto"/>
              <w:jc w:val="both"/>
              <w:rPr>
                <w:sz w:val="19"/>
                <w:szCs w:val="19"/>
              </w:rPr>
            </w:pPr>
            <w:r w:rsidRPr="008C04F9">
              <w:rPr>
                <w:spacing w:val="-2"/>
                <w:sz w:val="19"/>
                <w:szCs w:val="19"/>
              </w:rPr>
              <w:t>18800</w:t>
            </w:r>
          </w:p>
        </w:tc>
        <w:tc>
          <w:tcPr>
            <w:tcW w:w="990" w:type="dxa"/>
          </w:tcPr>
          <w:p w14:paraId="544B1B6C" w14:textId="77777777" w:rsidR="00E7388B" w:rsidRPr="008C04F9" w:rsidRDefault="00E7388B" w:rsidP="000C539A">
            <w:pPr>
              <w:pStyle w:val="TableParagraph"/>
              <w:spacing w:line="276" w:lineRule="auto"/>
              <w:jc w:val="both"/>
              <w:rPr>
                <w:sz w:val="19"/>
                <w:szCs w:val="19"/>
              </w:rPr>
            </w:pPr>
            <w:r w:rsidRPr="008C04F9">
              <w:rPr>
                <w:spacing w:val="-2"/>
                <w:sz w:val="19"/>
                <w:szCs w:val="19"/>
              </w:rPr>
              <w:t>44775</w:t>
            </w:r>
          </w:p>
        </w:tc>
        <w:tc>
          <w:tcPr>
            <w:tcW w:w="900" w:type="dxa"/>
          </w:tcPr>
          <w:p w14:paraId="6067D839" w14:textId="77777777" w:rsidR="00E7388B" w:rsidRPr="008C04F9" w:rsidRDefault="00E7388B" w:rsidP="00F722BA">
            <w:pPr>
              <w:pStyle w:val="TableParagraph"/>
              <w:spacing w:line="276" w:lineRule="auto"/>
              <w:jc w:val="both"/>
              <w:rPr>
                <w:sz w:val="19"/>
                <w:szCs w:val="19"/>
              </w:rPr>
            </w:pPr>
            <w:r w:rsidRPr="008C04F9">
              <w:rPr>
                <w:spacing w:val="-2"/>
                <w:sz w:val="19"/>
                <w:szCs w:val="19"/>
              </w:rPr>
              <w:t>41500</w:t>
            </w:r>
          </w:p>
        </w:tc>
        <w:tc>
          <w:tcPr>
            <w:tcW w:w="968" w:type="dxa"/>
          </w:tcPr>
          <w:p w14:paraId="0ADEE252" w14:textId="77777777" w:rsidR="00E7388B" w:rsidRPr="008C04F9" w:rsidRDefault="00E7388B" w:rsidP="0062071D">
            <w:pPr>
              <w:pStyle w:val="TableParagraph"/>
              <w:spacing w:line="276" w:lineRule="auto"/>
              <w:jc w:val="both"/>
              <w:rPr>
                <w:sz w:val="19"/>
                <w:szCs w:val="19"/>
              </w:rPr>
            </w:pPr>
          </w:p>
        </w:tc>
      </w:tr>
      <w:tr w:rsidR="00F722BA" w:rsidRPr="0063120E" w14:paraId="71CA6DD0" w14:textId="77777777" w:rsidTr="00543B87">
        <w:trPr>
          <w:trHeight w:val="268"/>
        </w:trPr>
        <w:tc>
          <w:tcPr>
            <w:tcW w:w="1638" w:type="dxa"/>
          </w:tcPr>
          <w:p w14:paraId="5B44EC60" w14:textId="77777777" w:rsidR="00E7388B" w:rsidRPr="008C04F9" w:rsidRDefault="00E7388B" w:rsidP="0063120E">
            <w:pPr>
              <w:pStyle w:val="TableParagraph"/>
              <w:spacing w:line="276" w:lineRule="auto"/>
              <w:ind w:left="315"/>
              <w:jc w:val="both"/>
              <w:rPr>
                <w:b/>
                <w:sz w:val="19"/>
                <w:szCs w:val="19"/>
              </w:rPr>
            </w:pPr>
            <w:r w:rsidRPr="008C04F9">
              <w:rPr>
                <w:b/>
                <w:spacing w:val="-2"/>
                <w:sz w:val="19"/>
                <w:szCs w:val="19"/>
              </w:rPr>
              <w:t>Receivables</w:t>
            </w:r>
          </w:p>
        </w:tc>
        <w:tc>
          <w:tcPr>
            <w:tcW w:w="1012" w:type="dxa"/>
          </w:tcPr>
          <w:p w14:paraId="7E2D09F2" w14:textId="77777777" w:rsidR="00E7388B" w:rsidRPr="008C04F9" w:rsidRDefault="00E7388B" w:rsidP="00242084">
            <w:pPr>
              <w:pStyle w:val="TableParagraph"/>
              <w:spacing w:line="276" w:lineRule="auto"/>
              <w:jc w:val="both"/>
              <w:rPr>
                <w:sz w:val="19"/>
                <w:szCs w:val="19"/>
              </w:rPr>
            </w:pPr>
            <w:r w:rsidRPr="008C04F9">
              <w:rPr>
                <w:spacing w:val="-2"/>
                <w:sz w:val="19"/>
                <w:szCs w:val="19"/>
              </w:rPr>
              <w:t>16795</w:t>
            </w:r>
          </w:p>
        </w:tc>
        <w:tc>
          <w:tcPr>
            <w:tcW w:w="990" w:type="dxa"/>
          </w:tcPr>
          <w:p w14:paraId="20E37869" w14:textId="77777777" w:rsidR="00E7388B" w:rsidRPr="008C04F9" w:rsidRDefault="00E7388B" w:rsidP="00F54740">
            <w:pPr>
              <w:pStyle w:val="TableParagraph"/>
              <w:spacing w:line="276" w:lineRule="auto"/>
              <w:jc w:val="both"/>
              <w:rPr>
                <w:sz w:val="19"/>
                <w:szCs w:val="19"/>
              </w:rPr>
            </w:pPr>
            <w:r w:rsidRPr="008C04F9">
              <w:rPr>
                <w:spacing w:val="-2"/>
                <w:sz w:val="19"/>
                <w:szCs w:val="19"/>
              </w:rPr>
              <w:t>50050</w:t>
            </w:r>
          </w:p>
        </w:tc>
        <w:tc>
          <w:tcPr>
            <w:tcW w:w="1029" w:type="dxa"/>
          </w:tcPr>
          <w:p w14:paraId="518F1269" w14:textId="77777777" w:rsidR="00E7388B" w:rsidRPr="008C04F9" w:rsidRDefault="00E7388B" w:rsidP="0062071D">
            <w:pPr>
              <w:pStyle w:val="TableParagraph"/>
              <w:spacing w:line="276" w:lineRule="auto"/>
              <w:ind w:left="206"/>
              <w:jc w:val="both"/>
              <w:rPr>
                <w:sz w:val="19"/>
                <w:szCs w:val="19"/>
              </w:rPr>
            </w:pPr>
            <w:r w:rsidRPr="008C04F9">
              <w:rPr>
                <w:spacing w:val="-2"/>
                <w:sz w:val="19"/>
                <w:szCs w:val="19"/>
              </w:rPr>
              <w:t>41190</w:t>
            </w:r>
          </w:p>
        </w:tc>
        <w:tc>
          <w:tcPr>
            <w:tcW w:w="951" w:type="dxa"/>
          </w:tcPr>
          <w:p w14:paraId="78C21DCF" w14:textId="77777777" w:rsidR="00E7388B" w:rsidRPr="008C04F9" w:rsidRDefault="00E7388B" w:rsidP="00DD5841">
            <w:pPr>
              <w:rPr>
                <w:sz w:val="19"/>
                <w:szCs w:val="19"/>
              </w:rPr>
            </w:pPr>
            <w:r w:rsidRPr="008C04F9">
              <w:rPr>
                <w:sz w:val="19"/>
                <w:szCs w:val="19"/>
              </w:rPr>
              <w:t>79400</w:t>
            </w:r>
          </w:p>
        </w:tc>
        <w:tc>
          <w:tcPr>
            <w:tcW w:w="1085" w:type="dxa"/>
          </w:tcPr>
          <w:p w14:paraId="49FE7BF8" w14:textId="77777777" w:rsidR="00E7388B" w:rsidRPr="008C04F9" w:rsidRDefault="00E7388B" w:rsidP="0062071D">
            <w:pPr>
              <w:pStyle w:val="TableParagraph"/>
              <w:spacing w:line="276" w:lineRule="auto"/>
              <w:ind w:left="208"/>
              <w:jc w:val="both"/>
              <w:rPr>
                <w:sz w:val="19"/>
                <w:szCs w:val="19"/>
              </w:rPr>
            </w:pPr>
            <w:r w:rsidRPr="008C04F9">
              <w:rPr>
                <w:spacing w:val="-2"/>
                <w:sz w:val="19"/>
                <w:szCs w:val="19"/>
              </w:rPr>
              <w:t>12300</w:t>
            </w:r>
          </w:p>
        </w:tc>
        <w:tc>
          <w:tcPr>
            <w:tcW w:w="895" w:type="dxa"/>
          </w:tcPr>
          <w:p w14:paraId="42E6B6FB" w14:textId="77777777" w:rsidR="00E7388B" w:rsidRPr="008C04F9" w:rsidRDefault="00E7388B" w:rsidP="005A3EC3">
            <w:pPr>
              <w:pStyle w:val="TableParagraph"/>
              <w:spacing w:line="276" w:lineRule="auto"/>
              <w:jc w:val="both"/>
              <w:rPr>
                <w:sz w:val="19"/>
                <w:szCs w:val="19"/>
              </w:rPr>
            </w:pPr>
            <w:r w:rsidRPr="008C04F9">
              <w:rPr>
                <w:spacing w:val="-2"/>
                <w:sz w:val="19"/>
                <w:szCs w:val="19"/>
              </w:rPr>
              <w:t>38175</w:t>
            </w:r>
          </w:p>
        </w:tc>
        <w:tc>
          <w:tcPr>
            <w:tcW w:w="900" w:type="dxa"/>
          </w:tcPr>
          <w:p w14:paraId="28068584" w14:textId="77777777" w:rsidR="00E7388B" w:rsidRPr="008C04F9" w:rsidRDefault="00E7388B" w:rsidP="005A3EC3">
            <w:pPr>
              <w:pStyle w:val="TableParagraph"/>
              <w:spacing w:line="276" w:lineRule="auto"/>
              <w:jc w:val="both"/>
              <w:rPr>
                <w:sz w:val="19"/>
                <w:szCs w:val="19"/>
              </w:rPr>
            </w:pPr>
            <w:r w:rsidRPr="008C04F9">
              <w:rPr>
                <w:spacing w:val="-2"/>
                <w:sz w:val="19"/>
                <w:szCs w:val="19"/>
              </w:rPr>
              <w:t>31120</w:t>
            </w:r>
          </w:p>
        </w:tc>
        <w:tc>
          <w:tcPr>
            <w:tcW w:w="952" w:type="dxa"/>
          </w:tcPr>
          <w:p w14:paraId="1D3CD3A0" w14:textId="77777777" w:rsidR="00E7388B" w:rsidRPr="008C04F9" w:rsidRDefault="00E7388B" w:rsidP="00266A54">
            <w:pPr>
              <w:pStyle w:val="TableParagraph"/>
              <w:spacing w:line="276" w:lineRule="auto"/>
              <w:jc w:val="both"/>
              <w:rPr>
                <w:sz w:val="19"/>
                <w:szCs w:val="19"/>
              </w:rPr>
            </w:pPr>
            <w:r w:rsidRPr="008C04F9">
              <w:rPr>
                <w:spacing w:val="-2"/>
                <w:sz w:val="19"/>
                <w:szCs w:val="19"/>
              </w:rPr>
              <w:t>27400</w:t>
            </w:r>
          </w:p>
        </w:tc>
        <w:tc>
          <w:tcPr>
            <w:tcW w:w="990" w:type="dxa"/>
          </w:tcPr>
          <w:p w14:paraId="418F5D38" w14:textId="77777777" w:rsidR="00E7388B" w:rsidRPr="008C04F9" w:rsidRDefault="00E7388B" w:rsidP="000C539A">
            <w:pPr>
              <w:pStyle w:val="TableParagraph"/>
              <w:spacing w:line="276" w:lineRule="auto"/>
              <w:jc w:val="both"/>
              <w:rPr>
                <w:sz w:val="19"/>
                <w:szCs w:val="19"/>
              </w:rPr>
            </w:pPr>
            <w:r w:rsidRPr="008C04F9">
              <w:rPr>
                <w:spacing w:val="-2"/>
                <w:sz w:val="19"/>
                <w:szCs w:val="19"/>
              </w:rPr>
              <w:t>24145</w:t>
            </w:r>
          </w:p>
        </w:tc>
        <w:tc>
          <w:tcPr>
            <w:tcW w:w="938" w:type="dxa"/>
          </w:tcPr>
          <w:p w14:paraId="33F7FABF" w14:textId="77777777" w:rsidR="00E7388B" w:rsidRPr="008C04F9" w:rsidRDefault="00E7388B" w:rsidP="000C539A">
            <w:pPr>
              <w:pStyle w:val="TableParagraph"/>
              <w:spacing w:line="276" w:lineRule="auto"/>
              <w:jc w:val="both"/>
              <w:rPr>
                <w:sz w:val="19"/>
                <w:szCs w:val="19"/>
              </w:rPr>
            </w:pPr>
            <w:r w:rsidRPr="008C04F9">
              <w:rPr>
                <w:spacing w:val="-2"/>
                <w:sz w:val="19"/>
                <w:szCs w:val="19"/>
              </w:rPr>
              <w:t>20732</w:t>
            </w:r>
          </w:p>
        </w:tc>
        <w:tc>
          <w:tcPr>
            <w:tcW w:w="990" w:type="dxa"/>
          </w:tcPr>
          <w:p w14:paraId="4B5B3D37" w14:textId="77777777" w:rsidR="00E7388B" w:rsidRPr="008C04F9" w:rsidRDefault="00E7388B" w:rsidP="000C539A">
            <w:pPr>
              <w:pStyle w:val="TableParagraph"/>
              <w:spacing w:line="276" w:lineRule="auto"/>
              <w:jc w:val="both"/>
              <w:rPr>
                <w:sz w:val="19"/>
                <w:szCs w:val="19"/>
              </w:rPr>
            </w:pPr>
            <w:r w:rsidRPr="008C04F9">
              <w:rPr>
                <w:spacing w:val="-2"/>
                <w:sz w:val="19"/>
                <w:szCs w:val="19"/>
              </w:rPr>
              <w:t>47410</w:t>
            </w:r>
          </w:p>
        </w:tc>
        <w:tc>
          <w:tcPr>
            <w:tcW w:w="900" w:type="dxa"/>
          </w:tcPr>
          <w:p w14:paraId="064839EE" w14:textId="77777777" w:rsidR="00E7388B" w:rsidRPr="008C04F9" w:rsidRDefault="00E7388B" w:rsidP="00F722BA">
            <w:pPr>
              <w:pStyle w:val="TableParagraph"/>
              <w:spacing w:line="276" w:lineRule="auto"/>
              <w:jc w:val="both"/>
              <w:rPr>
                <w:sz w:val="19"/>
                <w:szCs w:val="19"/>
              </w:rPr>
            </w:pPr>
            <w:r w:rsidRPr="008C04F9">
              <w:rPr>
                <w:spacing w:val="-2"/>
                <w:sz w:val="19"/>
                <w:szCs w:val="19"/>
              </w:rPr>
              <w:t>31945</w:t>
            </w:r>
          </w:p>
        </w:tc>
        <w:tc>
          <w:tcPr>
            <w:tcW w:w="968" w:type="dxa"/>
          </w:tcPr>
          <w:p w14:paraId="1BE315DD" w14:textId="77777777" w:rsidR="00E7388B" w:rsidRPr="008C04F9" w:rsidRDefault="00E7388B" w:rsidP="0062071D">
            <w:pPr>
              <w:pStyle w:val="TableParagraph"/>
              <w:spacing w:line="276" w:lineRule="auto"/>
              <w:jc w:val="both"/>
              <w:rPr>
                <w:sz w:val="19"/>
                <w:szCs w:val="19"/>
              </w:rPr>
            </w:pPr>
          </w:p>
        </w:tc>
      </w:tr>
      <w:tr w:rsidR="00F722BA" w:rsidRPr="0063120E" w14:paraId="496822DE" w14:textId="77777777" w:rsidTr="00543B87">
        <w:trPr>
          <w:trHeight w:val="305"/>
        </w:trPr>
        <w:tc>
          <w:tcPr>
            <w:tcW w:w="1638" w:type="dxa"/>
          </w:tcPr>
          <w:p w14:paraId="7DE3BD0B" w14:textId="77777777" w:rsidR="00E7388B" w:rsidRPr="008C04F9" w:rsidRDefault="00E7388B" w:rsidP="000C539A">
            <w:pPr>
              <w:pStyle w:val="TableParagraph"/>
              <w:spacing w:line="276" w:lineRule="auto"/>
              <w:ind w:left="215"/>
              <w:rPr>
                <w:b/>
                <w:i/>
                <w:sz w:val="19"/>
                <w:szCs w:val="19"/>
              </w:rPr>
            </w:pPr>
            <w:r w:rsidRPr="008C04F9">
              <w:rPr>
                <w:b/>
                <w:i/>
                <w:sz w:val="19"/>
                <w:szCs w:val="19"/>
              </w:rPr>
              <w:t>Total</w:t>
            </w:r>
            <w:r w:rsidRPr="008C04F9">
              <w:rPr>
                <w:b/>
                <w:i/>
                <w:spacing w:val="-4"/>
                <w:sz w:val="19"/>
                <w:szCs w:val="19"/>
              </w:rPr>
              <w:t xml:space="preserve"> </w:t>
            </w:r>
            <w:r w:rsidRPr="008C04F9">
              <w:rPr>
                <w:b/>
                <w:i/>
                <w:spacing w:val="-2"/>
                <w:sz w:val="19"/>
                <w:szCs w:val="19"/>
              </w:rPr>
              <w:t>Intake</w:t>
            </w:r>
          </w:p>
        </w:tc>
        <w:tc>
          <w:tcPr>
            <w:tcW w:w="1012" w:type="dxa"/>
          </w:tcPr>
          <w:p w14:paraId="24D85233" w14:textId="77777777" w:rsidR="00E7388B" w:rsidRPr="008C04F9" w:rsidRDefault="00E7388B" w:rsidP="00242084">
            <w:pPr>
              <w:pStyle w:val="TableParagraph"/>
              <w:spacing w:line="276" w:lineRule="auto"/>
              <w:jc w:val="both"/>
              <w:rPr>
                <w:i/>
                <w:sz w:val="19"/>
                <w:szCs w:val="19"/>
              </w:rPr>
            </w:pPr>
            <w:r w:rsidRPr="008C04F9">
              <w:rPr>
                <w:i/>
                <w:spacing w:val="-2"/>
                <w:sz w:val="19"/>
                <w:szCs w:val="19"/>
              </w:rPr>
              <w:t>93</w:t>
            </w:r>
            <w:r w:rsidR="00E3681D" w:rsidRPr="008C04F9">
              <w:rPr>
                <w:i/>
                <w:spacing w:val="-2"/>
                <w:sz w:val="19"/>
                <w:szCs w:val="19"/>
              </w:rPr>
              <w:t>,</w:t>
            </w:r>
            <w:r w:rsidRPr="008C04F9">
              <w:rPr>
                <w:i/>
                <w:spacing w:val="-2"/>
                <w:sz w:val="19"/>
                <w:szCs w:val="19"/>
              </w:rPr>
              <w:t>370</w:t>
            </w:r>
          </w:p>
        </w:tc>
        <w:tc>
          <w:tcPr>
            <w:tcW w:w="990" w:type="dxa"/>
          </w:tcPr>
          <w:p w14:paraId="19D6241B" w14:textId="77777777" w:rsidR="00E7388B" w:rsidRPr="008C04F9" w:rsidRDefault="00E7388B" w:rsidP="00F54740">
            <w:pPr>
              <w:pStyle w:val="TableParagraph"/>
              <w:spacing w:line="276" w:lineRule="auto"/>
              <w:jc w:val="both"/>
              <w:rPr>
                <w:i/>
                <w:sz w:val="19"/>
                <w:szCs w:val="19"/>
              </w:rPr>
            </w:pPr>
            <w:r w:rsidRPr="008C04F9">
              <w:rPr>
                <w:i/>
                <w:spacing w:val="-2"/>
                <w:sz w:val="19"/>
                <w:szCs w:val="19"/>
              </w:rPr>
              <w:t>84</w:t>
            </w:r>
            <w:r w:rsidR="00E3681D" w:rsidRPr="008C04F9">
              <w:rPr>
                <w:i/>
                <w:spacing w:val="-2"/>
                <w:sz w:val="19"/>
                <w:szCs w:val="19"/>
              </w:rPr>
              <w:t>,</w:t>
            </w:r>
            <w:r w:rsidRPr="008C04F9">
              <w:rPr>
                <w:i/>
                <w:spacing w:val="-2"/>
                <w:sz w:val="19"/>
                <w:szCs w:val="19"/>
              </w:rPr>
              <w:t>750</w:t>
            </w:r>
          </w:p>
        </w:tc>
        <w:tc>
          <w:tcPr>
            <w:tcW w:w="1029" w:type="dxa"/>
          </w:tcPr>
          <w:p w14:paraId="4733CE6A" w14:textId="77777777" w:rsidR="00E7388B" w:rsidRPr="008C04F9" w:rsidRDefault="00E7388B" w:rsidP="0062071D">
            <w:pPr>
              <w:pStyle w:val="TableParagraph"/>
              <w:spacing w:line="276" w:lineRule="auto"/>
              <w:ind w:left="206"/>
              <w:jc w:val="both"/>
              <w:rPr>
                <w:i/>
                <w:sz w:val="19"/>
                <w:szCs w:val="19"/>
              </w:rPr>
            </w:pPr>
            <w:r w:rsidRPr="008C04F9">
              <w:rPr>
                <w:i/>
                <w:spacing w:val="-2"/>
                <w:sz w:val="19"/>
                <w:szCs w:val="19"/>
              </w:rPr>
              <w:t>81</w:t>
            </w:r>
            <w:r w:rsidR="00E3681D" w:rsidRPr="008C04F9">
              <w:rPr>
                <w:i/>
                <w:spacing w:val="-2"/>
                <w:sz w:val="19"/>
                <w:szCs w:val="19"/>
              </w:rPr>
              <w:t>,</w:t>
            </w:r>
            <w:r w:rsidRPr="008C04F9">
              <w:rPr>
                <w:i/>
                <w:spacing w:val="-2"/>
                <w:sz w:val="19"/>
                <w:szCs w:val="19"/>
              </w:rPr>
              <w:t>690</w:t>
            </w:r>
          </w:p>
        </w:tc>
        <w:tc>
          <w:tcPr>
            <w:tcW w:w="951" w:type="dxa"/>
          </w:tcPr>
          <w:p w14:paraId="29829199" w14:textId="77777777" w:rsidR="00E7388B" w:rsidRPr="008C04F9" w:rsidRDefault="00E7388B" w:rsidP="00DD5841">
            <w:pPr>
              <w:rPr>
                <w:sz w:val="19"/>
                <w:szCs w:val="19"/>
              </w:rPr>
            </w:pPr>
            <w:r w:rsidRPr="008C04F9">
              <w:rPr>
                <w:sz w:val="19"/>
                <w:szCs w:val="19"/>
              </w:rPr>
              <w:t>18</w:t>
            </w:r>
            <w:r w:rsidR="00E3681D" w:rsidRPr="008C04F9">
              <w:rPr>
                <w:sz w:val="19"/>
                <w:szCs w:val="19"/>
              </w:rPr>
              <w:t>,</w:t>
            </w:r>
            <w:r w:rsidRPr="008C04F9">
              <w:rPr>
                <w:sz w:val="19"/>
                <w:szCs w:val="19"/>
              </w:rPr>
              <w:t>2595</w:t>
            </w:r>
          </w:p>
        </w:tc>
        <w:tc>
          <w:tcPr>
            <w:tcW w:w="1085" w:type="dxa"/>
          </w:tcPr>
          <w:p w14:paraId="1118734D" w14:textId="77777777" w:rsidR="00E7388B" w:rsidRPr="008C04F9" w:rsidRDefault="00E7388B" w:rsidP="0062071D">
            <w:pPr>
              <w:pStyle w:val="TableParagraph"/>
              <w:spacing w:line="276" w:lineRule="auto"/>
              <w:ind w:left="208"/>
              <w:jc w:val="both"/>
              <w:rPr>
                <w:i/>
                <w:sz w:val="19"/>
                <w:szCs w:val="19"/>
              </w:rPr>
            </w:pPr>
            <w:r w:rsidRPr="008C04F9">
              <w:rPr>
                <w:i/>
                <w:spacing w:val="-2"/>
                <w:sz w:val="19"/>
                <w:szCs w:val="19"/>
              </w:rPr>
              <w:t>37</w:t>
            </w:r>
            <w:r w:rsidR="00E3681D" w:rsidRPr="008C04F9">
              <w:rPr>
                <w:i/>
                <w:spacing w:val="-2"/>
                <w:sz w:val="19"/>
                <w:szCs w:val="19"/>
              </w:rPr>
              <w:t>,</w:t>
            </w:r>
            <w:r w:rsidRPr="008C04F9">
              <w:rPr>
                <w:i/>
                <w:spacing w:val="-2"/>
                <w:sz w:val="19"/>
                <w:szCs w:val="19"/>
              </w:rPr>
              <w:t>830</w:t>
            </w:r>
          </w:p>
        </w:tc>
        <w:tc>
          <w:tcPr>
            <w:tcW w:w="895" w:type="dxa"/>
          </w:tcPr>
          <w:p w14:paraId="720C06D8" w14:textId="77777777" w:rsidR="00E7388B" w:rsidRPr="008C04F9" w:rsidRDefault="00E7388B" w:rsidP="005A3EC3">
            <w:pPr>
              <w:pStyle w:val="TableParagraph"/>
              <w:spacing w:line="276" w:lineRule="auto"/>
              <w:jc w:val="both"/>
              <w:rPr>
                <w:i/>
                <w:sz w:val="19"/>
                <w:szCs w:val="19"/>
              </w:rPr>
            </w:pPr>
            <w:r w:rsidRPr="008C04F9">
              <w:rPr>
                <w:i/>
                <w:spacing w:val="-2"/>
                <w:sz w:val="19"/>
                <w:szCs w:val="19"/>
              </w:rPr>
              <w:t>62</w:t>
            </w:r>
            <w:r w:rsidR="00E3681D" w:rsidRPr="008C04F9">
              <w:rPr>
                <w:i/>
                <w:spacing w:val="-2"/>
                <w:sz w:val="19"/>
                <w:szCs w:val="19"/>
              </w:rPr>
              <w:t>,</w:t>
            </w:r>
            <w:r w:rsidRPr="008C04F9">
              <w:rPr>
                <w:i/>
                <w:spacing w:val="-2"/>
                <w:sz w:val="19"/>
                <w:szCs w:val="19"/>
              </w:rPr>
              <w:t>550</w:t>
            </w:r>
          </w:p>
        </w:tc>
        <w:tc>
          <w:tcPr>
            <w:tcW w:w="900" w:type="dxa"/>
          </w:tcPr>
          <w:p w14:paraId="526F7D4F" w14:textId="77777777" w:rsidR="00E7388B" w:rsidRPr="008C04F9" w:rsidRDefault="00E7388B" w:rsidP="005A3EC3">
            <w:pPr>
              <w:pStyle w:val="TableParagraph"/>
              <w:spacing w:line="276" w:lineRule="auto"/>
              <w:jc w:val="both"/>
              <w:rPr>
                <w:i/>
                <w:sz w:val="19"/>
                <w:szCs w:val="19"/>
              </w:rPr>
            </w:pPr>
            <w:r w:rsidRPr="008C04F9">
              <w:rPr>
                <w:i/>
                <w:spacing w:val="-2"/>
                <w:sz w:val="19"/>
                <w:szCs w:val="19"/>
              </w:rPr>
              <w:t>57</w:t>
            </w:r>
            <w:r w:rsidR="00E3681D" w:rsidRPr="008C04F9">
              <w:rPr>
                <w:i/>
                <w:spacing w:val="-2"/>
                <w:sz w:val="19"/>
                <w:szCs w:val="19"/>
              </w:rPr>
              <w:t>,</w:t>
            </w:r>
            <w:r w:rsidRPr="008C04F9">
              <w:rPr>
                <w:i/>
                <w:spacing w:val="-2"/>
                <w:sz w:val="19"/>
                <w:szCs w:val="19"/>
              </w:rPr>
              <w:t>650</w:t>
            </w:r>
          </w:p>
        </w:tc>
        <w:tc>
          <w:tcPr>
            <w:tcW w:w="952" w:type="dxa"/>
          </w:tcPr>
          <w:p w14:paraId="1A272ED2" w14:textId="77777777" w:rsidR="00E7388B" w:rsidRPr="008C04F9" w:rsidRDefault="00E7388B" w:rsidP="00266A54">
            <w:pPr>
              <w:pStyle w:val="TableParagraph"/>
              <w:spacing w:line="276" w:lineRule="auto"/>
              <w:jc w:val="both"/>
              <w:rPr>
                <w:i/>
                <w:sz w:val="19"/>
                <w:szCs w:val="19"/>
              </w:rPr>
            </w:pPr>
            <w:r w:rsidRPr="008C04F9">
              <w:rPr>
                <w:i/>
                <w:spacing w:val="-2"/>
                <w:sz w:val="19"/>
                <w:szCs w:val="19"/>
              </w:rPr>
              <w:t>49</w:t>
            </w:r>
            <w:r w:rsidR="00E3681D" w:rsidRPr="008C04F9">
              <w:rPr>
                <w:i/>
                <w:spacing w:val="-2"/>
                <w:sz w:val="19"/>
                <w:szCs w:val="19"/>
              </w:rPr>
              <w:t>,</w:t>
            </w:r>
            <w:r w:rsidRPr="008C04F9">
              <w:rPr>
                <w:i/>
                <w:spacing w:val="-2"/>
                <w:sz w:val="19"/>
                <w:szCs w:val="19"/>
              </w:rPr>
              <w:t>050</w:t>
            </w:r>
          </w:p>
        </w:tc>
        <w:tc>
          <w:tcPr>
            <w:tcW w:w="990" w:type="dxa"/>
          </w:tcPr>
          <w:p w14:paraId="6C3BF013" w14:textId="77777777" w:rsidR="00E7388B" w:rsidRPr="008C04F9" w:rsidRDefault="00E7388B" w:rsidP="000C539A">
            <w:pPr>
              <w:pStyle w:val="TableParagraph"/>
              <w:spacing w:line="276" w:lineRule="auto"/>
              <w:jc w:val="both"/>
              <w:rPr>
                <w:i/>
                <w:sz w:val="19"/>
                <w:szCs w:val="19"/>
              </w:rPr>
            </w:pPr>
            <w:r w:rsidRPr="008C04F9">
              <w:rPr>
                <w:i/>
                <w:spacing w:val="-2"/>
                <w:sz w:val="19"/>
                <w:szCs w:val="19"/>
              </w:rPr>
              <w:t>44</w:t>
            </w:r>
            <w:r w:rsidR="00E3681D" w:rsidRPr="008C04F9">
              <w:rPr>
                <w:i/>
                <w:spacing w:val="-2"/>
                <w:sz w:val="19"/>
                <w:szCs w:val="19"/>
              </w:rPr>
              <w:t>,</w:t>
            </w:r>
            <w:r w:rsidRPr="008C04F9">
              <w:rPr>
                <w:i/>
                <w:spacing w:val="-2"/>
                <w:sz w:val="19"/>
                <w:szCs w:val="19"/>
              </w:rPr>
              <w:t>245</w:t>
            </w:r>
          </w:p>
        </w:tc>
        <w:tc>
          <w:tcPr>
            <w:tcW w:w="938" w:type="dxa"/>
          </w:tcPr>
          <w:p w14:paraId="5275F52C" w14:textId="77777777" w:rsidR="00E7388B" w:rsidRPr="008C04F9" w:rsidRDefault="00E7388B" w:rsidP="000C539A">
            <w:pPr>
              <w:pStyle w:val="TableParagraph"/>
              <w:spacing w:line="276" w:lineRule="auto"/>
              <w:jc w:val="both"/>
              <w:rPr>
                <w:i/>
                <w:sz w:val="19"/>
                <w:szCs w:val="19"/>
              </w:rPr>
            </w:pPr>
            <w:r w:rsidRPr="008C04F9">
              <w:rPr>
                <w:i/>
                <w:spacing w:val="-2"/>
                <w:sz w:val="19"/>
                <w:szCs w:val="19"/>
              </w:rPr>
              <w:t>39</w:t>
            </w:r>
            <w:r w:rsidR="00E3681D" w:rsidRPr="008C04F9">
              <w:rPr>
                <w:i/>
                <w:spacing w:val="-2"/>
                <w:sz w:val="19"/>
                <w:szCs w:val="19"/>
              </w:rPr>
              <w:t>,</w:t>
            </w:r>
            <w:r w:rsidRPr="008C04F9">
              <w:rPr>
                <w:i/>
                <w:spacing w:val="-2"/>
                <w:sz w:val="19"/>
                <w:szCs w:val="19"/>
              </w:rPr>
              <w:t>532</w:t>
            </w:r>
          </w:p>
        </w:tc>
        <w:tc>
          <w:tcPr>
            <w:tcW w:w="990" w:type="dxa"/>
          </w:tcPr>
          <w:p w14:paraId="124B84F6" w14:textId="77777777" w:rsidR="00E7388B" w:rsidRPr="008C04F9" w:rsidRDefault="00E7388B" w:rsidP="000C539A">
            <w:pPr>
              <w:pStyle w:val="TableParagraph"/>
              <w:spacing w:line="276" w:lineRule="auto"/>
              <w:jc w:val="both"/>
              <w:rPr>
                <w:i/>
                <w:sz w:val="19"/>
                <w:szCs w:val="19"/>
              </w:rPr>
            </w:pPr>
            <w:r w:rsidRPr="008C04F9">
              <w:rPr>
                <w:i/>
                <w:spacing w:val="-2"/>
                <w:sz w:val="19"/>
                <w:szCs w:val="19"/>
              </w:rPr>
              <w:t>92</w:t>
            </w:r>
            <w:r w:rsidR="00E3681D" w:rsidRPr="008C04F9">
              <w:rPr>
                <w:i/>
                <w:spacing w:val="-2"/>
                <w:sz w:val="19"/>
                <w:szCs w:val="19"/>
              </w:rPr>
              <w:t>,</w:t>
            </w:r>
            <w:r w:rsidRPr="008C04F9">
              <w:rPr>
                <w:i/>
                <w:spacing w:val="-2"/>
                <w:sz w:val="19"/>
                <w:szCs w:val="19"/>
              </w:rPr>
              <w:t>185</w:t>
            </w:r>
          </w:p>
        </w:tc>
        <w:tc>
          <w:tcPr>
            <w:tcW w:w="900" w:type="dxa"/>
          </w:tcPr>
          <w:p w14:paraId="76387B06" w14:textId="77777777" w:rsidR="00E7388B" w:rsidRPr="008C04F9" w:rsidRDefault="00E7388B" w:rsidP="00F722BA">
            <w:pPr>
              <w:pStyle w:val="TableParagraph"/>
              <w:spacing w:line="276" w:lineRule="auto"/>
              <w:jc w:val="both"/>
              <w:rPr>
                <w:i/>
                <w:sz w:val="19"/>
                <w:szCs w:val="19"/>
              </w:rPr>
            </w:pPr>
            <w:r w:rsidRPr="008C04F9">
              <w:rPr>
                <w:i/>
                <w:spacing w:val="-2"/>
                <w:sz w:val="19"/>
                <w:szCs w:val="19"/>
              </w:rPr>
              <w:t>73</w:t>
            </w:r>
            <w:r w:rsidR="00E3681D" w:rsidRPr="008C04F9">
              <w:rPr>
                <w:i/>
                <w:spacing w:val="-2"/>
                <w:sz w:val="19"/>
                <w:szCs w:val="19"/>
              </w:rPr>
              <w:t>,</w:t>
            </w:r>
            <w:r w:rsidRPr="008C04F9">
              <w:rPr>
                <w:i/>
                <w:spacing w:val="-2"/>
                <w:sz w:val="19"/>
                <w:szCs w:val="19"/>
              </w:rPr>
              <w:t>445</w:t>
            </w:r>
          </w:p>
        </w:tc>
        <w:tc>
          <w:tcPr>
            <w:tcW w:w="968" w:type="dxa"/>
          </w:tcPr>
          <w:p w14:paraId="6FD49514" w14:textId="77777777" w:rsidR="00E7388B" w:rsidRPr="008C04F9" w:rsidRDefault="00E7388B" w:rsidP="0062071D">
            <w:pPr>
              <w:pStyle w:val="TableParagraph"/>
              <w:spacing w:line="276" w:lineRule="auto"/>
              <w:jc w:val="both"/>
              <w:rPr>
                <w:sz w:val="19"/>
                <w:szCs w:val="19"/>
              </w:rPr>
            </w:pPr>
          </w:p>
        </w:tc>
      </w:tr>
      <w:tr w:rsidR="00F722BA" w:rsidRPr="0063120E" w14:paraId="7D59F627" w14:textId="77777777" w:rsidTr="00543B87">
        <w:trPr>
          <w:trHeight w:val="170"/>
        </w:trPr>
        <w:tc>
          <w:tcPr>
            <w:tcW w:w="1638" w:type="dxa"/>
          </w:tcPr>
          <w:p w14:paraId="3B0E6934" w14:textId="77777777" w:rsidR="00E7388B" w:rsidRPr="008C04F9" w:rsidRDefault="00E7388B" w:rsidP="0063120E">
            <w:pPr>
              <w:pStyle w:val="TableParagraph"/>
              <w:spacing w:line="276" w:lineRule="auto"/>
              <w:rPr>
                <w:b/>
                <w:sz w:val="19"/>
                <w:szCs w:val="19"/>
              </w:rPr>
            </w:pPr>
            <w:r w:rsidRPr="008C04F9">
              <w:rPr>
                <w:b/>
                <w:sz w:val="19"/>
                <w:szCs w:val="19"/>
              </w:rPr>
              <w:t>Cash</w:t>
            </w:r>
            <w:r w:rsidRPr="008C04F9">
              <w:rPr>
                <w:b/>
                <w:spacing w:val="-4"/>
                <w:sz w:val="19"/>
                <w:szCs w:val="19"/>
              </w:rPr>
              <w:t xml:space="preserve"> </w:t>
            </w:r>
            <w:r w:rsidRPr="008C04F9">
              <w:rPr>
                <w:b/>
                <w:sz w:val="19"/>
                <w:szCs w:val="19"/>
              </w:rPr>
              <w:t>Out</w:t>
            </w:r>
            <w:r w:rsidRPr="008C04F9">
              <w:rPr>
                <w:b/>
                <w:spacing w:val="-3"/>
                <w:sz w:val="19"/>
                <w:szCs w:val="19"/>
              </w:rPr>
              <w:t xml:space="preserve"> </w:t>
            </w:r>
            <w:r w:rsidRPr="008C04F9">
              <w:rPr>
                <w:b/>
                <w:spacing w:val="-2"/>
                <w:sz w:val="19"/>
                <w:szCs w:val="19"/>
              </w:rPr>
              <w:t>(expenses):</w:t>
            </w:r>
          </w:p>
        </w:tc>
        <w:tc>
          <w:tcPr>
            <w:tcW w:w="1012" w:type="dxa"/>
          </w:tcPr>
          <w:p w14:paraId="32E6BF77" w14:textId="77777777" w:rsidR="00E7388B" w:rsidRPr="008C04F9" w:rsidRDefault="00E7388B" w:rsidP="0062071D">
            <w:pPr>
              <w:pStyle w:val="TableParagraph"/>
              <w:spacing w:line="276" w:lineRule="auto"/>
              <w:jc w:val="both"/>
              <w:rPr>
                <w:sz w:val="19"/>
                <w:szCs w:val="19"/>
              </w:rPr>
            </w:pPr>
          </w:p>
        </w:tc>
        <w:tc>
          <w:tcPr>
            <w:tcW w:w="990" w:type="dxa"/>
          </w:tcPr>
          <w:p w14:paraId="594C0E52" w14:textId="77777777" w:rsidR="00E7388B" w:rsidRPr="008C04F9" w:rsidRDefault="00E7388B" w:rsidP="0062071D">
            <w:pPr>
              <w:pStyle w:val="TableParagraph"/>
              <w:spacing w:line="276" w:lineRule="auto"/>
              <w:jc w:val="both"/>
              <w:rPr>
                <w:sz w:val="19"/>
                <w:szCs w:val="19"/>
              </w:rPr>
            </w:pPr>
          </w:p>
        </w:tc>
        <w:tc>
          <w:tcPr>
            <w:tcW w:w="1029" w:type="dxa"/>
          </w:tcPr>
          <w:p w14:paraId="55CE54AD" w14:textId="77777777" w:rsidR="00E7388B" w:rsidRPr="008C04F9" w:rsidRDefault="00E7388B" w:rsidP="0062071D">
            <w:pPr>
              <w:pStyle w:val="TableParagraph"/>
              <w:spacing w:line="276" w:lineRule="auto"/>
              <w:jc w:val="both"/>
              <w:rPr>
                <w:sz w:val="19"/>
                <w:szCs w:val="19"/>
              </w:rPr>
            </w:pPr>
          </w:p>
        </w:tc>
        <w:tc>
          <w:tcPr>
            <w:tcW w:w="951" w:type="dxa"/>
          </w:tcPr>
          <w:p w14:paraId="67935879" w14:textId="77777777" w:rsidR="00E7388B" w:rsidRPr="008C04F9" w:rsidRDefault="00E7388B" w:rsidP="0062071D">
            <w:pPr>
              <w:pStyle w:val="TableParagraph"/>
              <w:spacing w:line="276" w:lineRule="auto"/>
              <w:jc w:val="both"/>
              <w:rPr>
                <w:sz w:val="19"/>
                <w:szCs w:val="19"/>
              </w:rPr>
            </w:pPr>
          </w:p>
        </w:tc>
        <w:tc>
          <w:tcPr>
            <w:tcW w:w="1085" w:type="dxa"/>
          </w:tcPr>
          <w:p w14:paraId="1AB5FBD1" w14:textId="77777777" w:rsidR="00E7388B" w:rsidRPr="008C04F9" w:rsidRDefault="00E7388B" w:rsidP="0062071D">
            <w:pPr>
              <w:pStyle w:val="TableParagraph"/>
              <w:spacing w:line="276" w:lineRule="auto"/>
              <w:jc w:val="both"/>
              <w:rPr>
                <w:sz w:val="19"/>
                <w:szCs w:val="19"/>
              </w:rPr>
            </w:pPr>
          </w:p>
        </w:tc>
        <w:tc>
          <w:tcPr>
            <w:tcW w:w="895" w:type="dxa"/>
          </w:tcPr>
          <w:p w14:paraId="528A3CF1" w14:textId="77777777" w:rsidR="00E7388B" w:rsidRPr="008C04F9" w:rsidRDefault="00E7388B" w:rsidP="0062071D">
            <w:pPr>
              <w:pStyle w:val="TableParagraph"/>
              <w:spacing w:line="276" w:lineRule="auto"/>
              <w:jc w:val="both"/>
              <w:rPr>
                <w:sz w:val="19"/>
                <w:szCs w:val="19"/>
              </w:rPr>
            </w:pPr>
          </w:p>
        </w:tc>
        <w:tc>
          <w:tcPr>
            <w:tcW w:w="900" w:type="dxa"/>
          </w:tcPr>
          <w:p w14:paraId="1C50D659" w14:textId="77777777" w:rsidR="00E7388B" w:rsidRPr="008C04F9" w:rsidRDefault="00E7388B" w:rsidP="0062071D">
            <w:pPr>
              <w:pStyle w:val="TableParagraph"/>
              <w:spacing w:line="276" w:lineRule="auto"/>
              <w:jc w:val="both"/>
              <w:rPr>
                <w:sz w:val="19"/>
                <w:szCs w:val="19"/>
              </w:rPr>
            </w:pPr>
          </w:p>
        </w:tc>
        <w:tc>
          <w:tcPr>
            <w:tcW w:w="952" w:type="dxa"/>
          </w:tcPr>
          <w:p w14:paraId="643BE447" w14:textId="77777777" w:rsidR="00E7388B" w:rsidRPr="008C04F9" w:rsidRDefault="00E7388B" w:rsidP="0062071D">
            <w:pPr>
              <w:pStyle w:val="TableParagraph"/>
              <w:spacing w:line="276" w:lineRule="auto"/>
              <w:jc w:val="both"/>
              <w:rPr>
                <w:sz w:val="19"/>
                <w:szCs w:val="19"/>
              </w:rPr>
            </w:pPr>
          </w:p>
        </w:tc>
        <w:tc>
          <w:tcPr>
            <w:tcW w:w="990" w:type="dxa"/>
          </w:tcPr>
          <w:p w14:paraId="68B170BA" w14:textId="77777777" w:rsidR="00E7388B" w:rsidRPr="008C04F9" w:rsidRDefault="00E7388B" w:rsidP="0062071D">
            <w:pPr>
              <w:pStyle w:val="TableParagraph"/>
              <w:spacing w:line="276" w:lineRule="auto"/>
              <w:jc w:val="both"/>
              <w:rPr>
                <w:sz w:val="19"/>
                <w:szCs w:val="19"/>
              </w:rPr>
            </w:pPr>
          </w:p>
        </w:tc>
        <w:tc>
          <w:tcPr>
            <w:tcW w:w="938" w:type="dxa"/>
          </w:tcPr>
          <w:p w14:paraId="7A3E6FDA" w14:textId="77777777" w:rsidR="00E7388B" w:rsidRPr="008C04F9" w:rsidRDefault="00E7388B" w:rsidP="0062071D">
            <w:pPr>
              <w:pStyle w:val="TableParagraph"/>
              <w:spacing w:line="276" w:lineRule="auto"/>
              <w:jc w:val="both"/>
              <w:rPr>
                <w:sz w:val="19"/>
                <w:szCs w:val="19"/>
              </w:rPr>
            </w:pPr>
          </w:p>
        </w:tc>
        <w:tc>
          <w:tcPr>
            <w:tcW w:w="990" w:type="dxa"/>
          </w:tcPr>
          <w:p w14:paraId="4855E7B2" w14:textId="77777777" w:rsidR="00E7388B" w:rsidRPr="008C04F9" w:rsidRDefault="00E7388B" w:rsidP="0062071D">
            <w:pPr>
              <w:pStyle w:val="TableParagraph"/>
              <w:spacing w:line="276" w:lineRule="auto"/>
              <w:jc w:val="both"/>
              <w:rPr>
                <w:sz w:val="19"/>
                <w:szCs w:val="19"/>
              </w:rPr>
            </w:pPr>
          </w:p>
        </w:tc>
        <w:tc>
          <w:tcPr>
            <w:tcW w:w="900" w:type="dxa"/>
          </w:tcPr>
          <w:p w14:paraId="22A667EA" w14:textId="77777777" w:rsidR="00E7388B" w:rsidRPr="008C04F9" w:rsidRDefault="00E7388B" w:rsidP="0062071D">
            <w:pPr>
              <w:pStyle w:val="TableParagraph"/>
              <w:spacing w:line="276" w:lineRule="auto"/>
              <w:jc w:val="both"/>
              <w:rPr>
                <w:sz w:val="19"/>
                <w:szCs w:val="19"/>
              </w:rPr>
            </w:pPr>
          </w:p>
        </w:tc>
        <w:tc>
          <w:tcPr>
            <w:tcW w:w="968" w:type="dxa"/>
          </w:tcPr>
          <w:p w14:paraId="64ED4416" w14:textId="77777777" w:rsidR="00E7388B" w:rsidRPr="008C04F9" w:rsidRDefault="00E7388B" w:rsidP="0062071D">
            <w:pPr>
              <w:pStyle w:val="TableParagraph"/>
              <w:spacing w:line="276" w:lineRule="auto"/>
              <w:jc w:val="both"/>
              <w:rPr>
                <w:sz w:val="19"/>
                <w:szCs w:val="19"/>
              </w:rPr>
            </w:pPr>
          </w:p>
        </w:tc>
      </w:tr>
      <w:tr w:rsidR="00F722BA" w:rsidRPr="0063120E" w14:paraId="72361F6F" w14:textId="77777777" w:rsidTr="00543B87">
        <w:trPr>
          <w:trHeight w:val="268"/>
        </w:trPr>
        <w:tc>
          <w:tcPr>
            <w:tcW w:w="1638" w:type="dxa"/>
          </w:tcPr>
          <w:p w14:paraId="7F452129" w14:textId="77777777" w:rsidR="00E7388B" w:rsidRPr="008C04F9" w:rsidRDefault="00E7388B" w:rsidP="008C04F9">
            <w:pPr>
              <w:pStyle w:val="TableParagraph"/>
              <w:spacing w:line="276" w:lineRule="auto"/>
              <w:ind w:left="173"/>
              <w:jc w:val="both"/>
              <w:rPr>
                <w:b/>
                <w:sz w:val="19"/>
                <w:szCs w:val="19"/>
              </w:rPr>
            </w:pPr>
            <w:r w:rsidRPr="008C04F9">
              <w:rPr>
                <w:b/>
                <w:spacing w:val="-4"/>
                <w:sz w:val="19"/>
                <w:szCs w:val="19"/>
              </w:rPr>
              <w:t>Rent</w:t>
            </w:r>
          </w:p>
        </w:tc>
        <w:tc>
          <w:tcPr>
            <w:tcW w:w="1012" w:type="dxa"/>
          </w:tcPr>
          <w:p w14:paraId="1A1630C9" w14:textId="77777777" w:rsidR="00E7388B" w:rsidRPr="008C04F9" w:rsidRDefault="00E7388B" w:rsidP="00242084">
            <w:pPr>
              <w:pStyle w:val="TableParagraph"/>
              <w:spacing w:line="276" w:lineRule="auto"/>
              <w:jc w:val="both"/>
              <w:rPr>
                <w:sz w:val="19"/>
                <w:szCs w:val="19"/>
              </w:rPr>
            </w:pPr>
            <w:r w:rsidRPr="008C04F9">
              <w:rPr>
                <w:spacing w:val="-2"/>
                <w:sz w:val="19"/>
                <w:szCs w:val="19"/>
              </w:rPr>
              <w:t>17000</w:t>
            </w:r>
          </w:p>
        </w:tc>
        <w:tc>
          <w:tcPr>
            <w:tcW w:w="990" w:type="dxa"/>
          </w:tcPr>
          <w:p w14:paraId="605A517B" w14:textId="77777777" w:rsidR="00E7388B" w:rsidRPr="008C04F9" w:rsidRDefault="00E7388B" w:rsidP="00F54740">
            <w:pPr>
              <w:pStyle w:val="TableParagraph"/>
              <w:spacing w:line="276" w:lineRule="auto"/>
              <w:jc w:val="both"/>
              <w:rPr>
                <w:sz w:val="19"/>
                <w:szCs w:val="19"/>
              </w:rPr>
            </w:pPr>
            <w:r w:rsidRPr="008C04F9">
              <w:rPr>
                <w:spacing w:val="-2"/>
                <w:sz w:val="19"/>
                <w:szCs w:val="19"/>
              </w:rPr>
              <w:t>17000</w:t>
            </w:r>
          </w:p>
        </w:tc>
        <w:tc>
          <w:tcPr>
            <w:tcW w:w="1029" w:type="dxa"/>
          </w:tcPr>
          <w:p w14:paraId="03F4B9F3" w14:textId="77777777" w:rsidR="00E7388B" w:rsidRPr="008C04F9" w:rsidRDefault="00E7388B" w:rsidP="0062071D">
            <w:pPr>
              <w:pStyle w:val="TableParagraph"/>
              <w:spacing w:line="276" w:lineRule="auto"/>
              <w:ind w:left="206"/>
              <w:jc w:val="both"/>
              <w:rPr>
                <w:sz w:val="19"/>
                <w:szCs w:val="19"/>
              </w:rPr>
            </w:pPr>
            <w:r w:rsidRPr="008C04F9">
              <w:rPr>
                <w:spacing w:val="-2"/>
                <w:sz w:val="19"/>
                <w:szCs w:val="19"/>
              </w:rPr>
              <w:t>17000</w:t>
            </w:r>
          </w:p>
        </w:tc>
        <w:tc>
          <w:tcPr>
            <w:tcW w:w="951" w:type="dxa"/>
          </w:tcPr>
          <w:p w14:paraId="5E8E3FB8" w14:textId="77777777" w:rsidR="00E7388B" w:rsidRPr="008C04F9" w:rsidRDefault="00E7388B" w:rsidP="005C35FE">
            <w:pPr>
              <w:pStyle w:val="TableParagraph"/>
              <w:spacing w:line="276" w:lineRule="auto"/>
              <w:jc w:val="both"/>
              <w:rPr>
                <w:sz w:val="19"/>
                <w:szCs w:val="19"/>
              </w:rPr>
            </w:pPr>
            <w:r w:rsidRPr="008C04F9">
              <w:rPr>
                <w:spacing w:val="-2"/>
                <w:sz w:val="19"/>
                <w:szCs w:val="19"/>
              </w:rPr>
              <w:t>17000</w:t>
            </w:r>
          </w:p>
        </w:tc>
        <w:tc>
          <w:tcPr>
            <w:tcW w:w="1085" w:type="dxa"/>
          </w:tcPr>
          <w:p w14:paraId="122F68A3" w14:textId="77777777" w:rsidR="00E7388B" w:rsidRPr="008C04F9" w:rsidRDefault="00E7388B" w:rsidP="0062071D">
            <w:pPr>
              <w:pStyle w:val="TableParagraph"/>
              <w:spacing w:line="276" w:lineRule="auto"/>
              <w:ind w:left="208"/>
              <w:jc w:val="both"/>
              <w:rPr>
                <w:sz w:val="19"/>
                <w:szCs w:val="19"/>
              </w:rPr>
            </w:pPr>
            <w:r w:rsidRPr="008C04F9">
              <w:rPr>
                <w:spacing w:val="-2"/>
                <w:sz w:val="19"/>
                <w:szCs w:val="19"/>
              </w:rPr>
              <w:t>17000</w:t>
            </w:r>
          </w:p>
        </w:tc>
        <w:tc>
          <w:tcPr>
            <w:tcW w:w="895" w:type="dxa"/>
          </w:tcPr>
          <w:p w14:paraId="3FCDF32E" w14:textId="77777777" w:rsidR="00E7388B" w:rsidRPr="008C04F9" w:rsidRDefault="00E7388B" w:rsidP="005A3EC3">
            <w:pPr>
              <w:pStyle w:val="TableParagraph"/>
              <w:spacing w:line="276" w:lineRule="auto"/>
              <w:jc w:val="both"/>
              <w:rPr>
                <w:sz w:val="19"/>
                <w:szCs w:val="19"/>
              </w:rPr>
            </w:pPr>
            <w:r w:rsidRPr="008C04F9">
              <w:rPr>
                <w:spacing w:val="-2"/>
                <w:sz w:val="19"/>
                <w:szCs w:val="19"/>
              </w:rPr>
              <w:t>17000</w:t>
            </w:r>
          </w:p>
        </w:tc>
        <w:tc>
          <w:tcPr>
            <w:tcW w:w="900" w:type="dxa"/>
          </w:tcPr>
          <w:p w14:paraId="5AF70DDE" w14:textId="77777777" w:rsidR="00E7388B" w:rsidRPr="008C04F9" w:rsidRDefault="00E7388B" w:rsidP="005A3EC3">
            <w:pPr>
              <w:pStyle w:val="TableParagraph"/>
              <w:spacing w:line="276" w:lineRule="auto"/>
              <w:jc w:val="both"/>
              <w:rPr>
                <w:sz w:val="19"/>
                <w:szCs w:val="19"/>
              </w:rPr>
            </w:pPr>
            <w:r w:rsidRPr="008C04F9">
              <w:rPr>
                <w:spacing w:val="-2"/>
                <w:sz w:val="19"/>
                <w:szCs w:val="19"/>
              </w:rPr>
              <w:t>17000</w:t>
            </w:r>
          </w:p>
        </w:tc>
        <w:tc>
          <w:tcPr>
            <w:tcW w:w="952" w:type="dxa"/>
          </w:tcPr>
          <w:p w14:paraId="52DBD58A" w14:textId="77777777" w:rsidR="00E7388B" w:rsidRPr="008C04F9" w:rsidRDefault="00E7388B" w:rsidP="00266A54">
            <w:pPr>
              <w:pStyle w:val="TableParagraph"/>
              <w:spacing w:line="276" w:lineRule="auto"/>
              <w:jc w:val="both"/>
              <w:rPr>
                <w:sz w:val="19"/>
                <w:szCs w:val="19"/>
              </w:rPr>
            </w:pPr>
            <w:r w:rsidRPr="008C04F9">
              <w:rPr>
                <w:spacing w:val="-2"/>
                <w:sz w:val="19"/>
                <w:szCs w:val="19"/>
              </w:rPr>
              <w:t>17000</w:t>
            </w:r>
          </w:p>
        </w:tc>
        <w:tc>
          <w:tcPr>
            <w:tcW w:w="990" w:type="dxa"/>
          </w:tcPr>
          <w:p w14:paraId="569BEB72" w14:textId="77777777" w:rsidR="00E7388B" w:rsidRPr="008C04F9" w:rsidRDefault="00E7388B" w:rsidP="000C539A">
            <w:pPr>
              <w:pStyle w:val="TableParagraph"/>
              <w:spacing w:line="276" w:lineRule="auto"/>
              <w:jc w:val="both"/>
              <w:rPr>
                <w:sz w:val="19"/>
                <w:szCs w:val="19"/>
              </w:rPr>
            </w:pPr>
            <w:r w:rsidRPr="008C04F9">
              <w:rPr>
                <w:spacing w:val="-2"/>
                <w:sz w:val="19"/>
                <w:szCs w:val="19"/>
              </w:rPr>
              <w:t>17000</w:t>
            </w:r>
          </w:p>
        </w:tc>
        <w:tc>
          <w:tcPr>
            <w:tcW w:w="938" w:type="dxa"/>
          </w:tcPr>
          <w:p w14:paraId="36A445DD" w14:textId="77777777" w:rsidR="00E7388B" w:rsidRPr="008C04F9" w:rsidRDefault="00E7388B" w:rsidP="000C539A">
            <w:pPr>
              <w:pStyle w:val="TableParagraph"/>
              <w:spacing w:line="276" w:lineRule="auto"/>
              <w:jc w:val="both"/>
              <w:rPr>
                <w:sz w:val="19"/>
                <w:szCs w:val="19"/>
              </w:rPr>
            </w:pPr>
            <w:r w:rsidRPr="008C04F9">
              <w:rPr>
                <w:spacing w:val="-2"/>
                <w:sz w:val="19"/>
                <w:szCs w:val="19"/>
              </w:rPr>
              <w:t>17000</w:t>
            </w:r>
          </w:p>
        </w:tc>
        <w:tc>
          <w:tcPr>
            <w:tcW w:w="990" w:type="dxa"/>
          </w:tcPr>
          <w:p w14:paraId="5718F3C5" w14:textId="77777777" w:rsidR="00E7388B" w:rsidRPr="008C04F9" w:rsidRDefault="00E7388B" w:rsidP="00CE1B64">
            <w:pPr>
              <w:pStyle w:val="TableParagraph"/>
              <w:spacing w:line="276" w:lineRule="auto"/>
              <w:jc w:val="both"/>
              <w:rPr>
                <w:sz w:val="19"/>
                <w:szCs w:val="19"/>
              </w:rPr>
            </w:pPr>
            <w:r w:rsidRPr="008C04F9">
              <w:rPr>
                <w:spacing w:val="-2"/>
                <w:sz w:val="19"/>
                <w:szCs w:val="19"/>
              </w:rPr>
              <w:t>17000</w:t>
            </w:r>
          </w:p>
        </w:tc>
        <w:tc>
          <w:tcPr>
            <w:tcW w:w="900" w:type="dxa"/>
          </w:tcPr>
          <w:p w14:paraId="734CA727" w14:textId="77777777" w:rsidR="00E7388B" w:rsidRPr="008C04F9" w:rsidRDefault="00E7388B" w:rsidP="00F722BA">
            <w:pPr>
              <w:pStyle w:val="TableParagraph"/>
              <w:spacing w:line="276" w:lineRule="auto"/>
              <w:jc w:val="both"/>
              <w:rPr>
                <w:sz w:val="19"/>
                <w:szCs w:val="19"/>
              </w:rPr>
            </w:pPr>
            <w:r w:rsidRPr="008C04F9">
              <w:rPr>
                <w:spacing w:val="-2"/>
                <w:sz w:val="19"/>
                <w:szCs w:val="19"/>
              </w:rPr>
              <w:t>17000</w:t>
            </w:r>
          </w:p>
        </w:tc>
        <w:tc>
          <w:tcPr>
            <w:tcW w:w="968" w:type="dxa"/>
          </w:tcPr>
          <w:p w14:paraId="5EB57429" w14:textId="77777777" w:rsidR="00E7388B" w:rsidRPr="008C04F9" w:rsidRDefault="00E7388B" w:rsidP="00543B87">
            <w:pPr>
              <w:pStyle w:val="TableParagraph"/>
              <w:spacing w:line="276" w:lineRule="auto"/>
              <w:jc w:val="both"/>
              <w:rPr>
                <w:sz w:val="19"/>
                <w:szCs w:val="19"/>
              </w:rPr>
            </w:pPr>
            <w:r w:rsidRPr="008C04F9">
              <w:rPr>
                <w:spacing w:val="-2"/>
                <w:sz w:val="19"/>
                <w:szCs w:val="19"/>
              </w:rPr>
              <w:t>204</w:t>
            </w:r>
            <w:r w:rsidR="00E3681D" w:rsidRPr="008C04F9">
              <w:rPr>
                <w:spacing w:val="-2"/>
                <w:sz w:val="19"/>
                <w:szCs w:val="19"/>
              </w:rPr>
              <w:t>,</w:t>
            </w:r>
            <w:r w:rsidRPr="008C04F9">
              <w:rPr>
                <w:spacing w:val="-2"/>
                <w:sz w:val="19"/>
                <w:szCs w:val="19"/>
              </w:rPr>
              <w:t>000</w:t>
            </w:r>
          </w:p>
        </w:tc>
      </w:tr>
      <w:tr w:rsidR="00F722BA" w:rsidRPr="0063120E" w14:paraId="267400D2" w14:textId="77777777" w:rsidTr="00543B87">
        <w:trPr>
          <w:trHeight w:val="263"/>
        </w:trPr>
        <w:tc>
          <w:tcPr>
            <w:tcW w:w="1638" w:type="dxa"/>
          </w:tcPr>
          <w:p w14:paraId="2160DDA9" w14:textId="77777777" w:rsidR="00E7388B" w:rsidRPr="008C04F9" w:rsidRDefault="00E7388B" w:rsidP="008C04F9">
            <w:pPr>
              <w:pStyle w:val="TableParagraph"/>
              <w:spacing w:line="276" w:lineRule="auto"/>
              <w:ind w:left="173"/>
              <w:jc w:val="both"/>
              <w:rPr>
                <w:b/>
                <w:sz w:val="19"/>
                <w:szCs w:val="19"/>
              </w:rPr>
            </w:pPr>
            <w:r w:rsidRPr="008C04F9">
              <w:rPr>
                <w:b/>
                <w:spacing w:val="-2"/>
                <w:sz w:val="19"/>
                <w:szCs w:val="19"/>
              </w:rPr>
              <w:t>Utilities</w:t>
            </w:r>
          </w:p>
        </w:tc>
        <w:tc>
          <w:tcPr>
            <w:tcW w:w="1012" w:type="dxa"/>
          </w:tcPr>
          <w:p w14:paraId="1C246B72" w14:textId="77777777" w:rsidR="00E7388B" w:rsidRPr="008C04F9" w:rsidRDefault="00E7388B" w:rsidP="00242084">
            <w:pPr>
              <w:pStyle w:val="TableParagraph"/>
              <w:spacing w:line="276" w:lineRule="auto"/>
              <w:jc w:val="both"/>
              <w:rPr>
                <w:sz w:val="19"/>
                <w:szCs w:val="19"/>
              </w:rPr>
            </w:pPr>
            <w:r w:rsidRPr="008C04F9">
              <w:rPr>
                <w:spacing w:val="-10"/>
                <w:sz w:val="19"/>
                <w:szCs w:val="19"/>
              </w:rPr>
              <w:t>0</w:t>
            </w:r>
          </w:p>
        </w:tc>
        <w:tc>
          <w:tcPr>
            <w:tcW w:w="990" w:type="dxa"/>
          </w:tcPr>
          <w:p w14:paraId="3C3AC018" w14:textId="77777777" w:rsidR="00E7388B" w:rsidRPr="008C04F9" w:rsidRDefault="00E7388B" w:rsidP="0062071D">
            <w:pPr>
              <w:pStyle w:val="TableParagraph"/>
              <w:spacing w:line="276" w:lineRule="auto"/>
              <w:jc w:val="both"/>
              <w:rPr>
                <w:sz w:val="19"/>
                <w:szCs w:val="19"/>
              </w:rPr>
            </w:pPr>
          </w:p>
        </w:tc>
        <w:tc>
          <w:tcPr>
            <w:tcW w:w="1029" w:type="dxa"/>
          </w:tcPr>
          <w:p w14:paraId="34E81DBB" w14:textId="77777777" w:rsidR="00E7388B" w:rsidRPr="008C04F9" w:rsidRDefault="00E7388B" w:rsidP="0062071D">
            <w:pPr>
              <w:pStyle w:val="TableParagraph"/>
              <w:spacing w:line="276" w:lineRule="auto"/>
              <w:jc w:val="both"/>
              <w:rPr>
                <w:sz w:val="19"/>
                <w:szCs w:val="19"/>
              </w:rPr>
            </w:pPr>
          </w:p>
        </w:tc>
        <w:tc>
          <w:tcPr>
            <w:tcW w:w="951" w:type="dxa"/>
          </w:tcPr>
          <w:p w14:paraId="47C94D93" w14:textId="77777777" w:rsidR="00E7388B" w:rsidRPr="008C04F9" w:rsidRDefault="00E7388B" w:rsidP="0062071D">
            <w:pPr>
              <w:pStyle w:val="TableParagraph"/>
              <w:spacing w:line="276" w:lineRule="auto"/>
              <w:jc w:val="both"/>
              <w:rPr>
                <w:sz w:val="19"/>
                <w:szCs w:val="19"/>
              </w:rPr>
            </w:pPr>
          </w:p>
        </w:tc>
        <w:tc>
          <w:tcPr>
            <w:tcW w:w="1085" w:type="dxa"/>
          </w:tcPr>
          <w:p w14:paraId="10B1D48D" w14:textId="77777777" w:rsidR="00E7388B" w:rsidRPr="008C04F9" w:rsidRDefault="00E7388B" w:rsidP="0062071D">
            <w:pPr>
              <w:pStyle w:val="TableParagraph"/>
              <w:spacing w:line="276" w:lineRule="auto"/>
              <w:jc w:val="both"/>
              <w:rPr>
                <w:sz w:val="19"/>
                <w:szCs w:val="19"/>
              </w:rPr>
            </w:pPr>
          </w:p>
        </w:tc>
        <w:tc>
          <w:tcPr>
            <w:tcW w:w="895" w:type="dxa"/>
          </w:tcPr>
          <w:p w14:paraId="1133D807" w14:textId="77777777" w:rsidR="00E7388B" w:rsidRPr="008C04F9" w:rsidRDefault="00E7388B" w:rsidP="0062071D">
            <w:pPr>
              <w:pStyle w:val="TableParagraph"/>
              <w:spacing w:line="276" w:lineRule="auto"/>
              <w:jc w:val="both"/>
              <w:rPr>
                <w:sz w:val="19"/>
                <w:szCs w:val="19"/>
              </w:rPr>
            </w:pPr>
          </w:p>
        </w:tc>
        <w:tc>
          <w:tcPr>
            <w:tcW w:w="900" w:type="dxa"/>
          </w:tcPr>
          <w:p w14:paraId="0CF33DDE" w14:textId="77777777" w:rsidR="00E7388B" w:rsidRPr="008C04F9" w:rsidRDefault="00E7388B" w:rsidP="0062071D">
            <w:pPr>
              <w:pStyle w:val="TableParagraph"/>
              <w:spacing w:line="276" w:lineRule="auto"/>
              <w:jc w:val="both"/>
              <w:rPr>
                <w:sz w:val="19"/>
                <w:szCs w:val="19"/>
              </w:rPr>
            </w:pPr>
          </w:p>
        </w:tc>
        <w:tc>
          <w:tcPr>
            <w:tcW w:w="952" w:type="dxa"/>
          </w:tcPr>
          <w:p w14:paraId="6A991F66" w14:textId="77777777" w:rsidR="00E7388B" w:rsidRPr="008C04F9" w:rsidRDefault="00E7388B" w:rsidP="0062071D">
            <w:pPr>
              <w:pStyle w:val="TableParagraph"/>
              <w:spacing w:line="276" w:lineRule="auto"/>
              <w:jc w:val="both"/>
              <w:rPr>
                <w:sz w:val="19"/>
                <w:szCs w:val="19"/>
              </w:rPr>
            </w:pPr>
          </w:p>
        </w:tc>
        <w:tc>
          <w:tcPr>
            <w:tcW w:w="990" w:type="dxa"/>
          </w:tcPr>
          <w:p w14:paraId="0F567D46" w14:textId="77777777" w:rsidR="00E7388B" w:rsidRPr="008C04F9" w:rsidRDefault="00E7388B" w:rsidP="0062071D">
            <w:pPr>
              <w:pStyle w:val="TableParagraph"/>
              <w:spacing w:line="276" w:lineRule="auto"/>
              <w:jc w:val="both"/>
              <w:rPr>
                <w:sz w:val="19"/>
                <w:szCs w:val="19"/>
              </w:rPr>
            </w:pPr>
          </w:p>
        </w:tc>
        <w:tc>
          <w:tcPr>
            <w:tcW w:w="938" w:type="dxa"/>
          </w:tcPr>
          <w:p w14:paraId="0410AB84" w14:textId="77777777" w:rsidR="00E7388B" w:rsidRPr="008C04F9" w:rsidRDefault="00E7388B" w:rsidP="000C539A">
            <w:pPr>
              <w:pStyle w:val="TableParagraph"/>
              <w:spacing w:line="276" w:lineRule="auto"/>
              <w:jc w:val="both"/>
              <w:rPr>
                <w:sz w:val="19"/>
                <w:szCs w:val="19"/>
              </w:rPr>
            </w:pPr>
            <w:r w:rsidRPr="008C04F9">
              <w:rPr>
                <w:spacing w:val="-2"/>
                <w:sz w:val="19"/>
                <w:szCs w:val="19"/>
              </w:rPr>
              <w:t>10</w:t>
            </w:r>
            <w:r w:rsidR="0042577A" w:rsidRPr="008C04F9">
              <w:rPr>
                <w:spacing w:val="-2"/>
                <w:sz w:val="19"/>
                <w:szCs w:val="19"/>
              </w:rPr>
              <w:t>,</w:t>
            </w:r>
            <w:r w:rsidRPr="008C04F9">
              <w:rPr>
                <w:spacing w:val="-2"/>
                <w:sz w:val="19"/>
                <w:szCs w:val="19"/>
              </w:rPr>
              <w:t>000</w:t>
            </w:r>
          </w:p>
        </w:tc>
        <w:tc>
          <w:tcPr>
            <w:tcW w:w="990" w:type="dxa"/>
          </w:tcPr>
          <w:p w14:paraId="0E90AC91" w14:textId="77777777" w:rsidR="00E7388B" w:rsidRPr="008C04F9" w:rsidRDefault="00E7388B" w:rsidP="0062071D">
            <w:pPr>
              <w:pStyle w:val="TableParagraph"/>
              <w:spacing w:line="276" w:lineRule="auto"/>
              <w:jc w:val="both"/>
              <w:rPr>
                <w:sz w:val="19"/>
                <w:szCs w:val="19"/>
              </w:rPr>
            </w:pPr>
          </w:p>
        </w:tc>
        <w:tc>
          <w:tcPr>
            <w:tcW w:w="900" w:type="dxa"/>
          </w:tcPr>
          <w:p w14:paraId="5F38E056" w14:textId="77777777" w:rsidR="00E7388B" w:rsidRPr="008C04F9" w:rsidRDefault="00E7388B" w:rsidP="0062071D">
            <w:pPr>
              <w:pStyle w:val="TableParagraph"/>
              <w:spacing w:line="276" w:lineRule="auto"/>
              <w:jc w:val="both"/>
              <w:rPr>
                <w:sz w:val="19"/>
                <w:szCs w:val="19"/>
              </w:rPr>
            </w:pPr>
          </w:p>
        </w:tc>
        <w:tc>
          <w:tcPr>
            <w:tcW w:w="968" w:type="dxa"/>
          </w:tcPr>
          <w:p w14:paraId="24031CC9" w14:textId="77777777" w:rsidR="00E7388B" w:rsidRPr="008C04F9" w:rsidRDefault="00E7388B" w:rsidP="0062071D">
            <w:pPr>
              <w:pStyle w:val="TableParagraph"/>
              <w:spacing w:line="276" w:lineRule="auto"/>
              <w:jc w:val="both"/>
              <w:rPr>
                <w:sz w:val="19"/>
                <w:szCs w:val="19"/>
              </w:rPr>
            </w:pPr>
          </w:p>
        </w:tc>
      </w:tr>
      <w:tr w:rsidR="00F722BA" w:rsidRPr="0063120E" w14:paraId="1A0808D7" w14:textId="77777777" w:rsidTr="00543B87">
        <w:trPr>
          <w:trHeight w:val="278"/>
        </w:trPr>
        <w:tc>
          <w:tcPr>
            <w:tcW w:w="1638" w:type="dxa"/>
          </w:tcPr>
          <w:p w14:paraId="4B503BCD" w14:textId="77777777" w:rsidR="00E7388B" w:rsidRPr="008C04F9" w:rsidRDefault="00E7388B" w:rsidP="008C04F9">
            <w:pPr>
              <w:pStyle w:val="TableParagraph"/>
              <w:spacing w:line="276" w:lineRule="auto"/>
              <w:ind w:left="173"/>
              <w:rPr>
                <w:b/>
                <w:sz w:val="19"/>
                <w:szCs w:val="19"/>
              </w:rPr>
            </w:pPr>
            <w:r w:rsidRPr="008C04F9">
              <w:rPr>
                <w:b/>
                <w:sz w:val="19"/>
                <w:szCs w:val="19"/>
              </w:rPr>
              <w:t>Payroll</w:t>
            </w:r>
            <w:r w:rsidR="00F12CEE" w:rsidRPr="008C04F9">
              <w:rPr>
                <w:b/>
                <w:spacing w:val="-4"/>
                <w:sz w:val="19"/>
                <w:szCs w:val="19"/>
              </w:rPr>
              <w:t xml:space="preserve"> </w:t>
            </w:r>
            <w:r w:rsidRPr="008C04F9">
              <w:rPr>
                <w:b/>
                <w:sz w:val="19"/>
                <w:szCs w:val="19"/>
              </w:rPr>
              <w:t>(incl.</w:t>
            </w:r>
            <w:r w:rsidRPr="008C04F9">
              <w:rPr>
                <w:b/>
                <w:spacing w:val="-7"/>
                <w:sz w:val="19"/>
                <w:szCs w:val="19"/>
              </w:rPr>
              <w:t xml:space="preserve"> </w:t>
            </w:r>
            <w:r w:rsidRPr="008C04F9">
              <w:rPr>
                <w:b/>
                <w:spacing w:val="-2"/>
                <w:sz w:val="19"/>
                <w:szCs w:val="19"/>
              </w:rPr>
              <w:t>taxes)</w:t>
            </w:r>
          </w:p>
        </w:tc>
        <w:tc>
          <w:tcPr>
            <w:tcW w:w="1012" w:type="dxa"/>
          </w:tcPr>
          <w:p w14:paraId="6012F433" w14:textId="77777777" w:rsidR="00E7388B" w:rsidRPr="008C04F9" w:rsidRDefault="00E7388B" w:rsidP="00242084">
            <w:pPr>
              <w:pStyle w:val="TableParagraph"/>
              <w:spacing w:line="276" w:lineRule="auto"/>
              <w:jc w:val="both"/>
              <w:rPr>
                <w:sz w:val="19"/>
                <w:szCs w:val="19"/>
              </w:rPr>
            </w:pPr>
            <w:r w:rsidRPr="008C04F9">
              <w:rPr>
                <w:spacing w:val="-5"/>
                <w:sz w:val="19"/>
                <w:szCs w:val="19"/>
              </w:rPr>
              <w:t>320</w:t>
            </w:r>
          </w:p>
        </w:tc>
        <w:tc>
          <w:tcPr>
            <w:tcW w:w="990" w:type="dxa"/>
          </w:tcPr>
          <w:p w14:paraId="522F225E" w14:textId="77777777" w:rsidR="00E7388B" w:rsidRPr="008C04F9" w:rsidRDefault="00E7388B" w:rsidP="00F54740">
            <w:pPr>
              <w:pStyle w:val="TableParagraph"/>
              <w:spacing w:line="276" w:lineRule="auto"/>
              <w:jc w:val="both"/>
              <w:rPr>
                <w:sz w:val="19"/>
                <w:szCs w:val="19"/>
              </w:rPr>
            </w:pPr>
            <w:r w:rsidRPr="008C04F9">
              <w:rPr>
                <w:spacing w:val="-5"/>
                <w:sz w:val="19"/>
                <w:szCs w:val="19"/>
              </w:rPr>
              <w:t>328</w:t>
            </w:r>
          </w:p>
        </w:tc>
        <w:tc>
          <w:tcPr>
            <w:tcW w:w="1029" w:type="dxa"/>
          </w:tcPr>
          <w:p w14:paraId="754641D1" w14:textId="77777777" w:rsidR="00E7388B" w:rsidRPr="008C04F9" w:rsidRDefault="00E7388B" w:rsidP="0062071D">
            <w:pPr>
              <w:pStyle w:val="TableParagraph"/>
              <w:spacing w:line="276" w:lineRule="auto"/>
              <w:ind w:left="206"/>
              <w:jc w:val="both"/>
              <w:rPr>
                <w:sz w:val="19"/>
                <w:szCs w:val="19"/>
              </w:rPr>
            </w:pPr>
            <w:r w:rsidRPr="008C04F9">
              <w:rPr>
                <w:spacing w:val="-5"/>
                <w:sz w:val="19"/>
                <w:szCs w:val="19"/>
              </w:rPr>
              <w:t>320</w:t>
            </w:r>
          </w:p>
        </w:tc>
        <w:tc>
          <w:tcPr>
            <w:tcW w:w="951" w:type="dxa"/>
          </w:tcPr>
          <w:p w14:paraId="2357EEAE" w14:textId="77777777" w:rsidR="00E7388B" w:rsidRPr="008C04F9" w:rsidRDefault="00E7388B" w:rsidP="005C35FE">
            <w:pPr>
              <w:pStyle w:val="TableParagraph"/>
              <w:spacing w:line="276" w:lineRule="auto"/>
              <w:jc w:val="both"/>
              <w:rPr>
                <w:sz w:val="19"/>
                <w:szCs w:val="19"/>
              </w:rPr>
            </w:pPr>
            <w:r w:rsidRPr="008C04F9">
              <w:rPr>
                <w:spacing w:val="-5"/>
                <w:sz w:val="19"/>
                <w:szCs w:val="19"/>
              </w:rPr>
              <w:t>320</w:t>
            </w:r>
          </w:p>
        </w:tc>
        <w:tc>
          <w:tcPr>
            <w:tcW w:w="1085" w:type="dxa"/>
          </w:tcPr>
          <w:p w14:paraId="7F6C5782" w14:textId="77777777" w:rsidR="00E7388B" w:rsidRPr="008C04F9" w:rsidRDefault="00E7388B" w:rsidP="0062071D">
            <w:pPr>
              <w:pStyle w:val="TableParagraph"/>
              <w:spacing w:line="276" w:lineRule="auto"/>
              <w:ind w:left="208"/>
              <w:jc w:val="both"/>
              <w:rPr>
                <w:sz w:val="19"/>
                <w:szCs w:val="19"/>
              </w:rPr>
            </w:pPr>
            <w:r w:rsidRPr="008C04F9">
              <w:rPr>
                <w:spacing w:val="-5"/>
                <w:sz w:val="19"/>
                <w:szCs w:val="19"/>
              </w:rPr>
              <w:t>320</w:t>
            </w:r>
          </w:p>
        </w:tc>
        <w:tc>
          <w:tcPr>
            <w:tcW w:w="895" w:type="dxa"/>
          </w:tcPr>
          <w:p w14:paraId="7A660F4F" w14:textId="77777777" w:rsidR="00E7388B" w:rsidRPr="008C04F9" w:rsidRDefault="00E7388B" w:rsidP="005A3EC3">
            <w:pPr>
              <w:pStyle w:val="TableParagraph"/>
              <w:spacing w:line="276" w:lineRule="auto"/>
              <w:jc w:val="both"/>
              <w:rPr>
                <w:sz w:val="19"/>
                <w:szCs w:val="19"/>
              </w:rPr>
            </w:pPr>
            <w:r w:rsidRPr="008C04F9">
              <w:rPr>
                <w:spacing w:val="-5"/>
                <w:sz w:val="19"/>
                <w:szCs w:val="19"/>
              </w:rPr>
              <w:t>320</w:t>
            </w:r>
          </w:p>
        </w:tc>
        <w:tc>
          <w:tcPr>
            <w:tcW w:w="900" w:type="dxa"/>
          </w:tcPr>
          <w:p w14:paraId="386637EB" w14:textId="77777777" w:rsidR="00E7388B" w:rsidRPr="008C04F9" w:rsidRDefault="00E7388B" w:rsidP="005A3EC3">
            <w:pPr>
              <w:pStyle w:val="TableParagraph"/>
              <w:spacing w:line="276" w:lineRule="auto"/>
              <w:jc w:val="both"/>
              <w:rPr>
                <w:sz w:val="19"/>
                <w:szCs w:val="19"/>
              </w:rPr>
            </w:pPr>
            <w:r w:rsidRPr="008C04F9">
              <w:rPr>
                <w:spacing w:val="-5"/>
                <w:sz w:val="19"/>
                <w:szCs w:val="19"/>
              </w:rPr>
              <w:t>320</w:t>
            </w:r>
          </w:p>
        </w:tc>
        <w:tc>
          <w:tcPr>
            <w:tcW w:w="952" w:type="dxa"/>
          </w:tcPr>
          <w:p w14:paraId="447C13B4" w14:textId="77777777" w:rsidR="00E7388B" w:rsidRPr="008C04F9" w:rsidRDefault="00E7388B" w:rsidP="00266A54">
            <w:pPr>
              <w:pStyle w:val="TableParagraph"/>
              <w:spacing w:line="276" w:lineRule="auto"/>
              <w:jc w:val="both"/>
              <w:rPr>
                <w:sz w:val="19"/>
                <w:szCs w:val="19"/>
              </w:rPr>
            </w:pPr>
            <w:r w:rsidRPr="008C04F9">
              <w:rPr>
                <w:spacing w:val="-5"/>
                <w:sz w:val="19"/>
                <w:szCs w:val="19"/>
              </w:rPr>
              <w:t>328</w:t>
            </w:r>
          </w:p>
        </w:tc>
        <w:tc>
          <w:tcPr>
            <w:tcW w:w="990" w:type="dxa"/>
          </w:tcPr>
          <w:p w14:paraId="670CB85B" w14:textId="77777777" w:rsidR="00E7388B" w:rsidRPr="008C04F9" w:rsidRDefault="00E7388B" w:rsidP="000C539A">
            <w:pPr>
              <w:pStyle w:val="TableParagraph"/>
              <w:spacing w:line="276" w:lineRule="auto"/>
              <w:jc w:val="both"/>
              <w:rPr>
                <w:sz w:val="19"/>
                <w:szCs w:val="19"/>
              </w:rPr>
            </w:pPr>
            <w:r w:rsidRPr="008C04F9">
              <w:rPr>
                <w:spacing w:val="-5"/>
                <w:sz w:val="19"/>
                <w:szCs w:val="19"/>
              </w:rPr>
              <w:t>320</w:t>
            </w:r>
          </w:p>
        </w:tc>
        <w:tc>
          <w:tcPr>
            <w:tcW w:w="938" w:type="dxa"/>
          </w:tcPr>
          <w:p w14:paraId="6E095E56" w14:textId="77777777" w:rsidR="00E7388B" w:rsidRPr="008C04F9" w:rsidRDefault="00E7388B" w:rsidP="000C539A">
            <w:pPr>
              <w:pStyle w:val="TableParagraph"/>
              <w:spacing w:line="276" w:lineRule="auto"/>
              <w:jc w:val="both"/>
              <w:rPr>
                <w:sz w:val="19"/>
                <w:szCs w:val="19"/>
              </w:rPr>
            </w:pPr>
            <w:r w:rsidRPr="008C04F9">
              <w:rPr>
                <w:spacing w:val="-5"/>
                <w:sz w:val="19"/>
                <w:szCs w:val="19"/>
              </w:rPr>
              <w:t>320</w:t>
            </w:r>
          </w:p>
        </w:tc>
        <w:tc>
          <w:tcPr>
            <w:tcW w:w="990" w:type="dxa"/>
          </w:tcPr>
          <w:p w14:paraId="7874FCEE" w14:textId="77777777" w:rsidR="00E7388B" w:rsidRPr="008C04F9" w:rsidRDefault="00E7388B" w:rsidP="00CE1B64">
            <w:pPr>
              <w:pStyle w:val="TableParagraph"/>
              <w:spacing w:line="276" w:lineRule="auto"/>
              <w:jc w:val="both"/>
              <w:rPr>
                <w:sz w:val="19"/>
                <w:szCs w:val="19"/>
              </w:rPr>
            </w:pPr>
            <w:r w:rsidRPr="008C04F9">
              <w:rPr>
                <w:spacing w:val="-5"/>
                <w:sz w:val="19"/>
                <w:szCs w:val="19"/>
              </w:rPr>
              <w:t>320</w:t>
            </w:r>
          </w:p>
        </w:tc>
        <w:tc>
          <w:tcPr>
            <w:tcW w:w="900" w:type="dxa"/>
          </w:tcPr>
          <w:p w14:paraId="3B1821AF" w14:textId="77777777" w:rsidR="00E7388B" w:rsidRPr="008C04F9" w:rsidRDefault="00E7388B" w:rsidP="00F722BA">
            <w:pPr>
              <w:pStyle w:val="TableParagraph"/>
              <w:spacing w:line="276" w:lineRule="auto"/>
              <w:jc w:val="both"/>
              <w:rPr>
                <w:sz w:val="19"/>
                <w:szCs w:val="19"/>
              </w:rPr>
            </w:pPr>
            <w:r w:rsidRPr="008C04F9">
              <w:rPr>
                <w:spacing w:val="-5"/>
                <w:sz w:val="19"/>
                <w:szCs w:val="19"/>
              </w:rPr>
              <w:t>320</w:t>
            </w:r>
          </w:p>
        </w:tc>
        <w:tc>
          <w:tcPr>
            <w:tcW w:w="968" w:type="dxa"/>
          </w:tcPr>
          <w:p w14:paraId="27D10DB8" w14:textId="77777777" w:rsidR="00E7388B" w:rsidRPr="008C04F9" w:rsidRDefault="00E7388B" w:rsidP="0062071D">
            <w:pPr>
              <w:pStyle w:val="TableParagraph"/>
              <w:spacing w:line="276" w:lineRule="auto"/>
              <w:jc w:val="both"/>
              <w:rPr>
                <w:sz w:val="19"/>
                <w:szCs w:val="19"/>
              </w:rPr>
            </w:pPr>
          </w:p>
        </w:tc>
      </w:tr>
      <w:tr w:rsidR="00F722BA" w:rsidRPr="0063120E" w14:paraId="1FD2CB8D" w14:textId="77777777" w:rsidTr="00543B87">
        <w:trPr>
          <w:trHeight w:val="268"/>
        </w:trPr>
        <w:tc>
          <w:tcPr>
            <w:tcW w:w="1638" w:type="dxa"/>
          </w:tcPr>
          <w:p w14:paraId="4147CE09" w14:textId="77777777" w:rsidR="00E7388B" w:rsidRPr="008C04F9" w:rsidRDefault="00E7388B" w:rsidP="00064BCB">
            <w:pPr>
              <w:pStyle w:val="TableParagraph"/>
              <w:spacing w:line="276" w:lineRule="auto"/>
              <w:ind w:left="31"/>
              <w:jc w:val="both"/>
              <w:rPr>
                <w:b/>
                <w:sz w:val="19"/>
                <w:szCs w:val="19"/>
              </w:rPr>
            </w:pPr>
            <w:r w:rsidRPr="008C04F9">
              <w:rPr>
                <w:b/>
                <w:spacing w:val="-2"/>
                <w:sz w:val="19"/>
                <w:szCs w:val="19"/>
              </w:rPr>
              <w:t>Benefits</w:t>
            </w:r>
          </w:p>
        </w:tc>
        <w:tc>
          <w:tcPr>
            <w:tcW w:w="1012" w:type="dxa"/>
          </w:tcPr>
          <w:p w14:paraId="7AB8165E" w14:textId="77777777" w:rsidR="00E7388B" w:rsidRPr="008C04F9" w:rsidRDefault="00E7388B" w:rsidP="00242084">
            <w:pPr>
              <w:pStyle w:val="TableParagraph"/>
              <w:spacing w:line="276" w:lineRule="auto"/>
              <w:jc w:val="both"/>
              <w:rPr>
                <w:sz w:val="19"/>
                <w:szCs w:val="19"/>
              </w:rPr>
            </w:pPr>
            <w:r w:rsidRPr="008C04F9">
              <w:rPr>
                <w:spacing w:val="-2"/>
                <w:sz w:val="19"/>
                <w:szCs w:val="19"/>
              </w:rPr>
              <w:t>10000</w:t>
            </w:r>
          </w:p>
        </w:tc>
        <w:tc>
          <w:tcPr>
            <w:tcW w:w="990" w:type="dxa"/>
          </w:tcPr>
          <w:p w14:paraId="033F11F5" w14:textId="77777777" w:rsidR="00E7388B" w:rsidRPr="008C04F9" w:rsidRDefault="00E7388B" w:rsidP="00F54740">
            <w:pPr>
              <w:pStyle w:val="TableParagraph"/>
              <w:spacing w:line="276" w:lineRule="auto"/>
              <w:jc w:val="both"/>
              <w:rPr>
                <w:sz w:val="19"/>
                <w:szCs w:val="19"/>
              </w:rPr>
            </w:pPr>
            <w:r w:rsidRPr="008C04F9">
              <w:rPr>
                <w:spacing w:val="-2"/>
                <w:sz w:val="19"/>
                <w:szCs w:val="19"/>
              </w:rPr>
              <w:t>12580</w:t>
            </w:r>
          </w:p>
        </w:tc>
        <w:tc>
          <w:tcPr>
            <w:tcW w:w="1029" w:type="dxa"/>
          </w:tcPr>
          <w:p w14:paraId="25A09695" w14:textId="77777777" w:rsidR="00E7388B" w:rsidRPr="008C04F9" w:rsidRDefault="00E7388B" w:rsidP="0062071D">
            <w:pPr>
              <w:pStyle w:val="TableParagraph"/>
              <w:spacing w:line="276" w:lineRule="auto"/>
              <w:ind w:left="206"/>
              <w:jc w:val="both"/>
              <w:rPr>
                <w:sz w:val="19"/>
                <w:szCs w:val="19"/>
              </w:rPr>
            </w:pPr>
            <w:r w:rsidRPr="008C04F9">
              <w:rPr>
                <w:spacing w:val="-2"/>
                <w:sz w:val="19"/>
                <w:szCs w:val="19"/>
              </w:rPr>
              <w:t>15800</w:t>
            </w:r>
          </w:p>
        </w:tc>
        <w:tc>
          <w:tcPr>
            <w:tcW w:w="951" w:type="dxa"/>
          </w:tcPr>
          <w:p w14:paraId="1CBD9CEA" w14:textId="77777777" w:rsidR="00E7388B" w:rsidRPr="008C04F9" w:rsidRDefault="00E7388B" w:rsidP="005C35FE">
            <w:pPr>
              <w:pStyle w:val="TableParagraph"/>
              <w:spacing w:line="276" w:lineRule="auto"/>
              <w:jc w:val="both"/>
              <w:rPr>
                <w:sz w:val="19"/>
                <w:szCs w:val="19"/>
              </w:rPr>
            </w:pPr>
            <w:r w:rsidRPr="008C04F9">
              <w:rPr>
                <w:spacing w:val="-10"/>
                <w:sz w:val="19"/>
                <w:szCs w:val="19"/>
              </w:rPr>
              <w:t>0</w:t>
            </w:r>
          </w:p>
        </w:tc>
        <w:tc>
          <w:tcPr>
            <w:tcW w:w="1085" w:type="dxa"/>
          </w:tcPr>
          <w:p w14:paraId="31396BC4" w14:textId="77777777" w:rsidR="00E7388B" w:rsidRPr="008C04F9" w:rsidRDefault="00E7388B" w:rsidP="0062071D">
            <w:pPr>
              <w:pStyle w:val="TableParagraph"/>
              <w:spacing w:line="276" w:lineRule="auto"/>
              <w:ind w:left="208"/>
              <w:jc w:val="both"/>
              <w:rPr>
                <w:sz w:val="19"/>
                <w:szCs w:val="19"/>
              </w:rPr>
            </w:pPr>
            <w:r w:rsidRPr="008C04F9">
              <w:rPr>
                <w:spacing w:val="-10"/>
                <w:sz w:val="19"/>
                <w:szCs w:val="19"/>
              </w:rPr>
              <w:t>0</w:t>
            </w:r>
          </w:p>
        </w:tc>
        <w:tc>
          <w:tcPr>
            <w:tcW w:w="895" w:type="dxa"/>
          </w:tcPr>
          <w:p w14:paraId="02E7FEDF" w14:textId="77777777" w:rsidR="00E7388B" w:rsidRPr="008C04F9" w:rsidRDefault="00E7388B" w:rsidP="005A3EC3">
            <w:pPr>
              <w:pStyle w:val="TableParagraph"/>
              <w:spacing w:line="276" w:lineRule="auto"/>
              <w:jc w:val="both"/>
              <w:rPr>
                <w:sz w:val="19"/>
                <w:szCs w:val="19"/>
              </w:rPr>
            </w:pPr>
            <w:r w:rsidRPr="008C04F9">
              <w:rPr>
                <w:spacing w:val="-10"/>
                <w:sz w:val="19"/>
                <w:szCs w:val="19"/>
              </w:rPr>
              <w:t>0</w:t>
            </w:r>
          </w:p>
        </w:tc>
        <w:tc>
          <w:tcPr>
            <w:tcW w:w="900" w:type="dxa"/>
          </w:tcPr>
          <w:p w14:paraId="19295B20" w14:textId="77777777" w:rsidR="00E7388B" w:rsidRPr="008C04F9" w:rsidRDefault="00E7388B" w:rsidP="005A3EC3">
            <w:pPr>
              <w:pStyle w:val="TableParagraph"/>
              <w:spacing w:line="276" w:lineRule="auto"/>
              <w:jc w:val="both"/>
              <w:rPr>
                <w:sz w:val="19"/>
                <w:szCs w:val="19"/>
              </w:rPr>
            </w:pPr>
            <w:r w:rsidRPr="008C04F9">
              <w:rPr>
                <w:spacing w:val="-10"/>
                <w:sz w:val="19"/>
                <w:szCs w:val="19"/>
              </w:rPr>
              <w:t>0</w:t>
            </w:r>
          </w:p>
        </w:tc>
        <w:tc>
          <w:tcPr>
            <w:tcW w:w="952" w:type="dxa"/>
          </w:tcPr>
          <w:p w14:paraId="62999140" w14:textId="77777777" w:rsidR="00E7388B" w:rsidRPr="008C04F9" w:rsidRDefault="00E7388B" w:rsidP="00266A54">
            <w:pPr>
              <w:pStyle w:val="TableParagraph"/>
              <w:spacing w:line="276" w:lineRule="auto"/>
              <w:jc w:val="both"/>
              <w:rPr>
                <w:sz w:val="19"/>
                <w:szCs w:val="19"/>
              </w:rPr>
            </w:pPr>
            <w:r w:rsidRPr="008C04F9">
              <w:rPr>
                <w:spacing w:val="-10"/>
                <w:sz w:val="19"/>
                <w:szCs w:val="19"/>
              </w:rPr>
              <w:t>0</w:t>
            </w:r>
          </w:p>
        </w:tc>
        <w:tc>
          <w:tcPr>
            <w:tcW w:w="990" w:type="dxa"/>
          </w:tcPr>
          <w:p w14:paraId="38661EB0" w14:textId="77777777" w:rsidR="00E7388B" w:rsidRPr="008C04F9" w:rsidRDefault="00E7388B" w:rsidP="000C539A">
            <w:pPr>
              <w:pStyle w:val="TableParagraph"/>
              <w:spacing w:line="276" w:lineRule="auto"/>
              <w:jc w:val="both"/>
              <w:rPr>
                <w:sz w:val="19"/>
                <w:szCs w:val="19"/>
              </w:rPr>
            </w:pPr>
            <w:r w:rsidRPr="008C04F9">
              <w:rPr>
                <w:spacing w:val="-10"/>
                <w:sz w:val="19"/>
                <w:szCs w:val="19"/>
              </w:rPr>
              <w:t>0</w:t>
            </w:r>
          </w:p>
        </w:tc>
        <w:tc>
          <w:tcPr>
            <w:tcW w:w="938" w:type="dxa"/>
          </w:tcPr>
          <w:p w14:paraId="40B428FE" w14:textId="77777777" w:rsidR="00E7388B" w:rsidRPr="008C04F9" w:rsidRDefault="00E7388B" w:rsidP="000C539A">
            <w:pPr>
              <w:pStyle w:val="TableParagraph"/>
              <w:spacing w:line="276" w:lineRule="auto"/>
              <w:jc w:val="both"/>
              <w:rPr>
                <w:sz w:val="19"/>
                <w:szCs w:val="19"/>
              </w:rPr>
            </w:pPr>
            <w:r w:rsidRPr="008C04F9">
              <w:rPr>
                <w:spacing w:val="-10"/>
                <w:sz w:val="19"/>
                <w:szCs w:val="19"/>
              </w:rPr>
              <w:t>0</w:t>
            </w:r>
          </w:p>
        </w:tc>
        <w:tc>
          <w:tcPr>
            <w:tcW w:w="990" w:type="dxa"/>
          </w:tcPr>
          <w:p w14:paraId="5A95770E" w14:textId="77777777" w:rsidR="00E7388B" w:rsidRPr="008C04F9" w:rsidRDefault="00E7388B" w:rsidP="00CE1B64">
            <w:pPr>
              <w:pStyle w:val="TableParagraph"/>
              <w:spacing w:line="276" w:lineRule="auto"/>
              <w:jc w:val="both"/>
              <w:rPr>
                <w:sz w:val="19"/>
                <w:szCs w:val="19"/>
              </w:rPr>
            </w:pPr>
            <w:r w:rsidRPr="008C04F9">
              <w:rPr>
                <w:spacing w:val="-10"/>
                <w:sz w:val="19"/>
                <w:szCs w:val="19"/>
              </w:rPr>
              <w:t>0</w:t>
            </w:r>
          </w:p>
        </w:tc>
        <w:tc>
          <w:tcPr>
            <w:tcW w:w="900" w:type="dxa"/>
          </w:tcPr>
          <w:p w14:paraId="33054BAC" w14:textId="77777777" w:rsidR="00E7388B" w:rsidRPr="008C04F9" w:rsidRDefault="00E7388B" w:rsidP="00F722BA">
            <w:pPr>
              <w:pStyle w:val="TableParagraph"/>
              <w:spacing w:line="276" w:lineRule="auto"/>
              <w:jc w:val="both"/>
              <w:rPr>
                <w:sz w:val="19"/>
                <w:szCs w:val="19"/>
              </w:rPr>
            </w:pPr>
            <w:r w:rsidRPr="008C04F9">
              <w:rPr>
                <w:spacing w:val="-10"/>
                <w:sz w:val="19"/>
                <w:szCs w:val="19"/>
              </w:rPr>
              <w:t>0</w:t>
            </w:r>
          </w:p>
        </w:tc>
        <w:tc>
          <w:tcPr>
            <w:tcW w:w="968" w:type="dxa"/>
          </w:tcPr>
          <w:p w14:paraId="6D34DB6D" w14:textId="77777777" w:rsidR="00E7388B" w:rsidRPr="008C04F9" w:rsidRDefault="00E7388B" w:rsidP="0062071D">
            <w:pPr>
              <w:pStyle w:val="TableParagraph"/>
              <w:spacing w:line="276" w:lineRule="auto"/>
              <w:jc w:val="both"/>
              <w:rPr>
                <w:sz w:val="19"/>
                <w:szCs w:val="19"/>
              </w:rPr>
            </w:pPr>
          </w:p>
        </w:tc>
      </w:tr>
      <w:tr w:rsidR="00F722BA" w:rsidRPr="0063120E" w14:paraId="5EC565DB" w14:textId="77777777" w:rsidTr="00543B87">
        <w:trPr>
          <w:trHeight w:val="332"/>
        </w:trPr>
        <w:tc>
          <w:tcPr>
            <w:tcW w:w="1638" w:type="dxa"/>
          </w:tcPr>
          <w:p w14:paraId="74D7A9E0" w14:textId="77777777" w:rsidR="00E7388B" w:rsidRPr="008C04F9" w:rsidRDefault="00E7388B" w:rsidP="008C04F9">
            <w:pPr>
              <w:pStyle w:val="TableParagraph"/>
              <w:spacing w:line="276" w:lineRule="auto"/>
              <w:ind w:left="173"/>
              <w:jc w:val="both"/>
              <w:rPr>
                <w:b/>
                <w:sz w:val="19"/>
                <w:szCs w:val="19"/>
              </w:rPr>
            </w:pPr>
            <w:r w:rsidRPr="008C04F9">
              <w:rPr>
                <w:b/>
                <w:spacing w:val="-4"/>
                <w:sz w:val="19"/>
                <w:szCs w:val="19"/>
              </w:rPr>
              <w:t>Loan</w:t>
            </w:r>
            <w:r w:rsidRPr="008C04F9">
              <w:rPr>
                <w:b/>
                <w:sz w:val="19"/>
                <w:szCs w:val="19"/>
              </w:rPr>
              <w:t xml:space="preserve"> </w:t>
            </w:r>
            <w:r w:rsidRPr="008C04F9">
              <w:rPr>
                <w:b/>
                <w:spacing w:val="-2"/>
                <w:sz w:val="19"/>
                <w:szCs w:val="19"/>
              </w:rPr>
              <w:t>Payments</w:t>
            </w:r>
          </w:p>
        </w:tc>
        <w:tc>
          <w:tcPr>
            <w:tcW w:w="1012" w:type="dxa"/>
          </w:tcPr>
          <w:p w14:paraId="109CE56C" w14:textId="77777777" w:rsidR="00E7388B" w:rsidRPr="008C04F9" w:rsidRDefault="00E7388B" w:rsidP="00242084">
            <w:pPr>
              <w:pStyle w:val="TableParagraph"/>
              <w:spacing w:line="276" w:lineRule="auto"/>
              <w:jc w:val="both"/>
              <w:rPr>
                <w:sz w:val="19"/>
                <w:szCs w:val="19"/>
              </w:rPr>
            </w:pPr>
            <w:r w:rsidRPr="008C04F9">
              <w:rPr>
                <w:spacing w:val="-10"/>
                <w:sz w:val="19"/>
                <w:szCs w:val="19"/>
              </w:rPr>
              <w:t>0</w:t>
            </w:r>
          </w:p>
        </w:tc>
        <w:tc>
          <w:tcPr>
            <w:tcW w:w="990" w:type="dxa"/>
          </w:tcPr>
          <w:p w14:paraId="6E1A1B33" w14:textId="77777777" w:rsidR="00E7388B" w:rsidRPr="008C04F9" w:rsidRDefault="00E7388B" w:rsidP="00F54740">
            <w:pPr>
              <w:pStyle w:val="TableParagraph"/>
              <w:spacing w:line="276" w:lineRule="auto"/>
              <w:jc w:val="both"/>
              <w:rPr>
                <w:sz w:val="19"/>
                <w:szCs w:val="19"/>
              </w:rPr>
            </w:pPr>
            <w:r w:rsidRPr="008C04F9">
              <w:rPr>
                <w:spacing w:val="-10"/>
                <w:sz w:val="19"/>
                <w:szCs w:val="19"/>
              </w:rPr>
              <w:t>0</w:t>
            </w:r>
          </w:p>
        </w:tc>
        <w:tc>
          <w:tcPr>
            <w:tcW w:w="1029" w:type="dxa"/>
          </w:tcPr>
          <w:p w14:paraId="7A9271DA" w14:textId="77777777" w:rsidR="00E7388B" w:rsidRPr="008C04F9" w:rsidRDefault="00E7388B" w:rsidP="0062071D">
            <w:pPr>
              <w:pStyle w:val="TableParagraph"/>
              <w:spacing w:line="276" w:lineRule="auto"/>
              <w:ind w:left="206"/>
              <w:jc w:val="both"/>
              <w:rPr>
                <w:sz w:val="19"/>
                <w:szCs w:val="19"/>
              </w:rPr>
            </w:pPr>
            <w:r w:rsidRPr="008C04F9">
              <w:rPr>
                <w:spacing w:val="-10"/>
                <w:sz w:val="19"/>
                <w:szCs w:val="19"/>
              </w:rPr>
              <w:t>0</w:t>
            </w:r>
          </w:p>
        </w:tc>
        <w:tc>
          <w:tcPr>
            <w:tcW w:w="951" w:type="dxa"/>
          </w:tcPr>
          <w:p w14:paraId="5F26C1FD" w14:textId="77777777" w:rsidR="00E7388B" w:rsidRPr="008C04F9" w:rsidRDefault="00E7388B" w:rsidP="005C35FE">
            <w:pPr>
              <w:pStyle w:val="TableParagraph"/>
              <w:spacing w:line="276" w:lineRule="auto"/>
              <w:jc w:val="both"/>
              <w:rPr>
                <w:sz w:val="19"/>
                <w:szCs w:val="19"/>
              </w:rPr>
            </w:pPr>
            <w:r w:rsidRPr="008C04F9">
              <w:rPr>
                <w:spacing w:val="-10"/>
                <w:sz w:val="19"/>
                <w:szCs w:val="19"/>
              </w:rPr>
              <w:t>0</w:t>
            </w:r>
          </w:p>
        </w:tc>
        <w:tc>
          <w:tcPr>
            <w:tcW w:w="1085" w:type="dxa"/>
          </w:tcPr>
          <w:p w14:paraId="6CECE23F" w14:textId="77777777" w:rsidR="00E7388B" w:rsidRPr="008C04F9" w:rsidRDefault="00E7388B" w:rsidP="0062071D">
            <w:pPr>
              <w:pStyle w:val="TableParagraph"/>
              <w:spacing w:line="276" w:lineRule="auto"/>
              <w:ind w:left="208"/>
              <w:jc w:val="both"/>
              <w:rPr>
                <w:sz w:val="19"/>
                <w:szCs w:val="19"/>
              </w:rPr>
            </w:pPr>
            <w:r w:rsidRPr="008C04F9">
              <w:rPr>
                <w:spacing w:val="-10"/>
                <w:sz w:val="19"/>
                <w:szCs w:val="19"/>
              </w:rPr>
              <w:t>0</w:t>
            </w:r>
          </w:p>
        </w:tc>
        <w:tc>
          <w:tcPr>
            <w:tcW w:w="895" w:type="dxa"/>
          </w:tcPr>
          <w:p w14:paraId="56B074D6" w14:textId="77777777" w:rsidR="00E7388B" w:rsidRPr="008C04F9" w:rsidRDefault="00E7388B" w:rsidP="005A3EC3">
            <w:pPr>
              <w:pStyle w:val="TableParagraph"/>
              <w:spacing w:line="276" w:lineRule="auto"/>
              <w:jc w:val="both"/>
              <w:rPr>
                <w:sz w:val="19"/>
                <w:szCs w:val="19"/>
              </w:rPr>
            </w:pPr>
            <w:r w:rsidRPr="008C04F9">
              <w:rPr>
                <w:spacing w:val="-10"/>
                <w:sz w:val="19"/>
                <w:szCs w:val="19"/>
              </w:rPr>
              <w:t>0</w:t>
            </w:r>
          </w:p>
        </w:tc>
        <w:tc>
          <w:tcPr>
            <w:tcW w:w="900" w:type="dxa"/>
          </w:tcPr>
          <w:p w14:paraId="4A7F0996" w14:textId="77777777" w:rsidR="00E7388B" w:rsidRPr="008C04F9" w:rsidRDefault="00E7388B" w:rsidP="005A3EC3">
            <w:pPr>
              <w:pStyle w:val="TableParagraph"/>
              <w:spacing w:line="276" w:lineRule="auto"/>
              <w:jc w:val="both"/>
              <w:rPr>
                <w:sz w:val="19"/>
                <w:szCs w:val="19"/>
              </w:rPr>
            </w:pPr>
            <w:r w:rsidRPr="008C04F9">
              <w:rPr>
                <w:spacing w:val="-10"/>
                <w:sz w:val="19"/>
                <w:szCs w:val="19"/>
              </w:rPr>
              <w:t>0</w:t>
            </w:r>
          </w:p>
        </w:tc>
        <w:tc>
          <w:tcPr>
            <w:tcW w:w="952" w:type="dxa"/>
          </w:tcPr>
          <w:p w14:paraId="069FA327" w14:textId="77777777" w:rsidR="00E7388B" w:rsidRPr="008C04F9" w:rsidRDefault="00E7388B" w:rsidP="00266A54">
            <w:pPr>
              <w:pStyle w:val="TableParagraph"/>
              <w:spacing w:line="276" w:lineRule="auto"/>
              <w:jc w:val="both"/>
              <w:rPr>
                <w:sz w:val="19"/>
                <w:szCs w:val="19"/>
              </w:rPr>
            </w:pPr>
            <w:r w:rsidRPr="008C04F9">
              <w:rPr>
                <w:spacing w:val="-10"/>
                <w:sz w:val="19"/>
                <w:szCs w:val="19"/>
              </w:rPr>
              <w:t>0</w:t>
            </w:r>
          </w:p>
        </w:tc>
        <w:tc>
          <w:tcPr>
            <w:tcW w:w="990" w:type="dxa"/>
          </w:tcPr>
          <w:p w14:paraId="3542B29C" w14:textId="77777777" w:rsidR="00E7388B" w:rsidRPr="008C04F9" w:rsidRDefault="00E7388B" w:rsidP="000C539A">
            <w:pPr>
              <w:pStyle w:val="TableParagraph"/>
              <w:spacing w:line="276" w:lineRule="auto"/>
              <w:jc w:val="both"/>
              <w:rPr>
                <w:sz w:val="19"/>
                <w:szCs w:val="19"/>
              </w:rPr>
            </w:pPr>
            <w:r w:rsidRPr="008C04F9">
              <w:rPr>
                <w:spacing w:val="-10"/>
                <w:sz w:val="19"/>
                <w:szCs w:val="19"/>
              </w:rPr>
              <w:t>0</w:t>
            </w:r>
          </w:p>
        </w:tc>
        <w:tc>
          <w:tcPr>
            <w:tcW w:w="938" w:type="dxa"/>
          </w:tcPr>
          <w:p w14:paraId="5ACAE14A" w14:textId="77777777" w:rsidR="00E7388B" w:rsidRPr="008C04F9" w:rsidRDefault="00E7388B" w:rsidP="000C539A">
            <w:pPr>
              <w:pStyle w:val="TableParagraph"/>
              <w:spacing w:line="276" w:lineRule="auto"/>
              <w:jc w:val="both"/>
              <w:rPr>
                <w:sz w:val="19"/>
                <w:szCs w:val="19"/>
              </w:rPr>
            </w:pPr>
            <w:r w:rsidRPr="008C04F9">
              <w:rPr>
                <w:spacing w:val="-10"/>
                <w:sz w:val="19"/>
                <w:szCs w:val="19"/>
              </w:rPr>
              <w:t>0</w:t>
            </w:r>
          </w:p>
        </w:tc>
        <w:tc>
          <w:tcPr>
            <w:tcW w:w="990" w:type="dxa"/>
          </w:tcPr>
          <w:p w14:paraId="3431ACD3" w14:textId="77777777" w:rsidR="00E7388B" w:rsidRPr="008C04F9" w:rsidRDefault="00E7388B" w:rsidP="00CE1B64">
            <w:pPr>
              <w:pStyle w:val="TableParagraph"/>
              <w:spacing w:line="276" w:lineRule="auto"/>
              <w:jc w:val="both"/>
              <w:rPr>
                <w:sz w:val="19"/>
                <w:szCs w:val="19"/>
              </w:rPr>
            </w:pPr>
            <w:r w:rsidRPr="008C04F9">
              <w:rPr>
                <w:spacing w:val="-10"/>
                <w:sz w:val="19"/>
                <w:szCs w:val="19"/>
              </w:rPr>
              <w:t>0</w:t>
            </w:r>
          </w:p>
        </w:tc>
        <w:tc>
          <w:tcPr>
            <w:tcW w:w="900" w:type="dxa"/>
          </w:tcPr>
          <w:p w14:paraId="70BFE56E" w14:textId="77777777" w:rsidR="00E7388B" w:rsidRPr="008C04F9" w:rsidRDefault="00E7388B" w:rsidP="00F722BA">
            <w:pPr>
              <w:pStyle w:val="TableParagraph"/>
              <w:spacing w:line="276" w:lineRule="auto"/>
              <w:jc w:val="both"/>
              <w:rPr>
                <w:sz w:val="19"/>
                <w:szCs w:val="19"/>
              </w:rPr>
            </w:pPr>
            <w:r w:rsidRPr="008C04F9">
              <w:rPr>
                <w:spacing w:val="-10"/>
                <w:sz w:val="19"/>
                <w:szCs w:val="19"/>
              </w:rPr>
              <w:t>0</w:t>
            </w:r>
          </w:p>
        </w:tc>
        <w:tc>
          <w:tcPr>
            <w:tcW w:w="968" w:type="dxa"/>
          </w:tcPr>
          <w:p w14:paraId="0CD19171" w14:textId="77777777" w:rsidR="00E7388B" w:rsidRPr="008C04F9" w:rsidRDefault="00E7388B" w:rsidP="0062071D">
            <w:pPr>
              <w:pStyle w:val="TableParagraph"/>
              <w:spacing w:line="276" w:lineRule="auto"/>
              <w:jc w:val="both"/>
              <w:rPr>
                <w:sz w:val="19"/>
                <w:szCs w:val="19"/>
              </w:rPr>
            </w:pPr>
          </w:p>
        </w:tc>
      </w:tr>
      <w:tr w:rsidR="00F722BA" w:rsidRPr="0063120E" w14:paraId="41F8D072" w14:textId="77777777" w:rsidTr="00543B87">
        <w:trPr>
          <w:trHeight w:val="268"/>
        </w:trPr>
        <w:tc>
          <w:tcPr>
            <w:tcW w:w="1638" w:type="dxa"/>
          </w:tcPr>
          <w:p w14:paraId="55E1592D" w14:textId="77777777" w:rsidR="00E7388B" w:rsidRPr="008C04F9" w:rsidRDefault="00E7388B" w:rsidP="008C04F9">
            <w:pPr>
              <w:pStyle w:val="TableParagraph"/>
              <w:spacing w:line="276" w:lineRule="auto"/>
              <w:ind w:left="173"/>
              <w:jc w:val="both"/>
              <w:rPr>
                <w:b/>
                <w:sz w:val="19"/>
                <w:szCs w:val="19"/>
              </w:rPr>
            </w:pPr>
            <w:r w:rsidRPr="008C04F9">
              <w:rPr>
                <w:b/>
                <w:spacing w:val="-2"/>
                <w:sz w:val="19"/>
                <w:szCs w:val="19"/>
              </w:rPr>
              <w:t>Travel</w:t>
            </w:r>
          </w:p>
        </w:tc>
        <w:tc>
          <w:tcPr>
            <w:tcW w:w="1012" w:type="dxa"/>
          </w:tcPr>
          <w:p w14:paraId="4126EC4A" w14:textId="77777777" w:rsidR="00E7388B" w:rsidRPr="008C04F9" w:rsidRDefault="00E7388B" w:rsidP="00242084">
            <w:pPr>
              <w:pStyle w:val="TableParagraph"/>
              <w:spacing w:line="276" w:lineRule="auto"/>
              <w:jc w:val="both"/>
              <w:rPr>
                <w:sz w:val="19"/>
                <w:szCs w:val="19"/>
              </w:rPr>
            </w:pPr>
            <w:r w:rsidRPr="008C04F9">
              <w:rPr>
                <w:spacing w:val="-4"/>
                <w:sz w:val="19"/>
                <w:szCs w:val="19"/>
              </w:rPr>
              <w:t>1200</w:t>
            </w:r>
          </w:p>
        </w:tc>
        <w:tc>
          <w:tcPr>
            <w:tcW w:w="990" w:type="dxa"/>
          </w:tcPr>
          <w:p w14:paraId="0D439DAA" w14:textId="77777777" w:rsidR="00E7388B" w:rsidRPr="008C04F9" w:rsidRDefault="00E7388B" w:rsidP="00F54740">
            <w:pPr>
              <w:pStyle w:val="TableParagraph"/>
              <w:spacing w:line="276" w:lineRule="auto"/>
              <w:jc w:val="both"/>
              <w:rPr>
                <w:sz w:val="19"/>
                <w:szCs w:val="19"/>
              </w:rPr>
            </w:pPr>
            <w:r w:rsidRPr="008C04F9">
              <w:rPr>
                <w:spacing w:val="-5"/>
                <w:sz w:val="19"/>
                <w:szCs w:val="19"/>
              </w:rPr>
              <w:t>150</w:t>
            </w:r>
          </w:p>
        </w:tc>
        <w:tc>
          <w:tcPr>
            <w:tcW w:w="1029" w:type="dxa"/>
          </w:tcPr>
          <w:p w14:paraId="760440DF" w14:textId="77777777" w:rsidR="00E7388B" w:rsidRPr="008C04F9" w:rsidRDefault="00E7388B" w:rsidP="0062071D">
            <w:pPr>
              <w:pStyle w:val="TableParagraph"/>
              <w:spacing w:line="276" w:lineRule="auto"/>
              <w:ind w:left="206"/>
              <w:jc w:val="both"/>
              <w:rPr>
                <w:sz w:val="19"/>
                <w:szCs w:val="19"/>
              </w:rPr>
            </w:pPr>
            <w:r w:rsidRPr="008C04F9">
              <w:rPr>
                <w:spacing w:val="-10"/>
                <w:sz w:val="19"/>
                <w:szCs w:val="19"/>
              </w:rPr>
              <w:t>0</w:t>
            </w:r>
          </w:p>
        </w:tc>
        <w:tc>
          <w:tcPr>
            <w:tcW w:w="951" w:type="dxa"/>
          </w:tcPr>
          <w:p w14:paraId="1C399B1B" w14:textId="77777777" w:rsidR="00E7388B" w:rsidRPr="008C04F9" w:rsidRDefault="00E7388B" w:rsidP="0062071D">
            <w:pPr>
              <w:pStyle w:val="TableParagraph"/>
              <w:spacing w:line="276" w:lineRule="auto"/>
              <w:jc w:val="both"/>
              <w:rPr>
                <w:sz w:val="19"/>
                <w:szCs w:val="19"/>
              </w:rPr>
            </w:pPr>
          </w:p>
        </w:tc>
        <w:tc>
          <w:tcPr>
            <w:tcW w:w="1085" w:type="dxa"/>
          </w:tcPr>
          <w:p w14:paraId="69002A75" w14:textId="77777777" w:rsidR="00E7388B" w:rsidRPr="008C04F9" w:rsidRDefault="00E7388B" w:rsidP="0062071D">
            <w:pPr>
              <w:pStyle w:val="TableParagraph"/>
              <w:spacing w:line="276" w:lineRule="auto"/>
              <w:ind w:left="208"/>
              <w:jc w:val="both"/>
              <w:rPr>
                <w:sz w:val="19"/>
                <w:szCs w:val="19"/>
              </w:rPr>
            </w:pPr>
            <w:r w:rsidRPr="008C04F9">
              <w:rPr>
                <w:spacing w:val="-4"/>
                <w:sz w:val="19"/>
                <w:szCs w:val="19"/>
              </w:rPr>
              <w:t>1500</w:t>
            </w:r>
          </w:p>
        </w:tc>
        <w:tc>
          <w:tcPr>
            <w:tcW w:w="895" w:type="dxa"/>
          </w:tcPr>
          <w:p w14:paraId="4669A791" w14:textId="77777777" w:rsidR="00E7388B" w:rsidRPr="008C04F9" w:rsidRDefault="00E7388B" w:rsidP="0062071D">
            <w:pPr>
              <w:pStyle w:val="TableParagraph"/>
              <w:spacing w:line="276" w:lineRule="auto"/>
              <w:jc w:val="both"/>
              <w:rPr>
                <w:sz w:val="19"/>
                <w:szCs w:val="19"/>
              </w:rPr>
            </w:pPr>
          </w:p>
        </w:tc>
        <w:tc>
          <w:tcPr>
            <w:tcW w:w="900" w:type="dxa"/>
          </w:tcPr>
          <w:p w14:paraId="5E4E3014" w14:textId="77777777" w:rsidR="00E7388B" w:rsidRPr="008C04F9" w:rsidRDefault="00E7388B" w:rsidP="0062071D">
            <w:pPr>
              <w:pStyle w:val="TableParagraph"/>
              <w:spacing w:line="276" w:lineRule="auto"/>
              <w:jc w:val="both"/>
              <w:rPr>
                <w:sz w:val="19"/>
                <w:szCs w:val="19"/>
              </w:rPr>
            </w:pPr>
          </w:p>
        </w:tc>
        <w:tc>
          <w:tcPr>
            <w:tcW w:w="952" w:type="dxa"/>
          </w:tcPr>
          <w:p w14:paraId="78975743" w14:textId="77777777" w:rsidR="00E7388B" w:rsidRPr="008C04F9" w:rsidRDefault="00E7388B" w:rsidP="0062071D">
            <w:pPr>
              <w:pStyle w:val="TableParagraph"/>
              <w:spacing w:line="276" w:lineRule="auto"/>
              <w:jc w:val="both"/>
              <w:rPr>
                <w:sz w:val="19"/>
                <w:szCs w:val="19"/>
              </w:rPr>
            </w:pPr>
          </w:p>
        </w:tc>
        <w:tc>
          <w:tcPr>
            <w:tcW w:w="990" w:type="dxa"/>
          </w:tcPr>
          <w:p w14:paraId="60FBAA09" w14:textId="77777777" w:rsidR="00E7388B" w:rsidRPr="008C04F9" w:rsidRDefault="00E7388B" w:rsidP="0062071D">
            <w:pPr>
              <w:pStyle w:val="TableParagraph"/>
              <w:spacing w:line="276" w:lineRule="auto"/>
              <w:jc w:val="both"/>
              <w:rPr>
                <w:sz w:val="19"/>
                <w:szCs w:val="19"/>
              </w:rPr>
            </w:pPr>
          </w:p>
        </w:tc>
        <w:tc>
          <w:tcPr>
            <w:tcW w:w="938" w:type="dxa"/>
          </w:tcPr>
          <w:p w14:paraId="31B70F7C" w14:textId="77777777" w:rsidR="00E7388B" w:rsidRPr="008C04F9" w:rsidRDefault="00E7388B" w:rsidP="0062071D">
            <w:pPr>
              <w:pStyle w:val="TableParagraph"/>
              <w:spacing w:line="276" w:lineRule="auto"/>
              <w:jc w:val="both"/>
              <w:rPr>
                <w:sz w:val="19"/>
                <w:szCs w:val="19"/>
              </w:rPr>
            </w:pPr>
          </w:p>
        </w:tc>
        <w:tc>
          <w:tcPr>
            <w:tcW w:w="990" w:type="dxa"/>
          </w:tcPr>
          <w:p w14:paraId="56D9D752" w14:textId="77777777" w:rsidR="00E7388B" w:rsidRPr="008C04F9" w:rsidRDefault="00E7388B" w:rsidP="0062071D">
            <w:pPr>
              <w:pStyle w:val="TableParagraph"/>
              <w:spacing w:line="276" w:lineRule="auto"/>
              <w:jc w:val="both"/>
              <w:rPr>
                <w:sz w:val="19"/>
                <w:szCs w:val="19"/>
              </w:rPr>
            </w:pPr>
          </w:p>
        </w:tc>
        <w:tc>
          <w:tcPr>
            <w:tcW w:w="900" w:type="dxa"/>
          </w:tcPr>
          <w:p w14:paraId="7E26455E" w14:textId="77777777" w:rsidR="00E7388B" w:rsidRPr="008C04F9" w:rsidRDefault="00E7388B" w:rsidP="0062071D">
            <w:pPr>
              <w:pStyle w:val="TableParagraph"/>
              <w:spacing w:line="276" w:lineRule="auto"/>
              <w:jc w:val="both"/>
              <w:rPr>
                <w:sz w:val="19"/>
                <w:szCs w:val="19"/>
              </w:rPr>
            </w:pPr>
          </w:p>
        </w:tc>
        <w:tc>
          <w:tcPr>
            <w:tcW w:w="968" w:type="dxa"/>
          </w:tcPr>
          <w:p w14:paraId="1D402C86" w14:textId="77777777" w:rsidR="00E7388B" w:rsidRPr="008C04F9" w:rsidRDefault="00E7388B" w:rsidP="0062071D">
            <w:pPr>
              <w:pStyle w:val="TableParagraph"/>
              <w:spacing w:line="276" w:lineRule="auto"/>
              <w:jc w:val="both"/>
              <w:rPr>
                <w:sz w:val="19"/>
                <w:szCs w:val="19"/>
              </w:rPr>
            </w:pPr>
          </w:p>
        </w:tc>
      </w:tr>
      <w:tr w:rsidR="00F722BA" w:rsidRPr="0063120E" w14:paraId="75B56EA9" w14:textId="77777777" w:rsidTr="00543B87">
        <w:trPr>
          <w:trHeight w:val="263"/>
        </w:trPr>
        <w:tc>
          <w:tcPr>
            <w:tcW w:w="1638" w:type="dxa"/>
          </w:tcPr>
          <w:p w14:paraId="01616EFF" w14:textId="77777777" w:rsidR="00E7388B" w:rsidRPr="008C04F9" w:rsidRDefault="00E7388B" w:rsidP="008C04F9">
            <w:pPr>
              <w:pStyle w:val="TableParagraph"/>
              <w:spacing w:line="276" w:lineRule="auto"/>
              <w:ind w:left="173"/>
              <w:jc w:val="both"/>
              <w:rPr>
                <w:b/>
                <w:sz w:val="19"/>
                <w:szCs w:val="19"/>
              </w:rPr>
            </w:pPr>
            <w:r w:rsidRPr="008C04F9">
              <w:rPr>
                <w:b/>
                <w:spacing w:val="-2"/>
                <w:sz w:val="19"/>
                <w:szCs w:val="19"/>
              </w:rPr>
              <w:t>Insurance</w:t>
            </w:r>
          </w:p>
        </w:tc>
        <w:tc>
          <w:tcPr>
            <w:tcW w:w="1012" w:type="dxa"/>
          </w:tcPr>
          <w:p w14:paraId="11EBEE5A" w14:textId="77777777" w:rsidR="00E7388B" w:rsidRPr="008C04F9" w:rsidRDefault="00E7388B" w:rsidP="00242084">
            <w:pPr>
              <w:pStyle w:val="TableParagraph"/>
              <w:spacing w:line="276" w:lineRule="auto"/>
              <w:jc w:val="both"/>
              <w:rPr>
                <w:sz w:val="19"/>
                <w:szCs w:val="19"/>
              </w:rPr>
            </w:pPr>
            <w:r w:rsidRPr="008C04F9">
              <w:rPr>
                <w:spacing w:val="-10"/>
                <w:sz w:val="19"/>
                <w:szCs w:val="19"/>
              </w:rPr>
              <w:t>0</w:t>
            </w:r>
          </w:p>
        </w:tc>
        <w:tc>
          <w:tcPr>
            <w:tcW w:w="990" w:type="dxa"/>
          </w:tcPr>
          <w:p w14:paraId="2323B1A3" w14:textId="77777777" w:rsidR="00E7388B" w:rsidRPr="008C04F9" w:rsidRDefault="00E7388B" w:rsidP="00F54740">
            <w:pPr>
              <w:pStyle w:val="TableParagraph"/>
              <w:spacing w:line="276" w:lineRule="auto"/>
              <w:jc w:val="both"/>
              <w:rPr>
                <w:sz w:val="19"/>
                <w:szCs w:val="19"/>
              </w:rPr>
            </w:pPr>
            <w:r w:rsidRPr="008C04F9">
              <w:rPr>
                <w:spacing w:val="-10"/>
                <w:sz w:val="19"/>
                <w:szCs w:val="19"/>
              </w:rPr>
              <w:t>0</w:t>
            </w:r>
          </w:p>
        </w:tc>
        <w:tc>
          <w:tcPr>
            <w:tcW w:w="1029" w:type="dxa"/>
          </w:tcPr>
          <w:p w14:paraId="2B628F5F" w14:textId="77777777" w:rsidR="00E7388B" w:rsidRPr="008C04F9" w:rsidRDefault="00E7388B" w:rsidP="0062071D">
            <w:pPr>
              <w:pStyle w:val="TableParagraph"/>
              <w:spacing w:line="276" w:lineRule="auto"/>
              <w:ind w:left="206"/>
              <w:jc w:val="both"/>
              <w:rPr>
                <w:sz w:val="19"/>
                <w:szCs w:val="19"/>
              </w:rPr>
            </w:pPr>
            <w:r w:rsidRPr="008C04F9">
              <w:rPr>
                <w:spacing w:val="-10"/>
                <w:sz w:val="19"/>
                <w:szCs w:val="19"/>
              </w:rPr>
              <w:t>0</w:t>
            </w:r>
          </w:p>
        </w:tc>
        <w:tc>
          <w:tcPr>
            <w:tcW w:w="951" w:type="dxa"/>
          </w:tcPr>
          <w:p w14:paraId="7F2306D6" w14:textId="77777777" w:rsidR="00E7388B" w:rsidRPr="008C04F9" w:rsidRDefault="00E7388B" w:rsidP="005C35FE">
            <w:pPr>
              <w:pStyle w:val="TableParagraph"/>
              <w:spacing w:line="276" w:lineRule="auto"/>
              <w:jc w:val="both"/>
              <w:rPr>
                <w:sz w:val="19"/>
                <w:szCs w:val="19"/>
              </w:rPr>
            </w:pPr>
            <w:r w:rsidRPr="008C04F9">
              <w:rPr>
                <w:spacing w:val="-10"/>
                <w:sz w:val="19"/>
                <w:szCs w:val="19"/>
              </w:rPr>
              <w:t>0</w:t>
            </w:r>
          </w:p>
        </w:tc>
        <w:tc>
          <w:tcPr>
            <w:tcW w:w="1085" w:type="dxa"/>
          </w:tcPr>
          <w:p w14:paraId="7DCA47B2" w14:textId="77777777" w:rsidR="00E7388B" w:rsidRPr="008C04F9" w:rsidRDefault="00E7388B" w:rsidP="0062071D">
            <w:pPr>
              <w:pStyle w:val="TableParagraph"/>
              <w:spacing w:line="276" w:lineRule="auto"/>
              <w:ind w:left="208"/>
              <w:jc w:val="both"/>
              <w:rPr>
                <w:sz w:val="19"/>
                <w:szCs w:val="19"/>
              </w:rPr>
            </w:pPr>
            <w:r w:rsidRPr="008C04F9">
              <w:rPr>
                <w:spacing w:val="-10"/>
                <w:sz w:val="19"/>
                <w:szCs w:val="19"/>
              </w:rPr>
              <w:t>0</w:t>
            </w:r>
          </w:p>
        </w:tc>
        <w:tc>
          <w:tcPr>
            <w:tcW w:w="895" w:type="dxa"/>
          </w:tcPr>
          <w:p w14:paraId="542D7B50" w14:textId="77777777" w:rsidR="00E7388B" w:rsidRPr="008C04F9" w:rsidRDefault="00E7388B" w:rsidP="005A3EC3">
            <w:pPr>
              <w:pStyle w:val="TableParagraph"/>
              <w:spacing w:line="276" w:lineRule="auto"/>
              <w:jc w:val="both"/>
              <w:rPr>
                <w:sz w:val="19"/>
                <w:szCs w:val="19"/>
              </w:rPr>
            </w:pPr>
            <w:r w:rsidRPr="008C04F9">
              <w:rPr>
                <w:spacing w:val="-10"/>
                <w:sz w:val="19"/>
                <w:szCs w:val="19"/>
              </w:rPr>
              <w:t>0</w:t>
            </w:r>
          </w:p>
        </w:tc>
        <w:tc>
          <w:tcPr>
            <w:tcW w:w="900" w:type="dxa"/>
          </w:tcPr>
          <w:p w14:paraId="6FE08B72" w14:textId="77777777" w:rsidR="00E7388B" w:rsidRPr="008C04F9" w:rsidRDefault="00E7388B" w:rsidP="005A3EC3">
            <w:pPr>
              <w:pStyle w:val="TableParagraph"/>
              <w:spacing w:line="276" w:lineRule="auto"/>
              <w:jc w:val="both"/>
              <w:rPr>
                <w:sz w:val="19"/>
                <w:szCs w:val="19"/>
              </w:rPr>
            </w:pPr>
            <w:r w:rsidRPr="008C04F9">
              <w:rPr>
                <w:spacing w:val="-10"/>
                <w:sz w:val="19"/>
                <w:szCs w:val="19"/>
              </w:rPr>
              <w:t>0</w:t>
            </w:r>
          </w:p>
        </w:tc>
        <w:tc>
          <w:tcPr>
            <w:tcW w:w="952" w:type="dxa"/>
          </w:tcPr>
          <w:p w14:paraId="14527706" w14:textId="77777777" w:rsidR="00E7388B" w:rsidRPr="008C04F9" w:rsidRDefault="00E7388B" w:rsidP="00266A54">
            <w:pPr>
              <w:pStyle w:val="TableParagraph"/>
              <w:spacing w:line="276" w:lineRule="auto"/>
              <w:jc w:val="both"/>
              <w:rPr>
                <w:sz w:val="19"/>
                <w:szCs w:val="19"/>
              </w:rPr>
            </w:pPr>
            <w:r w:rsidRPr="008C04F9">
              <w:rPr>
                <w:spacing w:val="-10"/>
                <w:sz w:val="19"/>
                <w:szCs w:val="19"/>
              </w:rPr>
              <w:t>0</w:t>
            </w:r>
          </w:p>
        </w:tc>
        <w:tc>
          <w:tcPr>
            <w:tcW w:w="990" w:type="dxa"/>
          </w:tcPr>
          <w:p w14:paraId="3AACD628" w14:textId="77777777" w:rsidR="00E7388B" w:rsidRPr="008C04F9" w:rsidRDefault="00E7388B" w:rsidP="000C539A">
            <w:pPr>
              <w:pStyle w:val="TableParagraph"/>
              <w:spacing w:line="276" w:lineRule="auto"/>
              <w:jc w:val="both"/>
              <w:rPr>
                <w:sz w:val="19"/>
                <w:szCs w:val="19"/>
              </w:rPr>
            </w:pPr>
            <w:r w:rsidRPr="008C04F9">
              <w:rPr>
                <w:spacing w:val="-10"/>
                <w:sz w:val="19"/>
                <w:szCs w:val="19"/>
              </w:rPr>
              <w:t>0</w:t>
            </w:r>
          </w:p>
        </w:tc>
        <w:tc>
          <w:tcPr>
            <w:tcW w:w="938" w:type="dxa"/>
          </w:tcPr>
          <w:p w14:paraId="13A0801F" w14:textId="77777777" w:rsidR="00E7388B" w:rsidRPr="008C04F9" w:rsidRDefault="00E7388B" w:rsidP="000C539A">
            <w:pPr>
              <w:pStyle w:val="TableParagraph"/>
              <w:spacing w:line="276" w:lineRule="auto"/>
              <w:jc w:val="both"/>
              <w:rPr>
                <w:sz w:val="19"/>
                <w:szCs w:val="19"/>
              </w:rPr>
            </w:pPr>
            <w:r w:rsidRPr="008C04F9">
              <w:rPr>
                <w:spacing w:val="-10"/>
                <w:sz w:val="19"/>
                <w:szCs w:val="19"/>
              </w:rPr>
              <w:t>0</w:t>
            </w:r>
          </w:p>
        </w:tc>
        <w:tc>
          <w:tcPr>
            <w:tcW w:w="990" w:type="dxa"/>
          </w:tcPr>
          <w:p w14:paraId="0F5FD299" w14:textId="77777777" w:rsidR="00E7388B" w:rsidRPr="008C04F9" w:rsidRDefault="00E7388B" w:rsidP="00CE1B64">
            <w:pPr>
              <w:pStyle w:val="TableParagraph"/>
              <w:spacing w:line="276" w:lineRule="auto"/>
              <w:jc w:val="both"/>
              <w:rPr>
                <w:sz w:val="19"/>
                <w:szCs w:val="19"/>
              </w:rPr>
            </w:pPr>
            <w:r w:rsidRPr="008C04F9">
              <w:rPr>
                <w:spacing w:val="-10"/>
                <w:sz w:val="19"/>
                <w:szCs w:val="19"/>
              </w:rPr>
              <w:t>0</w:t>
            </w:r>
          </w:p>
        </w:tc>
        <w:tc>
          <w:tcPr>
            <w:tcW w:w="900" w:type="dxa"/>
          </w:tcPr>
          <w:p w14:paraId="6A1EE6EF" w14:textId="77777777" w:rsidR="00E7388B" w:rsidRPr="008C04F9" w:rsidRDefault="00E7388B" w:rsidP="00F722BA">
            <w:pPr>
              <w:pStyle w:val="TableParagraph"/>
              <w:spacing w:line="276" w:lineRule="auto"/>
              <w:jc w:val="both"/>
              <w:rPr>
                <w:sz w:val="19"/>
                <w:szCs w:val="19"/>
              </w:rPr>
            </w:pPr>
            <w:r w:rsidRPr="008C04F9">
              <w:rPr>
                <w:spacing w:val="-10"/>
                <w:sz w:val="19"/>
                <w:szCs w:val="19"/>
              </w:rPr>
              <w:t>0</w:t>
            </w:r>
          </w:p>
        </w:tc>
        <w:tc>
          <w:tcPr>
            <w:tcW w:w="968" w:type="dxa"/>
          </w:tcPr>
          <w:p w14:paraId="3E8E573C" w14:textId="77777777" w:rsidR="00E7388B" w:rsidRPr="008C04F9" w:rsidRDefault="00E7388B" w:rsidP="0062071D">
            <w:pPr>
              <w:pStyle w:val="TableParagraph"/>
              <w:spacing w:line="276" w:lineRule="auto"/>
              <w:jc w:val="both"/>
              <w:rPr>
                <w:sz w:val="19"/>
                <w:szCs w:val="19"/>
              </w:rPr>
            </w:pPr>
          </w:p>
        </w:tc>
      </w:tr>
      <w:tr w:rsidR="00F722BA" w:rsidRPr="0063120E" w14:paraId="2805FEDC" w14:textId="77777777" w:rsidTr="00543B87">
        <w:trPr>
          <w:trHeight w:val="273"/>
        </w:trPr>
        <w:tc>
          <w:tcPr>
            <w:tcW w:w="1638" w:type="dxa"/>
          </w:tcPr>
          <w:p w14:paraId="4C634FBE" w14:textId="77777777" w:rsidR="00E7388B" w:rsidRPr="008C04F9" w:rsidRDefault="00E7388B" w:rsidP="008C04F9">
            <w:pPr>
              <w:pStyle w:val="TableParagraph"/>
              <w:spacing w:line="276" w:lineRule="auto"/>
              <w:ind w:left="173"/>
              <w:jc w:val="both"/>
              <w:rPr>
                <w:b/>
                <w:sz w:val="19"/>
                <w:szCs w:val="19"/>
              </w:rPr>
            </w:pPr>
            <w:r w:rsidRPr="008C04F9">
              <w:rPr>
                <w:b/>
                <w:spacing w:val="-2"/>
                <w:sz w:val="19"/>
                <w:szCs w:val="19"/>
              </w:rPr>
              <w:t>Advertising</w:t>
            </w:r>
          </w:p>
        </w:tc>
        <w:tc>
          <w:tcPr>
            <w:tcW w:w="1012" w:type="dxa"/>
          </w:tcPr>
          <w:p w14:paraId="18F6F9BA" w14:textId="77777777" w:rsidR="00E7388B" w:rsidRPr="008C04F9" w:rsidRDefault="00E7388B" w:rsidP="00242084">
            <w:pPr>
              <w:pStyle w:val="TableParagraph"/>
              <w:spacing w:line="276" w:lineRule="auto"/>
              <w:jc w:val="both"/>
              <w:rPr>
                <w:sz w:val="19"/>
                <w:szCs w:val="19"/>
              </w:rPr>
            </w:pPr>
            <w:r w:rsidRPr="008C04F9">
              <w:rPr>
                <w:spacing w:val="-4"/>
                <w:sz w:val="19"/>
                <w:szCs w:val="19"/>
              </w:rPr>
              <w:t>5200</w:t>
            </w:r>
          </w:p>
        </w:tc>
        <w:tc>
          <w:tcPr>
            <w:tcW w:w="990" w:type="dxa"/>
          </w:tcPr>
          <w:p w14:paraId="55D715E8" w14:textId="77777777" w:rsidR="00E7388B" w:rsidRPr="008C04F9" w:rsidRDefault="00E7388B" w:rsidP="00F54740">
            <w:pPr>
              <w:pStyle w:val="TableParagraph"/>
              <w:spacing w:line="276" w:lineRule="auto"/>
              <w:jc w:val="both"/>
              <w:rPr>
                <w:sz w:val="19"/>
                <w:szCs w:val="19"/>
              </w:rPr>
            </w:pPr>
            <w:r w:rsidRPr="008C04F9">
              <w:rPr>
                <w:spacing w:val="-4"/>
                <w:sz w:val="19"/>
                <w:szCs w:val="19"/>
              </w:rPr>
              <w:t>3500</w:t>
            </w:r>
          </w:p>
        </w:tc>
        <w:tc>
          <w:tcPr>
            <w:tcW w:w="1029" w:type="dxa"/>
          </w:tcPr>
          <w:p w14:paraId="37704E1B" w14:textId="77777777" w:rsidR="00E7388B" w:rsidRPr="008C04F9" w:rsidRDefault="00E7388B" w:rsidP="0062071D">
            <w:pPr>
              <w:pStyle w:val="TableParagraph"/>
              <w:spacing w:line="276" w:lineRule="auto"/>
              <w:ind w:left="206"/>
              <w:jc w:val="both"/>
              <w:rPr>
                <w:sz w:val="19"/>
                <w:szCs w:val="19"/>
              </w:rPr>
            </w:pPr>
            <w:r w:rsidRPr="008C04F9">
              <w:rPr>
                <w:spacing w:val="-4"/>
                <w:sz w:val="19"/>
                <w:szCs w:val="19"/>
              </w:rPr>
              <w:t>3480</w:t>
            </w:r>
          </w:p>
        </w:tc>
        <w:tc>
          <w:tcPr>
            <w:tcW w:w="951" w:type="dxa"/>
          </w:tcPr>
          <w:p w14:paraId="6A714011" w14:textId="77777777" w:rsidR="00E7388B" w:rsidRPr="008C04F9" w:rsidRDefault="00E7388B" w:rsidP="005C35FE">
            <w:pPr>
              <w:pStyle w:val="TableParagraph"/>
              <w:spacing w:line="276" w:lineRule="auto"/>
              <w:jc w:val="both"/>
              <w:rPr>
                <w:sz w:val="19"/>
                <w:szCs w:val="19"/>
              </w:rPr>
            </w:pPr>
            <w:r w:rsidRPr="008C04F9">
              <w:rPr>
                <w:spacing w:val="-4"/>
                <w:sz w:val="19"/>
                <w:szCs w:val="19"/>
              </w:rPr>
              <w:t>3250</w:t>
            </w:r>
          </w:p>
        </w:tc>
        <w:tc>
          <w:tcPr>
            <w:tcW w:w="1085" w:type="dxa"/>
          </w:tcPr>
          <w:p w14:paraId="15B3B959" w14:textId="77777777" w:rsidR="00E7388B" w:rsidRPr="008C04F9" w:rsidRDefault="00E7388B" w:rsidP="0062071D">
            <w:pPr>
              <w:pStyle w:val="TableParagraph"/>
              <w:spacing w:line="276" w:lineRule="auto"/>
              <w:ind w:left="208"/>
              <w:jc w:val="both"/>
              <w:rPr>
                <w:sz w:val="19"/>
                <w:szCs w:val="19"/>
              </w:rPr>
            </w:pPr>
            <w:r w:rsidRPr="008C04F9">
              <w:rPr>
                <w:spacing w:val="-4"/>
                <w:sz w:val="19"/>
                <w:szCs w:val="19"/>
              </w:rPr>
              <w:t>3050</w:t>
            </w:r>
          </w:p>
        </w:tc>
        <w:tc>
          <w:tcPr>
            <w:tcW w:w="895" w:type="dxa"/>
          </w:tcPr>
          <w:p w14:paraId="2ADA57C3" w14:textId="77777777" w:rsidR="00E7388B" w:rsidRPr="008C04F9" w:rsidRDefault="00E7388B" w:rsidP="005A3EC3">
            <w:pPr>
              <w:pStyle w:val="TableParagraph"/>
              <w:spacing w:line="276" w:lineRule="auto"/>
              <w:jc w:val="both"/>
              <w:rPr>
                <w:sz w:val="19"/>
                <w:szCs w:val="19"/>
              </w:rPr>
            </w:pPr>
            <w:r w:rsidRPr="008C04F9">
              <w:rPr>
                <w:spacing w:val="-4"/>
                <w:sz w:val="19"/>
                <w:szCs w:val="19"/>
              </w:rPr>
              <w:t>2800</w:t>
            </w:r>
          </w:p>
        </w:tc>
        <w:tc>
          <w:tcPr>
            <w:tcW w:w="900" w:type="dxa"/>
          </w:tcPr>
          <w:p w14:paraId="156591CF" w14:textId="77777777" w:rsidR="00E7388B" w:rsidRPr="008C04F9" w:rsidRDefault="00E7388B" w:rsidP="005A3EC3">
            <w:pPr>
              <w:pStyle w:val="TableParagraph"/>
              <w:spacing w:line="276" w:lineRule="auto"/>
              <w:jc w:val="both"/>
              <w:rPr>
                <w:sz w:val="19"/>
                <w:szCs w:val="19"/>
              </w:rPr>
            </w:pPr>
            <w:r w:rsidRPr="008C04F9">
              <w:rPr>
                <w:spacing w:val="-4"/>
                <w:sz w:val="19"/>
                <w:szCs w:val="19"/>
              </w:rPr>
              <w:t>2080</w:t>
            </w:r>
          </w:p>
        </w:tc>
        <w:tc>
          <w:tcPr>
            <w:tcW w:w="952" w:type="dxa"/>
          </w:tcPr>
          <w:p w14:paraId="74976DFD" w14:textId="77777777" w:rsidR="00E7388B" w:rsidRPr="008C04F9" w:rsidRDefault="00E7388B" w:rsidP="0062071D">
            <w:pPr>
              <w:pStyle w:val="TableParagraph"/>
              <w:spacing w:line="276" w:lineRule="auto"/>
              <w:jc w:val="both"/>
              <w:rPr>
                <w:sz w:val="19"/>
                <w:szCs w:val="19"/>
              </w:rPr>
            </w:pPr>
          </w:p>
        </w:tc>
        <w:tc>
          <w:tcPr>
            <w:tcW w:w="990" w:type="dxa"/>
          </w:tcPr>
          <w:p w14:paraId="70638129" w14:textId="77777777" w:rsidR="00E7388B" w:rsidRPr="008C04F9" w:rsidRDefault="00E7388B" w:rsidP="0062071D">
            <w:pPr>
              <w:pStyle w:val="TableParagraph"/>
              <w:spacing w:line="276" w:lineRule="auto"/>
              <w:jc w:val="both"/>
              <w:rPr>
                <w:sz w:val="19"/>
                <w:szCs w:val="19"/>
              </w:rPr>
            </w:pPr>
          </w:p>
        </w:tc>
        <w:tc>
          <w:tcPr>
            <w:tcW w:w="938" w:type="dxa"/>
          </w:tcPr>
          <w:p w14:paraId="345F04A5" w14:textId="77777777" w:rsidR="00E7388B" w:rsidRPr="008C04F9" w:rsidRDefault="00E7388B" w:rsidP="0062071D">
            <w:pPr>
              <w:pStyle w:val="TableParagraph"/>
              <w:spacing w:line="276" w:lineRule="auto"/>
              <w:jc w:val="both"/>
              <w:rPr>
                <w:sz w:val="19"/>
                <w:szCs w:val="19"/>
              </w:rPr>
            </w:pPr>
          </w:p>
        </w:tc>
        <w:tc>
          <w:tcPr>
            <w:tcW w:w="990" w:type="dxa"/>
          </w:tcPr>
          <w:p w14:paraId="3C42066F" w14:textId="77777777" w:rsidR="00E7388B" w:rsidRPr="008C04F9" w:rsidRDefault="00E7388B" w:rsidP="0062071D">
            <w:pPr>
              <w:pStyle w:val="TableParagraph"/>
              <w:spacing w:line="276" w:lineRule="auto"/>
              <w:jc w:val="both"/>
              <w:rPr>
                <w:sz w:val="19"/>
                <w:szCs w:val="19"/>
              </w:rPr>
            </w:pPr>
          </w:p>
        </w:tc>
        <w:tc>
          <w:tcPr>
            <w:tcW w:w="900" w:type="dxa"/>
          </w:tcPr>
          <w:p w14:paraId="4BFD97A8" w14:textId="77777777" w:rsidR="00E7388B" w:rsidRPr="008C04F9" w:rsidRDefault="00E7388B" w:rsidP="0062071D">
            <w:pPr>
              <w:pStyle w:val="TableParagraph"/>
              <w:spacing w:line="276" w:lineRule="auto"/>
              <w:jc w:val="both"/>
              <w:rPr>
                <w:sz w:val="19"/>
                <w:szCs w:val="19"/>
              </w:rPr>
            </w:pPr>
          </w:p>
        </w:tc>
        <w:tc>
          <w:tcPr>
            <w:tcW w:w="968" w:type="dxa"/>
          </w:tcPr>
          <w:p w14:paraId="5AAFDEDF" w14:textId="77777777" w:rsidR="00E7388B" w:rsidRPr="008C04F9" w:rsidRDefault="00E7388B" w:rsidP="00543B87">
            <w:pPr>
              <w:pStyle w:val="TableParagraph"/>
              <w:spacing w:line="276" w:lineRule="auto"/>
              <w:jc w:val="both"/>
              <w:rPr>
                <w:sz w:val="19"/>
                <w:szCs w:val="19"/>
              </w:rPr>
            </w:pPr>
            <w:r w:rsidRPr="008C04F9">
              <w:rPr>
                <w:spacing w:val="-2"/>
                <w:sz w:val="19"/>
                <w:szCs w:val="19"/>
              </w:rPr>
              <w:t>23</w:t>
            </w:r>
            <w:r w:rsidR="0042577A" w:rsidRPr="008C04F9">
              <w:rPr>
                <w:spacing w:val="-2"/>
                <w:sz w:val="19"/>
                <w:szCs w:val="19"/>
              </w:rPr>
              <w:t>,</w:t>
            </w:r>
            <w:r w:rsidRPr="008C04F9">
              <w:rPr>
                <w:spacing w:val="-2"/>
                <w:sz w:val="19"/>
                <w:szCs w:val="19"/>
              </w:rPr>
              <w:t>360</w:t>
            </w:r>
          </w:p>
        </w:tc>
      </w:tr>
      <w:tr w:rsidR="00F722BA" w:rsidRPr="0063120E" w14:paraId="43A35C10" w14:textId="77777777" w:rsidTr="00543B87">
        <w:trPr>
          <w:trHeight w:val="242"/>
        </w:trPr>
        <w:tc>
          <w:tcPr>
            <w:tcW w:w="1638" w:type="dxa"/>
          </w:tcPr>
          <w:p w14:paraId="090EFC57" w14:textId="77777777" w:rsidR="00E7388B" w:rsidRPr="008C04F9" w:rsidRDefault="00E7388B" w:rsidP="008C04F9">
            <w:pPr>
              <w:pStyle w:val="TableParagraph"/>
              <w:spacing w:line="276" w:lineRule="auto"/>
              <w:ind w:left="173"/>
              <w:jc w:val="both"/>
              <w:rPr>
                <w:b/>
                <w:sz w:val="19"/>
                <w:szCs w:val="19"/>
              </w:rPr>
            </w:pPr>
            <w:r w:rsidRPr="008C04F9">
              <w:rPr>
                <w:b/>
                <w:spacing w:val="-2"/>
                <w:sz w:val="19"/>
                <w:szCs w:val="19"/>
              </w:rPr>
              <w:t>Professional</w:t>
            </w:r>
            <w:r w:rsidRPr="008C04F9">
              <w:rPr>
                <w:b/>
                <w:spacing w:val="11"/>
                <w:sz w:val="19"/>
                <w:szCs w:val="19"/>
              </w:rPr>
              <w:t xml:space="preserve"> </w:t>
            </w:r>
            <w:r w:rsidRPr="008C04F9">
              <w:rPr>
                <w:b/>
                <w:spacing w:val="-4"/>
                <w:sz w:val="19"/>
                <w:szCs w:val="19"/>
              </w:rPr>
              <w:t>fees</w:t>
            </w:r>
          </w:p>
        </w:tc>
        <w:tc>
          <w:tcPr>
            <w:tcW w:w="1012" w:type="dxa"/>
          </w:tcPr>
          <w:p w14:paraId="1EF354D9" w14:textId="77777777" w:rsidR="00E7388B" w:rsidRPr="008C04F9" w:rsidRDefault="00E7388B" w:rsidP="00242084">
            <w:pPr>
              <w:pStyle w:val="TableParagraph"/>
              <w:spacing w:line="276" w:lineRule="auto"/>
              <w:jc w:val="both"/>
              <w:rPr>
                <w:sz w:val="19"/>
                <w:szCs w:val="19"/>
              </w:rPr>
            </w:pPr>
            <w:r w:rsidRPr="008C04F9">
              <w:rPr>
                <w:spacing w:val="-10"/>
                <w:sz w:val="19"/>
                <w:szCs w:val="19"/>
              </w:rPr>
              <w:t>0</w:t>
            </w:r>
          </w:p>
        </w:tc>
        <w:tc>
          <w:tcPr>
            <w:tcW w:w="990" w:type="dxa"/>
          </w:tcPr>
          <w:p w14:paraId="780AC7FE" w14:textId="77777777" w:rsidR="00E7388B" w:rsidRPr="008C04F9" w:rsidRDefault="00E7388B" w:rsidP="00F54740">
            <w:pPr>
              <w:pStyle w:val="TableParagraph"/>
              <w:spacing w:line="276" w:lineRule="auto"/>
              <w:jc w:val="both"/>
              <w:rPr>
                <w:sz w:val="19"/>
                <w:szCs w:val="19"/>
              </w:rPr>
            </w:pPr>
            <w:r w:rsidRPr="008C04F9">
              <w:rPr>
                <w:spacing w:val="-4"/>
                <w:sz w:val="19"/>
                <w:szCs w:val="19"/>
              </w:rPr>
              <w:t>1200</w:t>
            </w:r>
          </w:p>
        </w:tc>
        <w:tc>
          <w:tcPr>
            <w:tcW w:w="1029" w:type="dxa"/>
          </w:tcPr>
          <w:p w14:paraId="50A76032" w14:textId="77777777" w:rsidR="00E7388B" w:rsidRPr="008C04F9" w:rsidRDefault="00E7388B" w:rsidP="0062071D">
            <w:pPr>
              <w:pStyle w:val="TableParagraph"/>
              <w:spacing w:line="276" w:lineRule="auto"/>
              <w:jc w:val="both"/>
              <w:rPr>
                <w:sz w:val="19"/>
                <w:szCs w:val="19"/>
              </w:rPr>
            </w:pPr>
          </w:p>
        </w:tc>
        <w:tc>
          <w:tcPr>
            <w:tcW w:w="951" w:type="dxa"/>
          </w:tcPr>
          <w:p w14:paraId="402240FF" w14:textId="77777777" w:rsidR="00E7388B" w:rsidRPr="008C04F9" w:rsidRDefault="00E7388B" w:rsidP="0062071D">
            <w:pPr>
              <w:pStyle w:val="TableParagraph"/>
              <w:spacing w:line="276" w:lineRule="auto"/>
              <w:jc w:val="both"/>
              <w:rPr>
                <w:sz w:val="19"/>
                <w:szCs w:val="19"/>
              </w:rPr>
            </w:pPr>
          </w:p>
        </w:tc>
        <w:tc>
          <w:tcPr>
            <w:tcW w:w="1085" w:type="dxa"/>
          </w:tcPr>
          <w:p w14:paraId="7D244083" w14:textId="77777777" w:rsidR="00E7388B" w:rsidRPr="008C04F9" w:rsidRDefault="00E7388B" w:rsidP="0062071D">
            <w:pPr>
              <w:pStyle w:val="TableParagraph"/>
              <w:spacing w:line="276" w:lineRule="auto"/>
              <w:jc w:val="both"/>
              <w:rPr>
                <w:sz w:val="19"/>
                <w:szCs w:val="19"/>
              </w:rPr>
            </w:pPr>
          </w:p>
        </w:tc>
        <w:tc>
          <w:tcPr>
            <w:tcW w:w="895" w:type="dxa"/>
          </w:tcPr>
          <w:p w14:paraId="72CBE589" w14:textId="77777777" w:rsidR="00E7388B" w:rsidRPr="008C04F9" w:rsidRDefault="00E7388B" w:rsidP="0062071D">
            <w:pPr>
              <w:pStyle w:val="TableParagraph"/>
              <w:spacing w:line="276" w:lineRule="auto"/>
              <w:jc w:val="both"/>
              <w:rPr>
                <w:sz w:val="19"/>
                <w:szCs w:val="19"/>
              </w:rPr>
            </w:pPr>
          </w:p>
        </w:tc>
        <w:tc>
          <w:tcPr>
            <w:tcW w:w="900" w:type="dxa"/>
          </w:tcPr>
          <w:p w14:paraId="1331B408" w14:textId="77777777" w:rsidR="00E7388B" w:rsidRPr="008C04F9" w:rsidRDefault="00E7388B" w:rsidP="0062071D">
            <w:pPr>
              <w:pStyle w:val="TableParagraph"/>
              <w:spacing w:line="276" w:lineRule="auto"/>
              <w:jc w:val="both"/>
              <w:rPr>
                <w:sz w:val="19"/>
                <w:szCs w:val="19"/>
              </w:rPr>
            </w:pPr>
          </w:p>
        </w:tc>
        <w:tc>
          <w:tcPr>
            <w:tcW w:w="952" w:type="dxa"/>
          </w:tcPr>
          <w:p w14:paraId="74D442BD" w14:textId="77777777" w:rsidR="00E7388B" w:rsidRPr="008C04F9" w:rsidRDefault="00E7388B" w:rsidP="0062071D">
            <w:pPr>
              <w:pStyle w:val="TableParagraph"/>
              <w:spacing w:line="276" w:lineRule="auto"/>
              <w:jc w:val="both"/>
              <w:rPr>
                <w:sz w:val="19"/>
                <w:szCs w:val="19"/>
              </w:rPr>
            </w:pPr>
          </w:p>
        </w:tc>
        <w:tc>
          <w:tcPr>
            <w:tcW w:w="990" w:type="dxa"/>
          </w:tcPr>
          <w:p w14:paraId="0E113078" w14:textId="77777777" w:rsidR="00E7388B" w:rsidRPr="008C04F9" w:rsidRDefault="00E7388B" w:rsidP="0062071D">
            <w:pPr>
              <w:pStyle w:val="TableParagraph"/>
              <w:spacing w:line="276" w:lineRule="auto"/>
              <w:jc w:val="both"/>
              <w:rPr>
                <w:sz w:val="19"/>
                <w:szCs w:val="19"/>
              </w:rPr>
            </w:pPr>
          </w:p>
        </w:tc>
        <w:tc>
          <w:tcPr>
            <w:tcW w:w="938" w:type="dxa"/>
          </w:tcPr>
          <w:p w14:paraId="447D1CF9" w14:textId="77777777" w:rsidR="00E7388B" w:rsidRPr="008C04F9" w:rsidRDefault="00E7388B" w:rsidP="0062071D">
            <w:pPr>
              <w:pStyle w:val="TableParagraph"/>
              <w:spacing w:line="276" w:lineRule="auto"/>
              <w:jc w:val="both"/>
              <w:rPr>
                <w:sz w:val="19"/>
                <w:szCs w:val="19"/>
              </w:rPr>
            </w:pPr>
          </w:p>
        </w:tc>
        <w:tc>
          <w:tcPr>
            <w:tcW w:w="990" w:type="dxa"/>
          </w:tcPr>
          <w:p w14:paraId="0ECD4AD6" w14:textId="77777777" w:rsidR="00E7388B" w:rsidRPr="008C04F9" w:rsidRDefault="00E7388B" w:rsidP="0062071D">
            <w:pPr>
              <w:pStyle w:val="TableParagraph"/>
              <w:spacing w:line="276" w:lineRule="auto"/>
              <w:jc w:val="both"/>
              <w:rPr>
                <w:sz w:val="19"/>
                <w:szCs w:val="19"/>
              </w:rPr>
            </w:pPr>
          </w:p>
        </w:tc>
        <w:tc>
          <w:tcPr>
            <w:tcW w:w="900" w:type="dxa"/>
          </w:tcPr>
          <w:p w14:paraId="74BCA711" w14:textId="77777777" w:rsidR="00E7388B" w:rsidRPr="008C04F9" w:rsidRDefault="00E7388B" w:rsidP="0062071D">
            <w:pPr>
              <w:pStyle w:val="TableParagraph"/>
              <w:spacing w:line="276" w:lineRule="auto"/>
              <w:jc w:val="both"/>
              <w:rPr>
                <w:sz w:val="19"/>
                <w:szCs w:val="19"/>
              </w:rPr>
            </w:pPr>
          </w:p>
        </w:tc>
        <w:tc>
          <w:tcPr>
            <w:tcW w:w="968" w:type="dxa"/>
          </w:tcPr>
          <w:p w14:paraId="04622147" w14:textId="77777777" w:rsidR="00E7388B" w:rsidRPr="008C04F9" w:rsidRDefault="00E7388B" w:rsidP="0062071D">
            <w:pPr>
              <w:pStyle w:val="TableParagraph"/>
              <w:spacing w:line="276" w:lineRule="auto"/>
              <w:jc w:val="both"/>
              <w:rPr>
                <w:sz w:val="19"/>
                <w:szCs w:val="19"/>
              </w:rPr>
            </w:pPr>
          </w:p>
        </w:tc>
      </w:tr>
      <w:tr w:rsidR="00F722BA" w:rsidRPr="0063120E" w14:paraId="2409EEE6" w14:textId="77777777" w:rsidTr="00543B87">
        <w:trPr>
          <w:trHeight w:val="260"/>
        </w:trPr>
        <w:tc>
          <w:tcPr>
            <w:tcW w:w="1638" w:type="dxa"/>
          </w:tcPr>
          <w:p w14:paraId="6D0F9F49" w14:textId="77777777" w:rsidR="00E7388B" w:rsidRPr="008C04F9" w:rsidRDefault="00E7388B" w:rsidP="008C04F9">
            <w:pPr>
              <w:pStyle w:val="TableParagraph"/>
              <w:spacing w:line="276" w:lineRule="auto"/>
              <w:ind w:left="173"/>
              <w:jc w:val="both"/>
              <w:rPr>
                <w:b/>
                <w:sz w:val="19"/>
                <w:szCs w:val="19"/>
              </w:rPr>
            </w:pPr>
            <w:r w:rsidRPr="008C04F9">
              <w:rPr>
                <w:b/>
                <w:sz w:val="19"/>
                <w:szCs w:val="19"/>
              </w:rPr>
              <w:t>Office</w:t>
            </w:r>
            <w:r w:rsidRPr="008C04F9">
              <w:rPr>
                <w:b/>
                <w:spacing w:val="-5"/>
                <w:sz w:val="19"/>
                <w:szCs w:val="19"/>
              </w:rPr>
              <w:t xml:space="preserve"> </w:t>
            </w:r>
            <w:r w:rsidRPr="008C04F9">
              <w:rPr>
                <w:b/>
                <w:spacing w:val="-2"/>
                <w:sz w:val="19"/>
                <w:szCs w:val="19"/>
              </w:rPr>
              <w:t>supplies</w:t>
            </w:r>
          </w:p>
        </w:tc>
        <w:tc>
          <w:tcPr>
            <w:tcW w:w="1012" w:type="dxa"/>
          </w:tcPr>
          <w:p w14:paraId="0B5EACAF" w14:textId="77777777" w:rsidR="00E7388B" w:rsidRPr="008C04F9" w:rsidRDefault="00E7388B" w:rsidP="00242084">
            <w:pPr>
              <w:pStyle w:val="TableParagraph"/>
              <w:spacing w:line="276" w:lineRule="auto"/>
              <w:jc w:val="both"/>
              <w:rPr>
                <w:sz w:val="19"/>
                <w:szCs w:val="19"/>
              </w:rPr>
            </w:pPr>
            <w:r w:rsidRPr="008C04F9">
              <w:rPr>
                <w:spacing w:val="-10"/>
                <w:sz w:val="19"/>
                <w:szCs w:val="19"/>
              </w:rPr>
              <w:t>0</w:t>
            </w:r>
          </w:p>
        </w:tc>
        <w:tc>
          <w:tcPr>
            <w:tcW w:w="990" w:type="dxa"/>
          </w:tcPr>
          <w:p w14:paraId="4A135E1C" w14:textId="77777777" w:rsidR="00E7388B" w:rsidRPr="008C04F9" w:rsidRDefault="00E7388B" w:rsidP="00F54740">
            <w:pPr>
              <w:pStyle w:val="TableParagraph"/>
              <w:spacing w:line="276" w:lineRule="auto"/>
              <w:jc w:val="both"/>
              <w:rPr>
                <w:sz w:val="19"/>
                <w:szCs w:val="19"/>
              </w:rPr>
            </w:pPr>
            <w:r w:rsidRPr="008C04F9">
              <w:rPr>
                <w:spacing w:val="-4"/>
                <w:sz w:val="19"/>
                <w:szCs w:val="19"/>
              </w:rPr>
              <w:t>1800</w:t>
            </w:r>
          </w:p>
        </w:tc>
        <w:tc>
          <w:tcPr>
            <w:tcW w:w="1029" w:type="dxa"/>
          </w:tcPr>
          <w:p w14:paraId="640E3C46" w14:textId="77777777" w:rsidR="00E7388B" w:rsidRPr="008C04F9" w:rsidRDefault="00E7388B" w:rsidP="0062071D">
            <w:pPr>
              <w:pStyle w:val="TableParagraph"/>
              <w:spacing w:line="276" w:lineRule="auto"/>
              <w:ind w:left="206"/>
              <w:jc w:val="both"/>
              <w:rPr>
                <w:sz w:val="19"/>
                <w:szCs w:val="19"/>
              </w:rPr>
            </w:pPr>
            <w:r w:rsidRPr="008C04F9">
              <w:rPr>
                <w:spacing w:val="-5"/>
                <w:sz w:val="19"/>
                <w:szCs w:val="19"/>
              </w:rPr>
              <w:t>500</w:t>
            </w:r>
          </w:p>
        </w:tc>
        <w:tc>
          <w:tcPr>
            <w:tcW w:w="951" w:type="dxa"/>
          </w:tcPr>
          <w:p w14:paraId="112B3D0C" w14:textId="77777777" w:rsidR="00E7388B" w:rsidRPr="008C04F9" w:rsidRDefault="00E7388B" w:rsidP="005C35FE">
            <w:pPr>
              <w:pStyle w:val="TableParagraph"/>
              <w:spacing w:line="276" w:lineRule="auto"/>
              <w:jc w:val="both"/>
              <w:rPr>
                <w:sz w:val="19"/>
                <w:szCs w:val="19"/>
              </w:rPr>
            </w:pPr>
            <w:r w:rsidRPr="008C04F9">
              <w:rPr>
                <w:spacing w:val="-10"/>
                <w:sz w:val="19"/>
                <w:szCs w:val="19"/>
              </w:rPr>
              <w:t>0</w:t>
            </w:r>
          </w:p>
        </w:tc>
        <w:tc>
          <w:tcPr>
            <w:tcW w:w="1085" w:type="dxa"/>
          </w:tcPr>
          <w:p w14:paraId="42D1B340" w14:textId="77777777" w:rsidR="00E7388B" w:rsidRPr="008C04F9" w:rsidRDefault="00E7388B" w:rsidP="0062071D">
            <w:pPr>
              <w:pStyle w:val="TableParagraph"/>
              <w:spacing w:line="276" w:lineRule="auto"/>
              <w:ind w:left="208"/>
              <w:jc w:val="both"/>
              <w:rPr>
                <w:sz w:val="19"/>
                <w:szCs w:val="19"/>
              </w:rPr>
            </w:pPr>
            <w:r w:rsidRPr="008C04F9">
              <w:rPr>
                <w:spacing w:val="-10"/>
                <w:sz w:val="19"/>
                <w:szCs w:val="19"/>
              </w:rPr>
              <w:t>0</w:t>
            </w:r>
          </w:p>
        </w:tc>
        <w:tc>
          <w:tcPr>
            <w:tcW w:w="895" w:type="dxa"/>
          </w:tcPr>
          <w:p w14:paraId="01D67971" w14:textId="77777777" w:rsidR="00E7388B" w:rsidRPr="008C04F9" w:rsidRDefault="00E7388B" w:rsidP="005A3EC3">
            <w:pPr>
              <w:pStyle w:val="TableParagraph"/>
              <w:spacing w:line="276" w:lineRule="auto"/>
              <w:jc w:val="both"/>
              <w:rPr>
                <w:sz w:val="19"/>
                <w:szCs w:val="19"/>
              </w:rPr>
            </w:pPr>
            <w:r w:rsidRPr="008C04F9">
              <w:rPr>
                <w:spacing w:val="-10"/>
                <w:sz w:val="19"/>
                <w:szCs w:val="19"/>
              </w:rPr>
              <w:t>0</w:t>
            </w:r>
          </w:p>
        </w:tc>
        <w:tc>
          <w:tcPr>
            <w:tcW w:w="900" w:type="dxa"/>
          </w:tcPr>
          <w:p w14:paraId="1BFD99B4" w14:textId="77777777" w:rsidR="00E7388B" w:rsidRPr="008C04F9" w:rsidRDefault="00E7388B" w:rsidP="005A3EC3">
            <w:pPr>
              <w:pStyle w:val="TableParagraph"/>
              <w:spacing w:line="276" w:lineRule="auto"/>
              <w:jc w:val="both"/>
              <w:rPr>
                <w:sz w:val="19"/>
                <w:szCs w:val="19"/>
              </w:rPr>
            </w:pPr>
            <w:r w:rsidRPr="008C04F9">
              <w:rPr>
                <w:spacing w:val="-10"/>
                <w:sz w:val="19"/>
                <w:szCs w:val="19"/>
              </w:rPr>
              <w:t>0</w:t>
            </w:r>
          </w:p>
        </w:tc>
        <w:tc>
          <w:tcPr>
            <w:tcW w:w="952" w:type="dxa"/>
          </w:tcPr>
          <w:p w14:paraId="6AFE43F7" w14:textId="77777777" w:rsidR="00E7388B" w:rsidRPr="008C04F9" w:rsidRDefault="00E7388B" w:rsidP="00266A54">
            <w:pPr>
              <w:pStyle w:val="TableParagraph"/>
              <w:spacing w:line="276" w:lineRule="auto"/>
              <w:jc w:val="both"/>
              <w:rPr>
                <w:sz w:val="19"/>
                <w:szCs w:val="19"/>
              </w:rPr>
            </w:pPr>
            <w:r w:rsidRPr="008C04F9">
              <w:rPr>
                <w:spacing w:val="-10"/>
                <w:sz w:val="19"/>
                <w:szCs w:val="19"/>
              </w:rPr>
              <w:t>0</w:t>
            </w:r>
          </w:p>
        </w:tc>
        <w:tc>
          <w:tcPr>
            <w:tcW w:w="990" w:type="dxa"/>
          </w:tcPr>
          <w:p w14:paraId="378246B4" w14:textId="77777777" w:rsidR="00E7388B" w:rsidRPr="008C04F9" w:rsidRDefault="00E7388B" w:rsidP="00F722BA">
            <w:pPr>
              <w:pStyle w:val="TableParagraph"/>
              <w:spacing w:line="276" w:lineRule="auto"/>
              <w:jc w:val="both"/>
              <w:rPr>
                <w:sz w:val="19"/>
                <w:szCs w:val="19"/>
              </w:rPr>
            </w:pPr>
            <w:r w:rsidRPr="008C04F9">
              <w:rPr>
                <w:spacing w:val="-5"/>
                <w:sz w:val="19"/>
                <w:szCs w:val="19"/>
              </w:rPr>
              <w:t>800</w:t>
            </w:r>
          </w:p>
        </w:tc>
        <w:tc>
          <w:tcPr>
            <w:tcW w:w="938" w:type="dxa"/>
          </w:tcPr>
          <w:p w14:paraId="1BDF377E" w14:textId="77777777" w:rsidR="00E7388B" w:rsidRPr="008C04F9" w:rsidRDefault="00E7388B" w:rsidP="000C539A">
            <w:pPr>
              <w:pStyle w:val="TableParagraph"/>
              <w:spacing w:line="276" w:lineRule="auto"/>
              <w:jc w:val="both"/>
              <w:rPr>
                <w:sz w:val="19"/>
                <w:szCs w:val="19"/>
              </w:rPr>
            </w:pPr>
            <w:r w:rsidRPr="008C04F9">
              <w:rPr>
                <w:spacing w:val="-5"/>
                <w:sz w:val="19"/>
                <w:szCs w:val="19"/>
              </w:rPr>
              <w:t>600</w:t>
            </w:r>
          </w:p>
        </w:tc>
        <w:tc>
          <w:tcPr>
            <w:tcW w:w="990" w:type="dxa"/>
          </w:tcPr>
          <w:p w14:paraId="5D6096EB" w14:textId="77777777" w:rsidR="00E7388B" w:rsidRPr="008C04F9" w:rsidRDefault="00E7388B" w:rsidP="00CE1B64">
            <w:pPr>
              <w:pStyle w:val="TableParagraph"/>
              <w:spacing w:line="276" w:lineRule="auto"/>
              <w:jc w:val="both"/>
              <w:rPr>
                <w:sz w:val="19"/>
                <w:szCs w:val="19"/>
              </w:rPr>
            </w:pPr>
            <w:r w:rsidRPr="008C04F9">
              <w:rPr>
                <w:spacing w:val="-10"/>
                <w:sz w:val="19"/>
                <w:szCs w:val="19"/>
              </w:rPr>
              <w:t>0</w:t>
            </w:r>
          </w:p>
        </w:tc>
        <w:tc>
          <w:tcPr>
            <w:tcW w:w="900" w:type="dxa"/>
          </w:tcPr>
          <w:p w14:paraId="5D8A8D69" w14:textId="77777777" w:rsidR="00E7388B" w:rsidRPr="008C04F9" w:rsidRDefault="00E7388B" w:rsidP="00F722BA">
            <w:pPr>
              <w:pStyle w:val="TableParagraph"/>
              <w:spacing w:line="276" w:lineRule="auto"/>
              <w:jc w:val="both"/>
              <w:rPr>
                <w:sz w:val="19"/>
                <w:szCs w:val="19"/>
              </w:rPr>
            </w:pPr>
            <w:r w:rsidRPr="008C04F9">
              <w:rPr>
                <w:spacing w:val="-10"/>
                <w:sz w:val="19"/>
                <w:szCs w:val="19"/>
              </w:rPr>
              <w:t>0</w:t>
            </w:r>
          </w:p>
        </w:tc>
        <w:tc>
          <w:tcPr>
            <w:tcW w:w="968" w:type="dxa"/>
          </w:tcPr>
          <w:p w14:paraId="275FDF65" w14:textId="77777777" w:rsidR="00E7388B" w:rsidRPr="008C04F9" w:rsidRDefault="00E7388B" w:rsidP="0062071D">
            <w:pPr>
              <w:pStyle w:val="TableParagraph"/>
              <w:spacing w:line="276" w:lineRule="auto"/>
              <w:jc w:val="both"/>
              <w:rPr>
                <w:sz w:val="19"/>
                <w:szCs w:val="19"/>
              </w:rPr>
            </w:pPr>
          </w:p>
        </w:tc>
      </w:tr>
      <w:tr w:rsidR="00F722BA" w:rsidRPr="0063120E" w14:paraId="19CA08DC" w14:textId="77777777" w:rsidTr="00543B87">
        <w:trPr>
          <w:trHeight w:val="268"/>
        </w:trPr>
        <w:tc>
          <w:tcPr>
            <w:tcW w:w="1638" w:type="dxa"/>
          </w:tcPr>
          <w:p w14:paraId="2C1EB2CA" w14:textId="77777777" w:rsidR="00E7388B" w:rsidRPr="008C04F9" w:rsidRDefault="00E7388B" w:rsidP="008C04F9">
            <w:pPr>
              <w:pStyle w:val="TableParagraph"/>
              <w:spacing w:line="276" w:lineRule="auto"/>
              <w:ind w:left="173"/>
              <w:jc w:val="both"/>
              <w:rPr>
                <w:b/>
                <w:sz w:val="19"/>
                <w:szCs w:val="19"/>
              </w:rPr>
            </w:pPr>
            <w:r w:rsidRPr="008C04F9">
              <w:rPr>
                <w:b/>
                <w:spacing w:val="-2"/>
                <w:sz w:val="19"/>
                <w:szCs w:val="19"/>
              </w:rPr>
              <w:t>Postage</w:t>
            </w:r>
          </w:p>
        </w:tc>
        <w:tc>
          <w:tcPr>
            <w:tcW w:w="1012" w:type="dxa"/>
          </w:tcPr>
          <w:p w14:paraId="30BDC2EE" w14:textId="77777777" w:rsidR="00E7388B" w:rsidRPr="008C04F9" w:rsidRDefault="00E7388B" w:rsidP="00242084">
            <w:pPr>
              <w:pStyle w:val="TableParagraph"/>
              <w:spacing w:line="276" w:lineRule="auto"/>
              <w:jc w:val="both"/>
              <w:rPr>
                <w:sz w:val="19"/>
                <w:szCs w:val="19"/>
              </w:rPr>
            </w:pPr>
            <w:r w:rsidRPr="008C04F9">
              <w:rPr>
                <w:spacing w:val="-10"/>
                <w:sz w:val="19"/>
                <w:szCs w:val="19"/>
              </w:rPr>
              <w:t>0</w:t>
            </w:r>
          </w:p>
        </w:tc>
        <w:tc>
          <w:tcPr>
            <w:tcW w:w="990" w:type="dxa"/>
          </w:tcPr>
          <w:p w14:paraId="7AEBEC3D" w14:textId="77777777" w:rsidR="00E7388B" w:rsidRPr="008C04F9" w:rsidRDefault="00E7388B" w:rsidP="0062071D">
            <w:pPr>
              <w:pStyle w:val="TableParagraph"/>
              <w:spacing w:line="276" w:lineRule="auto"/>
              <w:jc w:val="both"/>
              <w:rPr>
                <w:sz w:val="19"/>
                <w:szCs w:val="19"/>
              </w:rPr>
            </w:pPr>
          </w:p>
        </w:tc>
        <w:tc>
          <w:tcPr>
            <w:tcW w:w="1029" w:type="dxa"/>
          </w:tcPr>
          <w:p w14:paraId="47D2E0D0" w14:textId="77777777" w:rsidR="00E7388B" w:rsidRPr="008C04F9" w:rsidRDefault="00E7388B" w:rsidP="0062071D">
            <w:pPr>
              <w:pStyle w:val="TableParagraph"/>
              <w:spacing w:line="276" w:lineRule="auto"/>
              <w:jc w:val="both"/>
              <w:rPr>
                <w:sz w:val="19"/>
                <w:szCs w:val="19"/>
              </w:rPr>
            </w:pPr>
          </w:p>
        </w:tc>
        <w:tc>
          <w:tcPr>
            <w:tcW w:w="951" w:type="dxa"/>
          </w:tcPr>
          <w:p w14:paraId="000760C3" w14:textId="77777777" w:rsidR="00E7388B" w:rsidRPr="008C04F9" w:rsidRDefault="00E7388B" w:rsidP="0062071D">
            <w:pPr>
              <w:pStyle w:val="TableParagraph"/>
              <w:spacing w:line="276" w:lineRule="auto"/>
              <w:jc w:val="both"/>
              <w:rPr>
                <w:sz w:val="19"/>
                <w:szCs w:val="19"/>
              </w:rPr>
            </w:pPr>
          </w:p>
        </w:tc>
        <w:tc>
          <w:tcPr>
            <w:tcW w:w="1085" w:type="dxa"/>
          </w:tcPr>
          <w:p w14:paraId="3617BA1C" w14:textId="77777777" w:rsidR="00E7388B" w:rsidRPr="008C04F9" w:rsidRDefault="00E7388B" w:rsidP="0062071D">
            <w:pPr>
              <w:pStyle w:val="TableParagraph"/>
              <w:spacing w:line="276" w:lineRule="auto"/>
              <w:jc w:val="both"/>
              <w:rPr>
                <w:sz w:val="19"/>
                <w:szCs w:val="19"/>
              </w:rPr>
            </w:pPr>
          </w:p>
        </w:tc>
        <w:tc>
          <w:tcPr>
            <w:tcW w:w="895" w:type="dxa"/>
          </w:tcPr>
          <w:p w14:paraId="474B9086" w14:textId="77777777" w:rsidR="00E7388B" w:rsidRPr="008C04F9" w:rsidRDefault="00E7388B" w:rsidP="0062071D">
            <w:pPr>
              <w:pStyle w:val="TableParagraph"/>
              <w:spacing w:line="276" w:lineRule="auto"/>
              <w:jc w:val="both"/>
              <w:rPr>
                <w:sz w:val="19"/>
                <w:szCs w:val="19"/>
              </w:rPr>
            </w:pPr>
          </w:p>
        </w:tc>
        <w:tc>
          <w:tcPr>
            <w:tcW w:w="900" w:type="dxa"/>
          </w:tcPr>
          <w:p w14:paraId="38F44FAE" w14:textId="77777777" w:rsidR="00E7388B" w:rsidRPr="008C04F9" w:rsidRDefault="00E7388B" w:rsidP="0062071D">
            <w:pPr>
              <w:pStyle w:val="TableParagraph"/>
              <w:spacing w:line="276" w:lineRule="auto"/>
              <w:jc w:val="both"/>
              <w:rPr>
                <w:sz w:val="19"/>
                <w:szCs w:val="19"/>
              </w:rPr>
            </w:pPr>
          </w:p>
        </w:tc>
        <w:tc>
          <w:tcPr>
            <w:tcW w:w="952" w:type="dxa"/>
          </w:tcPr>
          <w:p w14:paraId="0FA18860" w14:textId="77777777" w:rsidR="00E7388B" w:rsidRPr="008C04F9" w:rsidRDefault="00E7388B" w:rsidP="0062071D">
            <w:pPr>
              <w:pStyle w:val="TableParagraph"/>
              <w:spacing w:line="276" w:lineRule="auto"/>
              <w:jc w:val="both"/>
              <w:rPr>
                <w:sz w:val="19"/>
                <w:szCs w:val="19"/>
              </w:rPr>
            </w:pPr>
          </w:p>
        </w:tc>
        <w:tc>
          <w:tcPr>
            <w:tcW w:w="990" w:type="dxa"/>
          </w:tcPr>
          <w:p w14:paraId="42F98D43" w14:textId="77777777" w:rsidR="00E7388B" w:rsidRPr="008C04F9" w:rsidRDefault="00E7388B" w:rsidP="0062071D">
            <w:pPr>
              <w:pStyle w:val="TableParagraph"/>
              <w:spacing w:line="276" w:lineRule="auto"/>
              <w:jc w:val="both"/>
              <w:rPr>
                <w:sz w:val="19"/>
                <w:szCs w:val="19"/>
              </w:rPr>
            </w:pPr>
          </w:p>
        </w:tc>
        <w:tc>
          <w:tcPr>
            <w:tcW w:w="938" w:type="dxa"/>
          </w:tcPr>
          <w:p w14:paraId="7AAD1AA1" w14:textId="77777777" w:rsidR="00E7388B" w:rsidRPr="008C04F9" w:rsidRDefault="00E7388B" w:rsidP="0062071D">
            <w:pPr>
              <w:pStyle w:val="TableParagraph"/>
              <w:spacing w:line="276" w:lineRule="auto"/>
              <w:jc w:val="both"/>
              <w:rPr>
                <w:sz w:val="19"/>
                <w:szCs w:val="19"/>
              </w:rPr>
            </w:pPr>
          </w:p>
        </w:tc>
        <w:tc>
          <w:tcPr>
            <w:tcW w:w="990" w:type="dxa"/>
          </w:tcPr>
          <w:p w14:paraId="5DE383C7" w14:textId="77777777" w:rsidR="00E7388B" w:rsidRPr="008C04F9" w:rsidRDefault="00E7388B" w:rsidP="0062071D">
            <w:pPr>
              <w:pStyle w:val="TableParagraph"/>
              <w:spacing w:line="276" w:lineRule="auto"/>
              <w:jc w:val="both"/>
              <w:rPr>
                <w:sz w:val="19"/>
                <w:szCs w:val="19"/>
              </w:rPr>
            </w:pPr>
          </w:p>
        </w:tc>
        <w:tc>
          <w:tcPr>
            <w:tcW w:w="900" w:type="dxa"/>
          </w:tcPr>
          <w:p w14:paraId="7C435BB5" w14:textId="77777777" w:rsidR="00E7388B" w:rsidRPr="008C04F9" w:rsidRDefault="00E7388B" w:rsidP="0062071D">
            <w:pPr>
              <w:pStyle w:val="TableParagraph"/>
              <w:spacing w:line="276" w:lineRule="auto"/>
              <w:jc w:val="both"/>
              <w:rPr>
                <w:sz w:val="19"/>
                <w:szCs w:val="19"/>
              </w:rPr>
            </w:pPr>
          </w:p>
        </w:tc>
        <w:tc>
          <w:tcPr>
            <w:tcW w:w="968" w:type="dxa"/>
          </w:tcPr>
          <w:p w14:paraId="3F22169B" w14:textId="77777777" w:rsidR="00E7388B" w:rsidRPr="008C04F9" w:rsidRDefault="00E7388B" w:rsidP="0062071D">
            <w:pPr>
              <w:pStyle w:val="TableParagraph"/>
              <w:spacing w:line="276" w:lineRule="auto"/>
              <w:jc w:val="both"/>
              <w:rPr>
                <w:sz w:val="19"/>
                <w:szCs w:val="19"/>
              </w:rPr>
            </w:pPr>
          </w:p>
        </w:tc>
      </w:tr>
      <w:tr w:rsidR="00F722BA" w:rsidRPr="0063120E" w14:paraId="1D6029E3" w14:textId="77777777" w:rsidTr="00543B87">
        <w:trPr>
          <w:trHeight w:val="316"/>
        </w:trPr>
        <w:tc>
          <w:tcPr>
            <w:tcW w:w="1638" w:type="dxa"/>
          </w:tcPr>
          <w:p w14:paraId="76C29D83" w14:textId="77777777" w:rsidR="00E7388B" w:rsidRPr="008C04F9" w:rsidRDefault="00E7388B" w:rsidP="00064BCB">
            <w:pPr>
              <w:pStyle w:val="TableParagraph"/>
              <w:spacing w:line="276" w:lineRule="auto"/>
              <w:ind w:left="173"/>
              <w:jc w:val="both"/>
              <w:rPr>
                <w:b/>
                <w:sz w:val="19"/>
                <w:szCs w:val="19"/>
              </w:rPr>
            </w:pPr>
            <w:r w:rsidRPr="008C04F9">
              <w:rPr>
                <w:b/>
                <w:spacing w:val="-2"/>
                <w:sz w:val="19"/>
                <w:szCs w:val="19"/>
              </w:rPr>
              <w:t>Telephone</w:t>
            </w:r>
          </w:p>
        </w:tc>
        <w:tc>
          <w:tcPr>
            <w:tcW w:w="1012" w:type="dxa"/>
          </w:tcPr>
          <w:p w14:paraId="23219045" w14:textId="77777777" w:rsidR="00E7388B" w:rsidRPr="008C04F9" w:rsidRDefault="00E7388B" w:rsidP="00242084">
            <w:pPr>
              <w:pStyle w:val="TableParagraph"/>
              <w:spacing w:line="276" w:lineRule="auto"/>
              <w:jc w:val="both"/>
              <w:rPr>
                <w:sz w:val="19"/>
                <w:szCs w:val="19"/>
              </w:rPr>
            </w:pPr>
            <w:r w:rsidRPr="008C04F9">
              <w:rPr>
                <w:spacing w:val="-5"/>
                <w:sz w:val="19"/>
                <w:szCs w:val="19"/>
              </w:rPr>
              <w:t>100</w:t>
            </w:r>
          </w:p>
        </w:tc>
        <w:tc>
          <w:tcPr>
            <w:tcW w:w="990" w:type="dxa"/>
          </w:tcPr>
          <w:p w14:paraId="59A86D46" w14:textId="77777777" w:rsidR="00E7388B" w:rsidRPr="008C04F9" w:rsidRDefault="00E7388B" w:rsidP="00F54740">
            <w:pPr>
              <w:pStyle w:val="TableParagraph"/>
              <w:spacing w:line="276" w:lineRule="auto"/>
              <w:jc w:val="both"/>
              <w:rPr>
                <w:sz w:val="19"/>
                <w:szCs w:val="19"/>
              </w:rPr>
            </w:pPr>
            <w:r w:rsidRPr="008C04F9">
              <w:rPr>
                <w:spacing w:val="-5"/>
                <w:sz w:val="19"/>
                <w:szCs w:val="19"/>
              </w:rPr>
              <w:t>110</w:t>
            </w:r>
          </w:p>
        </w:tc>
        <w:tc>
          <w:tcPr>
            <w:tcW w:w="1029" w:type="dxa"/>
          </w:tcPr>
          <w:p w14:paraId="2D74F7D7" w14:textId="77777777" w:rsidR="00E7388B" w:rsidRPr="008C04F9" w:rsidRDefault="00E7388B" w:rsidP="0062071D">
            <w:pPr>
              <w:pStyle w:val="TableParagraph"/>
              <w:spacing w:line="276" w:lineRule="auto"/>
              <w:ind w:left="206"/>
              <w:jc w:val="both"/>
              <w:rPr>
                <w:sz w:val="19"/>
                <w:szCs w:val="19"/>
              </w:rPr>
            </w:pPr>
            <w:r w:rsidRPr="008C04F9">
              <w:rPr>
                <w:spacing w:val="-5"/>
                <w:sz w:val="19"/>
                <w:szCs w:val="19"/>
              </w:rPr>
              <w:t>125</w:t>
            </w:r>
          </w:p>
        </w:tc>
        <w:tc>
          <w:tcPr>
            <w:tcW w:w="951" w:type="dxa"/>
          </w:tcPr>
          <w:p w14:paraId="7B54ABAC" w14:textId="77777777" w:rsidR="00E7388B" w:rsidRPr="008C04F9" w:rsidRDefault="00E7388B" w:rsidP="005C35FE">
            <w:pPr>
              <w:pStyle w:val="TableParagraph"/>
              <w:spacing w:line="276" w:lineRule="auto"/>
              <w:jc w:val="both"/>
              <w:rPr>
                <w:sz w:val="19"/>
                <w:szCs w:val="19"/>
              </w:rPr>
            </w:pPr>
            <w:r w:rsidRPr="008C04F9">
              <w:rPr>
                <w:spacing w:val="-5"/>
                <w:sz w:val="19"/>
                <w:szCs w:val="19"/>
              </w:rPr>
              <w:t>190</w:t>
            </w:r>
          </w:p>
        </w:tc>
        <w:tc>
          <w:tcPr>
            <w:tcW w:w="1085" w:type="dxa"/>
          </w:tcPr>
          <w:p w14:paraId="7A4AEB01" w14:textId="77777777" w:rsidR="00E7388B" w:rsidRPr="008C04F9" w:rsidRDefault="00E7388B" w:rsidP="0062071D">
            <w:pPr>
              <w:pStyle w:val="TableParagraph"/>
              <w:spacing w:line="276" w:lineRule="auto"/>
              <w:ind w:left="208"/>
              <w:jc w:val="both"/>
              <w:rPr>
                <w:sz w:val="19"/>
                <w:szCs w:val="19"/>
              </w:rPr>
            </w:pPr>
            <w:r w:rsidRPr="008C04F9">
              <w:rPr>
                <w:spacing w:val="-5"/>
                <w:sz w:val="19"/>
                <w:szCs w:val="19"/>
              </w:rPr>
              <w:t>280</w:t>
            </w:r>
          </w:p>
        </w:tc>
        <w:tc>
          <w:tcPr>
            <w:tcW w:w="895" w:type="dxa"/>
          </w:tcPr>
          <w:p w14:paraId="27267994" w14:textId="77777777" w:rsidR="00E7388B" w:rsidRPr="008C04F9" w:rsidRDefault="00E7388B" w:rsidP="005A3EC3">
            <w:pPr>
              <w:pStyle w:val="TableParagraph"/>
              <w:spacing w:line="276" w:lineRule="auto"/>
              <w:jc w:val="both"/>
              <w:rPr>
                <w:sz w:val="19"/>
                <w:szCs w:val="19"/>
              </w:rPr>
            </w:pPr>
            <w:r w:rsidRPr="008C04F9">
              <w:rPr>
                <w:spacing w:val="-5"/>
                <w:sz w:val="19"/>
                <w:szCs w:val="19"/>
              </w:rPr>
              <w:t>208</w:t>
            </w:r>
          </w:p>
        </w:tc>
        <w:tc>
          <w:tcPr>
            <w:tcW w:w="900" w:type="dxa"/>
          </w:tcPr>
          <w:p w14:paraId="0A12F21E" w14:textId="77777777" w:rsidR="00E7388B" w:rsidRPr="008C04F9" w:rsidRDefault="00E7388B" w:rsidP="005A3EC3">
            <w:pPr>
              <w:pStyle w:val="TableParagraph"/>
              <w:spacing w:line="276" w:lineRule="auto"/>
              <w:jc w:val="both"/>
              <w:rPr>
                <w:sz w:val="19"/>
                <w:szCs w:val="19"/>
              </w:rPr>
            </w:pPr>
            <w:r w:rsidRPr="008C04F9">
              <w:rPr>
                <w:spacing w:val="-5"/>
                <w:sz w:val="19"/>
                <w:szCs w:val="19"/>
              </w:rPr>
              <w:t>145</w:t>
            </w:r>
          </w:p>
        </w:tc>
        <w:tc>
          <w:tcPr>
            <w:tcW w:w="952" w:type="dxa"/>
          </w:tcPr>
          <w:p w14:paraId="13DF2A17" w14:textId="77777777" w:rsidR="00E7388B" w:rsidRPr="008C04F9" w:rsidRDefault="00E7388B" w:rsidP="00266A54">
            <w:pPr>
              <w:pStyle w:val="TableParagraph"/>
              <w:spacing w:line="276" w:lineRule="auto"/>
              <w:jc w:val="both"/>
              <w:rPr>
                <w:sz w:val="19"/>
                <w:szCs w:val="19"/>
              </w:rPr>
            </w:pPr>
            <w:r w:rsidRPr="008C04F9">
              <w:rPr>
                <w:spacing w:val="-5"/>
                <w:sz w:val="19"/>
                <w:szCs w:val="19"/>
              </w:rPr>
              <w:t>40</w:t>
            </w:r>
          </w:p>
        </w:tc>
        <w:tc>
          <w:tcPr>
            <w:tcW w:w="990" w:type="dxa"/>
          </w:tcPr>
          <w:p w14:paraId="735E68E1" w14:textId="77777777" w:rsidR="00E7388B" w:rsidRPr="008C04F9" w:rsidRDefault="00E7388B" w:rsidP="00F722BA">
            <w:pPr>
              <w:pStyle w:val="TableParagraph"/>
              <w:spacing w:line="276" w:lineRule="auto"/>
              <w:jc w:val="both"/>
              <w:rPr>
                <w:sz w:val="19"/>
                <w:szCs w:val="19"/>
              </w:rPr>
            </w:pPr>
            <w:r w:rsidRPr="008C04F9">
              <w:rPr>
                <w:spacing w:val="-5"/>
                <w:sz w:val="19"/>
                <w:szCs w:val="19"/>
              </w:rPr>
              <w:t>188</w:t>
            </w:r>
          </w:p>
        </w:tc>
        <w:tc>
          <w:tcPr>
            <w:tcW w:w="938" w:type="dxa"/>
          </w:tcPr>
          <w:p w14:paraId="07EA663E" w14:textId="77777777" w:rsidR="00E7388B" w:rsidRPr="008C04F9" w:rsidRDefault="00E7388B" w:rsidP="000C539A">
            <w:pPr>
              <w:pStyle w:val="TableParagraph"/>
              <w:spacing w:line="276" w:lineRule="auto"/>
              <w:jc w:val="both"/>
              <w:rPr>
                <w:sz w:val="19"/>
                <w:szCs w:val="19"/>
              </w:rPr>
            </w:pPr>
            <w:r w:rsidRPr="008C04F9">
              <w:rPr>
                <w:spacing w:val="-5"/>
                <w:sz w:val="19"/>
                <w:szCs w:val="19"/>
              </w:rPr>
              <w:t>260</w:t>
            </w:r>
          </w:p>
        </w:tc>
        <w:tc>
          <w:tcPr>
            <w:tcW w:w="990" w:type="dxa"/>
          </w:tcPr>
          <w:p w14:paraId="46611E95" w14:textId="77777777" w:rsidR="00E7388B" w:rsidRPr="008C04F9" w:rsidRDefault="00E7388B" w:rsidP="00CE1B64">
            <w:pPr>
              <w:pStyle w:val="TableParagraph"/>
              <w:spacing w:line="276" w:lineRule="auto"/>
              <w:jc w:val="both"/>
              <w:rPr>
                <w:sz w:val="19"/>
                <w:szCs w:val="19"/>
              </w:rPr>
            </w:pPr>
            <w:r w:rsidRPr="008C04F9">
              <w:rPr>
                <w:spacing w:val="-5"/>
                <w:sz w:val="19"/>
                <w:szCs w:val="19"/>
              </w:rPr>
              <w:t>102</w:t>
            </w:r>
          </w:p>
        </w:tc>
        <w:tc>
          <w:tcPr>
            <w:tcW w:w="900" w:type="dxa"/>
          </w:tcPr>
          <w:p w14:paraId="16DF0D9A" w14:textId="77777777" w:rsidR="00E7388B" w:rsidRPr="008C04F9" w:rsidRDefault="00E7388B" w:rsidP="00F722BA">
            <w:pPr>
              <w:pStyle w:val="TableParagraph"/>
              <w:spacing w:line="276" w:lineRule="auto"/>
              <w:jc w:val="both"/>
              <w:rPr>
                <w:sz w:val="19"/>
                <w:szCs w:val="19"/>
              </w:rPr>
            </w:pPr>
            <w:r w:rsidRPr="008C04F9">
              <w:rPr>
                <w:spacing w:val="-5"/>
                <w:sz w:val="19"/>
                <w:szCs w:val="19"/>
              </w:rPr>
              <w:t>182</w:t>
            </w:r>
          </w:p>
        </w:tc>
        <w:tc>
          <w:tcPr>
            <w:tcW w:w="968" w:type="dxa"/>
          </w:tcPr>
          <w:p w14:paraId="06198DC3" w14:textId="77777777" w:rsidR="00E7388B" w:rsidRPr="008C04F9" w:rsidRDefault="00E7388B" w:rsidP="0062071D">
            <w:pPr>
              <w:pStyle w:val="TableParagraph"/>
              <w:spacing w:line="276" w:lineRule="auto"/>
              <w:jc w:val="both"/>
              <w:rPr>
                <w:sz w:val="19"/>
                <w:szCs w:val="19"/>
              </w:rPr>
            </w:pPr>
          </w:p>
        </w:tc>
      </w:tr>
      <w:tr w:rsidR="00F722BA" w:rsidRPr="0063120E" w14:paraId="4BDD0849" w14:textId="77777777" w:rsidTr="00543B87">
        <w:trPr>
          <w:trHeight w:val="316"/>
        </w:trPr>
        <w:tc>
          <w:tcPr>
            <w:tcW w:w="1638" w:type="dxa"/>
          </w:tcPr>
          <w:p w14:paraId="0D33BE36" w14:textId="77777777" w:rsidR="00E7388B" w:rsidRPr="008C04F9" w:rsidRDefault="00E7388B" w:rsidP="004306C2">
            <w:pPr>
              <w:pStyle w:val="TableParagraph"/>
              <w:spacing w:line="276" w:lineRule="auto"/>
              <w:ind w:left="31"/>
              <w:jc w:val="both"/>
              <w:rPr>
                <w:b/>
                <w:sz w:val="19"/>
                <w:szCs w:val="19"/>
              </w:rPr>
            </w:pPr>
            <w:r w:rsidRPr="008C04F9">
              <w:rPr>
                <w:b/>
                <w:spacing w:val="-2"/>
                <w:sz w:val="19"/>
                <w:szCs w:val="19"/>
              </w:rPr>
              <w:t>Internet</w:t>
            </w:r>
          </w:p>
        </w:tc>
        <w:tc>
          <w:tcPr>
            <w:tcW w:w="1012" w:type="dxa"/>
          </w:tcPr>
          <w:p w14:paraId="1514E1CE" w14:textId="77777777" w:rsidR="00E7388B" w:rsidRPr="008C04F9" w:rsidRDefault="00E7388B" w:rsidP="00242084">
            <w:pPr>
              <w:pStyle w:val="TableParagraph"/>
              <w:spacing w:line="276" w:lineRule="auto"/>
              <w:jc w:val="both"/>
              <w:rPr>
                <w:sz w:val="19"/>
                <w:szCs w:val="19"/>
              </w:rPr>
            </w:pPr>
            <w:r w:rsidRPr="008C04F9">
              <w:rPr>
                <w:spacing w:val="-4"/>
                <w:sz w:val="19"/>
                <w:szCs w:val="19"/>
              </w:rPr>
              <w:t>5280</w:t>
            </w:r>
          </w:p>
        </w:tc>
        <w:tc>
          <w:tcPr>
            <w:tcW w:w="990" w:type="dxa"/>
          </w:tcPr>
          <w:p w14:paraId="5D275A8D" w14:textId="77777777" w:rsidR="00E7388B" w:rsidRPr="008C04F9" w:rsidRDefault="00E7388B" w:rsidP="00F54740">
            <w:pPr>
              <w:pStyle w:val="TableParagraph"/>
              <w:spacing w:line="276" w:lineRule="auto"/>
              <w:jc w:val="both"/>
              <w:rPr>
                <w:sz w:val="19"/>
                <w:szCs w:val="19"/>
              </w:rPr>
            </w:pPr>
            <w:r w:rsidRPr="008C04F9">
              <w:rPr>
                <w:spacing w:val="-4"/>
                <w:sz w:val="19"/>
                <w:szCs w:val="19"/>
              </w:rPr>
              <w:t>5280</w:t>
            </w:r>
          </w:p>
        </w:tc>
        <w:tc>
          <w:tcPr>
            <w:tcW w:w="1029" w:type="dxa"/>
          </w:tcPr>
          <w:p w14:paraId="49C9AE56" w14:textId="77777777" w:rsidR="00E7388B" w:rsidRPr="008C04F9" w:rsidRDefault="00E7388B" w:rsidP="0062071D">
            <w:pPr>
              <w:pStyle w:val="TableParagraph"/>
              <w:spacing w:line="276" w:lineRule="auto"/>
              <w:ind w:left="206"/>
              <w:jc w:val="both"/>
              <w:rPr>
                <w:sz w:val="19"/>
                <w:szCs w:val="19"/>
              </w:rPr>
            </w:pPr>
            <w:r w:rsidRPr="008C04F9">
              <w:rPr>
                <w:spacing w:val="-4"/>
                <w:sz w:val="19"/>
                <w:szCs w:val="19"/>
              </w:rPr>
              <w:t>5280</w:t>
            </w:r>
          </w:p>
        </w:tc>
        <w:tc>
          <w:tcPr>
            <w:tcW w:w="951" w:type="dxa"/>
          </w:tcPr>
          <w:p w14:paraId="5931EE49" w14:textId="77777777" w:rsidR="00E7388B" w:rsidRPr="008C04F9" w:rsidRDefault="00E7388B" w:rsidP="005C35FE">
            <w:pPr>
              <w:pStyle w:val="TableParagraph"/>
              <w:spacing w:line="276" w:lineRule="auto"/>
              <w:jc w:val="both"/>
              <w:rPr>
                <w:sz w:val="19"/>
                <w:szCs w:val="19"/>
              </w:rPr>
            </w:pPr>
            <w:r w:rsidRPr="008C04F9">
              <w:rPr>
                <w:spacing w:val="-4"/>
                <w:sz w:val="19"/>
                <w:szCs w:val="19"/>
              </w:rPr>
              <w:t>5280</w:t>
            </w:r>
          </w:p>
        </w:tc>
        <w:tc>
          <w:tcPr>
            <w:tcW w:w="1085" w:type="dxa"/>
          </w:tcPr>
          <w:p w14:paraId="6B8F4693" w14:textId="77777777" w:rsidR="00E7388B" w:rsidRPr="008C04F9" w:rsidRDefault="00E7388B" w:rsidP="0062071D">
            <w:pPr>
              <w:pStyle w:val="TableParagraph"/>
              <w:spacing w:line="276" w:lineRule="auto"/>
              <w:ind w:left="208"/>
              <w:jc w:val="both"/>
              <w:rPr>
                <w:sz w:val="19"/>
                <w:szCs w:val="19"/>
              </w:rPr>
            </w:pPr>
            <w:r w:rsidRPr="008C04F9">
              <w:rPr>
                <w:spacing w:val="-4"/>
                <w:sz w:val="19"/>
                <w:szCs w:val="19"/>
              </w:rPr>
              <w:t>5280</w:t>
            </w:r>
          </w:p>
        </w:tc>
        <w:tc>
          <w:tcPr>
            <w:tcW w:w="895" w:type="dxa"/>
          </w:tcPr>
          <w:p w14:paraId="7293705B" w14:textId="77777777" w:rsidR="00E7388B" w:rsidRPr="008C04F9" w:rsidRDefault="00E7388B" w:rsidP="005A3EC3">
            <w:pPr>
              <w:pStyle w:val="TableParagraph"/>
              <w:spacing w:line="276" w:lineRule="auto"/>
              <w:jc w:val="both"/>
              <w:rPr>
                <w:sz w:val="19"/>
                <w:szCs w:val="19"/>
              </w:rPr>
            </w:pPr>
            <w:r w:rsidRPr="008C04F9">
              <w:rPr>
                <w:spacing w:val="-4"/>
                <w:sz w:val="19"/>
                <w:szCs w:val="19"/>
              </w:rPr>
              <w:t>5280</w:t>
            </w:r>
          </w:p>
        </w:tc>
        <w:tc>
          <w:tcPr>
            <w:tcW w:w="900" w:type="dxa"/>
          </w:tcPr>
          <w:p w14:paraId="1D4A561C" w14:textId="77777777" w:rsidR="00E7388B" w:rsidRPr="008C04F9" w:rsidRDefault="00E7388B" w:rsidP="005A3EC3">
            <w:pPr>
              <w:pStyle w:val="TableParagraph"/>
              <w:spacing w:line="276" w:lineRule="auto"/>
              <w:jc w:val="both"/>
              <w:rPr>
                <w:sz w:val="19"/>
                <w:szCs w:val="19"/>
              </w:rPr>
            </w:pPr>
            <w:r w:rsidRPr="008C04F9">
              <w:rPr>
                <w:spacing w:val="-4"/>
                <w:sz w:val="19"/>
                <w:szCs w:val="19"/>
              </w:rPr>
              <w:t>5280</w:t>
            </w:r>
          </w:p>
        </w:tc>
        <w:tc>
          <w:tcPr>
            <w:tcW w:w="952" w:type="dxa"/>
          </w:tcPr>
          <w:p w14:paraId="47D63E2C" w14:textId="77777777" w:rsidR="00E7388B" w:rsidRPr="008C04F9" w:rsidRDefault="00E7388B" w:rsidP="00266A54">
            <w:pPr>
              <w:pStyle w:val="TableParagraph"/>
              <w:spacing w:line="276" w:lineRule="auto"/>
              <w:jc w:val="both"/>
              <w:rPr>
                <w:sz w:val="19"/>
                <w:szCs w:val="19"/>
              </w:rPr>
            </w:pPr>
            <w:r w:rsidRPr="008C04F9">
              <w:rPr>
                <w:spacing w:val="-4"/>
                <w:sz w:val="19"/>
                <w:szCs w:val="19"/>
              </w:rPr>
              <w:t>5280</w:t>
            </w:r>
          </w:p>
        </w:tc>
        <w:tc>
          <w:tcPr>
            <w:tcW w:w="990" w:type="dxa"/>
          </w:tcPr>
          <w:p w14:paraId="011BFB33" w14:textId="77777777" w:rsidR="00E7388B" w:rsidRPr="008C04F9" w:rsidRDefault="00E7388B" w:rsidP="00F722BA">
            <w:pPr>
              <w:pStyle w:val="TableParagraph"/>
              <w:spacing w:line="276" w:lineRule="auto"/>
              <w:jc w:val="both"/>
              <w:rPr>
                <w:sz w:val="19"/>
                <w:szCs w:val="19"/>
              </w:rPr>
            </w:pPr>
            <w:r w:rsidRPr="008C04F9">
              <w:rPr>
                <w:spacing w:val="-4"/>
                <w:sz w:val="19"/>
                <w:szCs w:val="19"/>
              </w:rPr>
              <w:t>5280</w:t>
            </w:r>
          </w:p>
        </w:tc>
        <w:tc>
          <w:tcPr>
            <w:tcW w:w="938" w:type="dxa"/>
          </w:tcPr>
          <w:p w14:paraId="29808582" w14:textId="77777777" w:rsidR="00E7388B" w:rsidRPr="008C04F9" w:rsidRDefault="00E7388B" w:rsidP="000C539A">
            <w:pPr>
              <w:pStyle w:val="TableParagraph"/>
              <w:spacing w:line="276" w:lineRule="auto"/>
              <w:jc w:val="both"/>
              <w:rPr>
                <w:sz w:val="19"/>
                <w:szCs w:val="19"/>
              </w:rPr>
            </w:pPr>
            <w:r w:rsidRPr="008C04F9">
              <w:rPr>
                <w:spacing w:val="-4"/>
                <w:sz w:val="19"/>
                <w:szCs w:val="19"/>
              </w:rPr>
              <w:t>5280</w:t>
            </w:r>
          </w:p>
        </w:tc>
        <w:tc>
          <w:tcPr>
            <w:tcW w:w="990" w:type="dxa"/>
          </w:tcPr>
          <w:p w14:paraId="428E859F" w14:textId="77777777" w:rsidR="00E7388B" w:rsidRPr="008C04F9" w:rsidRDefault="00E7388B" w:rsidP="00CE1B64">
            <w:pPr>
              <w:pStyle w:val="TableParagraph"/>
              <w:spacing w:line="276" w:lineRule="auto"/>
              <w:jc w:val="both"/>
              <w:rPr>
                <w:sz w:val="19"/>
                <w:szCs w:val="19"/>
              </w:rPr>
            </w:pPr>
            <w:r w:rsidRPr="008C04F9">
              <w:rPr>
                <w:spacing w:val="-4"/>
                <w:sz w:val="19"/>
                <w:szCs w:val="19"/>
              </w:rPr>
              <w:t>5280</w:t>
            </w:r>
          </w:p>
        </w:tc>
        <w:tc>
          <w:tcPr>
            <w:tcW w:w="900" w:type="dxa"/>
          </w:tcPr>
          <w:p w14:paraId="70A90F58" w14:textId="77777777" w:rsidR="00E7388B" w:rsidRPr="008C04F9" w:rsidRDefault="00E7388B" w:rsidP="00F722BA">
            <w:pPr>
              <w:pStyle w:val="TableParagraph"/>
              <w:spacing w:line="276" w:lineRule="auto"/>
              <w:jc w:val="both"/>
              <w:rPr>
                <w:sz w:val="19"/>
                <w:szCs w:val="19"/>
              </w:rPr>
            </w:pPr>
            <w:r w:rsidRPr="008C04F9">
              <w:rPr>
                <w:spacing w:val="-4"/>
                <w:sz w:val="19"/>
                <w:szCs w:val="19"/>
              </w:rPr>
              <w:t>5280</w:t>
            </w:r>
          </w:p>
        </w:tc>
        <w:tc>
          <w:tcPr>
            <w:tcW w:w="968" w:type="dxa"/>
          </w:tcPr>
          <w:p w14:paraId="20BE9EC1" w14:textId="77777777" w:rsidR="00E7388B" w:rsidRPr="008C04F9" w:rsidRDefault="00E7388B" w:rsidP="0062071D">
            <w:pPr>
              <w:pStyle w:val="TableParagraph"/>
              <w:spacing w:line="276" w:lineRule="auto"/>
              <w:jc w:val="both"/>
              <w:rPr>
                <w:sz w:val="19"/>
                <w:szCs w:val="19"/>
              </w:rPr>
            </w:pPr>
          </w:p>
        </w:tc>
      </w:tr>
      <w:tr w:rsidR="00F722BA" w:rsidRPr="0063120E" w14:paraId="2EAEF268" w14:textId="77777777" w:rsidTr="00543B87">
        <w:trPr>
          <w:trHeight w:val="268"/>
        </w:trPr>
        <w:tc>
          <w:tcPr>
            <w:tcW w:w="1638" w:type="dxa"/>
          </w:tcPr>
          <w:p w14:paraId="7993BEDE" w14:textId="77777777" w:rsidR="00E7388B" w:rsidRPr="008C04F9" w:rsidRDefault="00E7388B" w:rsidP="00064BCB">
            <w:pPr>
              <w:pStyle w:val="TableParagraph"/>
              <w:spacing w:line="276" w:lineRule="auto"/>
              <w:jc w:val="both"/>
              <w:rPr>
                <w:b/>
                <w:sz w:val="19"/>
                <w:szCs w:val="19"/>
              </w:rPr>
            </w:pPr>
            <w:r w:rsidRPr="008C04F9">
              <w:rPr>
                <w:b/>
                <w:sz w:val="19"/>
                <w:szCs w:val="19"/>
              </w:rPr>
              <w:t>Bank</w:t>
            </w:r>
            <w:r w:rsidRPr="008C04F9">
              <w:rPr>
                <w:b/>
                <w:spacing w:val="-2"/>
                <w:sz w:val="19"/>
                <w:szCs w:val="19"/>
              </w:rPr>
              <w:t xml:space="preserve"> </w:t>
            </w:r>
            <w:r w:rsidRPr="008C04F9">
              <w:rPr>
                <w:b/>
                <w:spacing w:val="-4"/>
                <w:sz w:val="19"/>
                <w:szCs w:val="19"/>
              </w:rPr>
              <w:t>fees</w:t>
            </w:r>
          </w:p>
        </w:tc>
        <w:tc>
          <w:tcPr>
            <w:tcW w:w="1012" w:type="dxa"/>
          </w:tcPr>
          <w:p w14:paraId="340E4F7F" w14:textId="77777777" w:rsidR="00E7388B" w:rsidRPr="008C04F9" w:rsidRDefault="00E7388B" w:rsidP="00242084">
            <w:pPr>
              <w:pStyle w:val="TableParagraph"/>
              <w:spacing w:line="276" w:lineRule="auto"/>
              <w:jc w:val="both"/>
              <w:rPr>
                <w:sz w:val="19"/>
                <w:szCs w:val="19"/>
              </w:rPr>
            </w:pPr>
            <w:r w:rsidRPr="008C04F9">
              <w:rPr>
                <w:spacing w:val="-5"/>
                <w:sz w:val="19"/>
                <w:szCs w:val="19"/>
              </w:rPr>
              <w:t>155</w:t>
            </w:r>
          </w:p>
        </w:tc>
        <w:tc>
          <w:tcPr>
            <w:tcW w:w="990" w:type="dxa"/>
          </w:tcPr>
          <w:p w14:paraId="240C96ED" w14:textId="77777777" w:rsidR="00E7388B" w:rsidRPr="008C04F9" w:rsidRDefault="00E7388B" w:rsidP="00F54740">
            <w:pPr>
              <w:pStyle w:val="TableParagraph"/>
              <w:spacing w:line="276" w:lineRule="auto"/>
              <w:jc w:val="both"/>
              <w:rPr>
                <w:sz w:val="19"/>
                <w:szCs w:val="19"/>
              </w:rPr>
            </w:pPr>
            <w:r w:rsidRPr="008C04F9">
              <w:rPr>
                <w:spacing w:val="-5"/>
                <w:sz w:val="19"/>
                <w:szCs w:val="19"/>
              </w:rPr>
              <w:t>266</w:t>
            </w:r>
          </w:p>
        </w:tc>
        <w:tc>
          <w:tcPr>
            <w:tcW w:w="1029" w:type="dxa"/>
          </w:tcPr>
          <w:p w14:paraId="1206C922" w14:textId="77777777" w:rsidR="00E7388B" w:rsidRPr="008C04F9" w:rsidRDefault="00E7388B" w:rsidP="0062071D">
            <w:pPr>
              <w:pStyle w:val="TableParagraph"/>
              <w:spacing w:line="276" w:lineRule="auto"/>
              <w:ind w:left="206"/>
              <w:jc w:val="both"/>
              <w:rPr>
                <w:sz w:val="19"/>
                <w:szCs w:val="19"/>
              </w:rPr>
            </w:pPr>
            <w:r w:rsidRPr="008C04F9">
              <w:rPr>
                <w:spacing w:val="-5"/>
                <w:sz w:val="19"/>
                <w:szCs w:val="19"/>
              </w:rPr>
              <w:t>353</w:t>
            </w:r>
          </w:p>
        </w:tc>
        <w:tc>
          <w:tcPr>
            <w:tcW w:w="951" w:type="dxa"/>
          </w:tcPr>
          <w:p w14:paraId="295ED852" w14:textId="77777777" w:rsidR="00E7388B" w:rsidRPr="008C04F9" w:rsidRDefault="00E7388B" w:rsidP="005C35FE">
            <w:pPr>
              <w:pStyle w:val="TableParagraph"/>
              <w:spacing w:line="276" w:lineRule="auto"/>
              <w:jc w:val="both"/>
              <w:rPr>
                <w:sz w:val="19"/>
                <w:szCs w:val="19"/>
              </w:rPr>
            </w:pPr>
            <w:r w:rsidRPr="008C04F9">
              <w:rPr>
                <w:spacing w:val="-5"/>
                <w:sz w:val="19"/>
                <w:szCs w:val="19"/>
              </w:rPr>
              <w:t>480</w:t>
            </w:r>
          </w:p>
        </w:tc>
        <w:tc>
          <w:tcPr>
            <w:tcW w:w="1085" w:type="dxa"/>
          </w:tcPr>
          <w:p w14:paraId="369D99C1" w14:textId="77777777" w:rsidR="00E7388B" w:rsidRPr="008C04F9" w:rsidRDefault="00E7388B" w:rsidP="0062071D">
            <w:pPr>
              <w:pStyle w:val="TableParagraph"/>
              <w:spacing w:line="276" w:lineRule="auto"/>
              <w:ind w:left="208"/>
              <w:jc w:val="both"/>
              <w:rPr>
                <w:sz w:val="19"/>
                <w:szCs w:val="19"/>
              </w:rPr>
            </w:pPr>
            <w:r w:rsidRPr="008C04F9">
              <w:rPr>
                <w:spacing w:val="-5"/>
                <w:sz w:val="19"/>
                <w:szCs w:val="19"/>
              </w:rPr>
              <w:t>555</w:t>
            </w:r>
          </w:p>
        </w:tc>
        <w:tc>
          <w:tcPr>
            <w:tcW w:w="895" w:type="dxa"/>
          </w:tcPr>
          <w:p w14:paraId="57206464" w14:textId="77777777" w:rsidR="00E7388B" w:rsidRPr="008C04F9" w:rsidRDefault="00E7388B" w:rsidP="005A3EC3">
            <w:pPr>
              <w:pStyle w:val="TableParagraph"/>
              <w:spacing w:line="276" w:lineRule="auto"/>
              <w:jc w:val="both"/>
              <w:rPr>
                <w:sz w:val="19"/>
                <w:szCs w:val="19"/>
              </w:rPr>
            </w:pPr>
            <w:r w:rsidRPr="008C04F9">
              <w:rPr>
                <w:spacing w:val="-5"/>
                <w:sz w:val="19"/>
                <w:szCs w:val="19"/>
              </w:rPr>
              <w:t>198</w:t>
            </w:r>
          </w:p>
        </w:tc>
        <w:tc>
          <w:tcPr>
            <w:tcW w:w="900" w:type="dxa"/>
          </w:tcPr>
          <w:p w14:paraId="10B84405" w14:textId="77777777" w:rsidR="00E7388B" w:rsidRPr="008C04F9" w:rsidRDefault="00E7388B" w:rsidP="005A3EC3">
            <w:pPr>
              <w:pStyle w:val="TableParagraph"/>
              <w:spacing w:line="276" w:lineRule="auto"/>
              <w:jc w:val="both"/>
              <w:rPr>
                <w:sz w:val="19"/>
                <w:szCs w:val="19"/>
              </w:rPr>
            </w:pPr>
            <w:r w:rsidRPr="008C04F9">
              <w:rPr>
                <w:spacing w:val="-5"/>
                <w:sz w:val="19"/>
                <w:szCs w:val="19"/>
              </w:rPr>
              <w:t>80</w:t>
            </w:r>
          </w:p>
        </w:tc>
        <w:tc>
          <w:tcPr>
            <w:tcW w:w="952" w:type="dxa"/>
          </w:tcPr>
          <w:p w14:paraId="081638AE" w14:textId="77777777" w:rsidR="00E7388B" w:rsidRPr="008C04F9" w:rsidRDefault="00E7388B" w:rsidP="00266A54">
            <w:pPr>
              <w:pStyle w:val="TableParagraph"/>
              <w:spacing w:line="276" w:lineRule="auto"/>
              <w:jc w:val="both"/>
              <w:rPr>
                <w:sz w:val="19"/>
                <w:szCs w:val="19"/>
              </w:rPr>
            </w:pPr>
            <w:r w:rsidRPr="008C04F9">
              <w:rPr>
                <w:spacing w:val="-5"/>
                <w:sz w:val="19"/>
                <w:szCs w:val="19"/>
              </w:rPr>
              <w:t>122</w:t>
            </w:r>
          </w:p>
        </w:tc>
        <w:tc>
          <w:tcPr>
            <w:tcW w:w="990" w:type="dxa"/>
          </w:tcPr>
          <w:p w14:paraId="57891BEA" w14:textId="77777777" w:rsidR="00E7388B" w:rsidRPr="008C04F9" w:rsidRDefault="00E7388B" w:rsidP="00F722BA">
            <w:pPr>
              <w:pStyle w:val="TableParagraph"/>
              <w:spacing w:line="276" w:lineRule="auto"/>
              <w:jc w:val="both"/>
              <w:rPr>
                <w:sz w:val="19"/>
                <w:szCs w:val="19"/>
              </w:rPr>
            </w:pPr>
            <w:r w:rsidRPr="008C04F9">
              <w:rPr>
                <w:spacing w:val="-5"/>
                <w:sz w:val="19"/>
                <w:szCs w:val="19"/>
              </w:rPr>
              <w:t>354</w:t>
            </w:r>
          </w:p>
        </w:tc>
        <w:tc>
          <w:tcPr>
            <w:tcW w:w="938" w:type="dxa"/>
          </w:tcPr>
          <w:p w14:paraId="4200BC65" w14:textId="77777777" w:rsidR="00E7388B" w:rsidRPr="008C04F9" w:rsidRDefault="00E7388B" w:rsidP="000C539A">
            <w:pPr>
              <w:pStyle w:val="TableParagraph"/>
              <w:spacing w:line="276" w:lineRule="auto"/>
              <w:jc w:val="both"/>
              <w:rPr>
                <w:sz w:val="19"/>
                <w:szCs w:val="19"/>
              </w:rPr>
            </w:pPr>
            <w:r w:rsidRPr="008C04F9">
              <w:rPr>
                <w:spacing w:val="-5"/>
                <w:sz w:val="19"/>
                <w:szCs w:val="19"/>
              </w:rPr>
              <w:t>600</w:t>
            </w:r>
          </w:p>
        </w:tc>
        <w:tc>
          <w:tcPr>
            <w:tcW w:w="990" w:type="dxa"/>
          </w:tcPr>
          <w:p w14:paraId="3148471C" w14:textId="77777777" w:rsidR="00E7388B" w:rsidRPr="008C04F9" w:rsidRDefault="00E7388B" w:rsidP="00CE1B64">
            <w:pPr>
              <w:pStyle w:val="TableParagraph"/>
              <w:spacing w:line="276" w:lineRule="auto"/>
              <w:jc w:val="both"/>
              <w:rPr>
                <w:sz w:val="19"/>
                <w:szCs w:val="19"/>
              </w:rPr>
            </w:pPr>
            <w:r w:rsidRPr="008C04F9">
              <w:rPr>
                <w:spacing w:val="-5"/>
                <w:sz w:val="19"/>
                <w:szCs w:val="19"/>
              </w:rPr>
              <w:t>255</w:t>
            </w:r>
          </w:p>
        </w:tc>
        <w:tc>
          <w:tcPr>
            <w:tcW w:w="900" w:type="dxa"/>
          </w:tcPr>
          <w:p w14:paraId="3CDCBD89" w14:textId="77777777" w:rsidR="00E7388B" w:rsidRPr="008C04F9" w:rsidRDefault="00E7388B" w:rsidP="00F722BA">
            <w:pPr>
              <w:pStyle w:val="TableParagraph"/>
              <w:spacing w:line="276" w:lineRule="auto"/>
              <w:jc w:val="both"/>
              <w:rPr>
                <w:sz w:val="19"/>
                <w:szCs w:val="19"/>
              </w:rPr>
            </w:pPr>
            <w:r w:rsidRPr="008C04F9">
              <w:rPr>
                <w:spacing w:val="-5"/>
                <w:sz w:val="19"/>
                <w:szCs w:val="19"/>
              </w:rPr>
              <w:t>198</w:t>
            </w:r>
          </w:p>
        </w:tc>
        <w:tc>
          <w:tcPr>
            <w:tcW w:w="968" w:type="dxa"/>
          </w:tcPr>
          <w:p w14:paraId="7B600BBB" w14:textId="77777777" w:rsidR="00E7388B" w:rsidRPr="008C04F9" w:rsidRDefault="00E7388B" w:rsidP="00543B87">
            <w:pPr>
              <w:pStyle w:val="TableParagraph"/>
              <w:spacing w:line="276" w:lineRule="auto"/>
              <w:jc w:val="both"/>
              <w:rPr>
                <w:sz w:val="19"/>
                <w:szCs w:val="19"/>
              </w:rPr>
            </w:pPr>
            <w:r w:rsidRPr="008C04F9">
              <w:rPr>
                <w:spacing w:val="-4"/>
                <w:sz w:val="19"/>
                <w:szCs w:val="19"/>
              </w:rPr>
              <w:t>3</w:t>
            </w:r>
            <w:r w:rsidR="0042577A" w:rsidRPr="008C04F9">
              <w:rPr>
                <w:spacing w:val="-4"/>
                <w:sz w:val="19"/>
                <w:szCs w:val="19"/>
              </w:rPr>
              <w:t>,</w:t>
            </w:r>
            <w:r w:rsidRPr="008C04F9">
              <w:rPr>
                <w:spacing w:val="-4"/>
                <w:sz w:val="19"/>
                <w:szCs w:val="19"/>
              </w:rPr>
              <w:t>616</w:t>
            </w:r>
          </w:p>
        </w:tc>
      </w:tr>
      <w:tr w:rsidR="00F722BA" w:rsidRPr="0063120E" w14:paraId="50FDA6C2" w14:textId="77777777" w:rsidTr="008C04F9">
        <w:trPr>
          <w:trHeight w:val="292"/>
        </w:trPr>
        <w:tc>
          <w:tcPr>
            <w:tcW w:w="1638" w:type="dxa"/>
          </w:tcPr>
          <w:p w14:paraId="089641CC" w14:textId="77777777" w:rsidR="00E7388B" w:rsidRPr="008C04F9" w:rsidRDefault="00E7388B" w:rsidP="00064BCB">
            <w:pPr>
              <w:pStyle w:val="TableParagraph"/>
              <w:spacing w:line="276" w:lineRule="auto"/>
              <w:ind w:left="31"/>
              <w:rPr>
                <w:b/>
                <w:i/>
                <w:sz w:val="19"/>
                <w:szCs w:val="19"/>
              </w:rPr>
            </w:pPr>
            <w:r w:rsidRPr="008C04F9">
              <w:rPr>
                <w:b/>
                <w:i/>
                <w:sz w:val="19"/>
                <w:szCs w:val="19"/>
              </w:rPr>
              <w:t>Total</w:t>
            </w:r>
            <w:r w:rsidRPr="008C04F9">
              <w:rPr>
                <w:b/>
                <w:i/>
                <w:spacing w:val="-4"/>
                <w:sz w:val="19"/>
                <w:szCs w:val="19"/>
              </w:rPr>
              <w:t xml:space="preserve"> </w:t>
            </w:r>
            <w:r w:rsidRPr="008C04F9">
              <w:rPr>
                <w:b/>
                <w:i/>
                <w:spacing w:val="-2"/>
                <w:sz w:val="19"/>
                <w:szCs w:val="19"/>
              </w:rPr>
              <w:t>Outgo</w:t>
            </w:r>
          </w:p>
        </w:tc>
        <w:tc>
          <w:tcPr>
            <w:tcW w:w="1012" w:type="dxa"/>
          </w:tcPr>
          <w:p w14:paraId="0766E390" w14:textId="77777777" w:rsidR="00E7388B" w:rsidRPr="008C04F9" w:rsidRDefault="00E7388B" w:rsidP="00242084">
            <w:pPr>
              <w:pStyle w:val="TableParagraph"/>
              <w:spacing w:line="276" w:lineRule="auto"/>
              <w:jc w:val="both"/>
              <w:rPr>
                <w:i/>
                <w:sz w:val="19"/>
                <w:szCs w:val="19"/>
              </w:rPr>
            </w:pPr>
            <w:r w:rsidRPr="008C04F9">
              <w:rPr>
                <w:i/>
                <w:spacing w:val="-2"/>
                <w:sz w:val="19"/>
                <w:szCs w:val="19"/>
              </w:rPr>
              <w:t>41755</w:t>
            </w:r>
          </w:p>
        </w:tc>
        <w:tc>
          <w:tcPr>
            <w:tcW w:w="990" w:type="dxa"/>
          </w:tcPr>
          <w:p w14:paraId="1134C47C" w14:textId="77777777" w:rsidR="00E7388B" w:rsidRPr="008C04F9" w:rsidRDefault="00E7388B" w:rsidP="00F54740">
            <w:pPr>
              <w:pStyle w:val="TableParagraph"/>
              <w:spacing w:line="276" w:lineRule="auto"/>
              <w:jc w:val="both"/>
              <w:rPr>
                <w:i/>
                <w:sz w:val="19"/>
                <w:szCs w:val="19"/>
              </w:rPr>
            </w:pPr>
            <w:r w:rsidRPr="008C04F9">
              <w:rPr>
                <w:i/>
                <w:spacing w:val="-2"/>
                <w:sz w:val="19"/>
                <w:szCs w:val="19"/>
              </w:rPr>
              <w:t>42214</w:t>
            </w:r>
          </w:p>
        </w:tc>
        <w:tc>
          <w:tcPr>
            <w:tcW w:w="1029" w:type="dxa"/>
          </w:tcPr>
          <w:p w14:paraId="3062933A" w14:textId="77777777" w:rsidR="00E7388B" w:rsidRPr="008C04F9" w:rsidRDefault="00E7388B" w:rsidP="0062071D">
            <w:pPr>
              <w:pStyle w:val="TableParagraph"/>
              <w:spacing w:line="276" w:lineRule="auto"/>
              <w:ind w:left="206"/>
              <w:jc w:val="both"/>
              <w:rPr>
                <w:i/>
                <w:sz w:val="19"/>
                <w:szCs w:val="19"/>
              </w:rPr>
            </w:pPr>
            <w:r w:rsidRPr="008C04F9">
              <w:rPr>
                <w:i/>
                <w:spacing w:val="-2"/>
                <w:sz w:val="19"/>
                <w:szCs w:val="19"/>
              </w:rPr>
              <w:t>27085</w:t>
            </w:r>
          </w:p>
        </w:tc>
        <w:tc>
          <w:tcPr>
            <w:tcW w:w="951" w:type="dxa"/>
          </w:tcPr>
          <w:p w14:paraId="50B6EB2A" w14:textId="77777777" w:rsidR="00E7388B" w:rsidRPr="008C04F9" w:rsidRDefault="00E7388B" w:rsidP="005C35FE">
            <w:pPr>
              <w:pStyle w:val="TableParagraph"/>
              <w:spacing w:line="276" w:lineRule="auto"/>
              <w:jc w:val="both"/>
              <w:rPr>
                <w:i/>
                <w:sz w:val="19"/>
                <w:szCs w:val="19"/>
              </w:rPr>
            </w:pPr>
            <w:r w:rsidRPr="008C04F9">
              <w:rPr>
                <w:i/>
                <w:spacing w:val="-2"/>
                <w:sz w:val="19"/>
                <w:szCs w:val="19"/>
              </w:rPr>
              <w:t>26520</w:t>
            </w:r>
          </w:p>
        </w:tc>
        <w:tc>
          <w:tcPr>
            <w:tcW w:w="1085" w:type="dxa"/>
          </w:tcPr>
          <w:p w14:paraId="146894F5" w14:textId="77777777" w:rsidR="00E7388B" w:rsidRPr="008C04F9" w:rsidRDefault="00E7388B" w:rsidP="0062071D">
            <w:pPr>
              <w:pStyle w:val="TableParagraph"/>
              <w:spacing w:line="276" w:lineRule="auto"/>
              <w:ind w:left="208"/>
              <w:jc w:val="both"/>
              <w:rPr>
                <w:i/>
                <w:sz w:val="19"/>
                <w:szCs w:val="19"/>
              </w:rPr>
            </w:pPr>
            <w:r w:rsidRPr="008C04F9">
              <w:rPr>
                <w:i/>
                <w:spacing w:val="-2"/>
                <w:sz w:val="19"/>
                <w:szCs w:val="19"/>
              </w:rPr>
              <w:t>27985</w:t>
            </w:r>
          </w:p>
        </w:tc>
        <w:tc>
          <w:tcPr>
            <w:tcW w:w="895" w:type="dxa"/>
          </w:tcPr>
          <w:p w14:paraId="0B2747A9" w14:textId="77777777" w:rsidR="00E7388B" w:rsidRPr="008C04F9" w:rsidRDefault="00E7388B" w:rsidP="005A3EC3">
            <w:pPr>
              <w:pStyle w:val="TableParagraph"/>
              <w:spacing w:line="276" w:lineRule="auto"/>
              <w:jc w:val="both"/>
              <w:rPr>
                <w:i/>
                <w:sz w:val="19"/>
                <w:szCs w:val="19"/>
              </w:rPr>
            </w:pPr>
            <w:r w:rsidRPr="008C04F9">
              <w:rPr>
                <w:i/>
                <w:spacing w:val="-2"/>
                <w:sz w:val="19"/>
                <w:szCs w:val="19"/>
              </w:rPr>
              <w:t>25806</w:t>
            </w:r>
          </w:p>
        </w:tc>
        <w:tc>
          <w:tcPr>
            <w:tcW w:w="900" w:type="dxa"/>
          </w:tcPr>
          <w:p w14:paraId="7CF4CAE6" w14:textId="77777777" w:rsidR="00E7388B" w:rsidRPr="008C04F9" w:rsidRDefault="00E7388B" w:rsidP="005A3EC3">
            <w:pPr>
              <w:pStyle w:val="TableParagraph"/>
              <w:spacing w:line="276" w:lineRule="auto"/>
              <w:jc w:val="both"/>
              <w:rPr>
                <w:i/>
                <w:sz w:val="19"/>
                <w:szCs w:val="19"/>
              </w:rPr>
            </w:pPr>
            <w:r w:rsidRPr="008C04F9">
              <w:rPr>
                <w:i/>
                <w:spacing w:val="-2"/>
                <w:sz w:val="19"/>
                <w:szCs w:val="19"/>
              </w:rPr>
              <w:t>20205</w:t>
            </w:r>
          </w:p>
        </w:tc>
        <w:tc>
          <w:tcPr>
            <w:tcW w:w="952" w:type="dxa"/>
          </w:tcPr>
          <w:p w14:paraId="5618D5B6" w14:textId="77777777" w:rsidR="00E7388B" w:rsidRPr="008C04F9" w:rsidRDefault="00E7388B" w:rsidP="00266A54">
            <w:pPr>
              <w:pStyle w:val="TableParagraph"/>
              <w:spacing w:line="276" w:lineRule="auto"/>
              <w:jc w:val="both"/>
              <w:rPr>
                <w:i/>
                <w:sz w:val="19"/>
                <w:szCs w:val="19"/>
              </w:rPr>
            </w:pPr>
            <w:r w:rsidRPr="008C04F9">
              <w:rPr>
                <w:i/>
                <w:spacing w:val="-2"/>
                <w:sz w:val="19"/>
                <w:szCs w:val="19"/>
              </w:rPr>
              <w:t>22770</w:t>
            </w:r>
          </w:p>
        </w:tc>
        <w:tc>
          <w:tcPr>
            <w:tcW w:w="990" w:type="dxa"/>
          </w:tcPr>
          <w:p w14:paraId="11CB8036" w14:textId="77777777" w:rsidR="00E7388B" w:rsidRPr="008C04F9" w:rsidRDefault="00E7388B" w:rsidP="00F722BA">
            <w:pPr>
              <w:pStyle w:val="TableParagraph"/>
              <w:spacing w:line="276" w:lineRule="auto"/>
              <w:jc w:val="both"/>
              <w:rPr>
                <w:i/>
                <w:sz w:val="19"/>
                <w:szCs w:val="19"/>
              </w:rPr>
            </w:pPr>
            <w:r w:rsidRPr="008C04F9">
              <w:rPr>
                <w:i/>
                <w:spacing w:val="-2"/>
                <w:sz w:val="19"/>
                <w:szCs w:val="19"/>
              </w:rPr>
              <w:t>23942</w:t>
            </w:r>
          </w:p>
        </w:tc>
        <w:tc>
          <w:tcPr>
            <w:tcW w:w="938" w:type="dxa"/>
          </w:tcPr>
          <w:p w14:paraId="470249F8" w14:textId="77777777" w:rsidR="00E7388B" w:rsidRPr="008C04F9" w:rsidRDefault="00E7388B" w:rsidP="000C539A">
            <w:pPr>
              <w:pStyle w:val="TableParagraph"/>
              <w:spacing w:line="276" w:lineRule="auto"/>
              <w:jc w:val="both"/>
              <w:rPr>
                <w:i/>
                <w:sz w:val="19"/>
                <w:szCs w:val="19"/>
              </w:rPr>
            </w:pPr>
            <w:r w:rsidRPr="008C04F9">
              <w:rPr>
                <w:i/>
                <w:spacing w:val="-2"/>
                <w:sz w:val="19"/>
                <w:szCs w:val="19"/>
              </w:rPr>
              <w:t>34060</w:t>
            </w:r>
          </w:p>
        </w:tc>
        <w:tc>
          <w:tcPr>
            <w:tcW w:w="990" w:type="dxa"/>
          </w:tcPr>
          <w:p w14:paraId="3DDC8B55" w14:textId="77777777" w:rsidR="00E7388B" w:rsidRPr="008C04F9" w:rsidRDefault="00E7388B" w:rsidP="00CE1B64">
            <w:pPr>
              <w:pStyle w:val="TableParagraph"/>
              <w:spacing w:line="276" w:lineRule="auto"/>
              <w:jc w:val="both"/>
              <w:rPr>
                <w:i/>
                <w:sz w:val="19"/>
                <w:szCs w:val="19"/>
              </w:rPr>
            </w:pPr>
            <w:r w:rsidRPr="008C04F9">
              <w:rPr>
                <w:i/>
                <w:spacing w:val="-2"/>
                <w:sz w:val="19"/>
                <w:szCs w:val="19"/>
              </w:rPr>
              <w:t>22957</w:t>
            </w:r>
          </w:p>
        </w:tc>
        <w:tc>
          <w:tcPr>
            <w:tcW w:w="900" w:type="dxa"/>
          </w:tcPr>
          <w:p w14:paraId="50DA065B" w14:textId="77777777" w:rsidR="00E7388B" w:rsidRPr="008C04F9" w:rsidRDefault="00E7388B" w:rsidP="00F722BA">
            <w:pPr>
              <w:pStyle w:val="TableParagraph"/>
              <w:spacing w:line="276" w:lineRule="auto"/>
              <w:jc w:val="both"/>
              <w:rPr>
                <w:i/>
                <w:sz w:val="19"/>
                <w:szCs w:val="19"/>
              </w:rPr>
            </w:pPr>
            <w:r w:rsidRPr="008C04F9">
              <w:rPr>
                <w:i/>
                <w:spacing w:val="-2"/>
                <w:sz w:val="19"/>
                <w:szCs w:val="19"/>
              </w:rPr>
              <w:t>32980</w:t>
            </w:r>
          </w:p>
        </w:tc>
        <w:tc>
          <w:tcPr>
            <w:tcW w:w="968" w:type="dxa"/>
          </w:tcPr>
          <w:p w14:paraId="5732C007" w14:textId="77777777" w:rsidR="00E7388B" w:rsidRPr="008C04F9" w:rsidRDefault="00E7388B" w:rsidP="00543B87">
            <w:pPr>
              <w:pStyle w:val="TableParagraph"/>
              <w:spacing w:line="276" w:lineRule="auto"/>
              <w:jc w:val="both"/>
              <w:rPr>
                <w:i/>
                <w:sz w:val="19"/>
                <w:szCs w:val="19"/>
              </w:rPr>
            </w:pPr>
            <w:r w:rsidRPr="008C04F9">
              <w:rPr>
                <w:i/>
                <w:spacing w:val="-2"/>
                <w:sz w:val="19"/>
                <w:szCs w:val="19"/>
              </w:rPr>
              <w:t>348</w:t>
            </w:r>
            <w:r w:rsidR="0042577A" w:rsidRPr="008C04F9">
              <w:rPr>
                <w:i/>
                <w:spacing w:val="-2"/>
                <w:sz w:val="19"/>
                <w:szCs w:val="19"/>
              </w:rPr>
              <w:t>,</w:t>
            </w:r>
            <w:r w:rsidRPr="008C04F9">
              <w:rPr>
                <w:i/>
                <w:spacing w:val="-2"/>
                <w:sz w:val="19"/>
                <w:szCs w:val="19"/>
              </w:rPr>
              <w:t>279</w:t>
            </w:r>
          </w:p>
        </w:tc>
      </w:tr>
      <w:tr w:rsidR="00F722BA" w:rsidRPr="0063120E" w14:paraId="5D570D4D" w14:textId="77777777" w:rsidTr="008C04F9">
        <w:trPr>
          <w:trHeight w:val="332"/>
        </w:trPr>
        <w:tc>
          <w:tcPr>
            <w:tcW w:w="1638" w:type="dxa"/>
          </w:tcPr>
          <w:p w14:paraId="2DF32EA1" w14:textId="77777777" w:rsidR="00E7388B" w:rsidRPr="008C04F9" w:rsidRDefault="00E7388B" w:rsidP="00064BCB">
            <w:pPr>
              <w:pStyle w:val="TableParagraph"/>
              <w:spacing w:line="276" w:lineRule="auto"/>
              <w:jc w:val="both"/>
              <w:rPr>
                <w:b/>
                <w:sz w:val="19"/>
                <w:szCs w:val="19"/>
              </w:rPr>
            </w:pPr>
            <w:r w:rsidRPr="008C04F9">
              <w:rPr>
                <w:b/>
                <w:sz w:val="19"/>
                <w:szCs w:val="19"/>
              </w:rPr>
              <w:t>Ending</w:t>
            </w:r>
            <w:r w:rsidRPr="008C04F9">
              <w:rPr>
                <w:b/>
                <w:spacing w:val="-8"/>
                <w:sz w:val="19"/>
                <w:szCs w:val="19"/>
              </w:rPr>
              <w:t xml:space="preserve"> </w:t>
            </w:r>
            <w:r w:rsidRPr="008C04F9">
              <w:rPr>
                <w:b/>
                <w:spacing w:val="-2"/>
                <w:sz w:val="19"/>
                <w:szCs w:val="19"/>
              </w:rPr>
              <w:t>Balance</w:t>
            </w:r>
          </w:p>
        </w:tc>
        <w:tc>
          <w:tcPr>
            <w:tcW w:w="1012" w:type="dxa"/>
          </w:tcPr>
          <w:p w14:paraId="65509B45" w14:textId="09E2F1D4" w:rsidR="00E7388B" w:rsidRPr="008C04F9" w:rsidRDefault="00E7388B" w:rsidP="0062071D">
            <w:pPr>
              <w:pStyle w:val="TableParagraph"/>
              <w:spacing w:line="276" w:lineRule="auto"/>
              <w:ind w:right="108"/>
              <w:jc w:val="both"/>
              <w:rPr>
                <w:b/>
                <w:sz w:val="19"/>
                <w:szCs w:val="19"/>
              </w:rPr>
            </w:pPr>
            <w:r w:rsidRPr="008C04F9">
              <w:rPr>
                <w:b/>
                <w:spacing w:val="-2"/>
                <w:sz w:val="19"/>
                <w:szCs w:val="19"/>
              </w:rPr>
              <w:t>235</w:t>
            </w:r>
            <w:r w:rsidR="002B261A">
              <w:rPr>
                <w:b/>
                <w:spacing w:val="-2"/>
                <w:sz w:val="19"/>
                <w:szCs w:val="19"/>
              </w:rPr>
              <w:t>,</w:t>
            </w:r>
            <w:r w:rsidRPr="008C04F9">
              <w:rPr>
                <w:b/>
                <w:spacing w:val="-2"/>
                <w:sz w:val="19"/>
                <w:szCs w:val="19"/>
              </w:rPr>
              <w:t>181</w:t>
            </w:r>
          </w:p>
        </w:tc>
        <w:tc>
          <w:tcPr>
            <w:tcW w:w="990" w:type="dxa"/>
          </w:tcPr>
          <w:p w14:paraId="60619C87" w14:textId="77777777" w:rsidR="00E7388B" w:rsidRPr="008C04F9" w:rsidRDefault="00E7388B" w:rsidP="0062071D">
            <w:pPr>
              <w:pStyle w:val="TableParagraph"/>
              <w:spacing w:line="276" w:lineRule="auto"/>
              <w:ind w:right="107"/>
              <w:jc w:val="both"/>
              <w:rPr>
                <w:b/>
                <w:sz w:val="19"/>
                <w:szCs w:val="19"/>
              </w:rPr>
            </w:pPr>
            <w:r w:rsidRPr="008C04F9">
              <w:rPr>
                <w:b/>
                <w:spacing w:val="-2"/>
                <w:sz w:val="19"/>
                <w:szCs w:val="19"/>
              </w:rPr>
              <w:t>277</w:t>
            </w:r>
            <w:r w:rsidR="00B377CF" w:rsidRPr="008C04F9">
              <w:rPr>
                <w:b/>
                <w:spacing w:val="-2"/>
                <w:sz w:val="19"/>
                <w:szCs w:val="19"/>
              </w:rPr>
              <w:t>,</w:t>
            </w:r>
            <w:r w:rsidRPr="008C04F9">
              <w:rPr>
                <w:b/>
                <w:spacing w:val="-2"/>
                <w:sz w:val="19"/>
                <w:szCs w:val="19"/>
              </w:rPr>
              <w:t>717</w:t>
            </w:r>
          </w:p>
        </w:tc>
        <w:tc>
          <w:tcPr>
            <w:tcW w:w="1029" w:type="dxa"/>
          </w:tcPr>
          <w:p w14:paraId="1BBEC78E" w14:textId="77777777" w:rsidR="00E7388B" w:rsidRPr="008C04F9" w:rsidRDefault="00E7388B" w:rsidP="0062071D">
            <w:pPr>
              <w:pStyle w:val="TableParagraph"/>
              <w:spacing w:line="276" w:lineRule="auto"/>
              <w:ind w:left="206"/>
              <w:jc w:val="both"/>
              <w:rPr>
                <w:b/>
                <w:sz w:val="19"/>
                <w:szCs w:val="19"/>
              </w:rPr>
            </w:pPr>
            <w:r w:rsidRPr="008C04F9">
              <w:rPr>
                <w:b/>
                <w:spacing w:val="-2"/>
                <w:sz w:val="19"/>
                <w:szCs w:val="19"/>
              </w:rPr>
              <w:t>332</w:t>
            </w:r>
            <w:r w:rsidR="00B377CF" w:rsidRPr="008C04F9">
              <w:rPr>
                <w:b/>
                <w:spacing w:val="-2"/>
                <w:sz w:val="19"/>
                <w:szCs w:val="19"/>
              </w:rPr>
              <w:t>,</w:t>
            </w:r>
            <w:r w:rsidRPr="008C04F9">
              <w:rPr>
                <w:b/>
                <w:spacing w:val="-2"/>
                <w:sz w:val="19"/>
                <w:szCs w:val="19"/>
              </w:rPr>
              <w:t>322</w:t>
            </w:r>
          </w:p>
        </w:tc>
        <w:tc>
          <w:tcPr>
            <w:tcW w:w="951" w:type="dxa"/>
          </w:tcPr>
          <w:p w14:paraId="00FA4444" w14:textId="77777777" w:rsidR="00E7388B" w:rsidRPr="008C04F9" w:rsidRDefault="00E7388B" w:rsidP="00DD5841">
            <w:pPr>
              <w:rPr>
                <w:b/>
                <w:sz w:val="19"/>
                <w:szCs w:val="19"/>
              </w:rPr>
            </w:pPr>
            <w:r w:rsidRPr="008C04F9">
              <w:rPr>
                <w:b/>
                <w:sz w:val="19"/>
                <w:szCs w:val="19"/>
              </w:rPr>
              <w:t>488</w:t>
            </w:r>
            <w:r w:rsidR="00B377CF" w:rsidRPr="008C04F9">
              <w:rPr>
                <w:b/>
                <w:sz w:val="19"/>
                <w:szCs w:val="19"/>
              </w:rPr>
              <w:t>,</w:t>
            </w:r>
            <w:r w:rsidRPr="008C04F9">
              <w:rPr>
                <w:b/>
                <w:sz w:val="19"/>
                <w:szCs w:val="19"/>
              </w:rPr>
              <w:t>397</w:t>
            </w:r>
          </w:p>
        </w:tc>
        <w:tc>
          <w:tcPr>
            <w:tcW w:w="1085" w:type="dxa"/>
          </w:tcPr>
          <w:p w14:paraId="1C19A897" w14:textId="77777777" w:rsidR="00E7388B" w:rsidRPr="008C04F9" w:rsidRDefault="00E7388B" w:rsidP="0062071D">
            <w:pPr>
              <w:pStyle w:val="TableParagraph"/>
              <w:spacing w:line="276" w:lineRule="auto"/>
              <w:ind w:left="208"/>
              <w:jc w:val="both"/>
              <w:rPr>
                <w:b/>
                <w:sz w:val="19"/>
                <w:szCs w:val="19"/>
              </w:rPr>
            </w:pPr>
            <w:r w:rsidRPr="008C04F9">
              <w:rPr>
                <w:b/>
                <w:spacing w:val="-2"/>
                <w:sz w:val="19"/>
                <w:szCs w:val="19"/>
              </w:rPr>
              <w:t>498</w:t>
            </w:r>
            <w:r w:rsidR="00B377CF" w:rsidRPr="008C04F9">
              <w:rPr>
                <w:b/>
                <w:spacing w:val="-2"/>
                <w:sz w:val="19"/>
                <w:szCs w:val="19"/>
              </w:rPr>
              <w:t>,</w:t>
            </w:r>
            <w:r w:rsidRPr="008C04F9">
              <w:rPr>
                <w:b/>
                <w:spacing w:val="-2"/>
                <w:sz w:val="19"/>
                <w:szCs w:val="19"/>
              </w:rPr>
              <w:t>242</w:t>
            </w:r>
          </w:p>
        </w:tc>
        <w:tc>
          <w:tcPr>
            <w:tcW w:w="895" w:type="dxa"/>
          </w:tcPr>
          <w:p w14:paraId="1F657210" w14:textId="77777777" w:rsidR="00E7388B" w:rsidRPr="008C04F9" w:rsidRDefault="00E7388B" w:rsidP="005A3EC3">
            <w:pPr>
              <w:pStyle w:val="TableParagraph"/>
              <w:spacing w:line="276" w:lineRule="auto"/>
              <w:jc w:val="both"/>
              <w:rPr>
                <w:b/>
                <w:sz w:val="19"/>
                <w:szCs w:val="19"/>
              </w:rPr>
            </w:pPr>
            <w:r w:rsidRPr="008C04F9">
              <w:rPr>
                <w:b/>
                <w:spacing w:val="-2"/>
                <w:sz w:val="19"/>
                <w:szCs w:val="19"/>
              </w:rPr>
              <w:t>534</w:t>
            </w:r>
            <w:r w:rsidR="00B377CF" w:rsidRPr="008C04F9">
              <w:rPr>
                <w:b/>
                <w:spacing w:val="-2"/>
                <w:sz w:val="19"/>
                <w:szCs w:val="19"/>
              </w:rPr>
              <w:t>,</w:t>
            </w:r>
            <w:r w:rsidRPr="008C04F9">
              <w:rPr>
                <w:b/>
                <w:spacing w:val="-2"/>
                <w:sz w:val="19"/>
                <w:szCs w:val="19"/>
              </w:rPr>
              <w:t>986</w:t>
            </w:r>
          </w:p>
        </w:tc>
        <w:tc>
          <w:tcPr>
            <w:tcW w:w="900" w:type="dxa"/>
          </w:tcPr>
          <w:p w14:paraId="11D5A08D" w14:textId="77777777" w:rsidR="00E7388B" w:rsidRPr="008C04F9" w:rsidRDefault="00E7388B" w:rsidP="005A3EC3">
            <w:pPr>
              <w:pStyle w:val="TableParagraph"/>
              <w:spacing w:line="276" w:lineRule="auto"/>
              <w:jc w:val="both"/>
              <w:rPr>
                <w:b/>
                <w:sz w:val="19"/>
                <w:szCs w:val="19"/>
              </w:rPr>
            </w:pPr>
            <w:r w:rsidRPr="008C04F9">
              <w:rPr>
                <w:b/>
                <w:spacing w:val="-2"/>
                <w:sz w:val="19"/>
                <w:szCs w:val="19"/>
              </w:rPr>
              <w:t>572</w:t>
            </w:r>
            <w:r w:rsidR="00B377CF" w:rsidRPr="008C04F9">
              <w:rPr>
                <w:b/>
                <w:spacing w:val="-2"/>
                <w:sz w:val="19"/>
                <w:szCs w:val="19"/>
              </w:rPr>
              <w:t>,</w:t>
            </w:r>
            <w:r w:rsidRPr="008C04F9">
              <w:rPr>
                <w:b/>
                <w:spacing w:val="-2"/>
                <w:sz w:val="19"/>
                <w:szCs w:val="19"/>
              </w:rPr>
              <w:t>431</w:t>
            </w:r>
          </w:p>
        </w:tc>
        <w:tc>
          <w:tcPr>
            <w:tcW w:w="952" w:type="dxa"/>
          </w:tcPr>
          <w:p w14:paraId="4B7CFD0D" w14:textId="77777777" w:rsidR="00E7388B" w:rsidRPr="008C04F9" w:rsidRDefault="00E7388B" w:rsidP="00266A54">
            <w:pPr>
              <w:pStyle w:val="TableParagraph"/>
              <w:spacing w:line="276" w:lineRule="auto"/>
              <w:jc w:val="both"/>
              <w:rPr>
                <w:b/>
                <w:sz w:val="19"/>
                <w:szCs w:val="19"/>
              </w:rPr>
            </w:pPr>
            <w:r w:rsidRPr="008C04F9">
              <w:rPr>
                <w:b/>
                <w:spacing w:val="-2"/>
                <w:sz w:val="19"/>
                <w:szCs w:val="19"/>
              </w:rPr>
              <w:t>598</w:t>
            </w:r>
            <w:r w:rsidR="00B377CF" w:rsidRPr="008C04F9">
              <w:rPr>
                <w:b/>
                <w:spacing w:val="-2"/>
                <w:sz w:val="19"/>
                <w:szCs w:val="19"/>
              </w:rPr>
              <w:t>,</w:t>
            </w:r>
            <w:r w:rsidRPr="008C04F9">
              <w:rPr>
                <w:b/>
                <w:spacing w:val="-2"/>
                <w:sz w:val="19"/>
                <w:szCs w:val="19"/>
              </w:rPr>
              <w:t>711</w:t>
            </w:r>
          </w:p>
        </w:tc>
        <w:tc>
          <w:tcPr>
            <w:tcW w:w="990" w:type="dxa"/>
          </w:tcPr>
          <w:p w14:paraId="1504CA48" w14:textId="77777777" w:rsidR="00E7388B" w:rsidRPr="008C04F9" w:rsidRDefault="00E7388B" w:rsidP="000C539A">
            <w:pPr>
              <w:pStyle w:val="TableParagraph"/>
              <w:spacing w:line="276" w:lineRule="auto"/>
              <w:jc w:val="both"/>
              <w:rPr>
                <w:b/>
                <w:sz w:val="19"/>
                <w:szCs w:val="19"/>
              </w:rPr>
            </w:pPr>
            <w:r w:rsidRPr="008C04F9">
              <w:rPr>
                <w:b/>
                <w:spacing w:val="-2"/>
                <w:sz w:val="19"/>
                <w:szCs w:val="19"/>
              </w:rPr>
              <w:t>619</w:t>
            </w:r>
            <w:r w:rsidR="00B377CF" w:rsidRPr="008C04F9">
              <w:rPr>
                <w:b/>
                <w:spacing w:val="-2"/>
                <w:sz w:val="19"/>
                <w:szCs w:val="19"/>
              </w:rPr>
              <w:t>,</w:t>
            </w:r>
            <w:r w:rsidRPr="008C04F9">
              <w:rPr>
                <w:b/>
                <w:spacing w:val="-2"/>
                <w:sz w:val="19"/>
                <w:szCs w:val="19"/>
              </w:rPr>
              <w:t>014</w:t>
            </w:r>
          </w:p>
        </w:tc>
        <w:tc>
          <w:tcPr>
            <w:tcW w:w="938" w:type="dxa"/>
          </w:tcPr>
          <w:p w14:paraId="73D0F32F" w14:textId="77777777" w:rsidR="00E7388B" w:rsidRPr="008C04F9" w:rsidRDefault="00E7388B" w:rsidP="00F722BA">
            <w:pPr>
              <w:rPr>
                <w:b/>
                <w:sz w:val="19"/>
                <w:szCs w:val="19"/>
              </w:rPr>
            </w:pPr>
            <w:r w:rsidRPr="008C04F9">
              <w:rPr>
                <w:b/>
                <w:sz w:val="19"/>
                <w:szCs w:val="19"/>
              </w:rPr>
              <w:t>624</w:t>
            </w:r>
            <w:r w:rsidR="00B377CF" w:rsidRPr="008C04F9">
              <w:rPr>
                <w:b/>
                <w:sz w:val="19"/>
                <w:szCs w:val="19"/>
              </w:rPr>
              <w:t>,</w:t>
            </w:r>
            <w:r w:rsidRPr="008C04F9">
              <w:rPr>
                <w:b/>
                <w:sz w:val="19"/>
                <w:szCs w:val="19"/>
              </w:rPr>
              <w:t>486</w:t>
            </w:r>
          </w:p>
        </w:tc>
        <w:tc>
          <w:tcPr>
            <w:tcW w:w="990" w:type="dxa"/>
          </w:tcPr>
          <w:p w14:paraId="320E59C5" w14:textId="77777777" w:rsidR="00E7388B" w:rsidRPr="008C04F9" w:rsidRDefault="00E7388B" w:rsidP="00CE1B64">
            <w:pPr>
              <w:rPr>
                <w:b/>
                <w:sz w:val="19"/>
                <w:szCs w:val="19"/>
              </w:rPr>
            </w:pPr>
            <w:r w:rsidRPr="008C04F9">
              <w:rPr>
                <w:b/>
                <w:sz w:val="19"/>
                <w:szCs w:val="19"/>
              </w:rPr>
              <w:t>693</w:t>
            </w:r>
            <w:r w:rsidR="00B377CF" w:rsidRPr="008C04F9">
              <w:rPr>
                <w:b/>
                <w:sz w:val="19"/>
                <w:szCs w:val="19"/>
              </w:rPr>
              <w:t>,</w:t>
            </w:r>
            <w:r w:rsidRPr="008C04F9">
              <w:rPr>
                <w:b/>
                <w:sz w:val="19"/>
                <w:szCs w:val="19"/>
              </w:rPr>
              <w:t>714</w:t>
            </w:r>
          </w:p>
        </w:tc>
        <w:tc>
          <w:tcPr>
            <w:tcW w:w="900" w:type="dxa"/>
          </w:tcPr>
          <w:p w14:paraId="6B96B29B" w14:textId="77777777" w:rsidR="00E7388B" w:rsidRPr="008C04F9" w:rsidRDefault="00E7388B" w:rsidP="00F722BA">
            <w:pPr>
              <w:pStyle w:val="TableParagraph"/>
              <w:spacing w:line="276" w:lineRule="auto"/>
              <w:jc w:val="both"/>
              <w:rPr>
                <w:b/>
                <w:sz w:val="19"/>
                <w:szCs w:val="19"/>
              </w:rPr>
            </w:pPr>
            <w:r w:rsidRPr="008C04F9">
              <w:rPr>
                <w:b/>
                <w:spacing w:val="-2"/>
                <w:sz w:val="19"/>
                <w:szCs w:val="19"/>
              </w:rPr>
              <w:t>734</w:t>
            </w:r>
            <w:r w:rsidR="00E3681D" w:rsidRPr="008C04F9">
              <w:rPr>
                <w:b/>
                <w:spacing w:val="-2"/>
                <w:sz w:val="19"/>
                <w:szCs w:val="19"/>
              </w:rPr>
              <w:t>,</w:t>
            </w:r>
            <w:commentRangeStart w:id="1499"/>
            <w:r w:rsidRPr="008C04F9">
              <w:rPr>
                <w:b/>
                <w:spacing w:val="-2"/>
                <w:sz w:val="19"/>
                <w:szCs w:val="19"/>
              </w:rPr>
              <w:t>179</w:t>
            </w:r>
            <w:commentRangeEnd w:id="1499"/>
            <w:r w:rsidR="001D75A1">
              <w:rPr>
                <w:rStyle w:val="CommentReference"/>
              </w:rPr>
              <w:commentReference w:id="1499"/>
            </w:r>
          </w:p>
        </w:tc>
        <w:tc>
          <w:tcPr>
            <w:tcW w:w="968" w:type="dxa"/>
            <w:shd w:val="clear" w:color="auto" w:fill="FFFF00"/>
          </w:tcPr>
          <w:p w14:paraId="0F4ECE8F" w14:textId="77777777" w:rsidR="00E7388B" w:rsidRPr="008C04F9" w:rsidRDefault="00E7388B" w:rsidP="0062071D">
            <w:pPr>
              <w:pStyle w:val="TableParagraph"/>
              <w:spacing w:line="276" w:lineRule="auto"/>
              <w:jc w:val="both"/>
              <w:rPr>
                <w:sz w:val="19"/>
                <w:szCs w:val="19"/>
              </w:rPr>
            </w:pPr>
          </w:p>
        </w:tc>
      </w:tr>
    </w:tbl>
    <w:p w14:paraId="6FA63C81" w14:textId="77777777" w:rsidR="00064BCB" w:rsidRDefault="00064BCB" w:rsidP="00E14B75">
      <w:pPr>
        <w:tabs>
          <w:tab w:val="left" w:pos="774"/>
        </w:tabs>
        <w:spacing w:line="276" w:lineRule="auto"/>
        <w:jc w:val="both"/>
        <w:rPr>
          <w:ins w:id="1500" w:author="MUKOLWE" w:date="2024-11-23T01:32:00Z"/>
          <w:b/>
          <w:spacing w:val="-4"/>
          <w:sz w:val="24"/>
        </w:rPr>
      </w:pPr>
    </w:p>
    <w:p w14:paraId="576C1287" w14:textId="77777777" w:rsidR="00064BCB" w:rsidRDefault="00064BCB">
      <w:pPr>
        <w:widowControl/>
        <w:autoSpaceDE/>
        <w:autoSpaceDN/>
        <w:spacing w:after="160" w:line="259" w:lineRule="auto"/>
        <w:rPr>
          <w:ins w:id="1501" w:author="MUKOLWE" w:date="2024-11-23T01:32:00Z"/>
          <w:b/>
          <w:spacing w:val="-4"/>
          <w:sz w:val="24"/>
        </w:rPr>
      </w:pPr>
      <w:ins w:id="1502" w:author="MUKOLWE" w:date="2024-11-23T01:32:00Z">
        <w:r>
          <w:rPr>
            <w:b/>
            <w:spacing w:val="-4"/>
            <w:sz w:val="24"/>
          </w:rPr>
          <w:br w:type="page"/>
        </w:r>
      </w:ins>
    </w:p>
    <w:p w14:paraId="680FB402" w14:textId="77777777" w:rsidR="007170BB" w:rsidRPr="00E14B75" w:rsidDel="00815E7C" w:rsidRDefault="007170BB">
      <w:pPr>
        <w:tabs>
          <w:tab w:val="left" w:pos="774"/>
        </w:tabs>
        <w:spacing w:line="259" w:lineRule="auto"/>
        <w:jc w:val="both"/>
        <w:rPr>
          <w:del w:id="1503" w:author="MUKOLWE" w:date="2024-11-23T01:48:00Z"/>
          <w:b/>
          <w:spacing w:val="-4"/>
          <w:sz w:val="24"/>
        </w:rPr>
        <w:pPrChange w:id="1504" w:author="MUKOLWE" w:date="2024-11-26T06:10:00Z">
          <w:pPr>
            <w:tabs>
              <w:tab w:val="left" w:pos="774"/>
            </w:tabs>
            <w:spacing w:line="276" w:lineRule="auto"/>
            <w:jc w:val="both"/>
          </w:pPr>
        </w:pPrChange>
      </w:pPr>
    </w:p>
    <w:p w14:paraId="3D79B14E" w14:textId="77777777" w:rsidR="006C1DB1" w:rsidDel="004306C2" w:rsidRDefault="007170BB" w:rsidP="00633534">
      <w:pPr>
        <w:widowControl/>
        <w:autoSpaceDE/>
        <w:autoSpaceDN/>
        <w:spacing w:after="160" w:line="259" w:lineRule="auto"/>
        <w:rPr>
          <w:del w:id="1505" w:author="MUKOLWE" w:date="2024-11-23T01:19:00Z"/>
        </w:rPr>
      </w:pPr>
      <w:del w:id="1506" w:author="MUKOLWE" w:date="2024-11-23T01:19:00Z">
        <w:r w:rsidDel="004306C2">
          <w:rPr>
            <w:i/>
            <w:spacing w:val="-4"/>
            <w:sz w:val="24"/>
          </w:rPr>
          <w:delText>Table 4</w:delText>
        </w:r>
        <w:r w:rsidR="007177BA" w:rsidDel="004306C2">
          <w:rPr>
            <w:i/>
            <w:spacing w:val="-4"/>
            <w:sz w:val="24"/>
          </w:rPr>
          <w:delText>.</w:delText>
        </w:r>
        <w:r w:rsidDel="004306C2">
          <w:rPr>
            <w:i/>
            <w:spacing w:val="-4"/>
            <w:sz w:val="24"/>
          </w:rPr>
          <w:delText>4</w:delText>
        </w:r>
        <w:r w:rsidRPr="00E14B75" w:rsidDel="004306C2">
          <w:rPr>
            <w:i/>
            <w:spacing w:val="-4"/>
            <w:sz w:val="24"/>
          </w:rPr>
          <w:delText>: Cash flow</w:delText>
        </w:r>
        <w:r w:rsidRPr="00E14B75" w:rsidDel="004306C2">
          <w:rPr>
            <w:i/>
          </w:rPr>
          <w:delText xml:space="preserve"> </w:delText>
        </w:r>
      </w:del>
    </w:p>
    <w:p w14:paraId="0093CB7E" w14:textId="77777777" w:rsidR="006C1DB1" w:rsidDel="004306C2" w:rsidRDefault="006C1DB1">
      <w:pPr>
        <w:widowControl/>
        <w:autoSpaceDE/>
        <w:autoSpaceDN/>
        <w:spacing w:after="160" w:line="259" w:lineRule="auto"/>
        <w:rPr>
          <w:del w:id="1507" w:author="MUKOLWE" w:date="2024-11-23T01:19:00Z"/>
        </w:rPr>
      </w:pPr>
    </w:p>
    <w:p w14:paraId="40F23F32" w14:textId="77777777" w:rsidR="00223F41" w:rsidRPr="00E14B75" w:rsidDel="004306C2" w:rsidRDefault="00223F41">
      <w:pPr>
        <w:widowControl/>
        <w:autoSpaceDE/>
        <w:autoSpaceDN/>
        <w:spacing w:after="160" w:line="259" w:lineRule="auto"/>
        <w:rPr>
          <w:del w:id="1508" w:author="MUKOLWE" w:date="2024-11-23T01:19:00Z"/>
          <w:spacing w:val="-2"/>
          <w:sz w:val="24"/>
        </w:rPr>
      </w:pPr>
    </w:p>
    <w:p w14:paraId="286F3144" w14:textId="77777777" w:rsidR="00815E7C" w:rsidRDefault="00784D38">
      <w:pPr>
        <w:pStyle w:val="ListParagraph"/>
        <w:tabs>
          <w:tab w:val="left" w:pos="774"/>
        </w:tabs>
        <w:spacing w:line="259" w:lineRule="auto"/>
        <w:ind w:left="0" w:firstLine="0"/>
        <w:jc w:val="both"/>
        <w:rPr>
          <w:ins w:id="1509" w:author="MUKOLWE" w:date="2024-11-23T01:48:00Z"/>
          <w:b/>
          <w:spacing w:val="-2"/>
          <w:sz w:val="24"/>
        </w:rPr>
        <w:pPrChange w:id="1510" w:author="MUKOLWE" w:date="2024-11-26T06:10:00Z">
          <w:pPr>
            <w:pStyle w:val="ListParagraph"/>
            <w:tabs>
              <w:tab w:val="left" w:pos="774"/>
            </w:tabs>
            <w:spacing w:line="276" w:lineRule="auto"/>
            <w:ind w:left="0" w:firstLine="0"/>
            <w:jc w:val="both"/>
          </w:pPr>
        </w:pPrChange>
      </w:pPr>
      <w:r>
        <w:rPr>
          <w:b/>
          <w:spacing w:val="-2"/>
          <w:sz w:val="24"/>
        </w:rPr>
        <w:t>4.</w:t>
      </w:r>
      <w:r w:rsidR="00A509D5">
        <w:rPr>
          <w:b/>
          <w:spacing w:val="-2"/>
          <w:sz w:val="24"/>
        </w:rPr>
        <w:t>6</w:t>
      </w:r>
      <w:r>
        <w:rPr>
          <w:b/>
          <w:spacing w:val="-2"/>
          <w:sz w:val="24"/>
        </w:rPr>
        <w:t xml:space="preserve"> </w:t>
      </w:r>
      <w:ins w:id="1511" w:author="MUKOLWE" w:date="2024-11-23T01:27:00Z">
        <w:r w:rsidR="002A6620">
          <w:rPr>
            <w:b/>
            <w:spacing w:val="-2"/>
            <w:sz w:val="24"/>
          </w:rPr>
          <w:tab/>
        </w:r>
      </w:ins>
      <w:r>
        <w:rPr>
          <w:b/>
          <w:spacing w:val="-2"/>
          <w:sz w:val="24"/>
        </w:rPr>
        <w:t>Income Projection Statement</w:t>
      </w:r>
    </w:p>
    <w:p w14:paraId="349A6DF2" w14:textId="2EC279F3" w:rsidR="00633534" w:rsidRPr="0066161C" w:rsidRDefault="001D75A1">
      <w:pPr>
        <w:pStyle w:val="ListParagraph"/>
        <w:tabs>
          <w:tab w:val="left" w:pos="774"/>
        </w:tabs>
        <w:spacing w:line="259" w:lineRule="auto"/>
        <w:ind w:left="0" w:firstLine="0"/>
        <w:jc w:val="both"/>
        <w:rPr>
          <w:ins w:id="1512" w:author="MUKOLWE" w:date="2024-11-26T06:11:00Z"/>
          <w:spacing w:val="-2"/>
          <w:rPrChange w:id="1513" w:author="MUKOLWE" w:date="2024-11-26T06:17:00Z">
            <w:rPr>
              <w:ins w:id="1514" w:author="MUKOLWE" w:date="2024-11-26T06:11:00Z"/>
              <w:spacing w:val="-2"/>
              <w:sz w:val="24"/>
            </w:rPr>
          </w:rPrChange>
        </w:rPr>
        <w:pPrChange w:id="1515" w:author="MUKOLWE" w:date="2024-11-26T06:10:00Z">
          <w:pPr>
            <w:pStyle w:val="ListParagraph"/>
            <w:tabs>
              <w:tab w:val="left" w:pos="774"/>
            </w:tabs>
            <w:spacing w:line="276" w:lineRule="auto"/>
            <w:ind w:left="0" w:firstLine="0"/>
            <w:jc w:val="both"/>
          </w:pPr>
        </w:pPrChange>
      </w:pPr>
      <w:ins w:id="1516" w:author="MUKOLWE" w:date="2024-11-26T05:59:00Z">
        <w:r w:rsidRPr="0066161C">
          <w:rPr>
            <w:spacing w:val="-2"/>
            <w:rPrChange w:id="1517" w:author="MUKOLWE" w:date="2024-11-26T06:17:00Z">
              <w:rPr>
                <w:spacing w:val="-2"/>
                <w:sz w:val="24"/>
              </w:rPr>
            </w:rPrChange>
          </w:rPr>
          <w:t>Table 4.</w:t>
        </w:r>
      </w:ins>
      <w:ins w:id="1518" w:author="Windows User" w:date="2024-11-28T14:12:00Z">
        <w:r w:rsidR="0007050A">
          <w:rPr>
            <w:spacing w:val="-2"/>
          </w:rPr>
          <w:t>6</w:t>
        </w:r>
      </w:ins>
      <w:ins w:id="1519" w:author="MUKOLWE" w:date="2024-11-26T05:59:00Z">
        <w:del w:id="1520" w:author="Windows User" w:date="2024-11-28T14:12:00Z">
          <w:r w:rsidRPr="0066161C" w:rsidDel="0007050A">
            <w:rPr>
              <w:spacing w:val="-2"/>
              <w:rPrChange w:id="1521" w:author="MUKOLWE" w:date="2024-11-26T06:17:00Z">
                <w:rPr>
                  <w:spacing w:val="-2"/>
                  <w:sz w:val="24"/>
                </w:rPr>
              </w:rPrChange>
            </w:rPr>
            <w:delText>5</w:delText>
          </w:r>
        </w:del>
        <w:r w:rsidRPr="0066161C">
          <w:rPr>
            <w:spacing w:val="-2"/>
            <w:rPrChange w:id="1522" w:author="MUKOLWE" w:date="2024-11-26T06:17:00Z">
              <w:rPr>
                <w:spacing w:val="-2"/>
                <w:sz w:val="24"/>
              </w:rPr>
            </w:rPrChange>
          </w:rPr>
          <w:t xml:space="preserve"> presents </w:t>
        </w:r>
      </w:ins>
      <w:ins w:id="1523" w:author="MUKOLWE" w:date="2024-11-26T06:00:00Z">
        <w:r w:rsidRPr="0066161C">
          <w:rPr>
            <w:spacing w:val="-2"/>
            <w:rPrChange w:id="1524" w:author="MUKOLWE" w:date="2024-11-26T06:17:00Z">
              <w:rPr>
                <w:spacing w:val="-2"/>
                <w:sz w:val="24"/>
              </w:rPr>
            </w:rPrChange>
          </w:rPr>
          <w:t xml:space="preserve">RICT’s </w:t>
        </w:r>
      </w:ins>
      <w:ins w:id="1525" w:author="MUKOLWE" w:date="2024-11-26T06:01:00Z">
        <w:r w:rsidRPr="0066161C">
          <w:rPr>
            <w:spacing w:val="-2"/>
            <w:rPrChange w:id="1526" w:author="MUKOLWE" w:date="2024-11-26T06:17:00Z">
              <w:rPr>
                <w:spacing w:val="-2"/>
                <w:sz w:val="24"/>
              </w:rPr>
            </w:rPrChange>
          </w:rPr>
          <w:t xml:space="preserve">Income </w:t>
        </w:r>
      </w:ins>
      <w:ins w:id="1527" w:author="MUKOLWE" w:date="2024-11-26T06:02:00Z">
        <w:r w:rsidRPr="0066161C">
          <w:rPr>
            <w:spacing w:val="-2"/>
            <w:rPrChange w:id="1528" w:author="MUKOLWE" w:date="2024-11-26T06:17:00Z">
              <w:rPr>
                <w:spacing w:val="-2"/>
                <w:sz w:val="24"/>
              </w:rPr>
            </w:rPrChange>
          </w:rPr>
          <w:t xml:space="preserve">Projection Statement </w:t>
        </w:r>
      </w:ins>
      <w:ins w:id="1529" w:author="MUKOLWE" w:date="2024-11-26T06:11:00Z">
        <w:r w:rsidR="00633534" w:rsidRPr="0066161C">
          <w:rPr>
            <w:spacing w:val="-2"/>
            <w:rPrChange w:id="1530" w:author="MUKOLWE" w:date="2024-11-26T06:17:00Z">
              <w:rPr>
                <w:spacing w:val="-2"/>
                <w:sz w:val="24"/>
                <w:highlight w:val="yellow"/>
              </w:rPr>
            </w:rPrChange>
          </w:rPr>
          <w:t>over a period of 12 months</w:t>
        </w:r>
        <w:r w:rsidR="00633534" w:rsidRPr="0066161C">
          <w:rPr>
            <w:spacing w:val="-2"/>
            <w:rPrChange w:id="1531" w:author="MUKOLWE" w:date="2024-11-26T06:17:00Z">
              <w:rPr>
                <w:spacing w:val="-2"/>
                <w:sz w:val="24"/>
              </w:rPr>
            </w:rPrChange>
          </w:rPr>
          <w:t xml:space="preserve"> </w:t>
        </w:r>
      </w:ins>
      <w:ins w:id="1532" w:author="MUKOLWE" w:date="2024-11-26T06:02:00Z">
        <w:r w:rsidRPr="0066161C">
          <w:rPr>
            <w:spacing w:val="-2"/>
            <w:rPrChange w:id="1533" w:author="MUKOLWE" w:date="2024-11-26T06:17:00Z">
              <w:rPr>
                <w:spacing w:val="-2"/>
                <w:sz w:val="24"/>
              </w:rPr>
            </w:rPrChange>
          </w:rPr>
          <w:t xml:space="preserve">from </w:t>
        </w:r>
      </w:ins>
      <w:ins w:id="1534" w:author="MUKOLWE" w:date="2024-11-26T06:03:00Z">
        <w:r w:rsidRPr="0066161C">
          <w:rPr>
            <w:spacing w:val="-2"/>
            <w:rPrChange w:id="1535" w:author="MUKOLWE" w:date="2024-11-26T06:17:00Z">
              <w:rPr>
                <w:spacing w:val="-2"/>
                <w:sz w:val="24"/>
              </w:rPr>
            </w:rPrChange>
          </w:rPr>
          <w:t xml:space="preserve">January to </w:t>
        </w:r>
      </w:ins>
      <w:ins w:id="1536" w:author="MUKOLWE" w:date="2024-11-26T06:04:00Z">
        <w:r w:rsidRPr="0066161C">
          <w:rPr>
            <w:spacing w:val="-2"/>
            <w:rPrChange w:id="1537" w:author="MUKOLWE" w:date="2024-11-26T06:17:00Z">
              <w:rPr>
                <w:spacing w:val="-2"/>
                <w:sz w:val="24"/>
              </w:rPr>
            </w:rPrChange>
          </w:rPr>
          <w:t>December.</w:t>
        </w:r>
      </w:ins>
    </w:p>
    <w:p w14:paraId="46D25FF8" w14:textId="77777777" w:rsidR="00633534" w:rsidRPr="0066161C" w:rsidRDefault="00633534">
      <w:pPr>
        <w:pStyle w:val="ListParagraph"/>
        <w:tabs>
          <w:tab w:val="left" w:pos="774"/>
        </w:tabs>
        <w:spacing w:line="259" w:lineRule="auto"/>
        <w:ind w:left="0" w:firstLine="0"/>
        <w:jc w:val="both"/>
        <w:rPr>
          <w:ins w:id="1538" w:author="MUKOLWE" w:date="2024-11-26T06:12:00Z"/>
          <w:spacing w:val="-2"/>
          <w:highlight w:val="yellow"/>
          <w:rPrChange w:id="1539" w:author="MUKOLWE" w:date="2024-11-26T06:17:00Z">
            <w:rPr>
              <w:ins w:id="1540" w:author="MUKOLWE" w:date="2024-11-26T06:12:00Z"/>
              <w:spacing w:val="-2"/>
              <w:sz w:val="24"/>
              <w:highlight w:val="yellow"/>
            </w:rPr>
          </w:rPrChange>
        </w:rPr>
        <w:pPrChange w:id="1541" w:author="MUKOLWE" w:date="2024-11-26T06:10:00Z">
          <w:pPr>
            <w:pStyle w:val="ListParagraph"/>
            <w:tabs>
              <w:tab w:val="left" w:pos="774"/>
            </w:tabs>
            <w:spacing w:line="276" w:lineRule="auto"/>
            <w:ind w:left="0" w:firstLine="0"/>
            <w:jc w:val="both"/>
          </w:pPr>
        </w:pPrChange>
      </w:pPr>
    </w:p>
    <w:tbl>
      <w:tblPr>
        <w:tblStyle w:val="TableGrid"/>
        <w:tblpPr w:leftFromText="180" w:rightFromText="180" w:vertAnchor="text" w:horzAnchor="margin" w:tblpX="-147" w:tblpY="355"/>
        <w:tblW w:w="14181" w:type="dxa"/>
        <w:tblLayout w:type="fixed"/>
        <w:tblLook w:val="01E0" w:firstRow="1" w:lastRow="1" w:firstColumn="1" w:lastColumn="1" w:noHBand="0" w:noVBand="0"/>
      </w:tblPr>
      <w:tblGrid>
        <w:gridCol w:w="2042"/>
        <w:gridCol w:w="854"/>
        <w:gridCol w:w="810"/>
        <w:gridCol w:w="810"/>
        <w:gridCol w:w="964"/>
        <w:gridCol w:w="862"/>
        <w:gridCol w:w="810"/>
        <w:gridCol w:w="944"/>
        <w:gridCol w:w="982"/>
        <w:gridCol w:w="1134"/>
        <w:gridCol w:w="992"/>
        <w:gridCol w:w="992"/>
        <w:gridCol w:w="851"/>
        <w:gridCol w:w="1134"/>
      </w:tblGrid>
      <w:tr w:rsidR="0066161C" w:rsidRPr="00BA2252" w14:paraId="369507DF" w14:textId="77777777" w:rsidTr="008C04F9">
        <w:trPr>
          <w:trHeight w:val="174"/>
        </w:trPr>
        <w:tc>
          <w:tcPr>
            <w:tcW w:w="2042" w:type="dxa"/>
          </w:tcPr>
          <w:p w14:paraId="35C78600" w14:textId="77777777" w:rsidR="0066161C" w:rsidRPr="00BA2252" w:rsidRDefault="0066161C" w:rsidP="008574C7">
            <w:pPr>
              <w:pStyle w:val="TableParagraph"/>
              <w:spacing w:line="276" w:lineRule="auto"/>
              <w:jc w:val="both"/>
              <w:rPr>
                <w:sz w:val="18"/>
                <w:szCs w:val="18"/>
              </w:rPr>
            </w:pPr>
          </w:p>
        </w:tc>
        <w:tc>
          <w:tcPr>
            <w:tcW w:w="854" w:type="dxa"/>
          </w:tcPr>
          <w:p w14:paraId="426C6D17" w14:textId="77777777" w:rsidR="0066161C" w:rsidRPr="00BA2252" w:rsidRDefault="0066161C" w:rsidP="008574C7">
            <w:pPr>
              <w:pStyle w:val="TableParagraph"/>
              <w:spacing w:line="276" w:lineRule="auto"/>
              <w:jc w:val="both"/>
              <w:rPr>
                <w:b/>
                <w:sz w:val="18"/>
                <w:szCs w:val="18"/>
              </w:rPr>
            </w:pPr>
            <w:r w:rsidRPr="00BA2252">
              <w:rPr>
                <w:b/>
                <w:spacing w:val="-4"/>
                <w:sz w:val="18"/>
                <w:szCs w:val="18"/>
              </w:rPr>
              <w:t>Jan.</w:t>
            </w:r>
          </w:p>
        </w:tc>
        <w:tc>
          <w:tcPr>
            <w:tcW w:w="810" w:type="dxa"/>
          </w:tcPr>
          <w:p w14:paraId="54A1E2F2" w14:textId="77777777" w:rsidR="0066161C" w:rsidRPr="00BA2252" w:rsidRDefault="0066161C" w:rsidP="008574C7">
            <w:pPr>
              <w:pStyle w:val="TableParagraph"/>
              <w:spacing w:line="276" w:lineRule="auto"/>
              <w:jc w:val="both"/>
              <w:rPr>
                <w:b/>
                <w:sz w:val="18"/>
                <w:szCs w:val="18"/>
              </w:rPr>
            </w:pPr>
            <w:r w:rsidRPr="00BA2252">
              <w:rPr>
                <w:b/>
                <w:spacing w:val="-4"/>
                <w:sz w:val="18"/>
                <w:szCs w:val="18"/>
              </w:rPr>
              <w:t>Feb.</w:t>
            </w:r>
          </w:p>
        </w:tc>
        <w:tc>
          <w:tcPr>
            <w:tcW w:w="810" w:type="dxa"/>
          </w:tcPr>
          <w:p w14:paraId="618C44B7" w14:textId="77777777" w:rsidR="0066161C" w:rsidRPr="00BA2252" w:rsidRDefault="0066161C" w:rsidP="008574C7">
            <w:pPr>
              <w:pStyle w:val="TableParagraph"/>
              <w:spacing w:line="276" w:lineRule="auto"/>
              <w:jc w:val="both"/>
              <w:rPr>
                <w:b/>
                <w:sz w:val="18"/>
                <w:szCs w:val="18"/>
              </w:rPr>
            </w:pPr>
            <w:r w:rsidRPr="00BA2252">
              <w:rPr>
                <w:b/>
                <w:spacing w:val="-5"/>
                <w:sz w:val="18"/>
                <w:szCs w:val="18"/>
              </w:rPr>
              <w:t>Mar</w:t>
            </w:r>
            <w:r w:rsidRPr="00BA2252">
              <w:rPr>
                <w:b/>
                <w:spacing w:val="-10"/>
                <w:sz w:val="18"/>
                <w:szCs w:val="18"/>
              </w:rPr>
              <w:t>.</w:t>
            </w:r>
          </w:p>
        </w:tc>
        <w:tc>
          <w:tcPr>
            <w:tcW w:w="964" w:type="dxa"/>
          </w:tcPr>
          <w:p w14:paraId="5D350269" w14:textId="77777777" w:rsidR="0066161C" w:rsidRPr="00BA2252" w:rsidRDefault="0066161C" w:rsidP="008574C7">
            <w:pPr>
              <w:pStyle w:val="TableParagraph"/>
              <w:spacing w:line="276" w:lineRule="auto"/>
              <w:ind w:right="171"/>
              <w:jc w:val="both"/>
              <w:rPr>
                <w:b/>
                <w:sz w:val="18"/>
                <w:szCs w:val="18"/>
              </w:rPr>
            </w:pPr>
            <w:r w:rsidRPr="00BA2252">
              <w:rPr>
                <w:b/>
                <w:spacing w:val="-4"/>
                <w:sz w:val="18"/>
                <w:szCs w:val="18"/>
              </w:rPr>
              <w:t>Apr.</w:t>
            </w:r>
          </w:p>
        </w:tc>
        <w:tc>
          <w:tcPr>
            <w:tcW w:w="862" w:type="dxa"/>
          </w:tcPr>
          <w:p w14:paraId="55AA5F7E" w14:textId="77777777" w:rsidR="0066161C" w:rsidRPr="00BA2252" w:rsidRDefault="0066161C" w:rsidP="008574C7">
            <w:pPr>
              <w:pStyle w:val="TableParagraph"/>
              <w:spacing w:line="276" w:lineRule="auto"/>
              <w:ind w:right="213"/>
              <w:jc w:val="both"/>
              <w:rPr>
                <w:b/>
                <w:sz w:val="18"/>
                <w:szCs w:val="18"/>
              </w:rPr>
            </w:pPr>
            <w:r w:rsidRPr="00BA2252">
              <w:rPr>
                <w:b/>
                <w:spacing w:val="-5"/>
                <w:sz w:val="18"/>
                <w:szCs w:val="18"/>
              </w:rPr>
              <w:t>May</w:t>
            </w:r>
          </w:p>
        </w:tc>
        <w:tc>
          <w:tcPr>
            <w:tcW w:w="810" w:type="dxa"/>
          </w:tcPr>
          <w:p w14:paraId="041E4D74" w14:textId="77777777" w:rsidR="0066161C" w:rsidRPr="00BA2252" w:rsidRDefault="0066161C" w:rsidP="008574C7">
            <w:pPr>
              <w:pStyle w:val="TableParagraph"/>
              <w:spacing w:line="276" w:lineRule="auto"/>
              <w:jc w:val="both"/>
              <w:rPr>
                <w:b/>
                <w:sz w:val="18"/>
                <w:szCs w:val="18"/>
              </w:rPr>
            </w:pPr>
            <w:r w:rsidRPr="00BA2252">
              <w:rPr>
                <w:b/>
                <w:spacing w:val="-5"/>
                <w:sz w:val="18"/>
                <w:szCs w:val="18"/>
              </w:rPr>
              <w:t>Jun</w:t>
            </w:r>
            <w:r w:rsidRPr="00BA2252">
              <w:rPr>
                <w:b/>
                <w:spacing w:val="-10"/>
                <w:sz w:val="18"/>
                <w:szCs w:val="18"/>
              </w:rPr>
              <w:t>.</w:t>
            </w:r>
          </w:p>
        </w:tc>
        <w:tc>
          <w:tcPr>
            <w:tcW w:w="944" w:type="dxa"/>
          </w:tcPr>
          <w:p w14:paraId="198E051A" w14:textId="77777777" w:rsidR="0066161C" w:rsidRPr="00BA2252" w:rsidRDefault="0066161C" w:rsidP="008574C7">
            <w:pPr>
              <w:pStyle w:val="TableParagraph"/>
              <w:spacing w:line="276" w:lineRule="auto"/>
              <w:ind w:left="311"/>
              <w:jc w:val="both"/>
              <w:rPr>
                <w:b/>
                <w:sz w:val="18"/>
                <w:szCs w:val="18"/>
              </w:rPr>
            </w:pPr>
            <w:r w:rsidRPr="00BA2252">
              <w:rPr>
                <w:b/>
                <w:spacing w:val="-4"/>
                <w:sz w:val="18"/>
                <w:szCs w:val="18"/>
              </w:rPr>
              <w:t>Jul</w:t>
            </w:r>
          </w:p>
        </w:tc>
        <w:tc>
          <w:tcPr>
            <w:tcW w:w="982" w:type="dxa"/>
          </w:tcPr>
          <w:p w14:paraId="7866857E" w14:textId="77777777" w:rsidR="0066161C" w:rsidRPr="00BA2252" w:rsidRDefault="0066161C" w:rsidP="008574C7">
            <w:pPr>
              <w:pStyle w:val="TableParagraph"/>
              <w:spacing w:line="276" w:lineRule="auto"/>
              <w:ind w:left="104"/>
              <w:jc w:val="both"/>
              <w:rPr>
                <w:b/>
                <w:sz w:val="18"/>
                <w:szCs w:val="18"/>
              </w:rPr>
            </w:pPr>
            <w:r w:rsidRPr="00BA2252">
              <w:rPr>
                <w:b/>
                <w:spacing w:val="-4"/>
                <w:sz w:val="18"/>
                <w:szCs w:val="18"/>
              </w:rPr>
              <w:t>Aug.</w:t>
            </w:r>
          </w:p>
        </w:tc>
        <w:tc>
          <w:tcPr>
            <w:tcW w:w="1134" w:type="dxa"/>
          </w:tcPr>
          <w:p w14:paraId="101C24D1" w14:textId="77777777" w:rsidR="0066161C" w:rsidRPr="00BA2252" w:rsidRDefault="0066161C" w:rsidP="008574C7">
            <w:pPr>
              <w:rPr>
                <w:sz w:val="18"/>
                <w:szCs w:val="18"/>
              </w:rPr>
            </w:pPr>
            <w:r w:rsidRPr="00BA2252">
              <w:rPr>
                <w:b/>
                <w:sz w:val="18"/>
                <w:szCs w:val="18"/>
              </w:rPr>
              <w:t>Sep</w:t>
            </w:r>
            <w:r w:rsidRPr="00BA2252">
              <w:rPr>
                <w:sz w:val="18"/>
                <w:szCs w:val="18"/>
              </w:rPr>
              <w:t>.</w:t>
            </w:r>
          </w:p>
        </w:tc>
        <w:tc>
          <w:tcPr>
            <w:tcW w:w="992" w:type="dxa"/>
          </w:tcPr>
          <w:p w14:paraId="22BD2B16" w14:textId="77777777" w:rsidR="0066161C" w:rsidRPr="00BA2252" w:rsidRDefault="0066161C" w:rsidP="008574C7">
            <w:pPr>
              <w:pStyle w:val="TableParagraph"/>
              <w:spacing w:line="276" w:lineRule="auto"/>
              <w:jc w:val="both"/>
              <w:rPr>
                <w:b/>
                <w:sz w:val="18"/>
                <w:szCs w:val="18"/>
              </w:rPr>
            </w:pPr>
            <w:r w:rsidRPr="00BA2252">
              <w:rPr>
                <w:b/>
                <w:spacing w:val="-4"/>
                <w:sz w:val="18"/>
                <w:szCs w:val="18"/>
              </w:rPr>
              <w:t>Oct.</w:t>
            </w:r>
          </w:p>
        </w:tc>
        <w:tc>
          <w:tcPr>
            <w:tcW w:w="992" w:type="dxa"/>
          </w:tcPr>
          <w:p w14:paraId="4E2AB792" w14:textId="77777777" w:rsidR="0066161C" w:rsidRPr="00BA2252" w:rsidRDefault="0066161C" w:rsidP="008574C7">
            <w:pPr>
              <w:pStyle w:val="TableParagraph"/>
              <w:spacing w:line="276" w:lineRule="auto"/>
              <w:ind w:left="96"/>
              <w:jc w:val="both"/>
              <w:rPr>
                <w:b/>
                <w:sz w:val="18"/>
                <w:szCs w:val="18"/>
              </w:rPr>
            </w:pPr>
            <w:r w:rsidRPr="00BA2252">
              <w:rPr>
                <w:b/>
                <w:spacing w:val="-4"/>
                <w:sz w:val="18"/>
                <w:szCs w:val="18"/>
              </w:rPr>
              <w:t>Nov.</w:t>
            </w:r>
          </w:p>
        </w:tc>
        <w:tc>
          <w:tcPr>
            <w:tcW w:w="851" w:type="dxa"/>
          </w:tcPr>
          <w:p w14:paraId="57D127F1" w14:textId="77777777" w:rsidR="0066161C" w:rsidRPr="00BA2252" w:rsidRDefault="0066161C" w:rsidP="008574C7">
            <w:pPr>
              <w:pStyle w:val="TableParagraph"/>
              <w:spacing w:line="276" w:lineRule="auto"/>
              <w:ind w:left="257"/>
              <w:jc w:val="both"/>
              <w:rPr>
                <w:b/>
                <w:sz w:val="18"/>
                <w:szCs w:val="18"/>
              </w:rPr>
            </w:pPr>
            <w:r w:rsidRPr="00BA2252">
              <w:rPr>
                <w:b/>
                <w:spacing w:val="-4"/>
                <w:sz w:val="18"/>
                <w:szCs w:val="18"/>
              </w:rPr>
              <w:t>Dec.</w:t>
            </w:r>
          </w:p>
        </w:tc>
        <w:tc>
          <w:tcPr>
            <w:tcW w:w="1134" w:type="dxa"/>
          </w:tcPr>
          <w:p w14:paraId="0DF62278" w14:textId="77777777" w:rsidR="0066161C" w:rsidRPr="00BA2252" w:rsidRDefault="0066161C" w:rsidP="008574C7">
            <w:pPr>
              <w:pStyle w:val="TableParagraph"/>
              <w:spacing w:line="276" w:lineRule="auto"/>
              <w:jc w:val="both"/>
              <w:rPr>
                <w:b/>
                <w:sz w:val="18"/>
                <w:szCs w:val="18"/>
              </w:rPr>
            </w:pPr>
            <w:r w:rsidRPr="00BA2252">
              <w:rPr>
                <w:b/>
                <w:spacing w:val="-2"/>
                <w:sz w:val="18"/>
                <w:szCs w:val="18"/>
              </w:rPr>
              <w:t>Annual (Ksh)</w:t>
            </w:r>
          </w:p>
        </w:tc>
      </w:tr>
      <w:tr w:rsidR="0066161C" w:rsidRPr="00BA2252" w14:paraId="16629DE7" w14:textId="77777777" w:rsidTr="008C04F9">
        <w:trPr>
          <w:trHeight w:val="64"/>
        </w:trPr>
        <w:tc>
          <w:tcPr>
            <w:tcW w:w="2042" w:type="dxa"/>
          </w:tcPr>
          <w:p w14:paraId="0E5BCB49" w14:textId="77777777" w:rsidR="0066161C" w:rsidRPr="00BA2252" w:rsidRDefault="0066161C" w:rsidP="008574C7">
            <w:pPr>
              <w:pStyle w:val="TableParagraph"/>
              <w:spacing w:line="276" w:lineRule="auto"/>
              <w:ind w:left="31"/>
              <w:jc w:val="both"/>
              <w:rPr>
                <w:b/>
                <w:sz w:val="18"/>
                <w:szCs w:val="18"/>
              </w:rPr>
            </w:pPr>
            <w:r w:rsidRPr="00BA2252">
              <w:rPr>
                <w:b/>
                <w:sz w:val="18"/>
                <w:szCs w:val="18"/>
              </w:rPr>
              <w:t>Est.</w:t>
            </w:r>
            <w:r w:rsidRPr="00BA2252">
              <w:rPr>
                <w:b/>
                <w:spacing w:val="-3"/>
                <w:sz w:val="18"/>
                <w:szCs w:val="18"/>
              </w:rPr>
              <w:t xml:space="preserve"> </w:t>
            </w:r>
            <w:r w:rsidRPr="00BA2252">
              <w:rPr>
                <w:b/>
                <w:sz w:val="18"/>
                <w:szCs w:val="18"/>
              </w:rPr>
              <w:t>Net</w:t>
            </w:r>
            <w:r w:rsidRPr="00BA2252">
              <w:rPr>
                <w:b/>
                <w:spacing w:val="-1"/>
                <w:sz w:val="18"/>
                <w:szCs w:val="18"/>
              </w:rPr>
              <w:t xml:space="preserve"> </w:t>
            </w:r>
            <w:r w:rsidRPr="00BA2252">
              <w:rPr>
                <w:b/>
                <w:spacing w:val="-2"/>
                <w:sz w:val="18"/>
                <w:szCs w:val="18"/>
              </w:rPr>
              <w:t>Sales</w:t>
            </w:r>
          </w:p>
        </w:tc>
        <w:tc>
          <w:tcPr>
            <w:tcW w:w="854" w:type="dxa"/>
          </w:tcPr>
          <w:p w14:paraId="729257C1" w14:textId="77777777" w:rsidR="0066161C" w:rsidRPr="00BA2252" w:rsidRDefault="0066161C" w:rsidP="008574C7">
            <w:pPr>
              <w:pStyle w:val="TableParagraph"/>
              <w:spacing w:line="276" w:lineRule="auto"/>
              <w:jc w:val="both"/>
              <w:rPr>
                <w:sz w:val="18"/>
                <w:szCs w:val="18"/>
              </w:rPr>
            </w:pPr>
            <w:r w:rsidRPr="00BA2252">
              <w:rPr>
                <w:spacing w:val="-2"/>
                <w:sz w:val="18"/>
                <w:szCs w:val="18"/>
              </w:rPr>
              <w:t>20,000</w:t>
            </w:r>
          </w:p>
        </w:tc>
        <w:tc>
          <w:tcPr>
            <w:tcW w:w="810" w:type="dxa"/>
          </w:tcPr>
          <w:p w14:paraId="733D75B4" w14:textId="77777777" w:rsidR="0066161C" w:rsidRPr="00BA2252" w:rsidRDefault="0066161C" w:rsidP="008574C7">
            <w:pPr>
              <w:pStyle w:val="TableParagraph"/>
              <w:spacing w:line="276" w:lineRule="auto"/>
              <w:jc w:val="both"/>
              <w:rPr>
                <w:sz w:val="18"/>
                <w:szCs w:val="18"/>
              </w:rPr>
            </w:pPr>
            <w:r w:rsidRPr="00BA2252">
              <w:rPr>
                <w:spacing w:val="-2"/>
                <w:sz w:val="18"/>
                <w:szCs w:val="18"/>
              </w:rPr>
              <w:t>40,270</w:t>
            </w:r>
          </w:p>
        </w:tc>
        <w:tc>
          <w:tcPr>
            <w:tcW w:w="810" w:type="dxa"/>
          </w:tcPr>
          <w:p w14:paraId="17D97E7E" w14:textId="77777777" w:rsidR="0066161C" w:rsidRPr="00BA2252" w:rsidRDefault="0066161C" w:rsidP="008574C7">
            <w:pPr>
              <w:pStyle w:val="TableParagraph"/>
              <w:spacing w:line="276" w:lineRule="auto"/>
              <w:jc w:val="both"/>
              <w:rPr>
                <w:sz w:val="18"/>
                <w:szCs w:val="18"/>
              </w:rPr>
            </w:pPr>
            <w:r w:rsidRPr="00BA2252">
              <w:rPr>
                <w:spacing w:val="-4"/>
                <w:sz w:val="18"/>
                <w:szCs w:val="18"/>
              </w:rPr>
              <w:t>50,00</w:t>
            </w:r>
            <w:r w:rsidRPr="00BA2252">
              <w:rPr>
                <w:spacing w:val="-10"/>
                <w:sz w:val="18"/>
                <w:szCs w:val="18"/>
              </w:rPr>
              <w:t>0</w:t>
            </w:r>
          </w:p>
        </w:tc>
        <w:tc>
          <w:tcPr>
            <w:tcW w:w="964" w:type="dxa"/>
          </w:tcPr>
          <w:p w14:paraId="0DD6643E" w14:textId="77777777" w:rsidR="0066161C" w:rsidRPr="00BA2252" w:rsidRDefault="0066161C" w:rsidP="008574C7">
            <w:pPr>
              <w:pStyle w:val="TableParagraph"/>
              <w:spacing w:line="276" w:lineRule="auto"/>
              <w:jc w:val="both"/>
              <w:rPr>
                <w:sz w:val="18"/>
                <w:szCs w:val="18"/>
              </w:rPr>
            </w:pPr>
            <w:r w:rsidRPr="00BA2252">
              <w:rPr>
                <w:spacing w:val="-2"/>
                <w:sz w:val="18"/>
                <w:szCs w:val="18"/>
              </w:rPr>
              <w:t>56,090</w:t>
            </w:r>
          </w:p>
        </w:tc>
        <w:tc>
          <w:tcPr>
            <w:tcW w:w="862" w:type="dxa"/>
          </w:tcPr>
          <w:p w14:paraId="74D06866" w14:textId="77777777" w:rsidR="0066161C" w:rsidRPr="00BA2252" w:rsidRDefault="0066161C" w:rsidP="008574C7">
            <w:pPr>
              <w:pStyle w:val="TableParagraph"/>
              <w:spacing w:line="276" w:lineRule="auto"/>
              <w:jc w:val="both"/>
              <w:rPr>
                <w:sz w:val="18"/>
                <w:szCs w:val="18"/>
              </w:rPr>
            </w:pPr>
            <w:r w:rsidRPr="00BA2252">
              <w:rPr>
                <w:spacing w:val="-2"/>
                <w:sz w:val="18"/>
                <w:szCs w:val="18"/>
              </w:rPr>
              <w:t>86,460</w:t>
            </w:r>
          </w:p>
        </w:tc>
        <w:tc>
          <w:tcPr>
            <w:tcW w:w="810" w:type="dxa"/>
          </w:tcPr>
          <w:p w14:paraId="7A421500" w14:textId="77777777" w:rsidR="0066161C" w:rsidRPr="00BA2252" w:rsidRDefault="0066161C" w:rsidP="008574C7">
            <w:pPr>
              <w:pStyle w:val="TableParagraph"/>
              <w:spacing w:line="276" w:lineRule="auto"/>
              <w:jc w:val="both"/>
              <w:rPr>
                <w:sz w:val="18"/>
                <w:szCs w:val="18"/>
              </w:rPr>
            </w:pPr>
            <w:r w:rsidRPr="00BA2252">
              <w:rPr>
                <w:spacing w:val="-4"/>
                <w:sz w:val="18"/>
                <w:szCs w:val="18"/>
              </w:rPr>
              <w:t>82,00</w:t>
            </w:r>
            <w:r w:rsidRPr="00BA2252">
              <w:rPr>
                <w:spacing w:val="-10"/>
                <w:sz w:val="18"/>
                <w:szCs w:val="18"/>
              </w:rPr>
              <w:t>0</w:t>
            </w:r>
          </w:p>
        </w:tc>
        <w:tc>
          <w:tcPr>
            <w:tcW w:w="944" w:type="dxa"/>
          </w:tcPr>
          <w:p w14:paraId="542C9C42"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r w:rsidRPr="00BA2252">
              <w:rPr>
                <w:spacing w:val="-10"/>
                <w:sz w:val="18"/>
                <w:szCs w:val="18"/>
              </w:rPr>
              <w:t>0</w:t>
            </w:r>
          </w:p>
        </w:tc>
        <w:tc>
          <w:tcPr>
            <w:tcW w:w="982" w:type="dxa"/>
          </w:tcPr>
          <w:p w14:paraId="4E73622C" w14:textId="77777777" w:rsidR="0066161C" w:rsidRPr="00BA2252" w:rsidRDefault="0066161C" w:rsidP="008574C7">
            <w:pPr>
              <w:pStyle w:val="TableParagraph"/>
              <w:spacing w:line="276" w:lineRule="auto"/>
              <w:rPr>
                <w:sz w:val="18"/>
                <w:szCs w:val="18"/>
              </w:rPr>
            </w:pPr>
            <w:r w:rsidRPr="00BA2252">
              <w:rPr>
                <w:spacing w:val="-2"/>
                <w:sz w:val="18"/>
                <w:szCs w:val="18"/>
              </w:rPr>
              <w:t>33,040</w:t>
            </w:r>
          </w:p>
        </w:tc>
        <w:tc>
          <w:tcPr>
            <w:tcW w:w="1134" w:type="dxa"/>
          </w:tcPr>
          <w:p w14:paraId="3B8A15CA" w14:textId="77777777" w:rsidR="0066161C" w:rsidRPr="00BA2252" w:rsidRDefault="0066161C" w:rsidP="008574C7">
            <w:pPr>
              <w:pStyle w:val="TableParagraph"/>
              <w:spacing w:line="276" w:lineRule="auto"/>
              <w:jc w:val="both"/>
              <w:rPr>
                <w:sz w:val="18"/>
                <w:szCs w:val="18"/>
              </w:rPr>
            </w:pPr>
            <w:r w:rsidRPr="00BA2252">
              <w:rPr>
                <w:spacing w:val="-2"/>
                <w:sz w:val="18"/>
                <w:szCs w:val="18"/>
              </w:rPr>
              <w:t>73,200</w:t>
            </w:r>
          </w:p>
        </w:tc>
        <w:tc>
          <w:tcPr>
            <w:tcW w:w="992" w:type="dxa"/>
          </w:tcPr>
          <w:p w14:paraId="3B72BE20" w14:textId="77777777" w:rsidR="0066161C" w:rsidRPr="00BA2252" w:rsidRDefault="0066161C" w:rsidP="008574C7">
            <w:pPr>
              <w:pStyle w:val="TableParagraph"/>
              <w:spacing w:line="276" w:lineRule="auto"/>
              <w:jc w:val="both"/>
              <w:rPr>
                <w:sz w:val="18"/>
                <w:szCs w:val="18"/>
              </w:rPr>
            </w:pPr>
            <w:r w:rsidRPr="00BA2252">
              <w:rPr>
                <w:spacing w:val="-2"/>
                <w:sz w:val="18"/>
                <w:szCs w:val="18"/>
              </w:rPr>
              <w:t>50,000</w:t>
            </w:r>
          </w:p>
        </w:tc>
        <w:tc>
          <w:tcPr>
            <w:tcW w:w="992" w:type="dxa"/>
          </w:tcPr>
          <w:p w14:paraId="3BF4A000" w14:textId="77777777" w:rsidR="0066161C" w:rsidRPr="00BA2252" w:rsidRDefault="0066161C" w:rsidP="008574C7">
            <w:pPr>
              <w:pStyle w:val="TableParagraph"/>
              <w:spacing w:line="276" w:lineRule="auto"/>
              <w:ind w:left="96"/>
              <w:jc w:val="both"/>
              <w:rPr>
                <w:sz w:val="18"/>
                <w:szCs w:val="18"/>
              </w:rPr>
            </w:pPr>
            <w:r w:rsidRPr="00BA2252">
              <w:rPr>
                <w:spacing w:val="-2"/>
                <w:sz w:val="18"/>
                <w:szCs w:val="18"/>
              </w:rPr>
              <w:t>40,050</w:t>
            </w:r>
          </w:p>
        </w:tc>
        <w:tc>
          <w:tcPr>
            <w:tcW w:w="851" w:type="dxa"/>
          </w:tcPr>
          <w:p w14:paraId="32AAF9B1" w14:textId="77777777" w:rsidR="0066161C" w:rsidRPr="00BA2252" w:rsidRDefault="0066161C" w:rsidP="008574C7">
            <w:pPr>
              <w:pStyle w:val="TableParagraph"/>
              <w:spacing w:line="276" w:lineRule="auto"/>
              <w:ind w:left="99"/>
              <w:jc w:val="both"/>
              <w:rPr>
                <w:sz w:val="18"/>
                <w:szCs w:val="18"/>
              </w:rPr>
            </w:pPr>
            <w:r w:rsidRPr="00BA2252">
              <w:rPr>
                <w:spacing w:val="-4"/>
                <w:sz w:val="18"/>
                <w:szCs w:val="18"/>
              </w:rPr>
              <w:t>28,29</w:t>
            </w:r>
            <w:r w:rsidRPr="00BA2252">
              <w:rPr>
                <w:spacing w:val="-10"/>
                <w:sz w:val="18"/>
                <w:szCs w:val="18"/>
              </w:rPr>
              <w:t>0</w:t>
            </w:r>
          </w:p>
        </w:tc>
        <w:tc>
          <w:tcPr>
            <w:tcW w:w="1134" w:type="dxa"/>
          </w:tcPr>
          <w:p w14:paraId="6439BF09" w14:textId="77777777" w:rsidR="0066161C" w:rsidRPr="00BA2252" w:rsidRDefault="0066161C" w:rsidP="008574C7">
            <w:pPr>
              <w:pStyle w:val="TableParagraph"/>
              <w:spacing w:line="276" w:lineRule="auto"/>
              <w:ind w:left="93"/>
              <w:jc w:val="both"/>
              <w:rPr>
                <w:sz w:val="18"/>
                <w:szCs w:val="18"/>
              </w:rPr>
            </w:pPr>
            <w:r w:rsidRPr="00BA2252">
              <w:rPr>
                <w:spacing w:val="-2"/>
                <w:sz w:val="18"/>
                <w:szCs w:val="18"/>
              </w:rPr>
              <w:t>9,050,585</w:t>
            </w:r>
          </w:p>
        </w:tc>
      </w:tr>
      <w:tr w:rsidR="0066161C" w:rsidRPr="00BA2252" w14:paraId="224DE73D" w14:textId="77777777" w:rsidTr="008C04F9">
        <w:trPr>
          <w:trHeight w:val="174"/>
        </w:trPr>
        <w:tc>
          <w:tcPr>
            <w:tcW w:w="2042" w:type="dxa"/>
          </w:tcPr>
          <w:p w14:paraId="60507464" w14:textId="77777777" w:rsidR="0066161C" w:rsidRPr="00BA2252" w:rsidRDefault="0066161C" w:rsidP="008574C7">
            <w:pPr>
              <w:pStyle w:val="TableParagraph"/>
              <w:spacing w:line="276" w:lineRule="auto"/>
              <w:ind w:left="31"/>
              <w:jc w:val="both"/>
              <w:rPr>
                <w:b/>
                <w:sz w:val="18"/>
                <w:szCs w:val="18"/>
              </w:rPr>
            </w:pPr>
            <w:r w:rsidRPr="00BA2252">
              <w:rPr>
                <w:b/>
                <w:sz w:val="18"/>
                <w:szCs w:val="18"/>
              </w:rPr>
              <w:t>Cost</w:t>
            </w:r>
            <w:r w:rsidRPr="00BA2252">
              <w:rPr>
                <w:b/>
                <w:spacing w:val="-2"/>
                <w:sz w:val="18"/>
                <w:szCs w:val="18"/>
              </w:rPr>
              <w:t xml:space="preserve"> </w:t>
            </w:r>
            <w:r w:rsidRPr="00BA2252">
              <w:rPr>
                <w:b/>
                <w:sz w:val="18"/>
                <w:szCs w:val="18"/>
              </w:rPr>
              <w:t>of</w:t>
            </w:r>
            <w:r w:rsidRPr="00BA2252">
              <w:rPr>
                <w:b/>
                <w:spacing w:val="-2"/>
                <w:sz w:val="18"/>
                <w:szCs w:val="18"/>
              </w:rPr>
              <w:t xml:space="preserve"> Sales</w:t>
            </w:r>
          </w:p>
        </w:tc>
        <w:tc>
          <w:tcPr>
            <w:tcW w:w="854" w:type="dxa"/>
          </w:tcPr>
          <w:p w14:paraId="098E197E" w14:textId="77777777" w:rsidR="0066161C" w:rsidRPr="00BA2252" w:rsidRDefault="0066161C" w:rsidP="008574C7">
            <w:pPr>
              <w:pStyle w:val="TableParagraph"/>
              <w:spacing w:line="276" w:lineRule="auto"/>
              <w:jc w:val="both"/>
              <w:rPr>
                <w:sz w:val="18"/>
                <w:szCs w:val="18"/>
              </w:rPr>
            </w:pPr>
            <w:r w:rsidRPr="00BA2252">
              <w:rPr>
                <w:spacing w:val="-2"/>
                <w:sz w:val="18"/>
                <w:szCs w:val="18"/>
              </w:rPr>
              <w:t>93,370</w:t>
            </w:r>
          </w:p>
        </w:tc>
        <w:tc>
          <w:tcPr>
            <w:tcW w:w="810" w:type="dxa"/>
          </w:tcPr>
          <w:p w14:paraId="2B749F3C" w14:textId="77777777" w:rsidR="0066161C" w:rsidRPr="00BA2252" w:rsidRDefault="0066161C" w:rsidP="008574C7">
            <w:pPr>
              <w:pStyle w:val="TableParagraph"/>
              <w:spacing w:line="276" w:lineRule="auto"/>
              <w:jc w:val="both"/>
              <w:rPr>
                <w:sz w:val="18"/>
                <w:szCs w:val="18"/>
              </w:rPr>
            </w:pPr>
            <w:r w:rsidRPr="00BA2252">
              <w:rPr>
                <w:spacing w:val="-2"/>
                <w:sz w:val="18"/>
                <w:szCs w:val="18"/>
              </w:rPr>
              <w:t>84,750</w:t>
            </w:r>
          </w:p>
        </w:tc>
        <w:tc>
          <w:tcPr>
            <w:tcW w:w="810" w:type="dxa"/>
          </w:tcPr>
          <w:p w14:paraId="340D9DEF" w14:textId="77777777" w:rsidR="0066161C" w:rsidRPr="00BA2252" w:rsidRDefault="0066161C" w:rsidP="008574C7">
            <w:pPr>
              <w:pStyle w:val="TableParagraph"/>
              <w:spacing w:line="276" w:lineRule="auto"/>
              <w:jc w:val="both"/>
              <w:rPr>
                <w:sz w:val="18"/>
                <w:szCs w:val="18"/>
              </w:rPr>
            </w:pPr>
            <w:r w:rsidRPr="00BA2252">
              <w:rPr>
                <w:spacing w:val="-4"/>
                <w:sz w:val="18"/>
                <w:szCs w:val="18"/>
              </w:rPr>
              <w:t>81,69</w:t>
            </w:r>
            <w:r w:rsidRPr="00BA2252">
              <w:rPr>
                <w:spacing w:val="-10"/>
                <w:sz w:val="18"/>
                <w:szCs w:val="18"/>
              </w:rPr>
              <w:t>0</w:t>
            </w:r>
          </w:p>
        </w:tc>
        <w:tc>
          <w:tcPr>
            <w:tcW w:w="964" w:type="dxa"/>
          </w:tcPr>
          <w:p w14:paraId="0970AB33" w14:textId="77777777" w:rsidR="0066161C" w:rsidRPr="00BA2252" w:rsidRDefault="0066161C" w:rsidP="008574C7">
            <w:pPr>
              <w:rPr>
                <w:sz w:val="18"/>
                <w:szCs w:val="18"/>
              </w:rPr>
            </w:pPr>
            <w:r w:rsidRPr="00BA2252">
              <w:rPr>
                <w:sz w:val="18"/>
                <w:szCs w:val="18"/>
              </w:rPr>
              <w:t>182,595</w:t>
            </w:r>
          </w:p>
        </w:tc>
        <w:tc>
          <w:tcPr>
            <w:tcW w:w="862" w:type="dxa"/>
          </w:tcPr>
          <w:p w14:paraId="4264810B" w14:textId="77777777" w:rsidR="0066161C" w:rsidRPr="00BA2252" w:rsidRDefault="0066161C" w:rsidP="008574C7">
            <w:pPr>
              <w:rPr>
                <w:sz w:val="18"/>
                <w:szCs w:val="18"/>
              </w:rPr>
            </w:pPr>
            <w:r w:rsidRPr="00BA2252">
              <w:rPr>
                <w:sz w:val="18"/>
                <w:szCs w:val="18"/>
              </w:rPr>
              <w:t>3,780</w:t>
            </w:r>
          </w:p>
        </w:tc>
        <w:tc>
          <w:tcPr>
            <w:tcW w:w="810" w:type="dxa"/>
          </w:tcPr>
          <w:p w14:paraId="24B761B5" w14:textId="77777777" w:rsidR="0066161C" w:rsidRPr="00BA2252" w:rsidRDefault="0066161C" w:rsidP="008574C7">
            <w:pPr>
              <w:pStyle w:val="TableParagraph"/>
              <w:spacing w:line="276" w:lineRule="auto"/>
              <w:jc w:val="both"/>
              <w:rPr>
                <w:sz w:val="18"/>
                <w:szCs w:val="18"/>
              </w:rPr>
            </w:pPr>
            <w:r w:rsidRPr="00BA2252">
              <w:rPr>
                <w:spacing w:val="-4"/>
                <w:sz w:val="18"/>
                <w:szCs w:val="18"/>
              </w:rPr>
              <w:t>62,55</w:t>
            </w:r>
            <w:r w:rsidRPr="00BA2252">
              <w:rPr>
                <w:spacing w:val="-10"/>
                <w:sz w:val="18"/>
                <w:szCs w:val="18"/>
              </w:rPr>
              <w:t>0</w:t>
            </w:r>
          </w:p>
        </w:tc>
        <w:tc>
          <w:tcPr>
            <w:tcW w:w="944" w:type="dxa"/>
          </w:tcPr>
          <w:p w14:paraId="2A2C2702" w14:textId="77777777" w:rsidR="0066161C" w:rsidRPr="00BA2252" w:rsidRDefault="0066161C" w:rsidP="008574C7">
            <w:pPr>
              <w:rPr>
                <w:sz w:val="18"/>
                <w:szCs w:val="18"/>
              </w:rPr>
            </w:pPr>
            <w:r w:rsidRPr="00BA2252">
              <w:rPr>
                <w:sz w:val="18"/>
                <w:szCs w:val="18"/>
              </w:rPr>
              <w:t>57,650</w:t>
            </w:r>
          </w:p>
        </w:tc>
        <w:tc>
          <w:tcPr>
            <w:tcW w:w="982" w:type="dxa"/>
          </w:tcPr>
          <w:p w14:paraId="7AE151C9" w14:textId="77777777" w:rsidR="0066161C" w:rsidRPr="00BA2252" w:rsidRDefault="0066161C" w:rsidP="008574C7">
            <w:pPr>
              <w:pStyle w:val="TableParagraph"/>
              <w:spacing w:line="276" w:lineRule="auto"/>
              <w:jc w:val="center"/>
              <w:rPr>
                <w:sz w:val="18"/>
                <w:szCs w:val="18"/>
              </w:rPr>
            </w:pPr>
            <w:r w:rsidRPr="00BA2252">
              <w:rPr>
                <w:spacing w:val="-2"/>
                <w:sz w:val="18"/>
                <w:szCs w:val="18"/>
              </w:rPr>
              <w:t>49,050</w:t>
            </w:r>
          </w:p>
        </w:tc>
        <w:tc>
          <w:tcPr>
            <w:tcW w:w="1134" w:type="dxa"/>
          </w:tcPr>
          <w:p w14:paraId="310B98F6" w14:textId="77777777" w:rsidR="0066161C" w:rsidRPr="00BA2252" w:rsidRDefault="0066161C" w:rsidP="008574C7">
            <w:pPr>
              <w:pStyle w:val="TableParagraph"/>
              <w:spacing w:line="276" w:lineRule="auto"/>
              <w:ind w:right="337"/>
              <w:rPr>
                <w:sz w:val="18"/>
                <w:szCs w:val="18"/>
              </w:rPr>
            </w:pPr>
            <w:r w:rsidRPr="00BA2252">
              <w:rPr>
                <w:spacing w:val="-2"/>
                <w:sz w:val="18"/>
                <w:szCs w:val="18"/>
              </w:rPr>
              <w:t>44,245</w:t>
            </w:r>
          </w:p>
        </w:tc>
        <w:tc>
          <w:tcPr>
            <w:tcW w:w="992" w:type="dxa"/>
          </w:tcPr>
          <w:p w14:paraId="24F7E278" w14:textId="77777777" w:rsidR="0066161C" w:rsidRPr="00BA2252" w:rsidRDefault="0066161C" w:rsidP="008574C7">
            <w:pPr>
              <w:pStyle w:val="TableParagraph"/>
              <w:spacing w:line="276" w:lineRule="auto"/>
              <w:jc w:val="both"/>
              <w:rPr>
                <w:sz w:val="18"/>
                <w:szCs w:val="18"/>
              </w:rPr>
            </w:pPr>
            <w:r w:rsidRPr="00BA2252">
              <w:rPr>
                <w:spacing w:val="-2"/>
                <w:sz w:val="18"/>
                <w:szCs w:val="18"/>
              </w:rPr>
              <w:t>39532</w:t>
            </w:r>
          </w:p>
        </w:tc>
        <w:tc>
          <w:tcPr>
            <w:tcW w:w="992" w:type="dxa"/>
          </w:tcPr>
          <w:p w14:paraId="54B7EBE9" w14:textId="77777777" w:rsidR="0066161C" w:rsidRPr="00BA2252" w:rsidRDefault="0066161C" w:rsidP="008574C7">
            <w:pPr>
              <w:pStyle w:val="TableParagraph"/>
              <w:spacing w:line="276" w:lineRule="auto"/>
              <w:jc w:val="both"/>
              <w:rPr>
                <w:sz w:val="18"/>
                <w:szCs w:val="18"/>
              </w:rPr>
            </w:pPr>
            <w:r w:rsidRPr="00BA2252">
              <w:rPr>
                <w:spacing w:val="-2"/>
                <w:sz w:val="18"/>
                <w:szCs w:val="18"/>
              </w:rPr>
              <w:t>92,185</w:t>
            </w:r>
          </w:p>
        </w:tc>
        <w:tc>
          <w:tcPr>
            <w:tcW w:w="851" w:type="dxa"/>
          </w:tcPr>
          <w:p w14:paraId="2EE22D13" w14:textId="77777777" w:rsidR="0066161C" w:rsidRPr="00BA2252" w:rsidRDefault="0066161C" w:rsidP="008574C7">
            <w:pPr>
              <w:pStyle w:val="TableParagraph"/>
              <w:spacing w:line="276" w:lineRule="auto"/>
              <w:jc w:val="both"/>
              <w:rPr>
                <w:sz w:val="18"/>
                <w:szCs w:val="18"/>
              </w:rPr>
            </w:pPr>
            <w:r w:rsidRPr="00BA2252">
              <w:rPr>
                <w:spacing w:val="-4"/>
                <w:sz w:val="18"/>
                <w:szCs w:val="18"/>
              </w:rPr>
              <w:t>73,44</w:t>
            </w:r>
            <w:r w:rsidRPr="00BA2252">
              <w:rPr>
                <w:spacing w:val="-10"/>
                <w:sz w:val="18"/>
                <w:szCs w:val="18"/>
              </w:rPr>
              <w:t>5</w:t>
            </w:r>
          </w:p>
        </w:tc>
        <w:tc>
          <w:tcPr>
            <w:tcW w:w="1134" w:type="dxa"/>
          </w:tcPr>
          <w:p w14:paraId="35E80D2A" w14:textId="77777777" w:rsidR="0066161C" w:rsidRPr="00BA2252" w:rsidRDefault="0066161C" w:rsidP="008574C7">
            <w:pPr>
              <w:pStyle w:val="TableParagraph"/>
              <w:spacing w:line="276" w:lineRule="auto"/>
              <w:jc w:val="both"/>
              <w:rPr>
                <w:sz w:val="18"/>
                <w:szCs w:val="18"/>
              </w:rPr>
            </w:pPr>
          </w:p>
        </w:tc>
      </w:tr>
      <w:tr w:rsidR="0066161C" w:rsidRPr="00BA2252" w14:paraId="7434E633" w14:textId="77777777" w:rsidTr="008C04F9">
        <w:trPr>
          <w:trHeight w:val="75"/>
        </w:trPr>
        <w:tc>
          <w:tcPr>
            <w:tcW w:w="2042" w:type="dxa"/>
          </w:tcPr>
          <w:p w14:paraId="21ACE6FA" w14:textId="77777777" w:rsidR="0066161C" w:rsidRPr="00BA2252" w:rsidRDefault="0066161C" w:rsidP="008574C7">
            <w:pPr>
              <w:pStyle w:val="TableParagraph"/>
              <w:spacing w:line="276" w:lineRule="auto"/>
              <w:ind w:left="31"/>
              <w:jc w:val="both"/>
              <w:rPr>
                <w:b/>
                <w:sz w:val="18"/>
                <w:szCs w:val="18"/>
              </w:rPr>
            </w:pPr>
            <w:r w:rsidRPr="00BA2252">
              <w:rPr>
                <w:b/>
                <w:sz w:val="18"/>
                <w:szCs w:val="18"/>
              </w:rPr>
              <w:t>Gross</w:t>
            </w:r>
            <w:r w:rsidRPr="00BA2252">
              <w:rPr>
                <w:b/>
                <w:spacing w:val="-6"/>
                <w:sz w:val="18"/>
                <w:szCs w:val="18"/>
              </w:rPr>
              <w:t xml:space="preserve"> </w:t>
            </w:r>
            <w:r w:rsidRPr="00BA2252">
              <w:rPr>
                <w:b/>
                <w:spacing w:val="-2"/>
                <w:sz w:val="18"/>
                <w:szCs w:val="18"/>
              </w:rPr>
              <w:t>Profit</w:t>
            </w:r>
          </w:p>
        </w:tc>
        <w:tc>
          <w:tcPr>
            <w:tcW w:w="854" w:type="dxa"/>
          </w:tcPr>
          <w:p w14:paraId="0125DA2B" w14:textId="77777777" w:rsidR="0066161C" w:rsidRPr="00BA2252" w:rsidRDefault="0066161C" w:rsidP="008574C7">
            <w:pPr>
              <w:pStyle w:val="TableParagraph"/>
              <w:spacing w:line="276" w:lineRule="auto"/>
              <w:jc w:val="both"/>
              <w:rPr>
                <w:sz w:val="18"/>
                <w:szCs w:val="18"/>
              </w:rPr>
            </w:pPr>
            <w:r w:rsidRPr="00BA2252">
              <w:rPr>
                <w:spacing w:val="-2"/>
                <w:sz w:val="18"/>
                <w:szCs w:val="18"/>
              </w:rPr>
              <w:t>73,370</w:t>
            </w:r>
          </w:p>
        </w:tc>
        <w:tc>
          <w:tcPr>
            <w:tcW w:w="810" w:type="dxa"/>
          </w:tcPr>
          <w:p w14:paraId="242F52D4" w14:textId="77777777" w:rsidR="0066161C" w:rsidRPr="00BA2252" w:rsidRDefault="0066161C" w:rsidP="008574C7">
            <w:pPr>
              <w:pStyle w:val="TableParagraph"/>
              <w:spacing w:line="276" w:lineRule="auto"/>
              <w:jc w:val="both"/>
              <w:rPr>
                <w:sz w:val="18"/>
                <w:szCs w:val="18"/>
              </w:rPr>
            </w:pPr>
            <w:r w:rsidRPr="00BA2252">
              <w:rPr>
                <w:spacing w:val="-2"/>
                <w:sz w:val="18"/>
                <w:szCs w:val="18"/>
              </w:rPr>
              <w:t>44,480</w:t>
            </w:r>
          </w:p>
        </w:tc>
        <w:tc>
          <w:tcPr>
            <w:tcW w:w="810" w:type="dxa"/>
          </w:tcPr>
          <w:p w14:paraId="46895320" w14:textId="77777777" w:rsidR="0066161C" w:rsidRPr="00BA2252" w:rsidRDefault="0066161C" w:rsidP="008574C7">
            <w:pPr>
              <w:pStyle w:val="TableParagraph"/>
              <w:spacing w:line="276" w:lineRule="auto"/>
              <w:jc w:val="both"/>
              <w:rPr>
                <w:sz w:val="18"/>
                <w:szCs w:val="18"/>
              </w:rPr>
            </w:pPr>
            <w:r w:rsidRPr="00BA2252">
              <w:rPr>
                <w:spacing w:val="-4"/>
                <w:sz w:val="18"/>
                <w:szCs w:val="18"/>
              </w:rPr>
              <w:t>31,69</w:t>
            </w:r>
            <w:r w:rsidRPr="00BA2252">
              <w:rPr>
                <w:spacing w:val="-10"/>
                <w:sz w:val="18"/>
                <w:szCs w:val="18"/>
              </w:rPr>
              <w:t>0</w:t>
            </w:r>
          </w:p>
        </w:tc>
        <w:tc>
          <w:tcPr>
            <w:tcW w:w="964" w:type="dxa"/>
          </w:tcPr>
          <w:p w14:paraId="1D46DC3D" w14:textId="77777777" w:rsidR="0066161C" w:rsidRPr="00BA2252" w:rsidRDefault="0066161C" w:rsidP="008574C7">
            <w:pPr>
              <w:pStyle w:val="TableParagraph"/>
              <w:spacing w:line="276" w:lineRule="auto"/>
              <w:jc w:val="both"/>
              <w:rPr>
                <w:sz w:val="18"/>
                <w:szCs w:val="18"/>
              </w:rPr>
            </w:pPr>
            <w:r w:rsidRPr="00BA2252">
              <w:rPr>
                <w:spacing w:val="-2"/>
                <w:sz w:val="18"/>
                <w:szCs w:val="18"/>
              </w:rPr>
              <w:t>126,505</w:t>
            </w:r>
          </w:p>
        </w:tc>
        <w:tc>
          <w:tcPr>
            <w:tcW w:w="862" w:type="dxa"/>
          </w:tcPr>
          <w:p w14:paraId="427BD7A4" w14:textId="77777777" w:rsidR="0066161C" w:rsidRPr="00BA2252" w:rsidRDefault="0066161C" w:rsidP="008574C7">
            <w:pPr>
              <w:pStyle w:val="TableParagraph"/>
              <w:spacing w:line="276" w:lineRule="auto"/>
              <w:jc w:val="both"/>
              <w:rPr>
                <w:sz w:val="18"/>
                <w:szCs w:val="18"/>
              </w:rPr>
            </w:pPr>
            <w:r w:rsidRPr="00BA2252">
              <w:rPr>
                <w:spacing w:val="-2"/>
                <w:sz w:val="18"/>
                <w:szCs w:val="18"/>
              </w:rPr>
              <w:t>48,630</w:t>
            </w:r>
          </w:p>
        </w:tc>
        <w:tc>
          <w:tcPr>
            <w:tcW w:w="810" w:type="dxa"/>
          </w:tcPr>
          <w:p w14:paraId="240C935C" w14:textId="77777777" w:rsidR="0066161C" w:rsidRPr="00BA2252" w:rsidRDefault="0066161C" w:rsidP="008574C7">
            <w:pPr>
              <w:pStyle w:val="TableParagraph"/>
              <w:spacing w:line="276" w:lineRule="auto"/>
              <w:jc w:val="both"/>
              <w:rPr>
                <w:sz w:val="18"/>
                <w:szCs w:val="18"/>
              </w:rPr>
            </w:pPr>
            <w:r w:rsidRPr="00BA2252">
              <w:rPr>
                <w:spacing w:val="-4"/>
                <w:sz w:val="18"/>
                <w:szCs w:val="18"/>
              </w:rPr>
              <w:t>19,45</w:t>
            </w:r>
            <w:r w:rsidRPr="00BA2252">
              <w:rPr>
                <w:spacing w:val="-10"/>
                <w:sz w:val="18"/>
                <w:szCs w:val="18"/>
              </w:rPr>
              <w:t>0</w:t>
            </w:r>
          </w:p>
        </w:tc>
        <w:tc>
          <w:tcPr>
            <w:tcW w:w="944" w:type="dxa"/>
          </w:tcPr>
          <w:p w14:paraId="117DEFAA" w14:textId="77777777" w:rsidR="0066161C" w:rsidRPr="00BA2252" w:rsidRDefault="0066161C" w:rsidP="008574C7">
            <w:pPr>
              <w:pStyle w:val="TableParagraph"/>
              <w:spacing w:line="276" w:lineRule="auto"/>
              <w:jc w:val="both"/>
              <w:rPr>
                <w:sz w:val="18"/>
                <w:szCs w:val="18"/>
              </w:rPr>
            </w:pPr>
            <w:r w:rsidRPr="00BA2252">
              <w:rPr>
                <w:spacing w:val="-2"/>
                <w:sz w:val="18"/>
                <w:szCs w:val="18"/>
              </w:rPr>
              <w:t>47,650</w:t>
            </w:r>
          </w:p>
        </w:tc>
        <w:tc>
          <w:tcPr>
            <w:tcW w:w="982" w:type="dxa"/>
          </w:tcPr>
          <w:p w14:paraId="27600BED" w14:textId="77777777" w:rsidR="0066161C" w:rsidRPr="00BA2252" w:rsidRDefault="0066161C" w:rsidP="008574C7">
            <w:pPr>
              <w:pStyle w:val="TableParagraph"/>
              <w:spacing w:line="276" w:lineRule="auto"/>
              <w:rPr>
                <w:sz w:val="18"/>
                <w:szCs w:val="18"/>
              </w:rPr>
            </w:pPr>
            <w:r w:rsidRPr="00BA2252">
              <w:rPr>
                <w:spacing w:val="-2"/>
                <w:sz w:val="18"/>
                <w:szCs w:val="18"/>
              </w:rPr>
              <w:t>49,050</w:t>
            </w:r>
          </w:p>
        </w:tc>
        <w:tc>
          <w:tcPr>
            <w:tcW w:w="1134" w:type="dxa"/>
          </w:tcPr>
          <w:p w14:paraId="2AB63B4C" w14:textId="77777777" w:rsidR="0066161C" w:rsidRPr="00BA2252" w:rsidRDefault="0066161C" w:rsidP="008574C7">
            <w:pPr>
              <w:pStyle w:val="TableParagraph"/>
              <w:spacing w:line="276" w:lineRule="auto"/>
              <w:ind w:left="103"/>
              <w:jc w:val="both"/>
              <w:rPr>
                <w:sz w:val="18"/>
                <w:szCs w:val="18"/>
              </w:rPr>
            </w:pPr>
            <w:r w:rsidRPr="00BA2252">
              <w:rPr>
                <w:spacing w:val="-2"/>
                <w:sz w:val="18"/>
                <w:szCs w:val="18"/>
              </w:rPr>
              <w:t>28,955</w:t>
            </w:r>
          </w:p>
        </w:tc>
        <w:tc>
          <w:tcPr>
            <w:tcW w:w="992" w:type="dxa"/>
          </w:tcPr>
          <w:p w14:paraId="2C0D8EEE" w14:textId="77777777" w:rsidR="0066161C" w:rsidRPr="00BA2252" w:rsidRDefault="0066161C" w:rsidP="008574C7">
            <w:pPr>
              <w:pStyle w:val="TableParagraph"/>
              <w:spacing w:line="276" w:lineRule="auto"/>
              <w:jc w:val="both"/>
              <w:rPr>
                <w:sz w:val="18"/>
                <w:szCs w:val="18"/>
              </w:rPr>
            </w:pPr>
            <w:r w:rsidRPr="00BA2252">
              <w:rPr>
                <w:spacing w:val="-2"/>
                <w:sz w:val="18"/>
                <w:szCs w:val="18"/>
              </w:rPr>
              <w:t>10,468</w:t>
            </w:r>
          </w:p>
        </w:tc>
        <w:tc>
          <w:tcPr>
            <w:tcW w:w="992" w:type="dxa"/>
          </w:tcPr>
          <w:p w14:paraId="1F30FC68" w14:textId="77777777" w:rsidR="0066161C" w:rsidRPr="00BA2252" w:rsidRDefault="0066161C" w:rsidP="008574C7">
            <w:pPr>
              <w:pStyle w:val="TableParagraph"/>
              <w:spacing w:line="276" w:lineRule="auto"/>
              <w:ind w:left="96"/>
              <w:jc w:val="both"/>
              <w:rPr>
                <w:sz w:val="18"/>
                <w:szCs w:val="18"/>
              </w:rPr>
            </w:pPr>
            <w:r w:rsidRPr="00BA2252">
              <w:rPr>
                <w:spacing w:val="-2"/>
                <w:sz w:val="18"/>
                <w:szCs w:val="18"/>
              </w:rPr>
              <w:t>92,185</w:t>
            </w:r>
          </w:p>
        </w:tc>
        <w:tc>
          <w:tcPr>
            <w:tcW w:w="851" w:type="dxa"/>
          </w:tcPr>
          <w:p w14:paraId="354FE13F" w14:textId="77777777" w:rsidR="0066161C" w:rsidRPr="00BA2252" w:rsidRDefault="0066161C" w:rsidP="008574C7">
            <w:pPr>
              <w:pStyle w:val="TableParagraph"/>
              <w:spacing w:line="276" w:lineRule="auto"/>
              <w:ind w:left="99"/>
              <w:jc w:val="both"/>
              <w:rPr>
                <w:sz w:val="18"/>
                <w:szCs w:val="18"/>
              </w:rPr>
            </w:pPr>
            <w:r w:rsidRPr="00BA2252">
              <w:rPr>
                <w:spacing w:val="-4"/>
                <w:sz w:val="18"/>
                <w:szCs w:val="18"/>
              </w:rPr>
              <w:t>45,15</w:t>
            </w:r>
            <w:r w:rsidRPr="00BA2252">
              <w:rPr>
                <w:spacing w:val="-10"/>
                <w:sz w:val="18"/>
                <w:szCs w:val="18"/>
              </w:rPr>
              <w:t>5</w:t>
            </w:r>
          </w:p>
        </w:tc>
        <w:tc>
          <w:tcPr>
            <w:tcW w:w="1134" w:type="dxa"/>
          </w:tcPr>
          <w:p w14:paraId="548101F5" w14:textId="77777777" w:rsidR="0066161C" w:rsidRPr="00BA2252" w:rsidRDefault="0066161C" w:rsidP="008574C7">
            <w:pPr>
              <w:pStyle w:val="TableParagraph"/>
              <w:spacing w:line="276" w:lineRule="auto"/>
              <w:ind w:left="93"/>
              <w:jc w:val="both"/>
              <w:rPr>
                <w:sz w:val="18"/>
                <w:szCs w:val="18"/>
              </w:rPr>
            </w:pPr>
            <w:r w:rsidRPr="00BA2252">
              <w:rPr>
                <w:spacing w:val="-2"/>
                <w:sz w:val="18"/>
                <w:szCs w:val="18"/>
              </w:rPr>
              <w:t>440,872</w:t>
            </w:r>
          </w:p>
        </w:tc>
      </w:tr>
      <w:tr w:rsidR="0066161C" w:rsidRPr="00BA2252" w14:paraId="27AC7E4A" w14:textId="77777777" w:rsidTr="008C04F9">
        <w:trPr>
          <w:trHeight w:val="327"/>
        </w:trPr>
        <w:tc>
          <w:tcPr>
            <w:tcW w:w="2042" w:type="dxa"/>
          </w:tcPr>
          <w:p w14:paraId="6315929E" w14:textId="2942BF04" w:rsidR="0066161C" w:rsidRPr="00BA2252" w:rsidRDefault="0066161C" w:rsidP="008C04F9">
            <w:pPr>
              <w:pStyle w:val="TableParagraph"/>
              <w:spacing w:line="276" w:lineRule="auto"/>
              <w:jc w:val="both"/>
              <w:rPr>
                <w:b/>
                <w:sz w:val="18"/>
                <w:szCs w:val="18"/>
              </w:rPr>
            </w:pPr>
            <w:r w:rsidRPr="00BA2252">
              <w:rPr>
                <w:b/>
                <w:spacing w:val="-2"/>
                <w:sz w:val="18"/>
                <w:szCs w:val="18"/>
              </w:rPr>
              <w:t>Controllable</w:t>
            </w:r>
            <w:r w:rsidR="008574C7">
              <w:rPr>
                <w:b/>
                <w:spacing w:val="-2"/>
                <w:sz w:val="18"/>
                <w:szCs w:val="18"/>
              </w:rPr>
              <w:t xml:space="preserve"> Expenses</w:t>
            </w:r>
          </w:p>
        </w:tc>
        <w:tc>
          <w:tcPr>
            <w:tcW w:w="854" w:type="dxa"/>
          </w:tcPr>
          <w:p w14:paraId="4DA6AC23" w14:textId="77777777" w:rsidR="0066161C" w:rsidRPr="00BA2252" w:rsidRDefault="0066161C" w:rsidP="008574C7">
            <w:pPr>
              <w:pStyle w:val="TableParagraph"/>
              <w:spacing w:line="276" w:lineRule="auto"/>
              <w:jc w:val="both"/>
              <w:rPr>
                <w:sz w:val="18"/>
                <w:szCs w:val="18"/>
              </w:rPr>
            </w:pPr>
          </w:p>
        </w:tc>
        <w:tc>
          <w:tcPr>
            <w:tcW w:w="810" w:type="dxa"/>
          </w:tcPr>
          <w:p w14:paraId="0E269468" w14:textId="77777777" w:rsidR="0066161C" w:rsidRPr="00BA2252" w:rsidRDefault="0066161C" w:rsidP="008574C7">
            <w:pPr>
              <w:pStyle w:val="TableParagraph"/>
              <w:spacing w:line="276" w:lineRule="auto"/>
              <w:jc w:val="both"/>
              <w:rPr>
                <w:sz w:val="18"/>
                <w:szCs w:val="18"/>
              </w:rPr>
            </w:pPr>
          </w:p>
        </w:tc>
        <w:tc>
          <w:tcPr>
            <w:tcW w:w="810" w:type="dxa"/>
          </w:tcPr>
          <w:p w14:paraId="79181D83" w14:textId="77777777" w:rsidR="0066161C" w:rsidRPr="00BA2252" w:rsidRDefault="0066161C" w:rsidP="008574C7">
            <w:pPr>
              <w:pStyle w:val="TableParagraph"/>
              <w:spacing w:line="276" w:lineRule="auto"/>
              <w:jc w:val="both"/>
              <w:rPr>
                <w:sz w:val="18"/>
                <w:szCs w:val="18"/>
              </w:rPr>
            </w:pPr>
          </w:p>
        </w:tc>
        <w:tc>
          <w:tcPr>
            <w:tcW w:w="964" w:type="dxa"/>
          </w:tcPr>
          <w:p w14:paraId="2D313296" w14:textId="77777777" w:rsidR="0066161C" w:rsidRPr="00BA2252" w:rsidRDefault="0066161C" w:rsidP="008574C7">
            <w:pPr>
              <w:pStyle w:val="TableParagraph"/>
              <w:spacing w:line="276" w:lineRule="auto"/>
              <w:jc w:val="both"/>
              <w:rPr>
                <w:sz w:val="18"/>
                <w:szCs w:val="18"/>
              </w:rPr>
            </w:pPr>
          </w:p>
        </w:tc>
        <w:tc>
          <w:tcPr>
            <w:tcW w:w="862" w:type="dxa"/>
          </w:tcPr>
          <w:p w14:paraId="536E720B" w14:textId="77777777" w:rsidR="0066161C" w:rsidRPr="00BA2252" w:rsidRDefault="0066161C" w:rsidP="008574C7">
            <w:pPr>
              <w:pStyle w:val="TableParagraph"/>
              <w:spacing w:line="276" w:lineRule="auto"/>
              <w:jc w:val="both"/>
              <w:rPr>
                <w:sz w:val="18"/>
                <w:szCs w:val="18"/>
              </w:rPr>
            </w:pPr>
          </w:p>
        </w:tc>
        <w:tc>
          <w:tcPr>
            <w:tcW w:w="810" w:type="dxa"/>
          </w:tcPr>
          <w:p w14:paraId="4F19E9C2" w14:textId="77777777" w:rsidR="0066161C" w:rsidRPr="00BA2252" w:rsidRDefault="0066161C" w:rsidP="008574C7">
            <w:pPr>
              <w:pStyle w:val="TableParagraph"/>
              <w:spacing w:line="276" w:lineRule="auto"/>
              <w:jc w:val="both"/>
              <w:rPr>
                <w:sz w:val="18"/>
                <w:szCs w:val="18"/>
              </w:rPr>
            </w:pPr>
          </w:p>
        </w:tc>
        <w:tc>
          <w:tcPr>
            <w:tcW w:w="944" w:type="dxa"/>
          </w:tcPr>
          <w:p w14:paraId="3029A88B" w14:textId="77777777" w:rsidR="0066161C" w:rsidRPr="00BA2252" w:rsidRDefault="0066161C" w:rsidP="008574C7">
            <w:pPr>
              <w:pStyle w:val="TableParagraph"/>
              <w:spacing w:line="276" w:lineRule="auto"/>
              <w:jc w:val="both"/>
              <w:rPr>
                <w:sz w:val="18"/>
                <w:szCs w:val="18"/>
              </w:rPr>
            </w:pPr>
          </w:p>
        </w:tc>
        <w:tc>
          <w:tcPr>
            <w:tcW w:w="982" w:type="dxa"/>
          </w:tcPr>
          <w:p w14:paraId="4933BA02" w14:textId="77777777" w:rsidR="0066161C" w:rsidRPr="00BA2252" w:rsidRDefault="0066161C" w:rsidP="008574C7">
            <w:pPr>
              <w:pStyle w:val="TableParagraph"/>
              <w:spacing w:line="276" w:lineRule="auto"/>
              <w:jc w:val="both"/>
              <w:rPr>
                <w:sz w:val="18"/>
                <w:szCs w:val="18"/>
              </w:rPr>
            </w:pPr>
          </w:p>
        </w:tc>
        <w:tc>
          <w:tcPr>
            <w:tcW w:w="1134" w:type="dxa"/>
          </w:tcPr>
          <w:p w14:paraId="6073AC93" w14:textId="77777777" w:rsidR="0066161C" w:rsidRPr="00BA2252" w:rsidRDefault="0066161C" w:rsidP="008574C7">
            <w:pPr>
              <w:pStyle w:val="TableParagraph"/>
              <w:spacing w:line="276" w:lineRule="auto"/>
              <w:jc w:val="both"/>
              <w:rPr>
                <w:sz w:val="18"/>
                <w:szCs w:val="18"/>
              </w:rPr>
            </w:pPr>
          </w:p>
        </w:tc>
        <w:tc>
          <w:tcPr>
            <w:tcW w:w="992" w:type="dxa"/>
          </w:tcPr>
          <w:p w14:paraId="50B0790A" w14:textId="77777777" w:rsidR="0066161C" w:rsidRPr="00BA2252" w:rsidRDefault="0066161C" w:rsidP="008574C7">
            <w:pPr>
              <w:pStyle w:val="TableParagraph"/>
              <w:spacing w:line="276" w:lineRule="auto"/>
              <w:jc w:val="both"/>
              <w:rPr>
                <w:sz w:val="18"/>
                <w:szCs w:val="18"/>
              </w:rPr>
            </w:pPr>
          </w:p>
        </w:tc>
        <w:tc>
          <w:tcPr>
            <w:tcW w:w="992" w:type="dxa"/>
          </w:tcPr>
          <w:p w14:paraId="1D205538" w14:textId="77777777" w:rsidR="0066161C" w:rsidRPr="00BA2252" w:rsidRDefault="0066161C" w:rsidP="008574C7">
            <w:pPr>
              <w:pStyle w:val="TableParagraph"/>
              <w:spacing w:line="276" w:lineRule="auto"/>
              <w:jc w:val="both"/>
              <w:rPr>
                <w:sz w:val="18"/>
                <w:szCs w:val="18"/>
              </w:rPr>
            </w:pPr>
          </w:p>
        </w:tc>
        <w:tc>
          <w:tcPr>
            <w:tcW w:w="851" w:type="dxa"/>
          </w:tcPr>
          <w:p w14:paraId="7C71FDFC" w14:textId="77777777" w:rsidR="0066161C" w:rsidRPr="00BA2252" w:rsidRDefault="0066161C" w:rsidP="008574C7">
            <w:pPr>
              <w:pStyle w:val="TableParagraph"/>
              <w:spacing w:line="276" w:lineRule="auto"/>
              <w:jc w:val="both"/>
              <w:rPr>
                <w:sz w:val="18"/>
                <w:szCs w:val="18"/>
              </w:rPr>
            </w:pPr>
          </w:p>
        </w:tc>
        <w:tc>
          <w:tcPr>
            <w:tcW w:w="1134" w:type="dxa"/>
          </w:tcPr>
          <w:p w14:paraId="3C29B90A" w14:textId="77777777" w:rsidR="0066161C" w:rsidRPr="00BA2252" w:rsidRDefault="0066161C" w:rsidP="008574C7">
            <w:pPr>
              <w:pStyle w:val="TableParagraph"/>
              <w:spacing w:line="276" w:lineRule="auto"/>
              <w:jc w:val="both"/>
              <w:rPr>
                <w:sz w:val="18"/>
                <w:szCs w:val="18"/>
              </w:rPr>
            </w:pPr>
          </w:p>
        </w:tc>
      </w:tr>
      <w:tr w:rsidR="0066161C" w:rsidRPr="00BA2252" w14:paraId="531651D7" w14:textId="77777777" w:rsidTr="008C04F9">
        <w:trPr>
          <w:trHeight w:val="300"/>
        </w:trPr>
        <w:tc>
          <w:tcPr>
            <w:tcW w:w="2042" w:type="dxa"/>
          </w:tcPr>
          <w:p w14:paraId="1F75A591" w14:textId="77777777" w:rsidR="0066161C" w:rsidRPr="00BA2252" w:rsidRDefault="0066161C" w:rsidP="008574C7">
            <w:pPr>
              <w:pStyle w:val="TableParagraph"/>
              <w:spacing w:line="276" w:lineRule="auto"/>
              <w:ind w:right="309"/>
              <w:jc w:val="both"/>
              <w:rPr>
                <w:b/>
                <w:sz w:val="18"/>
                <w:szCs w:val="18"/>
              </w:rPr>
            </w:pPr>
            <w:r w:rsidRPr="00BA2252">
              <w:rPr>
                <w:b/>
                <w:spacing w:val="-2"/>
                <w:sz w:val="18"/>
                <w:szCs w:val="18"/>
              </w:rPr>
              <w:t>Salaries/Wages</w:t>
            </w:r>
          </w:p>
        </w:tc>
        <w:tc>
          <w:tcPr>
            <w:tcW w:w="854" w:type="dxa"/>
          </w:tcPr>
          <w:p w14:paraId="7F5D667E"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810" w:type="dxa"/>
          </w:tcPr>
          <w:p w14:paraId="3D31E02B"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810" w:type="dxa"/>
          </w:tcPr>
          <w:p w14:paraId="3D7196C8" w14:textId="77777777" w:rsidR="0066161C" w:rsidRPr="00BA2252" w:rsidRDefault="0066161C" w:rsidP="008574C7">
            <w:pPr>
              <w:pStyle w:val="TableParagraph"/>
              <w:spacing w:line="276" w:lineRule="auto"/>
              <w:jc w:val="both"/>
              <w:rPr>
                <w:sz w:val="18"/>
                <w:szCs w:val="18"/>
              </w:rPr>
            </w:pPr>
            <w:r w:rsidRPr="00BA2252">
              <w:rPr>
                <w:spacing w:val="-4"/>
                <w:sz w:val="18"/>
                <w:szCs w:val="18"/>
              </w:rPr>
              <w:t>10,00</w:t>
            </w:r>
            <w:r w:rsidRPr="00BA2252">
              <w:rPr>
                <w:spacing w:val="-10"/>
                <w:sz w:val="18"/>
                <w:szCs w:val="18"/>
              </w:rPr>
              <w:t>0</w:t>
            </w:r>
          </w:p>
        </w:tc>
        <w:tc>
          <w:tcPr>
            <w:tcW w:w="964" w:type="dxa"/>
          </w:tcPr>
          <w:p w14:paraId="49B2433C"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862" w:type="dxa"/>
          </w:tcPr>
          <w:p w14:paraId="56CA20B3"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810" w:type="dxa"/>
          </w:tcPr>
          <w:p w14:paraId="23554CF2" w14:textId="77777777" w:rsidR="0066161C" w:rsidRPr="00BA2252" w:rsidRDefault="0066161C" w:rsidP="008574C7">
            <w:pPr>
              <w:pStyle w:val="TableParagraph"/>
              <w:spacing w:line="276" w:lineRule="auto"/>
              <w:jc w:val="both"/>
              <w:rPr>
                <w:sz w:val="18"/>
                <w:szCs w:val="18"/>
              </w:rPr>
            </w:pPr>
            <w:r w:rsidRPr="00BA2252">
              <w:rPr>
                <w:spacing w:val="-4"/>
                <w:sz w:val="18"/>
                <w:szCs w:val="18"/>
              </w:rPr>
              <w:t>10,00</w:t>
            </w:r>
            <w:r w:rsidRPr="00BA2252">
              <w:rPr>
                <w:spacing w:val="-10"/>
                <w:sz w:val="18"/>
                <w:szCs w:val="18"/>
              </w:rPr>
              <w:t>0</w:t>
            </w:r>
          </w:p>
        </w:tc>
        <w:tc>
          <w:tcPr>
            <w:tcW w:w="944" w:type="dxa"/>
          </w:tcPr>
          <w:p w14:paraId="1A759232"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982" w:type="dxa"/>
          </w:tcPr>
          <w:p w14:paraId="2B763712"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1134" w:type="dxa"/>
          </w:tcPr>
          <w:p w14:paraId="712B7C23" w14:textId="77777777" w:rsidR="0066161C" w:rsidRPr="00BA2252" w:rsidRDefault="0066161C" w:rsidP="008574C7">
            <w:pPr>
              <w:pStyle w:val="TableParagraph"/>
              <w:spacing w:line="276" w:lineRule="auto"/>
              <w:ind w:left="103"/>
              <w:jc w:val="both"/>
              <w:rPr>
                <w:sz w:val="18"/>
                <w:szCs w:val="18"/>
              </w:rPr>
            </w:pPr>
            <w:r w:rsidRPr="00BA2252">
              <w:rPr>
                <w:spacing w:val="-2"/>
                <w:sz w:val="18"/>
                <w:szCs w:val="18"/>
              </w:rPr>
              <w:t>10,000</w:t>
            </w:r>
          </w:p>
        </w:tc>
        <w:tc>
          <w:tcPr>
            <w:tcW w:w="992" w:type="dxa"/>
          </w:tcPr>
          <w:p w14:paraId="2C46394F"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992" w:type="dxa"/>
          </w:tcPr>
          <w:p w14:paraId="1D116970" w14:textId="77777777" w:rsidR="0066161C" w:rsidRPr="00BA2252" w:rsidRDefault="0066161C" w:rsidP="008574C7">
            <w:pPr>
              <w:pStyle w:val="TableParagraph"/>
              <w:spacing w:line="276" w:lineRule="auto"/>
              <w:ind w:left="96"/>
              <w:jc w:val="both"/>
              <w:rPr>
                <w:sz w:val="18"/>
                <w:szCs w:val="18"/>
              </w:rPr>
            </w:pPr>
            <w:r w:rsidRPr="00BA2252">
              <w:rPr>
                <w:spacing w:val="-2"/>
                <w:sz w:val="18"/>
                <w:szCs w:val="18"/>
              </w:rPr>
              <w:t>10,000</w:t>
            </w:r>
          </w:p>
        </w:tc>
        <w:tc>
          <w:tcPr>
            <w:tcW w:w="851" w:type="dxa"/>
          </w:tcPr>
          <w:p w14:paraId="4006AA14" w14:textId="77777777" w:rsidR="0066161C" w:rsidRPr="00BA2252" w:rsidRDefault="0066161C" w:rsidP="008574C7">
            <w:pPr>
              <w:pStyle w:val="TableParagraph"/>
              <w:spacing w:line="276" w:lineRule="auto"/>
              <w:ind w:left="99"/>
              <w:jc w:val="both"/>
              <w:rPr>
                <w:sz w:val="18"/>
                <w:szCs w:val="18"/>
              </w:rPr>
            </w:pPr>
            <w:r w:rsidRPr="00BA2252">
              <w:rPr>
                <w:spacing w:val="-4"/>
                <w:sz w:val="18"/>
                <w:szCs w:val="18"/>
              </w:rPr>
              <w:t>10,00</w:t>
            </w:r>
            <w:r w:rsidRPr="00BA2252">
              <w:rPr>
                <w:spacing w:val="-10"/>
                <w:sz w:val="18"/>
                <w:szCs w:val="18"/>
              </w:rPr>
              <w:t>0</w:t>
            </w:r>
          </w:p>
        </w:tc>
        <w:tc>
          <w:tcPr>
            <w:tcW w:w="1134" w:type="dxa"/>
          </w:tcPr>
          <w:p w14:paraId="5AB7AA8A" w14:textId="77777777" w:rsidR="0066161C" w:rsidRPr="00BA2252" w:rsidRDefault="0066161C" w:rsidP="008574C7">
            <w:pPr>
              <w:pStyle w:val="TableParagraph"/>
              <w:spacing w:line="276" w:lineRule="auto"/>
              <w:ind w:left="93"/>
              <w:jc w:val="both"/>
              <w:rPr>
                <w:sz w:val="18"/>
                <w:szCs w:val="18"/>
              </w:rPr>
            </w:pPr>
            <w:r w:rsidRPr="00BA2252">
              <w:rPr>
                <w:spacing w:val="-2"/>
                <w:sz w:val="18"/>
                <w:szCs w:val="18"/>
              </w:rPr>
              <w:t>120,000</w:t>
            </w:r>
          </w:p>
        </w:tc>
      </w:tr>
      <w:tr w:rsidR="0066161C" w:rsidRPr="00BA2252" w14:paraId="699BDDE0" w14:textId="77777777" w:rsidTr="008C04F9">
        <w:trPr>
          <w:trHeight w:val="219"/>
        </w:trPr>
        <w:tc>
          <w:tcPr>
            <w:tcW w:w="2042" w:type="dxa"/>
          </w:tcPr>
          <w:p w14:paraId="1A4E798D" w14:textId="77777777" w:rsidR="0066161C" w:rsidRPr="00BA2252" w:rsidRDefault="0066161C" w:rsidP="008574C7">
            <w:pPr>
              <w:pStyle w:val="TableParagraph"/>
              <w:spacing w:line="276" w:lineRule="auto"/>
              <w:jc w:val="both"/>
              <w:rPr>
                <w:b/>
                <w:sz w:val="18"/>
                <w:szCs w:val="18"/>
              </w:rPr>
            </w:pPr>
            <w:r w:rsidRPr="00BA2252">
              <w:rPr>
                <w:b/>
                <w:sz w:val="18"/>
                <w:szCs w:val="18"/>
              </w:rPr>
              <w:t>Payroll</w:t>
            </w:r>
            <w:r w:rsidRPr="00BA2252">
              <w:rPr>
                <w:b/>
                <w:spacing w:val="-3"/>
                <w:sz w:val="18"/>
                <w:szCs w:val="18"/>
              </w:rPr>
              <w:t xml:space="preserve"> </w:t>
            </w:r>
            <w:r w:rsidRPr="00BA2252">
              <w:rPr>
                <w:b/>
                <w:spacing w:val="-2"/>
                <w:sz w:val="18"/>
                <w:szCs w:val="18"/>
              </w:rPr>
              <w:t>Expenses</w:t>
            </w:r>
          </w:p>
        </w:tc>
        <w:tc>
          <w:tcPr>
            <w:tcW w:w="854" w:type="dxa"/>
          </w:tcPr>
          <w:p w14:paraId="4F99E4E6"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810" w:type="dxa"/>
          </w:tcPr>
          <w:p w14:paraId="5DEF1AC1"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810" w:type="dxa"/>
          </w:tcPr>
          <w:p w14:paraId="38E237BA" w14:textId="77777777" w:rsidR="0066161C" w:rsidRPr="00BA2252" w:rsidRDefault="0066161C" w:rsidP="008574C7">
            <w:pPr>
              <w:pStyle w:val="TableParagraph"/>
              <w:spacing w:line="276" w:lineRule="auto"/>
              <w:jc w:val="both"/>
              <w:rPr>
                <w:sz w:val="18"/>
                <w:szCs w:val="18"/>
              </w:rPr>
            </w:pPr>
            <w:r w:rsidRPr="00BA2252">
              <w:rPr>
                <w:spacing w:val="-4"/>
                <w:sz w:val="18"/>
                <w:szCs w:val="18"/>
              </w:rPr>
              <w:t>10,00</w:t>
            </w:r>
            <w:r w:rsidRPr="00BA2252">
              <w:rPr>
                <w:spacing w:val="-10"/>
                <w:sz w:val="18"/>
                <w:szCs w:val="18"/>
              </w:rPr>
              <w:t>0</w:t>
            </w:r>
          </w:p>
        </w:tc>
        <w:tc>
          <w:tcPr>
            <w:tcW w:w="964" w:type="dxa"/>
          </w:tcPr>
          <w:p w14:paraId="5980BDB3"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862" w:type="dxa"/>
          </w:tcPr>
          <w:p w14:paraId="3AFA61C8"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810" w:type="dxa"/>
          </w:tcPr>
          <w:p w14:paraId="328602C2" w14:textId="77777777" w:rsidR="0066161C" w:rsidRPr="00BA2252" w:rsidRDefault="0066161C" w:rsidP="008574C7">
            <w:pPr>
              <w:pStyle w:val="TableParagraph"/>
              <w:spacing w:line="276" w:lineRule="auto"/>
              <w:jc w:val="both"/>
              <w:rPr>
                <w:sz w:val="18"/>
                <w:szCs w:val="18"/>
              </w:rPr>
            </w:pPr>
            <w:r w:rsidRPr="00BA2252">
              <w:rPr>
                <w:spacing w:val="-4"/>
                <w:sz w:val="18"/>
                <w:szCs w:val="18"/>
              </w:rPr>
              <w:t>10,00</w:t>
            </w:r>
            <w:r w:rsidRPr="00BA2252">
              <w:rPr>
                <w:spacing w:val="-10"/>
                <w:sz w:val="18"/>
                <w:szCs w:val="18"/>
              </w:rPr>
              <w:t>0</w:t>
            </w:r>
          </w:p>
        </w:tc>
        <w:tc>
          <w:tcPr>
            <w:tcW w:w="944" w:type="dxa"/>
          </w:tcPr>
          <w:p w14:paraId="5A24A2CB"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982" w:type="dxa"/>
          </w:tcPr>
          <w:p w14:paraId="4A86292D"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1134" w:type="dxa"/>
          </w:tcPr>
          <w:p w14:paraId="17E67E9D" w14:textId="77777777" w:rsidR="0066161C" w:rsidRPr="00BA2252" w:rsidRDefault="0066161C" w:rsidP="008574C7">
            <w:pPr>
              <w:pStyle w:val="TableParagraph"/>
              <w:spacing w:line="276" w:lineRule="auto"/>
              <w:ind w:left="103"/>
              <w:jc w:val="both"/>
              <w:rPr>
                <w:sz w:val="18"/>
                <w:szCs w:val="18"/>
              </w:rPr>
            </w:pPr>
            <w:r w:rsidRPr="00BA2252">
              <w:rPr>
                <w:spacing w:val="-2"/>
                <w:sz w:val="18"/>
                <w:szCs w:val="18"/>
              </w:rPr>
              <w:t>10,000</w:t>
            </w:r>
          </w:p>
        </w:tc>
        <w:tc>
          <w:tcPr>
            <w:tcW w:w="992" w:type="dxa"/>
          </w:tcPr>
          <w:p w14:paraId="009409A8" w14:textId="77777777" w:rsidR="0066161C" w:rsidRPr="00BA2252" w:rsidRDefault="0066161C" w:rsidP="008574C7">
            <w:pPr>
              <w:pStyle w:val="TableParagraph"/>
              <w:spacing w:line="276" w:lineRule="auto"/>
              <w:jc w:val="both"/>
              <w:rPr>
                <w:sz w:val="18"/>
                <w:szCs w:val="18"/>
              </w:rPr>
            </w:pPr>
            <w:r w:rsidRPr="00BA2252">
              <w:rPr>
                <w:spacing w:val="-2"/>
                <w:sz w:val="18"/>
                <w:szCs w:val="18"/>
              </w:rPr>
              <w:t>10,000</w:t>
            </w:r>
          </w:p>
        </w:tc>
        <w:tc>
          <w:tcPr>
            <w:tcW w:w="992" w:type="dxa"/>
          </w:tcPr>
          <w:p w14:paraId="4A43237C" w14:textId="77777777" w:rsidR="0066161C" w:rsidRPr="00BA2252" w:rsidRDefault="0066161C" w:rsidP="008574C7">
            <w:pPr>
              <w:pStyle w:val="TableParagraph"/>
              <w:spacing w:line="276" w:lineRule="auto"/>
              <w:ind w:left="96"/>
              <w:jc w:val="both"/>
              <w:rPr>
                <w:sz w:val="18"/>
                <w:szCs w:val="18"/>
              </w:rPr>
            </w:pPr>
            <w:r w:rsidRPr="00BA2252">
              <w:rPr>
                <w:spacing w:val="-2"/>
                <w:sz w:val="18"/>
                <w:szCs w:val="18"/>
              </w:rPr>
              <w:t>10,000</w:t>
            </w:r>
          </w:p>
        </w:tc>
        <w:tc>
          <w:tcPr>
            <w:tcW w:w="851" w:type="dxa"/>
          </w:tcPr>
          <w:p w14:paraId="0CB52165" w14:textId="77777777" w:rsidR="0066161C" w:rsidRPr="00BA2252" w:rsidRDefault="0066161C" w:rsidP="008574C7">
            <w:pPr>
              <w:pStyle w:val="TableParagraph"/>
              <w:spacing w:line="276" w:lineRule="auto"/>
              <w:ind w:left="99"/>
              <w:jc w:val="both"/>
              <w:rPr>
                <w:sz w:val="18"/>
                <w:szCs w:val="18"/>
              </w:rPr>
            </w:pPr>
            <w:r w:rsidRPr="00BA2252">
              <w:rPr>
                <w:spacing w:val="-4"/>
                <w:sz w:val="18"/>
                <w:szCs w:val="18"/>
              </w:rPr>
              <w:t>1000</w:t>
            </w:r>
            <w:r w:rsidRPr="00BA2252">
              <w:rPr>
                <w:spacing w:val="-10"/>
                <w:sz w:val="18"/>
                <w:szCs w:val="18"/>
              </w:rPr>
              <w:t>0</w:t>
            </w:r>
          </w:p>
        </w:tc>
        <w:tc>
          <w:tcPr>
            <w:tcW w:w="1134" w:type="dxa"/>
          </w:tcPr>
          <w:p w14:paraId="1BCEDA5D" w14:textId="77777777" w:rsidR="0066161C" w:rsidRPr="00BA2252" w:rsidRDefault="0066161C" w:rsidP="008574C7">
            <w:pPr>
              <w:pStyle w:val="TableParagraph"/>
              <w:spacing w:line="276" w:lineRule="auto"/>
              <w:ind w:left="93"/>
              <w:jc w:val="both"/>
              <w:rPr>
                <w:sz w:val="18"/>
                <w:szCs w:val="18"/>
              </w:rPr>
            </w:pPr>
            <w:r w:rsidRPr="00BA2252">
              <w:rPr>
                <w:spacing w:val="-2"/>
                <w:sz w:val="18"/>
                <w:szCs w:val="18"/>
              </w:rPr>
              <w:t>120,000</w:t>
            </w:r>
          </w:p>
        </w:tc>
      </w:tr>
      <w:tr w:rsidR="0066161C" w:rsidRPr="00BA2252" w14:paraId="3C81BA67" w14:textId="77777777" w:rsidTr="008C04F9">
        <w:trPr>
          <w:trHeight w:val="120"/>
        </w:trPr>
        <w:tc>
          <w:tcPr>
            <w:tcW w:w="2042" w:type="dxa"/>
          </w:tcPr>
          <w:p w14:paraId="1B9BCE24" w14:textId="77777777" w:rsidR="0066161C" w:rsidRPr="00BA2252" w:rsidRDefault="0066161C" w:rsidP="008574C7">
            <w:pPr>
              <w:pStyle w:val="TableParagraph"/>
              <w:spacing w:line="276" w:lineRule="auto"/>
              <w:jc w:val="both"/>
              <w:rPr>
                <w:b/>
                <w:sz w:val="18"/>
                <w:szCs w:val="18"/>
              </w:rPr>
            </w:pPr>
            <w:r w:rsidRPr="00BA2252">
              <w:rPr>
                <w:b/>
                <w:spacing w:val="-2"/>
                <w:sz w:val="18"/>
                <w:szCs w:val="18"/>
              </w:rPr>
              <w:t>Legal/Accounting</w:t>
            </w:r>
          </w:p>
        </w:tc>
        <w:tc>
          <w:tcPr>
            <w:tcW w:w="854" w:type="dxa"/>
          </w:tcPr>
          <w:p w14:paraId="434006E8" w14:textId="77777777" w:rsidR="0066161C" w:rsidRPr="00BA2252" w:rsidRDefault="0066161C" w:rsidP="008574C7">
            <w:pPr>
              <w:pStyle w:val="TableParagraph"/>
              <w:spacing w:line="276" w:lineRule="auto"/>
              <w:jc w:val="both"/>
              <w:rPr>
                <w:sz w:val="18"/>
                <w:szCs w:val="18"/>
              </w:rPr>
            </w:pPr>
          </w:p>
        </w:tc>
        <w:tc>
          <w:tcPr>
            <w:tcW w:w="810" w:type="dxa"/>
          </w:tcPr>
          <w:p w14:paraId="0A55C53B" w14:textId="77777777" w:rsidR="0066161C" w:rsidRPr="00BA2252" w:rsidRDefault="0066161C" w:rsidP="008574C7">
            <w:pPr>
              <w:pStyle w:val="TableParagraph"/>
              <w:spacing w:line="276" w:lineRule="auto"/>
              <w:jc w:val="both"/>
              <w:rPr>
                <w:sz w:val="18"/>
                <w:szCs w:val="18"/>
              </w:rPr>
            </w:pPr>
          </w:p>
        </w:tc>
        <w:tc>
          <w:tcPr>
            <w:tcW w:w="810" w:type="dxa"/>
          </w:tcPr>
          <w:p w14:paraId="177C1ED6" w14:textId="77777777" w:rsidR="0066161C" w:rsidRPr="00BA2252" w:rsidRDefault="0066161C" w:rsidP="008574C7">
            <w:pPr>
              <w:pStyle w:val="TableParagraph"/>
              <w:spacing w:line="276" w:lineRule="auto"/>
              <w:jc w:val="both"/>
              <w:rPr>
                <w:sz w:val="18"/>
                <w:szCs w:val="18"/>
              </w:rPr>
            </w:pPr>
          </w:p>
        </w:tc>
        <w:tc>
          <w:tcPr>
            <w:tcW w:w="964" w:type="dxa"/>
          </w:tcPr>
          <w:p w14:paraId="0FB7A647" w14:textId="77777777" w:rsidR="0066161C" w:rsidRPr="00BA2252" w:rsidRDefault="0066161C" w:rsidP="008574C7">
            <w:pPr>
              <w:pStyle w:val="TableParagraph"/>
              <w:spacing w:line="276" w:lineRule="auto"/>
              <w:jc w:val="both"/>
              <w:rPr>
                <w:sz w:val="18"/>
                <w:szCs w:val="18"/>
              </w:rPr>
            </w:pPr>
          </w:p>
        </w:tc>
        <w:tc>
          <w:tcPr>
            <w:tcW w:w="862" w:type="dxa"/>
          </w:tcPr>
          <w:p w14:paraId="13729D8E" w14:textId="77777777" w:rsidR="0066161C" w:rsidRPr="00BA2252" w:rsidRDefault="0066161C" w:rsidP="008574C7">
            <w:pPr>
              <w:pStyle w:val="TableParagraph"/>
              <w:spacing w:line="276" w:lineRule="auto"/>
              <w:jc w:val="both"/>
              <w:rPr>
                <w:sz w:val="18"/>
                <w:szCs w:val="18"/>
              </w:rPr>
            </w:pPr>
          </w:p>
        </w:tc>
        <w:tc>
          <w:tcPr>
            <w:tcW w:w="810" w:type="dxa"/>
          </w:tcPr>
          <w:p w14:paraId="2F13070F" w14:textId="77777777" w:rsidR="0066161C" w:rsidRPr="00BA2252" w:rsidRDefault="0066161C" w:rsidP="008574C7">
            <w:pPr>
              <w:pStyle w:val="TableParagraph"/>
              <w:spacing w:line="276" w:lineRule="auto"/>
              <w:jc w:val="both"/>
              <w:rPr>
                <w:sz w:val="18"/>
                <w:szCs w:val="18"/>
              </w:rPr>
            </w:pPr>
          </w:p>
        </w:tc>
        <w:tc>
          <w:tcPr>
            <w:tcW w:w="944" w:type="dxa"/>
          </w:tcPr>
          <w:p w14:paraId="0802A651" w14:textId="77777777" w:rsidR="0066161C" w:rsidRPr="00BA2252" w:rsidRDefault="0066161C" w:rsidP="008574C7">
            <w:pPr>
              <w:pStyle w:val="TableParagraph"/>
              <w:spacing w:line="276" w:lineRule="auto"/>
              <w:jc w:val="both"/>
              <w:rPr>
                <w:sz w:val="18"/>
                <w:szCs w:val="18"/>
              </w:rPr>
            </w:pPr>
          </w:p>
        </w:tc>
        <w:tc>
          <w:tcPr>
            <w:tcW w:w="982" w:type="dxa"/>
          </w:tcPr>
          <w:p w14:paraId="68B31910" w14:textId="77777777" w:rsidR="0066161C" w:rsidRPr="00BA2252" w:rsidRDefault="0066161C" w:rsidP="008574C7">
            <w:pPr>
              <w:pStyle w:val="TableParagraph"/>
              <w:spacing w:line="276" w:lineRule="auto"/>
              <w:jc w:val="both"/>
              <w:rPr>
                <w:sz w:val="18"/>
                <w:szCs w:val="18"/>
              </w:rPr>
            </w:pPr>
          </w:p>
        </w:tc>
        <w:tc>
          <w:tcPr>
            <w:tcW w:w="1134" w:type="dxa"/>
          </w:tcPr>
          <w:p w14:paraId="39D55806" w14:textId="77777777" w:rsidR="0066161C" w:rsidRPr="00BA2252" w:rsidRDefault="0066161C" w:rsidP="008574C7">
            <w:pPr>
              <w:pStyle w:val="TableParagraph"/>
              <w:spacing w:line="276" w:lineRule="auto"/>
              <w:jc w:val="both"/>
              <w:rPr>
                <w:sz w:val="18"/>
                <w:szCs w:val="18"/>
              </w:rPr>
            </w:pPr>
          </w:p>
        </w:tc>
        <w:tc>
          <w:tcPr>
            <w:tcW w:w="992" w:type="dxa"/>
          </w:tcPr>
          <w:p w14:paraId="489EB685" w14:textId="77777777" w:rsidR="0066161C" w:rsidRPr="00BA2252" w:rsidRDefault="0066161C" w:rsidP="008574C7">
            <w:pPr>
              <w:pStyle w:val="TableParagraph"/>
              <w:spacing w:line="276" w:lineRule="auto"/>
              <w:jc w:val="both"/>
              <w:rPr>
                <w:sz w:val="18"/>
                <w:szCs w:val="18"/>
              </w:rPr>
            </w:pPr>
          </w:p>
        </w:tc>
        <w:tc>
          <w:tcPr>
            <w:tcW w:w="992" w:type="dxa"/>
          </w:tcPr>
          <w:p w14:paraId="0BCCEC14" w14:textId="77777777" w:rsidR="0066161C" w:rsidRPr="00BA2252" w:rsidRDefault="0066161C" w:rsidP="008574C7">
            <w:pPr>
              <w:pStyle w:val="TableParagraph"/>
              <w:spacing w:line="276" w:lineRule="auto"/>
              <w:jc w:val="both"/>
              <w:rPr>
                <w:sz w:val="18"/>
                <w:szCs w:val="18"/>
              </w:rPr>
            </w:pPr>
          </w:p>
        </w:tc>
        <w:tc>
          <w:tcPr>
            <w:tcW w:w="851" w:type="dxa"/>
          </w:tcPr>
          <w:p w14:paraId="4F8973FC" w14:textId="77777777" w:rsidR="0066161C" w:rsidRPr="00BA2252" w:rsidRDefault="0066161C" w:rsidP="008574C7">
            <w:pPr>
              <w:pStyle w:val="TableParagraph"/>
              <w:spacing w:line="276" w:lineRule="auto"/>
              <w:jc w:val="both"/>
              <w:rPr>
                <w:sz w:val="18"/>
                <w:szCs w:val="18"/>
              </w:rPr>
            </w:pPr>
          </w:p>
        </w:tc>
        <w:tc>
          <w:tcPr>
            <w:tcW w:w="1134" w:type="dxa"/>
          </w:tcPr>
          <w:p w14:paraId="673377A4" w14:textId="77777777" w:rsidR="0066161C" w:rsidRPr="00BA2252" w:rsidRDefault="0066161C" w:rsidP="008574C7">
            <w:pPr>
              <w:pStyle w:val="TableParagraph"/>
              <w:spacing w:line="276" w:lineRule="auto"/>
              <w:jc w:val="both"/>
              <w:rPr>
                <w:sz w:val="18"/>
                <w:szCs w:val="18"/>
              </w:rPr>
            </w:pPr>
          </w:p>
        </w:tc>
      </w:tr>
      <w:tr w:rsidR="0066161C" w:rsidRPr="00BA2252" w14:paraId="6ADAF39C" w14:textId="77777777" w:rsidTr="008C04F9">
        <w:trPr>
          <w:trHeight w:val="273"/>
        </w:trPr>
        <w:tc>
          <w:tcPr>
            <w:tcW w:w="2042" w:type="dxa"/>
          </w:tcPr>
          <w:p w14:paraId="57D8C381" w14:textId="77777777" w:rsidR="0066161C" w:rsidRPr="00BA2252" w:rsidRDefault="0066161C" w:rsidP="008574C7">
            <w:pPr>
              <w:pStyle w:val="TableParagraph"/>
              <w:spacing w:line="276" w:lineRule="auto"/>
              <w:ind w:left="173"/>
              <w:jc w:val="both"/>
              <w:rPr>
                <w:b/>
                <w:sz w:val="18"/>
                <w:szCs w:val="18"/>
              </w:rPr>
            </w:pPr>
            <w:r w:rsidRPr="00BA2252">
              <w:rPr>
                <w:b/>
                <w:spacing w:val="-2"/>
                <w:sz w:val="18"/>
                <w:szCs w:val="18"/>
              </w:rPr>
              <w:t>Advertising</w:t>
            </w:r>
          </w:p>
        </w:tc>
        <w:tc>
          <w:tcPr>
            <w:tcW w:w="854" w:type="dxa"/>
          </w:tcPr>
          <w:p w14:paraId="31D10DA5" w14:textId="77777777" w:rsidR="0066161C" w:rsidRPr="00BA2252" w:rsidRDefault="0066161C" w:rsidP="008574C7">
            <w:pPr>
              <w:pStyle w:val="TableParagraph"/>
              <w:spacing w:line="276" w:lineRule="auto"/>
              <w:jc w:val="both"/>
              <w:rPr>
                <w:sz w:val="18"/>
                <w:szCs w:val="18"/>
              </w:rPr>
            </w:pPr>
          </w:p>
        </w:tc>
        <w:tc>
          <w:tcPr>
            <w:tcW w:w="810" w:type="dxa"/>
          </w:tcPr>
          <w:p w14:paraId="3C054E5B" w14:textId="77777777" w:rsidR="0066161C" w:rsidRPr="00BA2252" w:rsidRDefault="0066161C" w:rsidP="008574C7">
            <w:pPr>
              <w:pStyle w:val="TableParagraph"/>
              <w:spacing w:line="276" w:lineRule="auto"/>
              <w:jc w:val="both"/>
              <w:rPr>
                <w:sz w:val="18"/>
                <w:szCs w:val="18"/>
              </w:rPr>
            </w:pPr>
          </w:p>
        </w:tc>
        <w:tc>
          <w:tcPr>
            <w:tcW w:w="810" w:type="dxa"/>
          </w:tcPr>
          <w:p w14:paraId="329BC39D" w14:textId="77777777" w:rsidR="0066161C" w:rsidRPr="00BA2252" w:rsidRDefault="0066161C" w:rsidP="008574C7">
            <w:pPr>
              <w:pStyle w:val="TableParagraph"/>
              <w:spacing w:line="276" w:lineRule="auto"/>
              <w:jc w:val="both"/>
              <w:rPr>
                <w:sz w:val="18"/>
                <w:szCs w:val="18"/>
              </w:rPr>
            </w:pPr>
          </w:p>
        </w:tc>
        <w:tc>
          <w:tcPr>
            <w:tcW w:w="964" w:type="dxa"/>
          </w:tcPr>
          <w:p w14:paraId="1CAC2D9D" w14:textId="77777777" w:rsidR="0066161C" w:rsidRPr="00BA2252" w:rsidRDefault="0066161C" w:rsidP="008574C7">
            <w:pPr>
              <w:pStyle w:val="TableParagraph"/>
              <w:spacing w:line="276" w:lineRule="auto"/>
              <w:jc w:val="both"/>
              <w:rPr>
                <w:sz w:val="18"/>
                <w:szCs w:val="18"/>
              </w:rPr>
            </w:pPr>
          </w:p>
        </w:tc>
        <w:tc>
          <w:tcPr>
            <w:tcW w:w="862" w:type="dxa"/>
          </w:tcPr>
          <w:p w14:paraId="145E8FC4" w14:textId="77777777" w:rsidR="0066161C" w:rsidRPr="00BA2252" w:rsidRDefault="0066161C" w:rsidP="008574C7">
            <w:pPr>
              <w:pStyle w:val="TableParagraph"/>
              <w:spacing w:line="276" w:lineRule="auto"/>
              <w:jc w:val="both"/>
              <w:rPr>
                <w:sz w:val="18"/>
                <w:szCs w:val="18"/>
              </w:rPr>
            </w:pPr>
          </w:p>
        </w:tc>
        <w:tc>
          <w:tcPr>
            <w:tcW w:w="810" w:type="dxa"/>
          </w:tcPr>
          <w:p w14:paraId="0ABE20BB" w14:textId="77777777" w:rsidR="0066161C" w:rsidRPr="00BA2252" w:rsidRDefault="0066161C" w:rsidP="008574C7">
            <w:pPr>
              <w:pStyle w:val="TableParagraph"/>
              <w:spacing w:line="276" w:lineRule="auto"/>
              <w:jc w:val="both"/>
              <w:rPr>
                <w:sz w:val="18"/>
                <w:szCs w:val="18"/>
              </w:rPr>
            </w:pPr>
          </w:p>
        </w:tc>
        <w:tc>
          <w:tcPr>
            <w:tcW w:w="944" w:type="dxa"/>
          </w:tcPr>
          <w:p w14:paraId="3AFA6732" w14:textId="77777777" w:rsidR="0066161C" w:rsidRPr="00BA2252" w:rsidRDefault="0066161C" w:rsidP="008574C7">
            <w:pPr>
              <w:pStyle w:val="TableParagraph"/>
              <w:spacing w:line="276" w:lineRule="auto"/>
              <w:jc w:val="both"/>
              <w:rPr>
                <w:sz w:val="18"/>
                <w:szCs w:val="18"/>
              </w:rPr>
            </w:pPr>
          </w:p>
        </w:tc>
        <w:tc>
          <w:tcPr>
            <w:tcW w:w="982" w:type="dxa"/>
          </w:tcPr>
          <w:p w14:paraId="3355CB06" w14:textId="77777777" w:rsidR="0066161C" w:rsidRPr="00BA2252" w:rsidRDefault="0066161C" w:rsidP="008574C7">
            <w:pPr>
              <w:pStyle w:val="TableParagraph"/>
              <w:spacing w:line="276" w:lineRule="auto"/>
              <w:jc w:val="both"/>
              <w:rPr>
                <w:sz w:val="18"/>
                <w:szCs w:val="18"/>
              </w:rPr>
            </w:pPr>
          </w:p>
        </w:tc>
        <w:tc>
          <w:tcPr>
            <w:tcW w:w="1134" w:type="dxa"/>
          </w:tcPr>
          <w:p w14:paraId="7D5A6132" w14:textId="77777777" w:rsidR="0066161C" w:rsidRPr="00BA2252" w:rsidRDefault="0066161C" w:rsidP="008574C7">
            <w:pPr>
              <w:pStyle w:val="TableParagraph"/>
              <w:spacing w:line="276" w:lineRule="auto"/>
              <w:jc w:val="both"/>
              <w:rPr>
                <w:sz w:val="18"/>
                <w:szCs w:val="18"/>
              </w:rPr>
            </w:pPr>
          </w:p>
        </w:tc>
        <w:tc>
          <w:tcPr>
            <w:tcW w:w="992" w:type="dxa"/>
          </w:tcPr>
          <w:p w14:paraId="0F4FA7F7" w14:textId="77777777" w:rsidR="0066161C" w:rsidRPr="00BA2252" w:rsidRDefault="0066161C" w:rsidP="008574C7">
            <w:pPr>
              <w:pStyle w:val="TableParagraph"/>
              <w:spacing w:line="276" w:lineRule="auto"/>
              <w:jc w:val="both"/>
              <w:rPr>
                <w:sz w:val="18"/>
                <w:szCs w:val="18"/>
              </w:rPr>
            </w:pPr>
          </w:p>
        </w:tc>
        <w:tc>
          <w:tcPr>
            <w:tcW w:w="992" w:type="dxa"/>
          </w:tcPr>
          <w:p w14:paraId="7DEB5850" w14:textId="77777777" w:rsidR="0066161C" w:rsidRPr="00BA2252" w:rsidRDefault="0066161C" w:rsidP="008574C7">
            <w:pPr>
              <w:pStyle w:val="TableParagraph"/>
              <w:spacing w:line="276" w:lineRule="auto"/>
              <w:jc w:val="both"/>
              <w:rPr>
                <w:sz w:val="18"/>
                <w:szCs w:val="18"/>
              </w:rPr>
            </w:pPr>
          </w:p>
        </w:tc>
        <w:tc>
          <w:tcPr>
            <w:tcW w:w="851" w:type="dxa"/>
          </w:tcPr>
          <w:p w14:paraId="48A7EDFF" w14:textId="77777777" w:rsidR="0066161C" w:rsidRPr="00BA2252" w:rsidRDefault="0066161C" w:rsidP="008574C7">
            <w:pPr>
              <w:pStyle w:val="TableParagraph"/>
              <w:spacing w:line="276" w:lineRule="auto"/>
              <w:jc w:val="both"/>
              <w:rPr>
                <w:sz w:val="18"/>
                <w:szCs w:val="18"/>
              </w:rPr>
            </w:pPr>
          </w:p>
        </w:tc>
        <w:tc>
          <w:tcPr>
            <w:tcW w:w="1134" w:type="dxa"/>
          </w:tcPr>
          <w:p w14:paraId="6D623011" w14:textId="77777777" w:rsidR="0066161C" w:rsidRPr="00BA2252" w:rsidRDefault="0066161C" w:rsidP="008574C7">
            <w:pPr>
              <w:pStyle w:val="TableParagraph"/>
              <w:spacing w:line="276" w:lineRule="auto"/>
              <w:jc w:val="both"/>
              <w:rPr>
                <w:sz w:val="18"/>
                <w:szCs w:val="18"/>
              </w:rPr>
            </w:pPr>
          </w:p>
        </w:tc>
      </w:tr>
      <w:tr w:rsidR="0066161C" w:rsidRPr="00BA2252" w14:paraId="2D0C7453" w14:textId="77777777" w:rsidTr="008C04F9">
        <w:trPr>
          <w:trHeight w:val="273"/>
        </w:trPr>
        <w:tc>
          <w:tcPr>
            <w:tcW w:w="2042" w:type="dxa"/>
          </w:tcPr>
          <w:p w14:paraId="6CC09630" w14:textId="77777777" w:rsidR="0066161C" w:rsidRPr="00BA2252" w:rsidRDefault="0066161C" w:rsidP="008574C7">
            <w:pPr>
              <w:pStyle w:val="TableParagraph"/>
              <w:spacing w:line="276" w:lineRule="auto"/>
              <w:ind w:left="173"/>
              <w:jc w:val="both"/>
              <w:rPr>
                <w:b/>
                <w:sz w:val="18"/>
                <w:szCs w:val="18"/>
              </w:rPr>
            </w:pPr>
            <w:r w:rsidRPr="00BA2252">
              <w:rPr>
                <w:b/>
                <w:spacing w:val="-2"/>
                <w:sz w:val="18"/>
                <w:szCs w:val="18"/>
              </w:rPr>
              <w:t>Travel/Auto</w:t>
            </w:r>
          </w:p>
        </w:tc>
        <w:tc>
          <w:tcPr>
            <w:tcW w:w="854" w:type="dxa"/>
          </w:tcPr>
          <w:p w14:paraId="334EACA5" w14:textId="77777777" w:rsidR="0066161C" w:rsidRPr="00BA2252" w:rsidRDefault="0066161C" w:rsidP="008574C7">
            <w:pPr>
              <w:pStyle w:val="TableParagraph"/>
              <w:spacing w:line="276" w:lineRule="auto"/>
              <w:jc w:val="both"/>
              <w:rPr>
                <w:sz w:val="18"/>
                <w:szCs w:val="18"/>
              </w:rPr>
            </w:pPr>
            <w:r w:rsidRPr="00BA2252">
              <w:rPr>
                <w:spacing w:val="-4"/>
                <w:sz w:val="18"/>
                <w:szCs w:val="18"/>
              </w:rPr>
              <w:t>1,000</w:t>
            </w:r>
          </w:p>
        </w:tc>
        <w:tc>
          <w:tcPr>
            <w:tcW w:w="810" w:type="dxa"/>
          </w:tcPr>
          <w:p w14:paraId="6C41FD7F" w14:textId="77777777" w:rsidR="0066161C" w:rsidRPr="00BA2252" w:rsidRDefault="0066161C" w:rsidP="008574C7">
            <w:pPr>
              <w:pStyle w:val="TableParagraph"/>
              <w:spacing w:line="276" w:lineRule="auto"/>
              <w:jc w:val="both"/>
              <w:rPr>
                <w:sz w:val="18"/>
                <w:szCs w:val="18"/>
              </w:rPr>
            </w:pPr>
            <w:r w:rsidRPr="00BA2252">
              <w:rPr>
                <w:spacing w:val="-4"/>
                <w:sz w:val="18"/>
                <w:szCs w:val="18"/>
              </w:rPr>
              <w:t>1,000</w:t>
            </w:r>
          </w:p>
        </w:tc>
        <w:tc>
          <w:tcPr>
            <w:tcW w:w="810" w:type="dxa"/>
          </w:tcPr>
          <w:p w14:paraId="3AA6DCE2" w14:textId="77777777" w:rsidR="0066161C" w:rsidRPr="00BA2252" w:rsidRDefault="0066161C" w:rsidP="008574C7">
            <w:pPr>
              <w:pStyle w:val="TableParagraph"/>
              <w:spacing w:line="276" w:lineRule="auto"/>
              <w:jc w:val="both"/>
              <w:rPr>
                <w:sz w:val="18"/>
                <w:szCs w:val="18"/>
              </w:rPr>
            </w:pPr>
            <w:r w:rsidRPr="00BA2252">
              <w:rPr>
                <w:spacing w:val="-4"/>
                <w:sz w:val="18"/>
                <w:szCs w:val="18"/>
              </w:rPr>
              <w:t>1,000</w:t>
            </w:r>
          </w:p>
        </w:tc>
        <w:tc>
          <w:tcPr>
            <w:tcW w:w="964" w:type="dxa"/>
          </w:tcPr>
          <w:p w14:paraId="2E74ABBC" w14:textId="77777777" w:rsidR="0066161C" w:rsidRPr="00BA2252" w:rsidRDefault="0066161C" w:rsidP="008574C7">
            <w:pPr>
              <w:pStyle w:val="TableParagraph"/>
              <w:spacing w:line="276" w:lineRule="auto"/>
              <w:jc w:val="both"/>
              <w:rPr>
                <w:sz w:val="18"/>
                <w:szCs w:val="18"/>
              </w:rPr>
            </w:pPr>
            <w:r w:rsidRPr="00BA2252">
              <w:rPr>
                <w:spacing w:val="-5"/>
                <w:sz w:val="18"/>
                <w:szCs w:val="18"/>
              </w:rPr>
              <w:t>100</w:t>
            </w:r>
          </w:p>
        </w:tc>
        <w:tc>
          <w:tcPr>
            <w:tcW w:w="862" w:type="dxa"/>
          </w:tcPr>
          <w:p w14:paraId="4CED18C6" w14:textId="77777777" w:rsidR="0066161C" w:rsidRPr="00BA2252" w:rsidRDefault="0066161C" w:rsidP="008574C7">
            <w:pPr>
              <w:pStyle w:val="TableParagraph"/>
              <w:spacing w:line="276" w:lineRule="auto"/>
              <w:jc w:val="both"/>
              <w:rPr>
                <w:sz w:val="18"/>
                <w:szCs w:val="18"/>
              </w:rPr>
            </w:pPr>
            <w:r w:rsidRPr="00BA2252">
              <w:rPr>
                <w:spacing w:val="-4"/>
                <w:sz w:val="18"/>
                <w:szCs w:val="18"/>
              </w:rPr>
              <w:t>1000</w:t>
            </w:r>
          </w:p>
        </w:tc>
        <w:tc>
          <w:tcPr>
            <w:tcW w:w="810" w:type="dxa"/>
          </w:tcPr>
          <w:p w14:paraId="3EDC36BA" w14:textId="77777777" w:rsidR="0066161C" w:rsidRPr="00BA2252" w:rsidRDefault="0066161C" w:rsidP="008574C7">
            <w:pPr>
              <w:pStyle w:val="TableParagraph"/>
              <w:spacing w:line="276" w:lineRule="auto"/>
              <w:jc w:val="both"/>
              <w:rPr>
                <w:sz w:val="18"/>
                <w:szCs w:val="18"/>
              </w:rPr>
            </w:pPr>
            <w:r w:rsidRPr="00BA2252">
              <w:rPr>
                <w:spacing w:val="-5"/>
                <w:sz w:val="18"/>
                <w:szCs w:val="18"/>
              </w:rPr>
              <w:t>500</w:t>
            </w:r>
          </w:p>
        </w:tc>
        <w:tc>
          <w:tcPr>
            <w:tcW w:w="944" w:type="dxa"/>
          </w:tcPr>
          <w:p w14:paraId="212C4C66" w14:textId="77777777" w:rsidR="0066161C" w:rsidRPr="00BA2252" w:rsidRDefault="0066161C" w:rsidP="008574C7">
            <w:pPr>
              <w:pStyle w:val="TableParagraph"/>
              <w:spacing w:line="276" w:lineRule="auto"/>
              <w:jc w:val="both"/>
              <w:rPr>
                <w:sz w:val="18"/>
                <w:szCs w:val="18"/>
              </w:rPr>
            </w:pPr>
            <w:r w:rsidRPr="00BA2252">
              <w:rPr>
                <w:spacing w:val="-5"/>
                <w:sz w:val="18"/>
                <w:szCs w:val="18"/>
              </w:rPr>
              <w:t>250</w:t>
            </w:r>
          </w:p>
        </w:tc>
        <w:tc>
          <w:tcPr>
            <w:tcW w:w="982" w:type="dxa"/>
          </w:tcPr>
          <w:p w14:paraId="3B7B9BD4" w14:textId="77777777" w:rsidR="0066161C" w:rsidRPr="00BA2252" w:rsidRDefault="0066161C" w:rsidP="008574C7">
            <w:pPr>
              <w:pStyle w:val="TableParagraph"/>
              <w:spacing w:line="276" w:lineRule="auto"/>
              <w:jc w:val="both"/>
              <w:rPr>
                <w:sz w:val="18"/>
                <w:szCs w:val="18"/>
              </w:rPr>
            </w:pPr>
            <w:r w:rsidRPr="00BA2252">
              <w:rPr>
                <w:spacing w:val="-5"/>
                <w:sz w:val="18"/>
                <w:szCs w:val="18"/>
              </w:rPr>
              <w:t>250</w:t>
            </w:r>
          </w:p>
        </w:tc>
        <w:tc>
          <w:tcPr>
            <w:tcW w:w="1134" w:type="dxa"/>
          </w:tcPr>
          <w:p w14:paraId="1015E564" w14:textId="77777777" w:rsidR="0066161C" w:rsidRPr="00BA2252" w:rsidRDefault="0066161C" w:rsidP="008574C7">
            <w:pPr>
              <w:pStyle w:val="TableParagraph"/>
              <w:spacing w:line="276" w:lineRule="auto"/>
              <w:jc w:val="both"/>
              <w:rPr>
                <w:sz w:val="18"/>
                <w:szCs w:val="18"/>
              </w:rPr>
            </w:pPr>
            <w:r w:rsidRPr="00BA2252">
              <w:rPr>
                <w:spacing w:val="-5"/>
                <w:sz w:val="18"/>
                <w:szCs w:val="18"/>
              </w:rPr>
              <w:t>500</w:t>
            </w:r>
          </w:p>
        </w:tc>
        <w:tc>
          <w:tcPr>
            <w:tcW w:w="992" w:type="dxa"/>
          </w:tcPr>
          <w:p w14:paraId="330DEAD8" w14:textId="77777777" w:rsidR="0066161C" w:rsidRPr="00BA2252" w:rsidRDefault="0066161C" w:rsidP="008574C7">
            <w:pPr>
              <w:pStyle w:val="TableParagraph"/>
              <w:spacing w:line="276" w:lineRule="auto"/>
              <w:jc w:val="both"/>
              <w:rPr>
                <w:sz w:val="18"/>
                <w:szCs w:val="18"/>
              </w:rPr>
            </w:pPr>
            <w:r w:rsidRPr="00BA2252">
              <w:rPr>
                <w:spacing w:val="-5"/>
                <w:sz w:val="18"/>
                <w:szCs w:val="18"/>
              </w:rPr>
              <w:t>500</w:t>
            </w:r>
          </w:p>
        </w:tc>
        <w:tc>
          <w:tcPr>
            <w:tcW w:w="992" w:type="dxa"/>
          </w:tcPr>
          <w:p w14:paraId="37F73F2E" w14:textId="77777777" w:rsidR="0066161C" w:rsidRPr="00BA2252" w:rsidRDefault="0066161C" w:rsidP="008574C7">
            <w:pPr>
              <w:pStyle w:val="TableParagraph"/>
              <w:spacing w:line="276" w:lineRule="auto"/>
              <w:ind w:left="96"/>
              <w:jc w:val="both"/>
              <w:rPr>
                <w:sz w:val="18"/>
                <w:szCs w:val="18"/>
              </w:rPr>
            </w:pPr>
            <w:r w:rsidRPr="00BA2252">
              <w:rPr>
                <w:spacing w:val="-5"/>
                <w:sz w:val="18"/>
                <w:szCs w:val="18"/>
              </w:rPr>
              <w:t>500</w:t>
            </w:r>
          </w:p>
        </w:tc>
        <w:tc>
          <w:tcPr>
            <w:tcW w:w="851" w:type="dxa"/>
          </w:tcPr>
          <w:p w14:paraId="233F91F8" w14:textId="77777777" w:rsidR="0066161C" w:rsidRPr="00BA2252" w:rsidRDefault="0066161C" w:rsidP="008574C7">
            <w:pPr>
              <w:pStyle w:val="TableParagraph"/>
              <w:spacing w:line="276" w:lineRule="auto"/>
              <w:ind w:left="99"/>
              <w:jc w:val="both"/>
              <w:rPr>
                <w:sz w:val="18"/>
                <w:szCs w:val="18"/>
              </w:rPr>
            </w:pPr>
            <w:r w:rsidRPr="00BA2252">
              <w:rPr>
                <w:spacing w:val="-5"/>
                <w:sz w:val="18"/>
                <w:szCs w:val="18"/>
              </w:rPr>
              <w:t>500</w:t>
            </w:r>
          </w:p>
        </w:tc>
        <w:tc>
          <w:tcPr>
            <w:tcW w:w="1134" w:type="dxa"/>
          </w:tcPr>
          <w:p w14:paraId="58CF8ACB" w14:textId="77777777" w:rsidR="0066161C" w:rsidRPr="00BA2252" w:rsidRDefault="0066161C" w:rsidP="008574C7">
            <w:pPr>
              <w:pStyle w:val="TableParagraph"/>
              <w:spacing w:line="276" w:lineRule="auto"/>
              <w:ind w:left="93"/>
              <w:jc w:val="both"/>
              <w:rPr>
                <w:sz w:val="18"/>
                <w:szCs w:val="18"/>
              </w:rPr>
            </w:pPr>
            <w:r w:rsidRPr="00BA2252">
              <w:rPr>
                <w:spacing w:val="-2"/>
                <w:sz w:val="18"/>
                <w:szCs w:val="18"/>
              </w:rPr>
              <w:t>80,100</w:t>
            </w:r>
          </w:p>
        </w:tc>
      </w:tr>
      <w:tr w:rsidR="0066161C" w:rsidRPr="00BA2252" w14:paraId="53E7C8BD" w14:textId="77777777" w:rsidTr="008C04F9">
        <w:trPr>
          <w:trHeight w:val="268"/>
        </w:trPr>
        <w:tc>
          <w:tcPr>
            <w:tcW w:w="2042" w:type="dxa"/>
          </w:tcPr>
          <w:p w14:paraId="51D7612E" w14:textId="77777777" w:rsidR="0066161C" w:rsidRPr="00BA2252" w:rsidRDefault="0066161C" w:rsidP="008574C7">
            <w:pPr>
              <w:pStyle w:val="TableParagraph"/>
              <w:spacing w:line="276" w:lineRule="auto"/>
              <w:ind w:left="173"/>
              <w:jc w:val="both"/>
              <w:rPr>
                <w:b/>
                <w:sz w:val="18"/>
                <w:szCs w:val="18"/>
              </w:rPr>
            </w:pPr>
            <w:r w:rsidRPr="00BA2252">
              <w:rPr>
                <w:b/>
                <w:spacing w:val="-2"/>
                <w:sz w:val="18"/>
                <w:szCs w:val="18"/>
              </w:rPr>
              <w:t>Dues/Subs.</w:t>
            </w:r>
          </w:p>
        </w:tc>
        <w:tc>
          <w:tcPr>
            <w:tcW w:w="854" w:type="dxa"/>
          </w:tcPr>
          <w:p w14:paraId="4EB7F10F" w14:textId="77777777" w:rsidR="0066161C" w:rsidRPr="00BA2252" w:rsidRDefault="0066161C" w:rsidP="008574C7">
            <w:pPr>
              <w:pStyle w:val="TableParagraph"/>
              <w:spacing w:line="276" w:lineRule="auto"/>
              <w:jc w:val="both"/>
              <w:rPr>
                <w:sz w:val="18"/>
                <w:szCs w:val="18"/>
              </w:rPr>
            </w:pPr>
          </w:p>
        </w:tc>
        <w:tc>
          <w:tcPr>
            <w:tcW w:w="810" w:type="dxa"/>
          </w:tcPr>
          <w:p w14:paraId="01A7B401" w14:textId="77777777" w:rsidR="0066161C" w:rsidRPr="00BA2252" w:rsidRDefault="0066161C" w:rsidP="008574C7">
            <w:pPr>
              <w:pStyle w:val="TableParagraph"/>
              <w:spacing w:line="276" w:lineRule="auto"/>
              <w:jc w:val="both"/>
              <w:rPr>
                <w:sz w:val="18"/>
                <w:szCs w:val="18"/>
              </w:rPr>
            </w:pPr>
          </w:p>
        </w:tc>
        <w:tc>
          <w:tcPr>
            <w:tcW w:w="810" w:type="dxa"/>
          </w:tcPr>
          <w:p w14:paraId="19B13EE4" w14:textId="77777777" w:rsidR="0066161C" w:rsidRPr="00BA2252" w:rsidRDefault="0066161C" w:rsidP="008574C7">
            <w:pPr>
              <w:pStyle w:val="TableParagraph"/>
              <w:spacing w:line="276" w:lineRule="auto"/>
              <w:jc w:val="both"/>
              <w:rPr>
                <w:sz w:val="18"/>
                <w:szCs w:val="18"/>
              </w:rPr>
            </w:pPr>
          </w:p>
        </w:tc>
        <w:tc>
          <w:tcPr>
            <w:tcW w:w="964" w:type="dxa"/>
          </w:tcPr>
          <w:p w14:paraId="3FC670F8" w14:textId="77777777" w:rsidR="0066161C" w:rsidRPr="00BA2252" w:rsidRDefault="0066161C" w:rsidP="008574C7">
            <w:pPr>
              <w:pStyle w:val="TableParagraph"/>
              <w:spacing w:line="276" w:lineRule="auto"/>
              <w:jc w:val="both"/>
              <w:rPr>
                <w:sz w:val="18"/>
                <w:szCs w:val="18"/>
              </w:rPr>
            </w:pPr>
          </w:p>
        </w:tc>
        <w:tc>
          <w:tcPr>
            <w:tcW w:w="862" w:type="dxa"/>
          </w:tcPr>
          <w:p w14:paraId="3AE8ABA7" w14:textId="77777777" w:rsidR="0066161C" w:rsidRPr="00BA2252" w:rsidRDefault="0066161C" w:rsidP="008574C7">
            <w:pPr>
              <w:pStyle w:val="TableParagraph"/>
              <w:spacing w:line="276" w:lineRule="auto"/>
              <w:jc w:val="both"/>
              <w:rPr>
                <w:sz w:val="18"/>
                <w:szCs w:val="18"/>
              </w:rPr>
            </w:pPr>
          </w:p>
        </w:tc>
        <w:tc>
          <w:tcPr>
            <w:tcW w:w="810" w:type="dxa"/>
          </w:tcPr>
          <w:p w14:paraId="0B0E07D4" w14:textId="77777777" w:rsidR="0066161C" w:rsidRPr="00BA2252" w:rsidRDefault="0066161C" w:rsidP="008574C7">
            <w:pPr>
              <w:pStyle w:val="TableParagraph"/>
              <w:spacing w:line="276" w:lineRule="auto"/>
              <w:jc w:val="both"/>
              <w:rPr>
                <w:sz w:val="18"/>
                <w:szCs w:val="18"/>
              </w:rPr>
            </w:pPr>
          </w:p>
        </w:tc>
        <w:tc>
          <w:tcPr>
            <w:tcW w:w="944" w:type="dxa"/>
          </w:tcPr>
          <w:p w14:paraId="344F018B" w14:textId="77777777" w:rsidR="0066161C" w:rsidRPr="00BA2252" w:rsidRDefault="0066161C" w:rsidP="008574C7">
            <w:pPr>
              <w:pStyle w:val="TableParagraph"/>
              <w:spacing w:line="276" w:lineRule="auto"/>
              <w:jc w:val="both"/>
              <w:rPr>
                <w:sz w:val="18"/>
                <w:szCs w:val="18"/>
              </w:rPr>
            </w:pPr>
          </w:p>
        </w:tc>
        <w:tc>
          <w:tcPr>
            <w:tcW w:w="982" w:type="dxa"/>
          </w:tcPr>
          <w:p w14:paraId="55FB0DCF" w14:textId="77777777" w:rsidR="0066161C" w:rsidRPr="00BA2252" w:rsidRDefault="0066161C" w:rsidP="008574C7">
            <w:pPr>
              <w:pStyle w:val="TableParagraph"/>
              <w:spacing w:line="276" w:lineRule="auto"/>
              <w:jc w:val="both"/>
              <w:rPr>
                <w:sz w:val="18"/>
                <w:szCs w:val="18"/>
              </w:rPr>
            </w:pPr>
          </w:p>
        </w:tc>
        <w:tc>
          <w:tcPr>
            <w:tcW w:w="1134" w:type="dxa"/>
          </w:tcPr>
          <w:p w14:paraId="1B4D8FA6" w14:textId="77777777" w:rsidR="0066161C" w:rsidRPr="00BA2252" w:rsidRDefault="0066161C" w:rsidP="008574C7">
            <w:pPr>
              <w:pStyle w:val="TableParagraph"/>
              <w:spacing w:line="276" w:lineRule="auto"/>
              <w:jc w:val="both"/>
              <w:rPr>
                <w:sz w:val="18"/>
                <w:szCs w:val="18"/>
              </w:rPr>
            </w:pPr>
          </w:p>
        </w:tc>
        <w:tc>
          <w:tcPr>
            <w:tcW w:w="992" w:type="dxa"/>
          </w:tcPr>
          <w:p w14:paraId="098C97CB" w14:textId="77777777" w:rsidR="0066161C" w:rsidRPr="00BA2252" w:rsidRDefault="0066161C" w:rsidP="008574C7">
            <w:pPr>
              <w:pStyle w:val="TableParagraph"/>
              <w:spacing w:line="276" w:lineRule="auto"/>
              <w:jc w:val="both"/>
              <w:rPr>
                <w:sz w:val="18"/>
                <w:szCs w:val="18"/>
              </w:rPr>
            </w:pPr>
          </w:p>
        </w:tc>
        <w:tc>
          <w:tcPr>
            <w:tcW w:w="992" w:type="dxa"/>
          </w:tcPr>
          <w:p w14:paraId="71A7FAF8" w14:textId="77777777" w:rsidR="0066161C" w:rsidRPr="00BA2252" w:rsidRDefault="0066161C" w:rsidP="008574C7">
            <w:pPr>
              <w:pStyle w:val="TableParagraph"/>
              <w:spacing w:line="276" w:lineRule="auto"/>
              <w:jc w:val="both"/>
              <w:rPr>
                <w:sz w:val="18"/>
                <w:szCs w:val="18"/>
              </w:rPr>
            </w:pPr>
          </w:p>
        </w:tc>
        <w:tc>
          <w:tcPr>
            <w:tcW w:w="851" w:type="dxa"/>
          </w:tcPr>
          <w:p w14:paraId="5453ED16" w14:textId="77777777" w:rsidR="0066161C" w:rsidRPr="00BA2252" w:rsidRDefault="0066161C" w:rsidP="008574C7">
            <w:pPr>
              <w:pStyle w:val="TableParagraph"/>
              <w:spacing w:line="276" w:lineRule="auto"/>
              <w:jc w:val="both"/>
              <w:rPr>
                <w:sz w:val="18"/>
                <w:szCs w:val="18"/>
              </w:rPr>
            </w:pPr>
          </w:p>
        </w:tc>
        <w:tc>
          <w:tcPr>
            <w:tcW w:w="1134" w:type="dxa"/>
          </w:tcPr>
          <w:p w14:paraId="32BB3B89" w14:textId="77777777" w:rsidR="0066161C" w:rsidRPr="00BA2252" w:rsidRDefault="0066161C" w:rsidP="008574C7">
            <w:pPr>
              <w:pStyle w:val="TableParagraph"/>
              <w:spacing w:line="276" w:lineRule="auto"/>
              <w:jc w:val="both"/>
              <w:rPr>
                <w:sz w:val="18"/>
                <w:szCs w:val="18"/>
              </w:rPr>
            </w:pPr>
          </w:p>
        </w:tc>
      </w:tr>
      <w:tr w:rsidR="0066161C" w:rsidRPr="00BA2252" w14:paraId="0AED471E" w14:textId="77777777" w:rsidTr="008C04F9">
        <w:trPr>
          <w:trHeight w:val="268"/>
        </w:trPr>
        <w:tc>
          <w:tcPr>
            <w:tcW w:w="2042" w:type="dxa"/>
          </w:tcPr>
          <w:p w14:paraId="7E0CEFEB" w14:textId="77777777" w:rsidR="0066161C" w:rsidRPr="00BA2252" w:rsidRDefault="0066161C" w:rsidP="008574C7">
            <w:pPr>
              <w:pStyle w:val="TableParagraph"/>
              <w:spacing w:line="276" w:lineRule="auto"/>
              <w:ind w:left="173"/>
              <w:jc w:val="both"/>
              <w:rPr>
                <w:b/>
                <w:sz w:val="18"/>
                <w:szCs w:val="18"/>
              </w:rPr>
            </w:pPr>
            <w:r w:rsidRPr="00BA2252">
              <w:rPr>
                <w:b/>
                <w:spacing w:val="-2"/>
                <w:sz w:val="18"/>
                <w:szCs w:val="18"/>
              </w:rPr>
              <w:t>Utilities</w:t>
            </w:r>
          </w:p>
        </w:tc>
        <w:tc>
          <w:tcPr>
            <w:tcW w:w="854" w:type="dxa"/>
          </w:tcPr>
          <w:p w14:paraId="515D14D6" w14:textId="77777777" w:rsidR="0066161C" w:rsidRPr="00BA2252" w:rsidRDefault="0066161C" w:rsidP="008574C7">
            <w:pPr>
              <w:pStyle w:val="TableParagraph"/>
              <w:spacing w:line="276" w:lineRule="auto"/>
              <w:jc w:val="both"/>
              <w:rPr>
                <w:sz w:val="18"/>
                <w:szCs w:val="18"/>
              </w:rPr>
            </w:pPr>
            <w:r w:rsidRPr="00BA2252">
              <w:rPr>
                <w:spacing w:val="-5"/>
                <w:sz w:val="18"/>
                <w:szCs w:val="18"/>
              </w:rPr>
              <w:t>450</w:t>
            </w:r>
          </w:p>
        </w:tc>
        <w:tc>
          <w:tcPr>
            <w:tcW w:w="810" w:type="dxa"/>
          </w:tcPr>
          <w:p w14:paraId="7AF5495A" w14:textId="77777777" w:rsidR="0066161C" w:rsidRPr="00BA2252" w:rsidRDefault="0066161C" w:rsidP="008574C7">
            <w:pPr>
              <w:pStyle w:val="TableParagraph"/>
              <w:spacing w:line="276" w:lineRule="auto"/>
              <w:jc w:val="both"/>
              <w:rPr>
                <w:sz w:val="18"/>
                <w:szCs w:val="18"/>
              </w:rPr>
            </w:pPr>
            <w:r w:rsidRPr="00BA2252">
              <w:rPr>
                <w:spacing w:val="-5"/>
                <w:sz w:val="18"/>
                <w:szCs w:val="18"/>
              </w:rPr>
              <w:t>50</w:t>
            </w:r>
          </w:p>
        </w:tc>
        <w:tc>
          <w:tcPr>
            <w:tcW w:w="810" w:type="dxa"/>
          </w:tcPr>
          <w:p w14:paraId="2F0C0C50" w14:textId="77777777" w:rsidR="0066161C" w:rsidRPr="00BA2252" w:rsidRDefault="0066161C" w:rsidP="008574C7">
            <w:pPr>
              <w:pStyle w:val="TableParagraph"/>
              <w:spacing w:line="276" w:lineRule="auto"/>
              <w:jc w:val="both"/>
              <w:rPr>
                <w:sz w:val="18"/>
                <w:szCs w:val="18"/>
              </w:rPr>
            </w:pPr>
            <w:r w:rsidRPr="00BA2252">
              <w:rPr>
                <w:spacing w:val="-5"/>
                <w:sz w:val="18"/>
                <w:szCs w:val="18"/>
              </w:rPr>
              <w:t>200</w:t>
            </w:r>
          </w:p>
        </w:tc>
        <w:tc>
          <w:tcPr>
            <w:tcW w:w="964" w:type="dxa"/>
          </w:tcPr>
          <w:p w14:paraId="7C413466" w14:textId="77777777" w:rsidR="0066161C" w:rsidRPr="00BA2252" w:rsidRDefault="0066161C" w:rsidP="008574C7">
            <w:pPr>
              <w:pStyle w:val="TableParagraph"/>
              <w:spacing w:line="276" w:lineRule="auto"/>
              <w:jc w:val="both"/>
              <w:rPr>
                <w:sz w:val="18"/>
                <w:szCs w:val="18"/>
              </w:rPr>
            </w:pPr>
            <w:r w:rsidRPr="00BA2252">
              <w:rPr>
                <w:spacing w:val="-5"/>
                <w:sz w:val="18"/>
                <w:szCs w:val="18"/>
              </w:rPr>
              <w:t>300</w:t>
            </w:r>
          </w:p>
        </w:tc>
        <w:tc>
          <w:tcPr>
            <w:tcW w:w="862" w:type="dxa"/>
          </w:tcPr>
          <w:p w14:paraId="6C841700" w14:textId="77777777" w:rsidR="0066161C" w:rsidRPr="00BA2252" w:rsidRDefault="0066161C" w:rsidP="008574C7">
            <w:pPr>
              <w:pStyle w:val="TableParagraph"/>
              <w:spacing w:line="276" w:lineRule="auto"/>
              <w:jc w:val="both"/>
              <w:rPr>
                <w:sz w:val="18"/>
                <w:szCs w:val="18"/>
              </w:rPr>
            </w:pPr>
            <w:r w:rsidRPr="00BA2252">
              <w:rPr>
                <w:spacing w:val="-5"/>
                <w:sz w:val="18"/>
                <w:szCs w:val="18"/>
              </w:rPr>
              <w:t>400</w:t>
            </w:r>
          </w:p>
        </w:tc>
        <w:tc>
          <w:tcPr>
            <w:tcW w:w="810" w:type="dxa"/>
          </w:tcPr>
          <w:p w14:paraId="22735536" w14:textId="77777777" w:rsidR="0066161C" w:rsidRPr="00BA2252" w:rsidRDefault="0066161C" w:rsidP="008574C7">
            <w:pPr>
              <w:pStyle w:val="TableParagraph"/>
              <w:spacing w:line="276" w:lineRule="auto"/>
              <w:jc w:val="both"/>
              <w:rPr>
                <w:sz w:val="18"/>
                <w:szCs w:val="18"/>
              </w:rPr>
            </w:pPr>
            <w:r w:rsidRPr="00BA2252">
              <w:rPr>
                <w:spacing w:val="-5"/>
                <w:sz w:val="18"/>
                <w:szCs w:val="18"/>
              </w:rPr>
              <w:t>100</w:t>
            </w:r>
          </w:p>
        </w:tc>
        <w:tc>
          <w:tcPr>
            <w:tcW w:w="944" w:type="dxa"/>
          </w:tcPr>
          <w:p w14:paraId="3D98B5FC" w14:textId="77777777" w:rsidR="0066161C" w:rsidRPr="00BA2252" w:rsidRDefault="0066161C" w:rsidP="008574C7">
            <w:pPr>
              <w:pStyle w:val="TableParagraph"/>
              <w:spacing w:line="276" w:lineRule="auto"/>
              <w:jc w:val="both"/>
              <w:rPr>
                <w:sz w:val="18"/>
                <w:szCs w:val="18"/>
              </w:rPr>
            </w:pPr>
            <w:r w:rsidRPr="00BA2252">
              <w:rPr>
                <w:spacing w:val="-5"/>
                <w:sz w:val="18"/>
                <w:szCs w:val="18"/>
              </w:rPr>
              <w:t>250</w:t>
            </w:r>
          </w:p>
        </w:tc>
        <w:tc>
          <w:tcPr>
            <w:tcW w:w="982" w:type="dxa"/>
          </w:tcPr>
          <w:p w14:paraId="268A5552" w14:textId="77777777" w:rsidR="0066161C" w:rsidRPr="00BA2252" w:rsidRDefault="0066161C" w:rsidP="008574C7">
            <w:pPr>
              <w:pStyle w:val="TableParagraph"/>
              <w:spacing w:line="276" w:lineRule="auto"/>
              <w:jc w:val="both"/>
              <w:rPr>
                <w:sz w:val="18"/>
                <w:szCs w:val="18"/>
              </w:rPr>
            </w:pPr>
            <w:r w:rsidRPr="00BA2252">
              <w:rPr>
                <w:spacing w:val="-5"/>
                <w:sz w:val="18"/>
                <w:szCs w:val="18"/>
              </w:rPr>
              <w:t>500</w:t>
            </w:r>
          </w:p>
        </w:tc>
        <w:tc>
          <w:tcPr>
            <w:tcW w:w="1134" w:type="dxa"/>
          </w:tcPr>
          <w:p w14:paraId="23F7FD4A" w14:textId="77777777" w:rsidR="0066161C" w:rsidRPr="00BA2252" w:rsidRDefault="0066161C" w:rsidP="008574C7">
            <w:pPr>
              <w:pStyle w:val="TableParagraph"/>
              <w:spacing w:line="276" w:lineRule="auto"/>
              <w:jc w:val="both"/>
              <w:rPr>
                <w:sz w:val="18"/>
                <w:szCs w:val="18"/>
              </w:rPr>
            </w:pPr>
            <w:r w:rsidRPr="00BA2252">
              <w:rPr>
                <w:spacing w:val="-5"/>
                <w:sz w:val="18"/>
                <w:szCs w:val="18"/>
              </w:rPr>
              <w:t>250</w:t>
            </w:r>
          </w:p>
        </w:tc>
        <w:tc>
          <w:tcPr>
            <w:tcW w:w="992" w:type="dxa"/>
          </w:tcPr>
          <w:p w14:paraId="7BBCB2D5" w14:textId="77777777" w:rsidR="0066161C" w:rsidRPr="00BA2252" w:rsidRDefault="0066161C" w:rsidP="008574C7">
            <w:pPr>
              <w:pStyle w:val="TableParagraph"/>
              <w:spacing w:line="276" w:lineRule="auto"/>
              <w:jc w:val="both"/>
              <w:rPr>
                <w:sz w:val="18"/>
                <w:szCs w:val="18"/>
              </w:rPr>
            </w:pPr>
            <w:r w:rsidRPr="00BA2252">
              <w:rPr>
                <w:spacing w:val="-5"/>
                <w:sz w:val="18"/>
                <w:szCs w:val="18"/>
              </w:rPr>
              <w:t>500</w:t>
            </w:r>
          </w:p>
        </w:tc>
        <w:tc>
          <w:tcPr>
            <w:tcW w:w="992" w:type="dxa"/>
          </w:tcPr>
          <w:p w14:paraId="11258301" w14:textId="77777777" w:rsidR="0066161C" w:rsidRPr="00BA2252" w:rsidRDefault="0066161C" w:rsidP="008574C7">
            <w:pPr>
              <w:pStyle w:val="TableParagraph"/>
              <w:spacing w:line="276" w:lineRule="auto"/>
              <w:ind w:left="96"/>
              <w:jc w:val="both"/>
              <w:rPr>
                <w:sz w:val="18"/>
                <w:szCs w:val="18"/>
              </w:rPr>
            </w:pPr>
            <w:r w:rsidRPr="00BA2252">
              <w:rPr>
                <w:spacing w:val="-5"/>
                <w:sz w:val="18"/>
                <w:szCs w:val="18"/>
              </w:rPr>
              <w:t>500</w:t>
            </w:r>
          </w:p>
        </w:tc>
        <w:tc>
          <w:tcPr>
            <w:tcW w:w="851" w:type="dxa"/>
          </w:tcPr>
          <w:p w14:paraId="671F66F2" w14:textId="77777777" w:rsidR="0066161C" w:rsidRPr="00BA2252" w:rsidRDefault="0066161C" w:rsidP="008574C7">
            <w:pPr>
              <w:pStyle w:val="TableParagraph"/>
              <w:spacing w:line="276" w:lineRule="auto"/>
              <w:ind w:left="99"/>
              <w:jc w:val="both"/>
              <w:rPr>
                <w:sz w:val="18"/>
                <w:szCs w:val="18"/>
              </w:rPr>
            </w:pPr>
            <w:r w:rsidRPr="00BA2252">
              <w:rPr>
                <w:spacing w:val="-5"/>
                <w:sz w:val="18"/>
                <w:szCs w:val="18"/>
              </w:rPr>
              <w:t>500</w:t>
            </w:r>
          </w:p>
        </w:tc>
        <w:tc>
          <w:tcPr>
            <w:tcW w:w="1134" w:type="dxa"/>
          </w:tcPr>
          <w:p w14:paraId="3ABD4AD9" w14:textId="77777777" w:rsidR="0066161C" w:rsidRPr="00BA2252" w:rsidRDefault="0066161C" w:rsidP="008574C7">
            <w:pPr>
              <w:pStyle w:val="TableParagraph"/>
              <w:spacing w:line="276" w:lineRule="auto"/>
              <w:ind w:left="93"/>
              <w:jc w:val="both"/>
              <w:rPr>
                <w:sz w:val="18"/>
                <w:szCs w:val="18"/>
              </w:rPr>
            </w:pPr>
            <w:r w:rsidRPr="00BA2252">
              <w:rPr>
                <w:spacing w:val="-4"/>
                <w:sz w:val="18"/>
                <w:szCs w:val="18"/>
              </w:rPr>
              <w:t>4,500</w:t>
            </w:r>
          </w:p>
        </w:tc>
      </w:tr>
      <w:tr w:rsidR="0066161C" w:rsidRPr="00BA2252" w14:paraId="67B07B55" w14:textId="77777777" w:rsidTr="008C04F9">
        <w:trPr>
          <w:trHeight w:val="268"/>
        </w:trPr>
        <w:tc>
          <w:tcPr>
            <w:tcW w:w="2042" w:type="dxa"/>
          </w:tcPr>
          <w:p w14:paraId="4BCE0D09" w14:textId="77777777" w:rsidR="0066161C" w:rsidRPr="00BA2252" w:rsidRDefault="0066161C" w:rsidP="008574C7">
            <w:pPr>
              <w:pStyle w:val="TableParagraph"/>
              <w:spacing w:line="276" w:lineRule="auto"/>
              <w:ind w:left="173"/>
              <w:jc w:val="both"/>
              <w:rPr>
                <w:b/>
                <w:sz w:val="18"/>
                <w:szCs w:val="18"/>
              </w:rPr>
            </w:pPr>
            <w:r w:rsidRPr="00BA2252">
              <w:rPr>
                <w:b/>
                <w:spacing w:val="-2"/>
                <w:sz w:val="18"/>
                <w:szCs w:val="18"/>
              </w:rPr>
              <w:t>Misc.</w:t>
            </w:r>
          </w:p>
        </w:tc>
        <w:tc>
          <w:tcPr>
            <w:tcW w:w="854" w:type="dxa"/>
          </w:tcPr>
          <w:p w14:paraId="3AD6E285" w14:textId="77777777" w:rsidR="0066161C" w:rsidRPr="00BA2252" w:rsidRDefault="0066161C" w:rsidP="008574C7">
            <w:pPr>
              <w:pStyle w:val="TableParagraph"/>
              <w:spacing w:line="276" w:lineRule="auto"/>
              <w:jc w:val="both"/>
              <w:rPr>
                <w:sz w:val="18"/>
                <w:szCs w:val="18"/>
              </w:rPr>
            </w:pPr>
            <w:r w:rsidRPr="00BA2252">
              <w:rPr>
                <w:spacing w:val="-4"/>
                <w:sz w:val="18"/>
                <w:szCs w:val="18"/>
              </w:rPr>
              <w:t>1,200</w:t>
            </w:r>
          </w:p>
        </w:tc>
        <w:tc>
          <w:tcPr>
            <w:tcW w:w="810" w:type="dxa"/>
          </w:tcPr>
          <w:p w14:paraId="60BCD065" w14:textId="77777777" w:rsidR="0066161C" w:rsidRPr="00BA2252" w:rsidRDefault="0066161C" w:rsidP="008574C7">
            <w:pPr>
              <w:pStyle w:val="TableParagraph"/>
              <w:spacing w:line="276" w:lineRule="auto"/>
              <w:jc w:val="both"/>
              <w:rPr>
                <w:sz w:val="18"/>
                <w:szCs w:val="18"/>
              </w:rPr>
            </w:pPr>
            <w:r w:rsidRPr="00BA2252">
              <w:rPr>
                <w:spacing w:val="-4"/>
                <w:sz w:val="18"/>
                <w:szCs w:val="18"/>
              </w:rPr>
              <w:t>4,255</w:t>
            </w:r>
          </w:p>
        </w:tc>
        <w:tc>
          <w:tcPr>
            <w:tcW w:w="810" w:type="dxa"/>
          </w:tcPr>
          <w:p w14:paraId="4693A8DA" w14:textId="77777777" w:rsidR="0066161C" w:rsidRPr="00BA2252" w:rsidRDefault="0066161C" w:rsidP="008574C7">
            <w:pPr>
              <w:pStyle w:val="TableParagraph"/>
              <w:spacing w:line="276" w:lineRule="auto"/>
              <w:jc w:val="both"/>
              <w:rPr>
                <w:sz w:val="18"/>
                <w:szCs w:val="18"/>
              </w:rPr>
            </w:pPr>
            <w:r w:rsidRPr="00BA2252">
              <w:rPr>
                <w:spacing w:val="-4"/>
                <w:sz w:val="18"/>
                <w:szCs w:val="18"/>
              </w:rPr>
              <w:t>1,255</w:t>
            </w:r>
          </w:p>
        </w:tc>
        <w:tc>
          <w:tcPr>
            <w:tcW w:w="964" w:type="dxa"/>
          </w:tcPr>
          <w:p w14:paraId="29C19E32" w14:textId="77777777" w:rsidR="0066161C" w:rsidRPr="00BA2252" w:rsidRDefault="0066161C" w:rsidP="008574C7">
            <w:pPr>
              <w:pStyle w:val="TableParagraph"/>
              <w:spacing w:line="276" w:lineRule="auto"/>
              <w:jc w:val="both"/>
              <w:rPr>
                <w:sz w:val="18"/>
                <w:szCs w:val="18"/>
              </w:rPr>
            </w:pPr>
            <w:r w:rsidRPr="00BA2252">
              <w:rPr>
                <w:spacing w:val="-4"/>
                <w:sz w:val="18"/>
                <w:szCs w:val="18"/>
              </w:rPr>
              <w:t>7,588</w:t>
            </w:r>
          </w:p>
        </w:tc>
        <w:tc>
          <w:tcPr>
            <w:tcW w:w="862" w:type="dxa"/>
          </w:tcPr>
          <w:p w14:paraId="03DEA654" w14:textId="77777777" w:rsidR="0066161C" w:rsidRPr="00BA2252" w:rsidRDefault="0066161C" w:rsidP="008574C7">
            <w:pPr>
              <w:pStyle w:val="TableParagraph"/>
              <w:spacing w:line="276" w:lineRule="auto"/>
              <w:jc w:val="both"/>
              <w:rPr>
                <w:sz w:val="18"/>
                <w:szCs w:val="18"/>
              </w:rPr>
            </w:pPr>
            <w:r w:rsidRPr="00BA2252">
              <w:rPr>
                <w:spacing w:val="-4"/>
                <w:sz w:val="18"/>
                <w:szCs w:val="18"/>
              </w:rPr>
              <w:t>4,200</w:t>
            </w:r>
          </w:p>
        </w:tc>
        <w:tc>
          <w:tcPr>
            <w:tcW w:w="810" w:type="dxa"/>
          </w:tcPr>
          <w:p w14:paraId="0F9FA6E8" w14:textId="77777777" w:rsidR="0066161C" w:rsidRPr="00BA2252" w:rsidRDefault="0066161C" w:rsidP="008574C7">
            <w:pPr>
              <w:pStyle w:val="TableParagraph"/>
              <w:spacing w:line="276" w:lineRule="auto"/>
              <w:jc w:val="both"/>
              <w:rPr>
                <w:sz w:val="18"/>
                <w:szCs w:val="18"/>
              </w:rPr>
            </w:pPr>
            <w:r w:rsidRPr="00BA2252">
              <w:rPr>
                <w:spacing w:val="-4"/>
                <w:sz w:val="18"/>
                <w:szCs w:val="18"/>
              </w:rPr>
              <w:t>2,500</w:t>
            </w:r>
          </w:p>
        </w:tc>
        <w:tc>
          <w:tcPr>
            <w:tcW w:w="944" w:type="dxa"/>
          </w:tcPr>
          <w:p w14:paraId="7AD2C335" w14:textId="77777777" w:rsidR="0066161C" w:rsidRPr="00BA2252" w:rsidRDefault="0066161C" w:rsidP="008574C7">
            <w:pPr>
              <w:rPr>
                <w:sz w:val="18"/>
                <w:szCs w:val="18"/>
              </w:rPr>
            </w:pPr>
            <w:r w:rsidRPr="00BA2252">
              <w:rPr>
                <w:sz w:val="18"/>
                <w:szCs w:val="18"/>
              </w:rPr>
              <w:t>6,550</w:t>
            </w:r>
          </w:p>
        </w:tc>
        <w:tc>
          <w:tcPr>
            <w:tcW w:w="982" w:type="dxa"/>
          </w:tcPr>
          <w:p w14:paraId="0297B98D" w14:textId="77777777" w:rsidR="0066161C" w:rsidRPr="00BA2252" w:rsidRDefault="0066161C" w:rsidP="008574C7">
            <w:pPr>
              <w:pStyle w:val="TableParagraph"/>
              <w:spacing w:line="276" w:lineRule="auto"/>
              <w:jc w:val="both"/>
              <w:rPr>
                <w:sz w:val="18"/>
                <w:szCs w:val="18"/>
              </w:rPr>
            </w:pPr>
            <w:r w:rsidRPr="00BA2252">
              <w:rPr>
                <w:spacing w:val="-4"/>
                <w:sz w:val="18"/>
                <w:szCs w:val="18"/>
              </w:rPr>
              <w:t>4,270</w:t>
            </w:r>
          </w:p>
        </w:tc>
        <w:tc>
          <w:tcPr>
            <w:tcW w:w="1134" w:type="dxa"/>
          </w:tcPr>
          <w:p w14:paraId="11B5FBEA" w14:textId="77777777" w:rsidR="0066161C" w:rsidRPr="00BA2252" w:rsidRDefault="0066161C" w:rsidP="008574C7">
            <w:pPr>
              <w:pStyle w:val="TableParagraph"/>
              <w:spacing w:line="276" w:lineRule="auto"/>
              <w:jc w:val="both"/>
              <w:rPr>
                <w:sz w:val="18"/>
                <w:szCs w:val="18"/>
              </w:rPr>
            </w:pPr>
            <w:r w:rsidRPr="00BA2252">
              <w:rPr>
                <w:spacing w:val="-4"/>
                <w:sz w:val="18"/>
                <w:szCs w:val="18"/>
              </w:rPr>
              <w:t>7,585</w:t>
            </w:r>
          </w:p>
        </w:tc>
        <w:tc>
          <w:tcPr>
            <w:tcW w:w="992" w:type="dxa"/>
          </w:tcPr>
          <w:p w14:paraId="0D8E0180" w14:textId="77777777" w:rsidR="0066161C" w:rsidRPr="00BA2252" w:rsidRDefault="0066161C" w:rsidP="008574C7">
            <w:pPr>
              <w:pStyle w:val="TableParagraph"/>
              <w:spacing w:line="276" w:lineRule="auto"/>
              <w:jc w:val="both"/>
              <w:rPr>
                <w:sz w:val="18"/>
                <w:szCs w:val="18"/>
              </w:rPr>
            </w:pPr>
            <w:r w:rsidRPr="00BA2252">
              <w:rPr>
                <w:spacing w:val="-4"/>
                <w:sz w:val="18"/>
                <w:szCs w:val="18"/>
              </w:rPr>
              <w:t>9,200</w:t>
            </w:r>
          </w:p>
        </w:tc>
        <w:tc>
          <w:tcPr>
            <w:tcW w:w="992" w:type="dxa"/>
          </w:tcPr>
          <w:p w14:paraId="1BDC4C8A" w14:textId="77777777" w:rsidR="0066161C" w:rsidRPr="00BA2252" w:rsidRDefault="0066161C" w:rsidP="008574C7">
            <w:pPr>
              <w:pStyle w:val="TableParagraph"/>
              <w:spacing w:line="276" w:lineRule="auto"/>
              <w:ind w:left="96"/>
              <w:jc w:val="both"/>
              <w:rPr>
                <w:sz w:val="18"/>
                <w:szCs w:val="18"/>
              </w:rPr>
            </w:pPr>
            <w:r w:rsidRPr="00BA2252">
              <w:rPr>
                <w:spacing w:val="-4"/>
                <w:sz w:val="18"/>
                <w:szCs w:val="18"/>
              </w:rPr>
              <w:t>3,200</w:t>
            </w:r>
          </w:p>
        </w:tc>
        <w:tc>
          <w:tcPr>
            <w:tcW w:w="851" w:type="dxa"/>
          </w:tcPr>
          <w:p w14:paraId="6D711715" w14:textId="77777777" w:rsidR="0066161C" w:rsidRPr="00BA2252" w:rsidRDefault="0066161C" w:rsidP="008574C7">
            <w:pPr>
              <w:pStyle w:val="TableParagraph"/>
              <w:spacing w:line="276" w:lineRule="auto"/>
              <w:ind w:left="99"/>
              <w:jc w:val="both"/>
              <w:rPr>
                <w:sz w:val="18"/>
                <w:szCs w:val="18"/>
              </w:rPr>
            </w:pPr>
            <w:r w:rsidRPr="00BA2252">
              <w:rPr>
                <w:spacing w:val="-4"/>
                <w:sz w:val="18"/>
                <w:szCs w:val="18"/>
              </w:rPr>
              <w:t>1,250</w:t>
            </w:r>
          </w:p>
        </w:tc>
        <w:tc>
          <w:tcPr>
            <w:tcW w:w="1134" w:type="dxa"/>
          </w:tcPr>
          <w:p w14:paraId="268F6F60" w14:textId="77777777" w:rsidR="0066161C" w:rsidRPr="00BA2252" w:rsidRDefault="0066161C" w:rsidP="008574C7">
            <w:pPr>
              <w:pStyle w:val="TableParagraph"/>
              <w:spacing w:line="276" w:lineRule="auto"/>
              <w:ind w:left="93"/>
              <w:jc w:val="both"/>
              <w:rPr>
                <w:sz w:val="18"/>
                <w:szCs w:val="18"/>
              </w:rPr>
            </w:pPr>
            <w:r w:rsidRPr="00BA2252">
              <w:rPr>
                <w:spacing w:val="-2"/>
                <w:sz w:val="18"/>
                <w:szCs w:val="18"/>
              </w:rPr>
              <w:t>34,645</w:t>
            </w:r>
          </w:p>
        </w:tc>
      </w:tr>
      <w:tr w:rsidR="0066161C" w:rsidRPr="00BA2252" w14:paraId="11476F06" w14:textId="77777777" w:rsidTr="008C04F9">
        <w:trPr>
          <w:trHeight w:val="334"/>
        </w:trPr>
        <w:tc>
          <w:tcPr>
            <w:tcW w:w="2042" w:type="dxa"/>
          </w:tcPr>
          <w:p w14:paraId="3B47FC4C" w14:textId="1E8873C1" w:rsidR="0066161C" w:rsidRPr="00BA2252" w:rsidRDefault="0066161C" w:rsidP="008C04F9">
            <w:pPr>
              <w:pStyle w:val="TableParagraph"/>
              <w:spacing w:line="276" w:lineRule="auto"/>
              <w:jc w:val="both"/>
              <w:rPr>
                <w:b/>
                <w:sz w:val="18"/>
                <w:szCs w:val="18"/>
              </w:rPr>
            </w:pPr>
            <w:r w:rsidRPr="00BA2252">
              <w:rPr>
                <w:b/>
                <w:sz w:val="18"/>
                <w:szCs w:val="18"/>
              </w:rPr>
              <w:t>Total</w:t>
            </w:r>
            <w:r w:rsidRPr="00BA2252">
              <w:rPr>
                <w:b/>
                <w:spacing w:val="-4"/>
                <w:sz w:val="18"/>
                <w:szCs w:val="18"/>
              </w:rPr>
              <w:t xml:space="preserve"> </w:t>
            </w:r>
            <w:r w:rsidRPr="00BA2252">
              <w:rPr>
                <w:b/>
                <w:spacing w:val="-2"/>
                <w:sz w:val="18"/>
                <w:szCs w:val="18"/>
              </w:rPr>
              <w:t>Controllable</w:t>
            </w:r>
            <w:r w:rsidR="008574C7">
              <w:rPr>
                <w:b/>
                <w:spacing w:val="-2"/>
                <w:sz w:val="18"/>
                <w:szCs w:val="18"/>
              </w:rPr>
              <w:t xml:space="preserve"> </w:t>
            </w:r>
            <w:r w:rsidRPr="00BA2252">
              <w:rPr>
                <w:b/>
                <w:spacing w:val="-4"/>
                <w:sz w:val="18"/>
                <w:szCs w:val="18"/>
              </w:rPr>
              <w:t>Exp.</w:t>
            </w:r>
          </w:p>
        </w:tc>
        <w:tc>
          <w:tcPr>
            <w:tcW w:w="854" w:type="dxa"/>
          </w:tcPr>
          <w:p w14:paraId="53A6CB19" w14:textId="77777777" w:rsidR="0066161C" w:rsidRPr="00BA2252" w:rsidRDefault="0066161C" w:rsidP="008574C7">
            <w:pPr>
              <w:pStyle w:val="TableParagraph"/>
              <w:spacing w:line="276" w:lineRule="auto"/>
              <w:jc w:val="both"/>
              <w:rPr>
                <w:sz w:val="18"/>
                <w:szCs w:val="18"/>
              </w:rPr>
            </w:pPr>
            <w:r w:rsidRPr="00BA2252">
              <w:rPr>
                <w:spacing w:val="-2"/>
                <w:sz w:val="18"/>
                <w:szCs w:val="18"/>
              </w:rPr>
              <w:t>12,650</w:t>
            </w:r>
          </w:p>
        </w:tc>
        <w:tc>
          <w:tcPr>
            <w:tcW w:w="810" w:type="dxa"/>
          </w:tcPr>
          <w:p w14:paraId="40CA4F9B" w14:textId="77777777" w:rsidR="0066161C" w:rsidRPr="00BA2252" w:rsidRDefault="0066161C" w:rsidP="008574C7">
            <w:pPr>
              <w:pStyle w:val="TableParagraph"/>
              <w:spacing w:line="276" w:lineRule="auto"/>
              <w:jc w:val="both"/>
              <w:rPr>
                <w:sz w:val="18"/>
                <w:szCs w:val="18"/>
              </w:rPr>
            </w:pPr>
            <w:r w:rsidRPr="00BA2252">
              <w:rPr>
                <w:spacing w:val="-2"/>
                <w:sz w:val="18"/>
                <w:szCs w:val="18"/>
              </w:rPr>
              <w:t>15,305</w:t>
            </w:r>
          </w:p>
        </w:tc>
        <w:tc>
          <w:tcPr>
            <w:tcW w:w="810" w:type="dxa"/>
          </w:tcPr>
          <w:p w14:paraId="2C5CB8C3" w14:textId="77777777" w:rsidR="0066161C" w:rsidRPr="00BA2252" w:rsidRDefault="0066161C" w:rsidP="008574C7">
            <w:pPr>
              <w:pStyle w:val="TableParagraph"/>
              <w:spacing w:line="276" w:lineRule="auto"/>
              <w:jc w:val="both"/>
              <w:rPr>
                <w:sz w:val="18"/>
                <w:szCs w:val="18"/>
              </w:rPr>
            </w:pPr>
            <w:r w:rsidRPr="00BA2252">
              <w:rPr>
                <w:spacing w:val="-4"/>
                <w:sz w:val="18"/>
                <w:szCs w:val="18"/>
              </w:rPr>
              <w:t>12,45</w:t>
            </w:r>
            <w:r w:rsidRPr="00BA2252">
              <w:rPr>
                <w:spacing w:val="-10"/>
                <w:sz w:val="18"/>
                <w:szCs w:val="18"/>
              </w:rPr>
              <w:t>5</w:t>
            </w:r>
          </w:p>
        </w:tc>
        <w:tc>
          <w:tcPr>
            <w:tcW w:w="964" w:type="dxa"/>
          </w:tcPr>
          <w:p w14:paraId="7C28E74E" w14:textId="77777777" w:rsidR="0066161C" w:rsidRPr="00BA2252" w:rsidRDefault="0066161C" w:rsidP="008574C7">
            <w:pPr>
              <w:pStyle w:val="TableParagraph"/>
              <w:spacing w:line="276" w:lineRule="auto"/>
              <w:jc w:val="both"/>
              <w:rPr>
                <w:sz w:val="18"/>
                <w:szCs w:val="18"/>
              </w:rPr>
            </w:pPr>
            <w:r w:rsidRPr="00BA2252">
              <w:rPr>
                <w:spacing w:val="-2"/>
                <w:sz w:val="18"/>
                <w:szCs w:val="18"/>
              </w:rPr>
              <w:t>17,985</w:t>
            </w:r>
          </w:p>
        </w:tc>
        <w:tc>
          <w:tcPr>
            <w:tcW w:w="862" w:type="dxa"/>
          </w:tcPr>
          <w:p w14:paraId="483E8CB4" w14:textId="77777777" w:rsidR="0066161C" w:rsidRPr="00BA2252" w:rsidRDefault="0066161C" w:rsidP="008574C7">
            <w:pPr>
              <w:pStyle w:val="TableParagraph"/>
              <w:spacing w:line="276" w:lineRule="auto"/>
              <w:jc w:val="both"/>
              <w:rPr>
                <w:sz w:val="18"/>
                <w:szCs w:val="18"/>
              </w:rPr>
            </w:pPr>
            <w:r w:rsidRPr="00BA2252">
              <w:rPr>
                <w:spacing w:val="-2"/>
                <w:sz w:val="18"/>
                <w:szCs w:val="18"/>
              </w:rPr>
              <w:t>15,600</w:t>
            </w:r>
          </w:p>
        </w:tc>
        <w:tc>
          <w:tcPr>
            <w:tcW w:w="810" w:type="dxa"/>
          </w:tcPr>
          <w:p w14:paraId="22A8A87D" w14:textId="77777777" w:rsidR="0066161C" w:rsidRPr="00BA2252" w:rsidRDefault="0066161C" w:rsidP="008574C7">
            <w:pPr>
              <w:rPr>
                <w:sz w:val="18"/>
                <w:szCs w:val="18"/>
              </w:rPr>
            </w:pPr>
            <w:r w:rsidRPr="00BA2252">
              <w:rPr>
                <w:sz w:val="18"/>
                <w:szCs w:val="18"/>
              </w:rPr>
              <w:t>1400</w:t>
            </w:r>
            <w:r w:rsidRPr="00BA2252">
              <w:rPr>
                <w:spacing w:val="-10"/>
                <w:sz w:val="18"/>
                <w:szCs w:val="18"/>
              </w:rPr>
              <w:t>0</w:t>
            </w:r>
          </w:p>
        </w:tc>
        <w:tc>
          <w:tcPr>
            <w:tcW w:w="944" w:type="dxa"/>
          </w:tcPr>
          <w:p w14:paraId="3B5487BF" w14:textId="77777777" w:rsidR="0066161C" w:rsidRPr="00BA2252" w:rsidRDefault="0066161C" w:rsidP="008574C7">
            <w:pPr>
              <w:pStyle w:val="TableParagraph"/>
              <w:spacing w:line="276" w:lineRule="auto"/>
              <w:jc w:val="both"/>
              <w:rPr>
                <w:sz w:val="18"/>
                <w:szCs w:val="18"/>
              </w:rPr>
            </w:pPr>
            <w:r w:rsidRPr="00BA2252">
              <w:rPr>
                <w:spacing w:val="-2"/>
                <w:sz w:val="18"/>
                <w:szCs w:val="18"/>
              </w:rPr>
              <w:t>17050</w:t>
            </w:r>
          </w:p>
        </w:tc>
        <w:tc>
          <w:tcPr>
            <w:tcW w:w="982" w:type="dxa"/>
          </w:tcPr>
          <w:p w14:paraId="34E8770A" w14:textId="77777777" w:rsidR="0066161C" w:rsidRPr="00BA2252" w:rsidRDefault="0066161C" w:rsidP="008574C7">
            <w:pPr>
              <w:pStyle w:val="TableParagraph"/>
              <w:spacing w:line="276" w:lineRule="auto"/>
              <w:jc w:val="both"/>
              <w:rPr>
                <w:sz w:val="18"/>
                <w:szCs w:val="18"/>
              </w:rPr>
            </w:pPr>
            <w:r w:rsidRPr="00BA2252">
              <w:rPr>
                <w:spacing w:val="-2"/>
                <w:sz w:val="18"/>
                <w:szCs w:val="18"/>
              </w:rPr>
              <w:t>15,020</w:t>
            </w:r>
          </w:p>
        </w:tc>
        <w:tc>
          <w:tcPr>
            <w:tcW w:w="1134" w:type="dxa"/>
          </w:tcPr>
          <w:p w14:paraId="552B8D81" w14:textId="77777777" w:rsidR="0066161C" w:rsidRPr="00BA2252" w:rsidRDefault="0066161C" w:rsidP="008574C7">
            <w:pPr>
              <w:pStyle w:val="TableParagraph"/>
              <w:spacing w:line="276" w:lineRule="auto"/>
              <w:jc w:val="both"/>
              <w:rPr>
                <w:sz w:val="18"/>
                <w:szCs w:val="18"/>
              </w:rPr>
            </w:pPr>
            <w:r w:rsidRPr="00BA2252">
              <w:rPr>
                <w:spacing w:val="-2"/>
                <w:sz w:val="18"/>
                <w:szCs w:val="18"/>
              </w:rPr>
              <w:t>18,335</w:t>
            </w:r>
          </w:p>
        </w:tc>
        <w:tc>
          <w:tcPr>
            <w:tcW w:w="992" w:type="dxa"/>
          </w:tcPr>
          <w:p w14:paraId="02E063A9" w14:textId="77777777" w:rsidR="0066161C" w:rsidRPr="00BA2252" w:rsidRDefault="0066161C" w:rsidP="008574C7">
            <w:pPr>
              <w:pStyle w:val="TableParagraph"/>
              <w:spacing w:line="276" w:lineRule="auto"/>
              <w:jc w:val="both"/>
              <w:rPr>
                <w:sz w:val="18"/>
                <w:szCs w:val="18"/>
              </w:rPr>
            </w:pPr>
            <w:r w:rsidRPr="00BA2252">
              <w:rPr>
                <w:spacing w:val="-2"/>
                <w:sz w:val="18"/>
                <w:szCs w:val="18"/>
              </w:rPr>
              <w:t>18,335</w:t>
            </w:r>
          </w:p>
        </w:tc>
        <w:tc>
          <w:tcPr>
            <w:tcW w:w="992" w:type="dxa"/>
          </w:tcPr>
          <w:p w14:paraId="755BFD0B" w14:textId="77777777" w:rsidR="0066161C" w:rsidRPr="00BA2252" w:rsidRDefault="0066161C" w:rsidP="008574C7">
            <w:pPr>
              <w:pStyle w:val="TableParagraph"/>
              <w:spacing w:line="276" w:lineRule="auto"/>
              <w:ind w:left="96"/>
              <w:jc w:val="both"/>
              <w:rPr>
                <w:sz w:val="18"/>
                <w:szCs w:val="18"/>
              </w:rPr>
            </w:pPr>
            <w:r w:rsidRPr="00BA2252">
              <w:rPr>
                <w:spacing w:val="-2"/>
                <w:sz w:val="18"/>
                <w:szCs w:val="18"/>
              </w:rPr>
              <w:t>142,00</w:t>
            </w:r>
          </w:p>
        </w:tc>
        <w:tc>
          <w:tcPr>
            <w:tcW w:w="851" w:type="dxa"/>
          </w:tcPr>
          <w:p w14:paraId="6507871B" w14:textId="77777777" w:rsidR="0066161C" w:rsidRPr="00BA2252" w:rsidRDefault="0066161C" w:rsidP="008574C7">
            <w:pPr>
              <w:pStyle w:val="TableParagraph"/>
              <w:spacing w:line="276" w:lineRule="auto"/>
              <w:ind w:left="88"/>
              <w:jc w:val="both"/>
              <w:rPr>
                <w:sz w:val="18"/>
                <w:szCs w:val="18"/>
              </w:rPr>
            </w:pPr>
            <w:r w:rsidRPr="00BA2252">
              <w:rPr>
                <w:spacing w:val="-4"/>
                <w:sz w:val="18"/>
                <w:szCs w:val="18"/>
              </w:rPr>
              <w:t>12,25</w:t>
            </w:r>
            <w:r w:rsidRPr="00BA2252">
              <w:rPr>
                <w:spacing w:val="-10"/>
                <w:sz w:val="18"/>
                <w:szCs w:val="18"/>
              </w:rPr>
              <w:t>0</w:t>
            </w:r>
          </w:p>
        </w:tc>
        <w:tc>
          <w:tcPr>
            <w:tcW w:w="1134" w:type="dxa"/>
          </w:tcPr>
          <w:p w14:paraId="6CD70E2B" w14:textId="77777777" w:rsidR="0066161C" w:rsidRPr="00BA2252" w:rsidRDefault="0066161C" w:rsidP="008574C7">
            <w:pPr>
              <w:pStyle w:val="TableParagraph"/>
              <w:spacing w:line="276" w:lineRule="auto"/>
              <w:ind w:left="93"/>
              <w:jc w:val="both"/>
              <w:rPr>
                <w:sz w:val="18"/>
                <w:szCs w:val="18"/>
              </w:rPr>
            </w:pPr>
            <w:r w:rsidRPr="00BA2252">
              <w:rPr>
                <w:spacing w:val="-2"/>
                <w:sz w:val="18"/>
                <w:szCs w:val="18"/>
              </w:rPr>
              <w:t>429,245</w:t>
            </w:r>
          </w:p>
        </w:tc>
      </w:tr>
      <w:tr w:rsidR="0066161C" w:rsidRPr="00BA2252" w14:paraId="1F01A03B" w14:textId="77777777" w:rsidTr="008C04F9">
        <w:trPr>
          <w:trHeight w:val="268"/>
        </w:trPr>
        <w:tc>
          <w:tcPr>
            <w:tcW w:w="2042" w:type="dxa"/>
          </w:tcPr>
          <w:p w14:paraId="7C7B0621" w14:textId="77777777" w:rsidR="0066161C" w:rsidRPr="00BA2252" w:rsidRDefault="0066161C" w:rsidP="008574C7">
            <w:pPr>
              <w:pStyle w:val="TableParagraph"/>
              <w:spacing w:line="276" w:lineRule="auto"/>
              <w:ind w:left="215"/>
              <w:jc w:val="both"/>
              <w:rPr>
                <w:b/>
                <w:sz w:val="18"/>
                <w:szCs w:val="18"/>
              </w:rPr>
            </w:pPr>
            <w:r w:rsidRPr="00BA2252">
              <w:rPr>
                <w:b/>
                <w:sz w:val="18"/>
                <w:szCs w:val="18"/>
              </w:rPr>
              <w:t>Fixed</w:t>
            </w:r>
            <w:r w:rsidRPr="00BA2252">
              <w:rPr>
                <w:b/>
                <w:spacing w:val="-6"/>
                <w:sz w:val="18"/>
                <w:szCs w:val="18"/>
              </w:rPr>
              <w:t xml:space="preserve"> </w:t>
            </w:r>
            <w:r w:rsidRPr="00BA2252">
              <w:rPr>
                <w:b/>
                <w:spacing w:val="-2"/>
                <w:sz w:val="18"/>
                <w:szCs w:val="18"/>
              </w:rPr>
              <w:t>Expenses:</w:t>
            </w:r>
          </w:p>
        </w:tc>
        <w:tc>
          <w:tcPr>
            <w:tcW w:w="854" w:type="dxa"/>
          </w:tcPr>
          <w:p w14:paraId="16A70EBC" w14:textId="77777777" w:rsidR="0066161C" w:rsidRPr="00BA2252" w:rsidRDefault="0066161C" w:rsidP="008574C7">
            <w:pPr>
              <w:pStyle w:val="TableParagraph"/>
              <w:spacing w:line="276" w:lineRule="auto"/>
              <w:jc w:val="both"/>
              <w:rPr>
                <w:sz w:val="18"/>
                <w:szCs w:val="18"/>
              </w:rPr>
            </w:pPr>
          </w:p>
        </w:tc>
        <w:tc>
          <w:tcPr>
            <w:tcW w:w="810" w:type="dxa"/>
          </w:tcPr>
          <w:p w14:paraId="21ED07C2" w14:textId="77777777" w:rsidR="0066161C" w:rsidRPr="00BA2252" w:rsidRDefault="0066161C" w:rsidP="008574C7">
            <w:pPr>
              <w:pStyle w:val="TableParagraph"/>
              <w:spacing w:line="276" w:lineRule="auto"/>
              <w:jc w:val="both"/>
              <w:rPr>
                <w:sz w:val="18"/>
                <w:szCs w:val="18"/>
              </w:rPr>
            </w:pPr>
          </w:p>
        </w:tc>
        <w:tc>
          <w:tcPr>
            <w:tcW w:w="810" w:type="dxa"/>
          </w:tcPr>
          <w:p w14:paraId="1D4F5F91" w14:textId="77777777" w:rsidR="0066161C" w:rsidRPr="00BA2252" w:rsidRDefault="0066161C" w:rsidP="008574C7">
            <w:pPr>
              <w:pStyle w:val="TableParagraph"/>
              <w:spacing w:line="276" w:lineRule="auto"/>
              <w:jc w:val="both"/>
              <w:rPr>
                <w:sz w:val="18"/>
                <w:szCs w:val="18"/>
              </w:rPr>
            </w:pPr>
          </w:p>
        </w:tc>
        <w:tc>
          <w:tcPr>
            <w:tcW w:w="964" w:type="dxa"/>
          </w:tcPr>
          <w:p w14:paraId="0911F919" w14:textId="77777777" w:rsidR="0066161C" w:rsidRPr="00BA2252" w:rsidRDefault="0066161C" w:rsidP="008574C7">
            <w:pPr>
              <w:pStyle w:val="TableParagraph"/>
              <w:spacing w:line="276" w:lineRule="auto"/>
              <w:jc w:val="both"/>
              <w:rPr>
                <w:sz w:val="18"/>
                <w:szCs w:val="18"/>
              </w:rPr>
            </w:pPr>
          </w:p>
        </w:tc>
        <w:tc>
          <w:tcPr>
            <w:tcW w:w="862" w:type="dxa"/>
          </w:tcPr>
          <w:p w14:paraId="118DE922" w14:textId="77777777" w:rsidR="0066161C" w:rsidRPr="00BA2252" w:rsidRDefault="0066161C" w:rsidP="008574C7">
            <w:pPr>
              <w:pStyle w:val="TableParagraph"/>
              <w:spacing w:line="276" w:lineRule="auto"/>
              <w:jc w:val="both"/>
              <w:rPr>
                <w:sz w:val="18"/>
                <w:szCs w:val="18"/>
              </w:rPr>
            </w:pPr>
          </w:p>
        </w:tc>
        <w:tc>
          <w:tcPr>
            <w:tcW w:w="810" w:type="dxa"/>
          </w:tcPr>
          <w:p w14:paraId="0C3587E9" w14:textId="77777777" w:rsidR="0066161C" w:rsidRPr="00BA2252" w:rsidRDefault="0066161C" w:rsidP="008574C7">
            <w:pPr>
              <w:pStyle w:val="TableParagraph"/>
              <w:spacing w:line="276" w:lineRule="auto"/>
              <w:jc w:val="both"/>
              <w:rPr>
                <w:sz w:val="18"/>
                <w:szCs w:val="18"/>
              </w:rPr>
            </w:pPr>
          </w:p>
        </w:tc>
        <w:tc>
          <w:tcPr>
            <w:tcW w:w="944" w:type="dxa"/>
          </w:tcPr>
          <w:p w14:paraId="7CAB9EDA" w14:textId="77777777" w:rsidR="0066161C" w:rsidRPr="00BA2252" w:rsidRDefault="0066161C" w:rsidP="008574C7">
            <w:pPr>
              <w:pStyle w:val="TableParagraph"/>
              <w:spacing w:line="276" w:lineRule="auto"/>
              <w:jc w:val="both"/>
              <w:rPr>
                <w:sz w:val="18"/>
                <w:szCs w:val="18"/>
              </w:rPr>
            </w:pPr>
          </w:p>
        </w:tc>
        <w:tc>
          <w:tcPr>
            <w:tcW w:w="982" w:type="dxa"/>
          </w:tcPr>
          <w:p w14:paraId="5EFA0DA6" w14:textId="77777777" w:rsidR="0066161C" w:rsidRPr="00BA2252" w:rsidRDefault="0066161C" w:rsidP="008574C7">
            <w:pPr>
              <w:pStyle w:val="TableParagraph"/>
              <w:spacing w:line="276" w:lineRule="auto"/>
              <w:jc w:val="both"/>
              <w:rPr>
                <w:sz w:val="18"/>
                <w:szCs w:val="18"/>
              </w:rPr>
            </w:pPr>
          </w:p>
        </w:tc>
        <w:tc>
          <w:tcPr>
            <w:tcW w:w="1134" w:type="dxa"/>
          </w:tcPr>
          <w:p w14:paraId="39EA8E45" w14:textId="77777777" w:rsidR="0066161C" w:rsidRPr="00BA2252" w:rsidRDefault="0066161C" w:rsidP="008574C7">
            <w:pPr>
              <w:pStyle w:val="TableParagraph"/>
              <w:spacing w:line="276" w:lineRule="auto"/>
              <w:jc w:val="both"/>
              <w:rPr>
                <w:sz w:val="18"/>
                <w:szCs w:val="18"/>
              </w:rPr>
            </w:pPr>
          </w:p>
        </w:tc>
        <w:tc>
          <w:tcPr>
            <w:tcW w:w="992" w:type="dxa"/>
          </w:tcPr>
          <w:p w14:paraId="7660B54B" w14:textId="77777777" w:rsidR="0066161C" w:rsidRPr="00BA2252" w:rsidRDefault="0066161C" w:rsidP="008574C7">
            <w:pPr>
              <w:pStyle w:val="TableParagraph"/>
              <w:spacing w:line="276" w:lineRule="auto"/>
              <w:jc w:val="both"/>
              <w:rPr>
                <w:sz w:val="18"/>
                <w:szCs w:val="18"/>
              </w:rPr>
            </w:pPr>
          </w:p>
        </w:tc>
        <w:tc>
          <w:tcPr>
            <w:tcW w:w="992" w:type="dxa"/>
          </w:tcPr>
          <w:p w14:paraId="77180257" w14:textId="77777777" w:rsidR="0066161C" w:rsidRPr="00BA2252" w:rsidRDefault="0066161C" w:rsidP="008574C7">
            <w:pPr>
              <w:pStyle w:val="TableParagraph"/>
              <w:spacing w:line="276" w:lineRule="auto"/>
              <w:jc w:val="both"/>
              <w:rPr>
                <w:sz w:val="18"/>
                <w:szCs w:val="18"/>
              </w:rPr>
            </w:pPr>
          </w:p>
        </w:tc>
        <w:tc>
          <w:tcPr>
            <w:tcW w:w="851" w:type="dxa"/>
          </w:tcPr>
          <w:p w14:paraId="6F1ECCCC" w14:textId="77777777" w:rsidR="0066161C" w:rsidRPr="00BA2252" w:rsidRDefault="0066161C" w:rsidP="008574C7">
            <w:pPr>
              <w:pStyle w:val="TableParagraph"/>
              <w:spacing w:line="276" w:lineRule="auto"/>
              <w:jc w:val="both"/>
              <w:rPr>
                <w:sz w:val="18"/>
                <w:szCs w:val="18"/>
              </w:rPr>
            </w:pPr>
          </w:p>
        </w:tc>
        <w:tc>
          <w:tcPr>
            <w:tcW w:w="1134" w:type="dxa"/>
          </w:tcPr>
          <w:p w14:paraId="0BA39E6E" w14:textId="77777777" w:rsidR="0066161C" w:rsidRPr="00BA2252" w:rsidRDefault="0066161C" w:rsidP="008574C7">
            <w:pPr>
              <w:pStyle w:val="TableParagraph"/>
              <w:spacing w:line="276" w:lineRule="auto"/>
              <w:jc w:val="both"/>
              <w:rPr>
                <w:sz w:val="18"/>
                <w:szCs w:val="18"/>
              </w:rPr>
            </w:pPr>
          </w:p>
        </w:tc>
      </w:tr>
      <w:tr w:rsidR="0066161C" w:rsidRPr="00BA2252" w14:paraId="1BA68D6E" w14:textId="77777777" w:rsidTr="008C04F9">
        <w:trPr>
          <w:trHeight w:val="64"/>
        </w:trPr>
        <w:tc>
          <w:tcPr>
            <w:tcW w:w="2042" w:type="dxa"/>
          </w:tcPr>
          <w:p w14:paraId="1C6CA8BD" w14:textId="77777777" w:rsidR="0066161C" w:rsidRPr="00BA2252" w:rsidRDefault="0066161C" w:rsidP="008574C7">
            <w:pPr>
              <w:pStyle w:val="TableParagraph"/>
              <w:spacing w:line="276" w:lineRule="auto"/>
              <w:ind w:left="93"/>
              <w:jc w:val="both"/>
              <w:rPr>
                <w:b/>
                <w:sz w:val="18"/>
                <w:szCs w:val="18"/>
              </w:rPr>
            </w:pPr>
            <w:r w:rsidRPr="00BA2252">
              <w:rPr>
                <w:b/>
                <w:spacing w:val="-4"/>
                <w:sz w:val="18"/>
                <w:szCs w:val="18"/>
              </w:rPr>
              <w:t>Rent</w:t>
            </w:r>
          </w:p>
        </w:tc>
        <w:tc>
          <w:tcPr>
            <w:tcW w:w="854" w:type="dxa"/>
          </w:tcPr>
          <w:p w14:paraId="0F922212" w14:textId="77777777" w:rsidR="0066161C" w:rsidRPr="00BA2252" w:rsidRDefault="0066161C" w:rsidP="008574C7">
            <w:pPr>
              <w:pStyle w:val="TableParagraph"/>
              <w:spacing w:line="276" w:lineRule="auto"/>
              <w:jc w:val="both"/>
              <w:rPr>
                <w:sz w:val="18"/>
                <w:szCs w:val="18"/>
              </w:rPr>
            </w:pPr>
            <w:r w:rsidRPr="00BA2252">
              <w:rPr>
                <w:spacing w:val="-2"/>
                <w:sz w:val="18"/>
                <w:szCs w:val="18"/>
              </w:rPr>
              <w:t>17,000</w:t>
            </w:r>
          </w:p>
        </w:tc>
        <w:tc>
          <w:tcPr>
            <w:tcW w:w="810" w:type="dxa"/>
          </w:tcPr>
          <w:p w14:paraId="7431C3FC" w14:textId="77777777" w:rsidR="0066161C" w:rsidRPr="00BA2252" w:rsidRDefault="0066161C" w:rsidP="008574C7">
            <w:pPr>
              <w:pStyle w:val="TableParagraph"/>
              <w:spacing w:line="276" w:lineRule="auto"/>
              <w:jc w:val="both"/>
              <w:rPr>
                <w:sz w:val="18"/>
                <w:szCs w:val="18"/>
              </w:rPr>
            </w:pPr>
            <w:r w:rsidRPr="00BA2252">
              <w:rPr>
                <w:spacing w:val="-2"/>
                <w:sz w:val="18"/>
                <w:szCs w:val="18"/>
              </w:rPr>
              <w:t>17,000</w:t>
            </w:r>
          </w:p>
        </w:tc>
        <w:tc>
          <w:tcPr>
            <w:tcW w:w="810" w:type="dxa"/>
          </w:tcPr>
          <w:p w14:paraId="34388446" w14:textId="77777777" w:rsidR="0066161C" w:rsidRPr="00BA2252" w:rsidRDefault="0066161C" w:rsidP="008574C7">
            <w:pPr>
              <w:pStyle w:val="TableParagraph"/>
              <w:spacing w:line="276" w:lineRule="auto"/>
              <w:jc w:val="both"/>
              <w:rPr>
                <w:sz w:val="18"/>
                <w:szCs w:val="18"/>
              </w:rPr>
            </w:pPr>
            <w:r w:rsidRPr="00BA2252">
              <w:rPr>
                <w:spacing w:val="-4"/>
                <w:sz w:val="18"/>
                <w:szCs w:val="18"/>
              </w:rPr>
              <w:t>17,00</w:t>
            </w:r>
            <w:r w:rsidRPr="00BA2252">
              <w:rPr>
                <w:spacing w:val="-10"/>
                <w:sz w:val="18"/>
                <w:szCs w:val="18"/>
              </w:rPr>
              <w:t>0</w:t>
            </w:r>
          </w:p>
        </w:tc>
        <w:tc>
          <w:tcPr>
            <w:tcW w:w="964" w:type="dxa"/>
          </w:tcPr>
          <w:p w14:paraId="7737304B" w14:textId="77777777" w:rsidR="0066161C" w:rsidRPr="00BA2252" w:rsidRDefault="0066161C" w:rsidP="008574C7">
            <w:pPr>
              <w:pStyle w:val="TableParagraph"/>
              <w:spacing w:line="276" w:lineRule="auto"/>
              <w:jc w:val="both"/>
              <w:rPr>
                <w:sz w:val="18"/>
                <w:szCs w:val="18"/>
              </w:rPr>
            </w:pPr>
            <w:r w:rsidRPr="00BA2252">
              <w:rPr>
                <w:spacing w:val="-2"/>
                <w:sz w:val="18"/>
                <w:szCs w:val="18"/>
              </w:rPr>
              <w:t>17,000</w:t>
            </w:r>
          </w:p>
        </w:tc>
        <w:tc>
          <w:tcPr>
            <w:tcW w:w="862" w:type="dxa"/>
          </w:tcPr>
          <w:p w14:paraId="1B44964C" w14:textId="77777777" w:rsidR="0066161C" w:rsidRPr="00BA2252" w:rsidRDefault="0066161C" w:rsidP="008574C7">
            <w:pPr>
              <w:pStyle w:val="TableParagraph"/>
              <w:spacing w:line="276" w:lineRule="auto"/>
              <w:jc w:val="both"/>
              <w:rPr>
                <w:sz w:val="18"/>
                <w:szCs w:val="18"/>
              </w:rPr>
            </w:pPr>
            <w:r w:rsidRPr="00BA2252">
              <w:rPr>
                <w:spacing w:val="-2"/>
                <w:sz w:val="18"/>
                <w:szCs w:val="18"/>
              </w:rPr>
              <w:t>17,000</w:t>
            </w:r>
          </w:p>
        </w:tc>
        <w:tc>
          <w:tcPr>
            <w:tcW w:w="810" w:type="dxa"/>
          </w:tcPr>
          <w:p w14:paraId="3146AE90" w14:textId="77777777" w:rsidR="0066161C" w:rsidRPr="00BA2252" w:rsidRDefault="0066161C" w:rsidP="008574C7">
            <w:pPr>
              <w:pStyle w:val="TableParagraph"/>
              <w:spacing w:line="276" w:lineRule="auto"/>
              <w:jc w:val="both"/>
              <w:rPr>
                <w:sz w:val="18"/>
                <w:szCs w:val="18"/>
              </w:rPr>
            </w:pPr>
            <w:r w:rsidRPr="00BA2252">
              <w:rPr>
                <w:spacing w:val="-4"/>
                <w:sz w:val="18"/>
                <w:szCs w:val="18"/>
              </w:rPr>
              <w:t>17,00</w:t>
            </w:r>
            <w:r w:rsidRPr="00BA2252">
              <w:rPr>
                <w:spacing w:val="-10"/>
                <w:sz w:val="18"/>
                <w:szCs w:val="18"/>
              </w:rPr>
              <w:t>0</w:t>
            </w:r>
          </w:p>
        </w:tc>
        <w:tc>
          <w:tcPr>
            <w:tcW w:w="944" w:type="dxa"/>
          </w:tcPr>
          <w:p w14:paraId="7FA392B1" w14:textId="77777777" w:rsidR="0066161C" w:rsidRPr="00BA2252" w:rsidRDefault="0066161C" w:rsidP="008574C7">
            <w:pPr>
              <w:pStyle w:val="TableParagraph"/>
              <w:spacing w:line="276" w:lineRule="auto"/>
              <w:jc w:val="both"/>
              <w:rPr>
                <w:sz w:val="18"/>
                <w:szCs w:val="18"/>
              </w:rPr>
            </w:pPr>
            <w:r w:rsidRPr="00BA2252">
              <w:rPr>
                <w:spacing w:val="-2"/>
                <w:sz w:val="18"/>
                <w:szCs w:val="18"/>
              </w:rPr>
              <w:t>17,000</w:t>
            </w:r>
          </w:p>
        </w:tc>
        <w:tc>
          <w:tcPr>
            <w:tcW w:w="982" w:type="dxa"/>
          </w:tcPr>
          <w:p w14:paraId="413F7BF9" w14:textId="77777777" w:rsidR="0066161C" w:rsidRPr="00BA2252" w:rsidRDefault="0066161C" w:rsidP="008574C7">
            <w:pPr>
              <w:pStyle w:val="TableParagraph"/>
              <w:spacing w:line="276" w:lineRule="auto"/>
              <w:jc w:val="both"/>
              <w:rPr>
                <w:sz w:val="18"/>
                <w:szCs w:val="18"/>
              </w:rPr>
            </w:pPr>
            <w:r w:rsidRPr="00BA2252">
              <w:rPr>
                <w:spacing w:val="-2"/>
                <w:sz w:val="18"/>
                <w:szCs w:val="18"/>
              </w:rPr>
              <w:t>17,000</w:t>
            </w:r>
          </w:p>
        </w:tc>
        <w:tc>
          <w:tcPr>
            <w:tcW w:w="1134" w:type="dxa"/>
          </w:tcPr>
          <w:p w14:paraId="3B83DA0C" w14:textId="77777777" w:rsidR="0066161C" w:rsidRPr="00BA2252" w:rsidRDefault="0066161C" w:rsidP="008574C7">
            <w:pPr>
              <w:pStyle w:val="TableParagraph"/>
              <w:spacing w:line="276" w:lineRule="auto"/>
              <w:jc w:val="both"/>
              <w:rPr>
                <w:sz w:val="18"/>
                <w:szCs w:val="18"/>
              </w:rPr>
            </w:pPr>
            <w:r w:rsidRPr="00BA2252">
              <w:rPr>
                <w:spacing w:val="-2"/>
                <w:sz w:val="18"/>
                <w:szCs w:val="18"/>
              </w:rPr>
              <w:t>17,000</w:t>
            </w:r>
          </w:p>
        </w:tc>
        <w:tc>
          <w:tcPr>
            <w:tcW w:w="992" w:type="dxa"/>
          </w:tcPr>
          <w:p w14:paraId="4C50C8FD" w14:textId="77777777" w:rsidR="0066161C" w:rsidRPr="00BA2252" w:rsidRDefault="0066161C" w:rsidP="008574C7">
            <w:pPr>
              <w:pStyle w:val="TableParagraph"/>
              <w:spacing w:line="276" w:lineRule="auto"/>
              <w:jc w:val="both"/>
              <w:rPr>
                <w:sz w:val="18"/>
                <w:szCs w:val="18"/>
              </w:rPr>
            </w:pPr>
            <w:r w:rsidRPr="00BA2252">
              <w:rPr>
                <w:spacing w:val="-2"/>
                <w:sz w:val="18"/>
                <w:szCs w:val="18"/>
              </w:rPr>
              <w:t>17,000</w:t>
            </w:r>
          </w:p>
        </w:tc>
        <w:tc>
          <w:tcPr>
            <w:tcW w:w="992" w:type="dxa"/>
          </w:tcPr>
          <w:p w14:paraId="523B6874" w14:textId="77777777" w:rsidR="0066161C" w:rsidRPr="00BA2252" w:rsidRDefault="0066161C" w:rsidP="008574C7">
            <w:pPr>
              <w:pStyle w:val="TableParagraph"/>
              <w:spacing w:line="276" w:lineRule="auto"/>
              <w:ind w:left="96"/>
              <w:jc w:val="both"/>
              <w:rPr>
                <w:sz w:val="18"/>
                <w:szCs w:val="18"/>
              </w:rPr>
            </w:pPr>
            <w:r w:rsidRPr="00BA2252">
              <w:rPr>
                <w:spacing w:val="-2"/>
                <w:sz w:val="18"/>
                <w:szCs w:val="18"/>
              </w:rPr>
              <w:t>17,000</w:t>
            </w:r>
          </w:p>
        </w:tc>
        <w:tc>
          <w:tcPr>
            <w:tcW w:w="851" w:type="dxa"/>
          </w:tcPr>
          <w:p w14:paraId="4C22FC1D" w14:textId="77777777" w:rsidR="0066161C" w:rsidRPr="00BA2252" w:rsidRDefault="0066161C" w:rsidP="008574C7">
            <w:pPr>
              <w:pStyle w:val="TableParagraph"/>
              <w:spacing w:line="276" w:lineRule="auto"/>
              <w:ind w:left="99"/>
              <w:jc w:val="both"/>
              <w:rPr>
                <w:sz w:val="18"/>
                <w:szCs w:val="18"/>
              </w:rPr>
            </w:pPr>
            <w:r w:rsidRPr="00BA2252">
              <w:rPr>
                <w:spacing w:val="-4"/>
                <w:sz w:val="18"/>
                <w:szCs w:val="18"/>
              </w:rPr>
              <w:t>17,00</w:t>
            </w:r>
            <w:r w:rsidRPr="00BA2252">
              <w:rPr>
                <w:spacing w:val="-10"/>
                <w:sz w:val="18"/>
                <w:szCs w:val="18"/>
              </w:rPr>
              <w:t>0</w:t>
            </w:r>
          </w:p>
        </w:tc>
        <w:tc>
          <w:tcPr>
            <w:tcW w:w="1134" w:type="dxa"/>
          </w:tcPr>
          <w:p w14:paraId="752EB36F" w14:textId="77777777" w:rsidR="0066161C" w:rsidRPr="00BA2252" w:rsidRDefault="0066161C" w:rsidP="008574C7">
            <w:pPr>
              <w:pStyle w:val="TableParagraph"/>
              <w:spacing w:line="276" w:lineRule="auto"/>
              <w:ind w:left="199"/>
              <w:jc w:val="both"/>
              <w:rPr>
                <w:sz w:val="18"/>
                <w:szCs w:val="18"/>
              </w:rPr>
            </w:pPr>
            <w:r w:rsidRPr="00BA2252">
              <w:rPr>
                <w:spacing w:val="-2"/>
                <w:sz w:val="18"/>
                <w:szCs w:val="18"/>
              </w:rPr>
              <w:t>204,000</w:t>
            </w:r>
          </w:p>
        </w:tc>
      </w:tr>
      <w:tr w:rsidR="0066161C" w:rsidRPr="00BA2252" w14:paraId="6D391E15" w14:textId="77777777" w:rsidTr="008C04F9">
        <w:trPr>
          <w:trHeight w:val="273"/>
        </w:trPr>
        <w:tc>
          <w:tcPr>
            <w:tcW w:w="2042" w:type="dxa"/>
          </w:tcPr>
          <w:p w14:paraId="5F8C8236" w14:textId="77777777" w:rsidR="0066161C" w:rsidRPr="00BA2252" w:rsidRDefault="0066161C" w:rsidP="008574C7">
            <w:pPr>
              <w:pStyle w:val="TableParagraph"/>
              <w:spacing w:line="276" w:lineRule="auto"/>
              <w:ind w:left="93"/>
              <w:jc w:val="both"/>
              <w:rPr>
                <w:b/>
                <w:sz w:val="18"/>
                <w:szCs w:val="18"/>
              </w:rPr>
            </w:pPr>
            <w:r w:rsidRPr="00BA2252">
              <w:rPr>
                <w:b/>
                <w:spacing w:val="-2"/>
                <w:sz w:val="18"/>
                <w:szCs w:val="18"/>
              </w:rPr>
              <w:t>Depreciation</w:t>
            </w:r>
          </w:p>
        </w:tc>
        <w:tc>
          <w:tcPr>
            <w:tcW w:w="854" w:type="dxa"/>
          </w:tcPr>
          <w:p w14:paraId="2C6C35DF" w14:textId="77777777" w:rsidR="0066161C" w:rsidRPr="00BA2252" w:rsidRDefault="0066161C" w:rsidP="008574C7">
            <w:pPr>
              <w:pStyle w:val="TableParagraph"/>
              <w:spacing w:line="276" w:lineRule="auto"/>
              <w:jc w:val="both"/>
              <w:rPr>
                <w:sz w:val="18"/>
                <w:szCs w:val="18"/>
              </w:rPr>
            </w:pPr>
          </w:p>
        </w:tc>
        <w:tc>
          <w:tcPr>
            <w:tcW w:w="810" w:type="dxa"/>
          </w:tcPr>
          <w:p w14:paraId="4E5B8733" w14:textId="77777777" w:rsidR="0066161C" w:rsidRPr="00BA2252" w:rsidRDefault="0066161C" w:rsidP="008574C7">
            <w:pPr>
              <w:pStyle w:val="TableParagraph"/>
              <w:spacing w:line="276" w:lineRule="auto"/>
              <w:jc w:val="both"/>
              <w:rPr>
                <w:sz w:val="18"/>
                <w:szCs w:val="18"/>
              </w:rPr>
            </w:pPr>
          </w:p>
        </w:tc>
        <w:tc>
          <w:tcPr>
            <w:tcW w:w="810" w:type="dxa"/>
          </w:tcPr>
          <w:p w14:paraId="285E8B8B" w14:textId="77777777" w:rsidR="0066161C" w:rsidRPr="00BA2252" w:rsidRDefault="0066161C" w:rsidP="008574C7">
            <w:pPr>
              <w:pStyle w:val="TableParagraph"/>
              <w:spacing w:line="276" w:lineRule="auto"/>
              <w:jc w:val="both"/>
              <w:rPr>
                <w:sz w:val="18"/>
                <w:szCs w:val="18"/>
              </w:rPr>
            </w:pPr>
          </w:p>
        </w:tc>
        <w:tc>
          <w:tcPr>
            <w:tcW w:w="964" w:type="dxa"/>
          </w:tcPr>
          <w:p w14:paraId="4E1C0912" w14:textId="77777777" w:rsidR="0066161C" w:rsidRPr="00BA2252" w:rsidRDefault="0066161C" w:rsidP="008574C7">
            <w:pPr>
              <w:pStyle w:val="TableParagraph"/>
              <w:spacing w:line="276" w:lineRule="auto"/>
              <w:jc w:val="both"/>
              <w:rPr>
                <w:sz w:val="18"/>
                <w:szCs w:val="18"/>
              </w:rPr>
            </w:pPr>
          </w:p>
        </w:tc>
        <w:tc>
          <w:tcPr>
            <w:tcW w:w="862" w:type="dxa"/>
          </w:tcPr>
          <w:p w14:paraId="2494CC82" w14:textId="77777777" w:rsidR="0066161C" w:rsidRPr="00BA2252" w:rsidRDefault="0066161C" w:rsidP="008574C7">
            <w:pPr>
              <w:pStyle w:val="TableParagraph"/>
              <w:spacing w:line="276" w:lineRule="auto"/>
              <w:jc w:val="both"/>
              <w:rPr>
                <w:sz w:val="18"/>
                <w:szCs w:val="18"/>
              </w:rPr>
            </w:pPr>
          </w:p>
        </w:tc>
        <w:tc>
          <w:tcPr>
            <w:tcW w:w="810" w:type="dxa"/>
          </w:tcPr>
          <w:p w14:paraId="7B767050" w14:textId="77777777" w:rsidR="0066161C" w:rsidRPr="00BA2252" w:rsidRDefault="0066161C" w:rsidP="008574C7">
            <w:pPr>
              <w:pStyle w:val="TableParagraph"/>
              <w:spacing w:line="276" w:lineRule="auto"/>
              <w:jc w:val="both"/>
              <w:rPr>
                <w:sz w:val="18"/>
                <w:szCs w:val="18"/>
              </w:rPr>
            </w:pPr>
          </w:p>
        </w:tc>
        <w:tc>
          <w:tcPr>
            <w:tcW w:w="944" w:type="dxa"/>
          </w:tcPr>
          <w:p w14:paraId="09BFAC25" w14:textId="77777777" w:rsidR="0066161C" w:rsidRPr="00BA2252" w:rsidRDefault="0066161C" w:rsidP="008574C7">
            <w:pPr>
              <w:pStyle w:val="TableParagraph"/>
              <w:spacing w:line="276" w:lineRule="auto"/>
              <w:jc w:val="both"/>
              <w:rPr>
                <w:sz w:val="18"/>
                <w:szCs w:val="18"/>
              </w:rPr>
            </w:pPr>
          </w:p>
        </w:tc>
        <w:tc>
          <w:tcPr>
            <w:tcW w:w="982" w:type="dxa"/>
          </w:tcPr>
          <w:p w14:paraId="193BBD51" w14:textId="77777777" w:rsidR="0066161C" w:rsidRPr="00BA2252" w:rsidRDefault="0066161C" w:rsidP="008574C7">
            <w:pPr>
              <w:pStyle w:val="TableParagraph"/>
              <w:spacing w:line="276" w:lineRule="auto"/>
              <w:jc w:val="both"/>
              <w:rPr>
                <w:sz w:val="18"/>
                <w:szCs w:val="18"/>
              </w:rPr>
            </w:pPr>
          </w:p>
        </w:tc>
        <w:tc>
          <w:tcPr>
            <w:tcW w:w="1134" w:type="dxa"/>
          </w:tcPr>
          <w:p w14:paraId="23DA96E8" w14:textId="77777777" w:rsidR="0066161C" w:rsidRPr="00BA2252" w:rsidRDefault="0066161C" w:rsidP="008574C7">
            <w:pPr>
              <w:pStyle w:val="TableParagraph"/>
              <w:spacing w:line="276" w:lineRule="auto"/>
              <w:jc w:val="both"/>
              <w:rPr>
                <w:sz w:val="18"/>
                <w:szCs w:val="18"/>
              </w:rPr>
            </w:pPr>
          </w:p>
        </w:tc>
        <w:tc>
          <w:tcPr>
            <w:tcW w:w="992" w:type="dxa"/>
          </w:tcPr>
          <w:p w14:paraId="13DC0AE4" w14:textId="77777777" w:rsidR="0066161C" w:rsidRPr="00BA2252" w:rsidRDefault="0066161C" w:rsidP="008574C7">
            <w:pPr>
              <w:pStyle w:val="TableParagraph"/>
              <w:spacing w:line="276" w:lineRule="auto"/>
              <w:jc w:val="both"/>
              <w:rPr>
                <w:sz w:val="18"/>
                <w:szCs w:val="18"/>
              </w:rPr>
            </w:pPr>
          </w:p>
        </w:tc>
        <w:tc>
          <w:tcPr>
            <w:tcW w:w="992" w:type="dxa"/>
          </w:tcPr>
          <w:p w14:paraId="7B9A80AD" w14:textId="77777777" w:rsidR="0066161C" w:rsidRPr="00BA2252" w:rsidRDefault="0066161C" w:rsidP="008574C7">
            <w:pPr>
              <w:pStyle w:val="TableParagraph"/>
              <w:spacing w:line="276" w:lineRule="auto"/>
              <w:jc w:val="both"/>
              <w:rPr>
                <w:sz w:val="18"/>
                <w:szCs w:val="18"/>
              </w:rPr>
            </w:pPr>
          </w:p>
        </w:tc>
        <w:tc>
          <w:tcPr>
            <w:tcW w:w="851" w:type="dxa"/>
          </w:tcPr>
          <w:p w14:paraId="7147615C" w14:textId="77777777" w:rsidR="0066161C" w:rsidRPr="00BA2252" w:rsidRDefault="0066161C" w:rsidP="008574C7">
            <w:pPr>
              <w:pStyle w:val="TableParagraph"/>
              <w:spacing w:line="276" w:lineRule="auto"/>
              <w:jc w:val="both"/>
              <w:rPr>
                <w:sz w:val="18"/>
                <w:szCs w:val="18"/>
              </w:rPr>
            </w:pPr>
          </w:p>
        </w:tc>
        <w:tc>
          <w:tcPr>
            <w:tcW w:w="1134" w:type="dxa"/>
          </w:tcPr>
          <w:p w14:paraId="5A6EF1A5" w14:textId="77777777" w:rsidR="0066161C" w:rsidRPr="00BA2252" w:rsidRDefault="0066161C" w:rsidP="008574C7">
            <w:pPr>
              <w:pStyle w:val="TableParagraph"/>
              <w:spacing w:line="276" w:lineRule="auto"/>
              <w:jc w:val="both"/>
              <w:rPr>
                <w:sz w:val="18"/>
                <w:szCs w:val="18"/>
              </w:rPr>
            </w:pPr>
          </w:p>
        </w:tc>
      </w:tr>
      <w:tr w:rsidR="0066161C" w:rsidRPr="00BA2252" w14:paraId="74613890" w14:textId="77777777" w:rsidTr="008C04F9">
        <w:trPr>
          <w:trHeight w:val="273"/>
        </w:trPr>
        <w:tc>
          <w:tcPr>
            <w:tcW w:w="2042" w:type="dxa"/>
          </w:tcPr>
          <w:p w14:paraId="4343EEFC" w14:textId="77777777" w:rsidR="0066161C" w:rsidRPr="00BA2252" w:rsidRDefault="0066161C" w:rsidP="008574C7">
            <w:pPr>
              <w:pStyle w:val="TableParagraph"/>
              <w:spacing w:line="276" w:lineRule="auto"/>
              <w:ind w:left="93"/>
              <w:jc w:val="both"/>
              <w:rPr>
                <w:b/>
                <w:sz w:val="18"/>
                <w:szCs w:val="18"/>
              </w:rPr>
            </w:pPr>
            <w:r w:rsidRPr="00BA2252">
              <w:rPr>
                <w:b/>
                <w:spacing w:val="-2"/>
                <w:sz w:val="18"/>
                <w:szCs w:val="18"/>
              </w:rPr>
              <w:t>Insurance</w:t>
            </w:r>
          </w:p>
        </w:tc>
        <w:tc>
          <w:tcPr>
            <w:tcW w:w="854" w:type="dxa"/>
          </w:tcPr>
          <w:p w14:paraId="20340DFE"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810" w:type="dxa"/>
          </w:tcPr>
          <w:p w14:paraId="080997F4"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810" w:type="dxa"/>
          </w:tcPr>
          <w:p w14:paraId="73171479"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964" w:type="dxa"/>
          </w:tcPr>
          <w:p w14:paraId="577965EF"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862" w:type="dxa"/>
          </w:tcPr>
          <w:p w14:paraId="674864F4" w14:textId="77777777" w:rsidR="0066161C" w:rsidRPr="00BA2252" w:rsidRDefault="0066161C" w:rsidP="008574C7">
            <w:pPr>
              <w:pStyle w:val="TableParagraph"/>
              <w:spacing w:line="276" w:lineRule="auto"/>
              <w:ind w:left="107"/>
              <w:jc w:val="both"/>
              <w:rPr>
                <w:sz w:val="18"/>
                <w:szCs w:val="18"/>
              </w:rPr>
            </w:pPr>
            <w:r w:rsidRPr="00BA2252">
              <w:rPr>
                <w:spacing w:val="-10"/>
                <w:sz w:val="18"/>
                <w:szCs w:val="18"/>
              </w:rPr>
              <w:t>0</w:t>
            </w:r>
          </w:p>
        </w:tc>
        <w:tc>
          <w:tcPr>
            <w:tcW w:w="810" w:type="dxa"/>
          </w:tcPr>
          <w:p w14:paraId="5F55CA64"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944" w:type="dxa"/>
          </w:tcPr>
          <w:p w14:paraId="794251CA"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982" w:type="dxa"/>
          </w:tcPr>
          <w:p w14:paraId="0048AF11" w14:textId="77777777" w:rsidR="0066161C" w:rsidRPr="00BA2252" w:rsidRDefault="0066161C" w:rsidP="008574C7">
            <w:pPr>
              <w:pStyle w:val="TableParagraph"/>
              <w:spacing w:line="276" w:lineRule="auto"/>
              <w:ind w:left="104"/>
              <w:jc w:val="both"/>
              <w:rPr>
                <w:sz w:val="18"/>
                <w:szCs w:val="18"/>
              </w:rPr>
            </w:pPr>
            <w:r w:rsidRPr="00BA2252">
              <w:rPr>
                <w:spacing w:val="-10"/>
                <w:sz w:val="18"/>
                <w:szCs w:val="18"/>
              </w:rPr>
              <w:t>0</w:t>
            </w:r>
          </w:p>
        </w:tc>
        <w:tc>
          <w:tcPr>
            <w:tcW w:w="1134" w:type="dxa"/>
          </w:tcPr>
          <w:p w14:paraId="7F70DC3D" w14:textId="77777777" w:rsidR="0066161C" w:rsidRPr="00BA2252" w:rsidRDefault="0066161C" w:rsidP="008574C7">
            <w:pPr>
              <w:pStyle w:val="TableParagraph"/>
              <w:spacing w:line="276" w:lineRule="auto"/>
              <w:ind w:left="103"/>
              <w:jc w:val="both"/>
              <w:rPr>
                <w:sz w:val="18"/>
                <w:szCs w:val="18"/>
              </w:rPr>
            </w:pPr>
            <w:r w:rsidRPr="00BA2252">
              <w:rPr>
                <w:spacing w:val="-10"/>
                <w:sz w:val="18"/>
                <w:szCs w:val="18"/>
              </w:rPr>
              <w:t>0</w:t>
            </w:r>
          </w:p>
        </w:tc>
        <w:tc>
          <w:tcPr>
            <w:tcW w:w="992" w:type="dxa"/>
          </w:tcPr>
          <w:p w14:paraId="27BE11CA" w14:textId="77777777" w:rsidR="0066161C" w:rsidRPr="00BA2252" w:rsidRDefault="0066161C" w:rsidP="008574C7">
            <w:pPr>
              <w:pStyle w:val="TableParagraph"/>
              <w:spacing w:line="276" w:lineRule="auto"/>
              <w:ind w:left="101"/>
              <w:jc w:val="both"/>
              <w:rPr>
                <w:sz w:val="18"/>
                <w:szCs w:val="18"/>
              </w:rPr>
            </w:pPr>
            <w:r w:rsidRPr="00BA2252">
              <w:rPr>
                <w:spacing w:val="-10"/>
                <w:sz w:val="18"/>
                <w:szCs w:val="18"/>
              </w:rPr>
              <w:t>0</w:t>
            </w:r>
          </w:p>
        </w:tc>
        <w:tc>
          <w:tcPr>
            <w:tcW w:w="992" w:type="dxa"/>
          </w:tcPr>
          <w:p w14:paraId="41BD3D63" w14:textId="77777777" w:rsidR="0066161C" w:rsidRPr="00BA2252" w:rsidRDefault="0066161C" w:rsidP="008574C7">
            <w:pPr>
              <w:pStyle w:val="TableParagraph"/>
              <w:spacing w:line="276" w:lineRule="auto"/>
              <w:ind w:left="96"/>
              <w:jc w:val="both"/>
              <w:rPr>
                <w:sz w:val="18"/>
                <w:szCs w:val="18"/>
              </w:rPr>
            </w:pPr>
            <w:r w:rsidRPr="00BA2252">
              <w:rPr>
                <w:spacing w:val="-10"/>
                <w:sz w:val="18"/>
                <w:szCs w:val="18"/>
              </w:rPr>
              <w:t>0</w:t>
            </w:r>
          </w:p>
        </w:tc>
        <w:tc>
          <w:tcPr>
            <w:tcW w:w="851" w:type="dxa"/>
          </w:tcPr>
          <w:p w14:paraId="13E8D1FD" w14:textId="77777777" w:rsidR="0066161C" w:rsidRPr="00BA2252" w:rsidRDefault="0066161C" w:rsidP="008574C7">
            <w:pPr>
              <w:pStyle w:val="TableParagraph"/>
              <w:spacing w:line="276" w:lineRule="auto"/>
              <w:ind w:left="99"/>
              <w:jc w:val="both"/>
              <w:rPr>
                <w:sz w:val="18"/>
                <w:szCs w:val="18"/>
              </w:rPr>
            </w:pPr>
            <w:r w:rsidRPr="00BA2252">
              <w:rPr>
                <w:spacing w:val="-10"/>
                <w:sz w:val="18"/>
                <w:szCs w:val="18"/>
              </w:rPr>
              <w:t>0</w:t>
            </w:r>
          </w:p>
        </w:tc>
        <w:tc>
          <w:tcPr>
            <w:tcW w:w="1134" w:type="dxa"/>
          </w:tcPr>
          <w:p w14:paraId="65CC9446" w14:textId="77777777" w:rsidR="0066161C" w:rsidRPr="00BA2252" w:rsidRDefault="0066161C" w:rsidP="008574C7">
            <w:pPr>
              <w:pStyle w:val="TableParagraph"/>
              <w:spacing w:line="276" w:lineRule="auto"/>
              <w:ind w:left="93"/>
              <w:jc w:val="both"/>
              <w:rPr>
                <w:sz w:val="18"/>
                <w:szCs w:val="18"/>
              </w:rPr>
            </w:pPr>
            <w:r w:rsidRPr="00BA2252">
              <w:rPr>
                <w:spacing w:val="-10"/>
                <w:sz w:val="18"/>
                <w:szCs w:val="18"/>
              </w:rPr>
              <w:t>0</w:t>
            </w:r>
          </w:p>
        </w:tc>
      </w:tr>
      <w:tr w:rsidR="0066161C" w:rsidRPr="00BA2252" w14:paraId="4D803769" w14:textId="77777777" w:rsidTr="008C04F9">
        <w:trPr>
          <w:trHeight w:val="268"/>
        </w:trPr>
        <w:tc>
          <w:tcPr>
            <w:tcW w:w="2042" w:type="dxa"/>
          </w:tcPr>
          <w:p w14:paraId="50C3E52C" w14:textId="77777777" w:rsidR="0066161C" w:rsidRPr="00BA2252" w:rsidRDefault="0066161C" w:rsidP="008574C7">
            <w:pPr>
              <w:pStyle w:val="TableParagraph"/>
              <w:spacing w:line="276" w:lineRule="auto"/>
              <w:ind w:left="110"/>
              <w:jc w:val="both"/>
              <w:rPr>
                <w:b/>
                <w:sz w:val="18"/>
                <w:szCs w:val="18"/>
              </w:rPr>
            </w:pPr>
            <w:r w:rsidRPr="00BA2252">
              <w:rPr>
                <w:b/>
                <w:spacing w:val="-2"/>
                <w:sz w:val="18"/>
                <w:szCs w:val="18"/>
              </w:rPr>
              <w:t>Permits/Licenses</w:t>
            </w:r>
          </w:p>
        </w:tc>
        <w:tc>
          <w:tcPr>
            <w:tcW w:w="854" w:type="dxa"/>
          </w:tcPr>
          <w:p w14:paraId="063BA261"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810" w:type="dxa"/>
          </w:tcPr>
          <w:p w14:paraId="38D10B1A"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810" w:type="dxa"/>
          </w:tcPr>
          <w:p w14:paraId="46A3B033"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964" w:type="dxa"/>
          </w:tcPr>
          <w:p w14:paraId="10AB6082"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862" w:type="dxa"/>
          </w:tcPr>
          <w:p w14:paraId="19A215C0" w14:textId="77777777" w:rsidR="0066161C" w:rsidRPr="00BA2252" w:rsidRDefault="0066161C" w:rsidP="008574C7">
            <w:pPr>
              <w:pStyle w:val="TableParagraph"/>
              <w:spacing w:line="276" w:lineRule="auto"/>
              <w:ind w:left="107"/>
              <w:jc w:val="both"/>
              <w:rPr>
                <w:sz w:val="18"/>
                <w:szCs w:val="18"/>
              </w:rPr>
            </w:pPr>
            <w:r w:rsidRPr="00BA2252">
              <w:rPr>
                <w:spacing w:val="-10"/>
                <w:sz w:val="18"/>
                <w:szCs w:val="18"/>
              </w:rPr>
              <w:t>0</w:t>
            </w:r>
          </w:p>
        </w:tc>
        <w:tc>
          <w:tcPr>
            <w:tcW w:w="810" w:type="dxa"/>
          </w:tcPr>
          <w:p w14:paraId="7A2914E7"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944" w:type="dxa"/>
          </w:tcPr>
          <w:p w14:paraId="1513DDED"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982" w:type="dxa"/>
          </w:tcPr>
          <w:p w14:paraId="36359840" w14:textId="77777777" w:rsidR="0066161C" w:rsidRPr="00BA2252" w:rsidRDefault="0066161C" w:rsidP="008574C7">
            <w:pPr>
              <w:pStyle w:val="TableParagraph"/>
              <w:spacing w:line="276" w:lineRule="auto"/>
              <w:ind w:left="104"/>
              <w:jc w:val="both"/>
              <w:rPr>
                <w:sz w:val="18"/>
                <w:szCs w:val="18"/>
              </w:rPr>
            </w:pPr>
            <w:r w:rsidRPr="00BA2252">
              <w:rPr>
                <w:spacing w:val="-10"/>
                <w:sz w:val="18"/>
                <w:szCs w:val="18"/>
              </w:rPr>
              <w:t>0</w:t>
            </w:r>
          </w:p>
        </w:tc>
        <w:tc>
          <w:tcPr>
            <w:tcW w:w="1134" w:type="dxa"/>
          </w:tcPr>
          <w:p w14:paraId="411EB035" w14:textId="77777777" w:rsidR="0066161C" w:rsidRPr="00BA2252" w:rsidRDefault="0066161C" w:rsidP="008574C7">
            <w:pPr>
              <w:pStyle w:val="TableParagraph"/>
              <w:spacing w:line="276" w:lineRule="auto"/>
              <w:ind w:left="103"/>
              <w:jc w:val="both"/>
              <w:rPr>
                <w:sz w:val="18"/>
                <w:szCs w:val="18"/>
              </w:rPr>
            </w:pPr>
            <w:r w:rsidRPr="00BA2252">
              <w:rPr>
                <w:spacing w:val="-10"/>
                <w:sz w:val="18"/>
                <w:szCs w:val="18"/>
              </w:rPr>
              <w:t>0</w:t>
            </w:r>
          </w:p>
        </w:tc>
        <w:tc>
          <w:tcPr>
            <w:tcW w:w="992" w:type="dxa"/>
          </w:tcPr>
          <w:p w14:paraId="515ABCBE" w14:textId="77777777" w:rsidR="0066161C" w:rsidRPr="00BA2252" w:rsidRDefault="0066161C" w:rsidP="008574C7">
            <w:pPr>
              <w:pStyle w:val="TableParagraph"/>
              <w:spacing w:line="276" w:lineRule="auto"/>
              <w:ind w:left="101"/>
              <w:jc w:val="both"/>
              <w:rPr>
                <w:sz w:val="18"/>
                <w:szCs w:val="18"/>
              </w:rPr>
            </w:pPr>
            <w:r w:rsidRPr="00BA2252">
              <w:rPr>
                <w:spacing w:val="-10"/>
                <w:sz w:val="18"/>
                <w:szCs w:val="18"/>
              </w:rPr>
              <w:t>0</w:t>
            </w:r>
          </w:p>
        </w:tc>
        <w:tc>
          <w:tcPr>
            <w:tcW w:w="992" w:type="dxa"/>
          </w:tcPr>
          <w:p w14:paraId="2107968C" w14:textId="77777777" w:rsidR="0066161C" w:rsidRPr="00BA2252" w:rsidRDefault="0066161C" w:rsidP="008574C7">
            <w:pPr>
              <w:pStyle w:val="TableParagraph"/>
              <w:spacing w:line="276" w:lineRule="auto"/>
              <w:ind w:left="96"/>
              <w:jc w:val="both"/>
              <w:rPr>
                <w:sz w:val="18"/>
                <w:szCs w:val="18"/>
              </w:rPr>
            </w:pPr>
            <w:r w:rsidRPr="00BA2252">
              <w:rPr>
                <w:spacing w:val="-10"/>
                <w:sz w:val="18"/>
                <w:szCs w:val="18"/>
              </w:rPr>
              <w:t>0</w:t>
            </w:r>
          </w:p>
        </w:tc>
        <w:tc>
          <w:tcPr>
            <w:tcW w:w="851" w:type="dxa"/>
          </w:tcPr>
          <w:p w14:paraId="3B274450" w14:textId="77777777" w:rsidR="0066161C" w:rsidRPr="00BA2252" w:rsidRDefault="0066161C" w:rsidP="008574C7">
            <w:pPr>
              <w:pStyle w:val="TableParagraph"/>
              <w:spacing w:line="276" w:lineRule="auto"/>
              <w:ind w:left="99"/>
              <w:jc w:val="both"/>
              <w:rPr>
                <w:sz w:val="18"/>
                <w:szCs w:val="18"/>
              </w:rPr>
            </w:pPr>
            <w:r w:rsidRPr="00BA2252">
              <w:rPr>
                <w:spacing w:val="-10"/>
                <w:sz w:val="18"/>
                <w:szCs w:val="18"/>
              </w:rPr>
              <w:t>0</w:t>
            </w:r>
          </w:p>
        </w:tc>
        <w:tc>
          <w:tcPr>
            <w:tcW w:w="1134" w:type="dxa"/>
          </w:tcPr>
          <w:p w14:paraId="6C748787" w14:textId="77777777" w:rsidR="0066161C" w:rsidRPr="00BA2252" w:rsidRDefault="0066161C" w:rsidP="008574C7">
            <w:pPr>
              <w:pStyle w:val="TableParagraph"/>
              <w:spacing w:line="276" w:lineRule="auto"/>
              <w:ind w:left="93"/>
              <w:jc w:val="both"/>
              <w:rPr>
                <w:sz w:val="18"/>
                <w:szCs w:val="18"/>
              </w:rPr>
            </w:pPr>
            <w:r w:rsidRPr="00BA2252">
              <w:rPr>
                <w:spacing w:val="-10"/>
                <w:sz w:val="18"/>
                <w:szCs w:val="18"/>
              </w:rPr>
              <w:t>0</w:t>
            </w:r>
          </w:p>
        </w:tc>
      </w:tr>
      <w:tr w:rsidR="0066161C" w:rsidRPr="00BA2252" w14:paraId="73A91551" w14:textId="77777777" w:rsidTr="008C04F9">
        <w:trPr>
          <w:trHeight w:val="268"/>
        </w:trPr>
        <w:tc>
          <w:tcPr>
            <w:tcW w:w="2042" w:type="dxa"/>
          </w:tcPr>
          <w:p w14:paraId="4ADA8A3D" w14:textId="77777777" w:rsidR="0066161C" w:rsidRPr="00BA2252" w:rsidRDefault="0066161C" w:rsidP="008574C7">
            <w:pPr>
              <w:pStyle w:val="TableParagraph"/>
              <w:spacing w:line="276" w:lineRule="auto"/>
              <w:ind w:right="290"/>
              <w:jc w:val="both"/>
              <w:rPr>
                <w:b/>
                <w:sz w:val="18"/>
                <w:szCs w:val="18"/>
              </w:rPr>
            </w:pPr>
            <w:r w:rsidRPr="00BA2252">
              <w:rPr>
                <w:b/>
                <w:sz w:val="18"/>
                <w:szCs w:val="18"/>
              </w:rPr>
              <w:t>Loan</w:t>
            </w:r>
            <w:r w:rsidRPr="00BA2252">
              <w:rPr>
                <w:b/>
                <w:spacing w:val="-4"/>
                <w:sz w:val="18"/>
                <w:szCs w:val="18"/>
              </w:rPr>
              <w:t xml:space="preserve"> </w:t>
            </w:r>
            <w:r w:rsidRPr="00BA2252">
              <w:rPr>
                <w:b/>
                <w:spacing w:val="-2"/>
                <w:sz w:val="18"/>
                <w:szCs w:val="18"/>
              </w:rPr>
              <w:t>Payments</w:t>
            </w:r>
          </w:p>
        </w:tc>
        <w:tc>
          <w:tcPr>
            <w:tcW w:w="854" w:type="dxa"/>
          </w:tcPr>
          <w:p w14:paraId="3CF630DC"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810" w:type="dxa"/>
          </w:tcPr>
          <w:p w14:paraId="4BBD3493"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810" w:type="dxa"/>
          </w:tcPr>
          <w:p w14:paraId="3496BE46"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964" w:type="dxa"/>
          </w:tcPr>
          <w:p w14:paraId="160E593A"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862" w:type="dxa"/>
          </w:tcPr>
          <w:p w14:paraId="3F81B8B9" w14:textId="77777777" w:rsidR="0066161C" w:rsidRPr="00BA2252" w:rsidRDefault="0066161C" w:rsidP="008574C7">
            <w:pPr>
              <w:pStyle w:val="TableParagraph"/>
              <w:spacing w:line="276" w:lineRule="auto"/>
              <w:ind w:left="107"/>
              <w:jc w:val="both"/>
              <w:rPr>
                <w:sz w:val="18"/>
                <w:szCs w:val="18"/>
              </w:rPr>
            </w:pPr>
            <w:r w:rsidRPr="00BA2252">
              <w:rPr>
                <w:spacing w:val="-10"/>
                <w:sz w:val="18"/>
                <w:szCs w:val="18"/>
              </w:rPr>
              <w:t>0</w:t>
            </w:r>
          </w:p>
        </w:tc>
        <w:tc>
          <w:tcPr>
            <w:tcW w:w="810" w:type="dxa"/>
          </w:tcPr>
          <w:p w14:paraId="6E9862F4"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944" w:type="dxa"/>
          </w:tcPr>
          <w:p w14:paraId="67190AFF" w14:textId="77777777" w:rsidR="0066161C" w:rsidRPr="00BA2252" w:rsidRDefault="0066161C" w:rsidP="008574C7">
            <w:pPr>
              <w:pStyle w:val="TableParagraph"/>
              <w:spacing w:line="276" w:lineRule="auto"/>
              <w:jc w:val="both"/>
              <w:rPr>
                <w:sz w:val="18"/>
                <w:szCs w:val="18"/>
              </w:rPr>
            </w:pPr>
            <w:r w:rsidRPr="00BA2252">
              <w:rPr>
                <w:spacing w:val="-10"/>
                <w:sz w:val="18"/>
                <w:szCs w:val="18"/>
              </w:rPr>
              <w:t>0</w:t>
            </w:r>
          </w:p>
        </w:tc>
        <w:tc>
          <w:tcPr>
            <w:tcW w:w="982" w:type="dxa"/>
          </w:tcPr>
          <w:p w14:paraId="46C7C941" w14:textId="77777777" w:rsidR="0066161C" w:rsidRPr="00BA2252" w:rsidRDefault="0066161C" w:rsidP="008574C7">
            <w:pPr>
              <w:pStyle w:val="TableParagraph"/>
              <w:spacing w:line="276" w:lineRule="auto"/>
              <w:ind w:left="104"/>
              <w:jc w:val="both"/>
              <w:rPr>
                <w:sz w:val="18"/>
                <w:szCs w:val="18"/>
              </w:rPr>
            </w:pPr>
            <w:r w:rsidRPr="00BA2252">
              <w:rPr>
                <w:spacing w:val="-10"/>
                <w:sz w:val="18"/>
                <w:szCs w:val="18"/>
              </w:rPr>
              <w:t>0</w:t>
            </w:r>
          </w:p>
        </w:tc>
        <w:tc>
          <w:tcPr>
            <w:tcW w:w="1134" w:type="dxa"/>
          </w:tcPr>
          <w:p w14:paraId="79809CAD" w14:textId="77777777" w:rsidR="0066161C" w:rsidRPr="00BA2252" w:rsidRDefault="0066161C" w:rsidP="008574C7">
            <w:pPr>
              <w:pStyle w:val="TableParagraph"/>
              <w:spacing w:line="276" w:lineRule="auto"/>
              <w:ind w:left="103"/>
              <w:jc w:val="both"/>
              <w:rPr>
                <w:sz w:val="18"/>
                <w:szCs w:val="18"/>
              </w:rPr>
            </w:pPr>
            <w:r w:rsidRPr="00BA2252">
              <w:rPr>
                <w:spacing w:val="-10"/>
                <w:sz w:val="18"/>
                <w:szCs w:val="18"/>
              </w:rPr>
              <w:t>0</w:t>
            </w:r>
          </w:p>
        </w:tc>
        <w:tc>
          <w:tcPr>
            <w:tcW w:w="992" w:type="dxa"/>
          </w:tcPr>
          <w:p w14:paraId="56077F6C" w14:textId="77777777" w:rsidR="0066161C" w:rsidRPr="00BA2252" w:rsidRDefault="0066161C" w:rsidP="008574C7">
            <w:pPr>
              <w:pStyle w:val="TableParagraph"/>
              <w:spacing w:line="276" w:lineRule="auto"/>
              <w:ind w:left="101"/>
              <w:jc w:val="both"/>
              <w:rPr>
                <w:sz w:val="18"/>
                <w:szCs w:val="18"/>
              </w:rPr>
            </w:pPr>
            <w:r w:rsidRPr="00BA2252">
              <w:rPr>
                <w:spacing w:val="-10"/>
                <w:sz w:val="18"/>
                <w:szCs w:val="18"/>
              </w:rPr>
              <w:t>0</w:t>
            </w:r>
          </w:p>
        </w:tc>
        <w:tc>
          <w:tcPr>
            <w:tcW w:w="992" w:type="dxa"/>
          </w:tcPr>
          <w:p w14:paraId="78B045B2" w14:textId="77777777" w:rsidR="0066161C" w:rsidRPr="00BA2252" w:rsidRDefault="0066161C" w:rsidP="008574C7">
            <w:pPr>
              <w:pStyle w:val="TableParagraph"/>
              <w:spacing w:line="276" w:lineRule="auto"/>
              <w:ind w:left="96"/>
              <w:jc w:val="both"/>
              <w:rPr>
                <w:sz w:val="18"/>
                <w:szCs w:val="18"/>
              </w:rPr>
            </w:pPr>
            <w:r w:rsidRPr="00BA2252">
              <w:rPr>
                <w:spacing w:val="-10"/>
                <w:sz w:val="18"/>
                <w:szCs w:val="18"/>
              </w:rPr>
              <w:t>0</w:t>
            </w:r>
          </w:p>
        </w:tc>
        <w:tc>
          <w:tcPr>
            <w:tcW w:w="851" w:type="dxa"/>
          </w:tcPr>
          <w:p w14:paraId="1D6EBA59" w14:textId="77777777" w:rsidR="0066161C" w:rsidRPr="00BA2252" w:rsidRDefault="0066161C" w:rsidP="008574C7">
            <w:pPr>
              <w:pStyle w:val="TableParagraph"/>
              <w:spacing w:line="276" w:lineRule="auto"/>
              <w:ind w:left="205"/>
              <w:jc w:val="both"/>
              <w:rPr>
                <w:sz w:val="18"/>
                <w:szCs w:val="18"/>
              </w:rPr>
            </w:pPr>
            <w:r w:rsidRPr="00BA2252">
              <w:rPr>
                <w:spacing w:val="-10"/>
                <w:sz w:val="18"/>
                <w:szCs w:val="18"/>
              </w:rPr>
              <w:t>0</w:t>
            </w:r>
          </w:p>
        </w:tc>
        <w:tc>
          <w:tcPr>
            <w:tcW w:w="1134" w:type="dxa"/>
          </w:tcPr>
          <w:p w14:paraId="3BEFA566" w14:textId="77777777" w:rsidR="0066161C" w:rsidRPr="00BA2252" w:rsidRDefault="0066161C" w:rsidP="008574C7">
            <w:pPr>
              <w:pStyle w:val="TableParagraph"/>
              <w:spacing w:line="276" w:lineRule="auto"/>
              <w:ind w:left="93"/>
              <w:jc w:val="both"/>
              <w:rPr>
                <w:sz w:val="18"/>
                <w:szCs w:val="18"/>
              </w:rPr>
            </w:pPr>
            <w:r w:rsidRPr="00BA2252">
              <w:rPr>
                <w:spacing w:val="-10"/>
                <w:sz w:val="18"/>
                <w:szCs w:val="18"/>
              </w:rPr>
              <w:t>0</w:t>
            </w:r>
          </w:p>
        </w:tc>
      </w:tr>
      <w:tr w:rsidR="0066161C" w:rsidRPr="00BA2252" w14:paraId="1B1D2D18" w14:textId="77777777" w:rsidTr="008C04F9">
        <w:trPr>
          <w:trHeight w:val="282"/>
        </w:trPr>
        <w:tc>
          <w:tcPr>
            <w:tcW w:w="2042" w:type="dxa"/>
          </w:tcPr>
          <w:p w14:paraId="38A3A768" w14:textId="77777777" w:rsidR="0066161C" w:rsidRPr="00BA2252" w:rsidRDefault="0066161C" w:rsidP="008574C7">
            <w:pPr>
              <w:pStyle w:val="TableParagraph"/>
              <w:spacing w:line="276" w:lineRule="auto"/>
              <w:ind w:left="31"/>
              <w:jc w:val="both"/>
              <w:rPr>
                <w:b/>
                <w:sz w:val="18"/>
                <w:szCs w:val="18"/>
              </w:rPr>
            </w:pPr>
            <w:r w:rsidRPr="00BA2252">
              <w:rPr>
                <w:b/>
                <w:spacing w:val="-2"/>
                <w:sz w:val="18"/>
                <w:szCs w:val="18"/>
              </w:rPr>
              <w:t>Misc.</w:t>
            </w:r>
          </w:p>
        </w:tc>
        <w:tc>
          <w:tcPr>
            <w:tcW w:w="854" w:type="dxa"/>
          </w:tcPr>
          <w:p w14:paraId="795A18AB" w14:textId="77777777" w:rsidR="0066161C" w:rsidRPr="00BA2252" w:rsidRDefault="0066161C" w:rsidP="008574C7">
            <w:pPr>
              <w:pStyle w:val="TableParagraph"/>
              <w:spacing w:line="276" w:lineRule="auto"/>
              <w:jc w:val="both"/>
              <w:rPr>
                <w:sz w:val="18"/>
                <w:szCs w:val="18"/>
              </w:rPr>
            </w:pPr>
            <w:r w:rsidRPr="00BA2252">
              <w:rPr>
                <w:spacing w:val="-2"/>
                <w:sz w:val="18"/>
                <w:szCs w:val="18"/>
              </w:rPr>
              <w:t>12,350</w:t>
            </w:r>
          </w:p>
        </w:tc>
        <w:tc>
          <w:tcPr>
            <w:tcW w:w="810" w:type="dxa"/>
          </w:tcPr>
          <w:p w14:paraId="10715ACD" w14:textId="77777777" w:rsidR="0066161C" w:rsidRPr="00BA2252" w:rsidRDefault="0066161C" w:rsidP="008574C7">
            <w:pPr>
              <w:pStyle w:val="TableParagraph"/>
              <w:spacing w:line="276" w:lineRule="auto"/>
              <w:jc w:val="both"/>
              <w:rPr>
                <w:sz w:val="18"/>
                <w:szCs w:val="18"/>
              </w:rPr>
            </w:pPr>
            <w:r w:rsidRPr="00BA2252">
              <w:rPr>
                <w:spacing w:val="-4"/>
                <w:sz w:val="18"/>
                <w:szCs w:val="18"/>
              </w:rPr>
              <w:t>7,855</w:t>
            </w:r>
          </w:p>
        </w:tc>
        <w:tc>
          <w:tcPr>
            <w:tcW w:w="810" w:type="dxa"/>
          </w:tcPr>
          <w:p w14:paraId="67B5158E" w14:textId="77777777" w:rsidR="0066161C" w:rsidRPr="00BA2252" w:rsidRDefault="0066161C" w:rsidP="008574C7">
            <w:pPr>
              <w:pStyle w:val="TableParagraph"/>
              <w:spacing w:line="276" w:lineRule="auto"/>
              <w:jc w:val="both"/>
              <w:rPr>
                <w:sz w:val="18"/>
                <w:szCs w:val="18"/>
              </w:rPr>
            </w:pPr>
            <w:r w:rsidRPr="00BA2252">
              <w:rPr>
                <w:spacing w:val="-4"/>
                <w:sz w:val="18"/>
                <w:szCs w:val="18"/>
              </w:rPr>
              <w:t>1,058</w:t>
            </w:r>
            <w:r w:rsidRPr="00BA2252">
              <w:rPr>
                <w:spacing w:val="-10"/>
                <w:sz w:val="18"/>
                <w:szCs w:val="18"/>
              </w:rPr>
              <w:t>8</w:t>
            </w:r>
          </w:p>
        </w:tc>
        <w:tc>
          <w:tcPr>
            <w:tcW w:w="964" w:type="dxa"/>
          </w:tcPr>
          <w:p w14:paraId="2908D36F" w14:textId="77777777" w:rsidR="0066161C" w:rsidRPr="00BA2252" w:rsidRDefault="0066161C" w:rsidP="008574C7">
            <w:pPr>
              <w:pStyle w:val="TableParagraph"/>
              <w:spacing w:line="276" w:lineRule="auto"/>
              <w:jc w:val="both"/>
              <w:rPr>
                <w:sz w:val="18"/>
                <w:szCs w:val="18"/>
              </w:rPr>
            </w:pPr>
            <w:r w:rsidRPr="00BA2252">
              <w:rPr>
                <w:spacing w:val="-4"/>
                <w:sz w:val="18"/>
                <w:szCs w:val="18"/>
              </w:rPr>
              <w:t>4,255</w:t>
            </w:r>
          </w:p>
        </w:tc>
        <w:tc>
          <w:tcPr>
            <w:tcW w:w="862" w:type="dxa"/>
          </w:tcPr>
          <w:p w14:paraId="52A423E9" w14:textId="77777777" w:rsidR="0066161C" w:rsidRPr="00BA2252" w:rsidRDefault="0066161C" w:rsidP="008574C7">
            <w:pPr>
              <w:pStyle w:val="TableParagraph"/>
              <w:spacing w:line="276" w:lineRule="auto"/>
              <w:jc w:val="both"/>
              <w:rPr>
                <w:sz w:val="18"/>
                <w:szCs w:val="18"/>
              </w:rPr>
            </w:pPr>
            <w:r w:rsidRPr="00BA2252">
              <w:rPr>
                <w:spacing w:val="-4"/>
                <w:sz w:val="18"/>
                <w:szCs w:val="18"/>
              </w:rPr>
              <w:t>4,755</w:t>
            </w:r>
          </w:p>
        </w:tc>
        <w:tc>
          <w:tcPr>
            <w:tcW w:w="810" w:type="dxa"/>
          </w:tcPr>
          <w:p w14:paraId="7E0292A2" w14:textId="77777777" w:rsidR="0066161C" w:rsidRPr="00BA2252" w:rsidRDefault="0066161C" w:rsidP="008574C7">
            <w:pPr>
              <w:pStyle w:val="TableParagraph"/>
              <w:spacing w:line="276" w:lineRule="auto"/>
              <w:jc w:val="both"/>
              <w:rPr>
                <w:sz w:val="18"/>
                <w:szCs w:val="18"/>
              </w:rPr>
            </w:pPr>
            <w:r w:rsidRPr="00BA2252">
              <w:rPr>
                <w:spacing w:val="-4"/>
                <w:sz w:val="18"/>
                <w:szCs w:val="18"/>
              </w:rPr>
              <w:t>15,20</w:t>
            </w:r>
            <w:r w:rsidRPr="00BA2252">
              <w:rPr>
                <w:spacing w:val="-10"/>
                <w:sz w:val="18"/>
                <w:szCs w:val="18"/>
              </w:rPr>
              <w:t>0</w:t>
            </w:r>
          </w:p>
        </w:tc>
        <w:tc>
          <w:tcPr>
            <w:tcW w:w="944" w:type="dxa"/>
          </w:tcPr>
          <w:p w14:paraId="43C04DC2" w14:textId="77777777" w:rsidR="0066161C" w:rsidRPr="00BA2252" w:rsidRDefault="0066161C" w:rsidP="008574C7">
            <w:pPr>
              <w:rPr>
                <w:sz w:val="18"/>
                <w:szCs w:val="18"/>
              </w:rPr>
            </w:pPr>
            <w:r w:rsidRPr="00BA2252">
              <w:rPr>
                <w:sz w:val="18"/>
                <w:szCs w:val="18"/>
              </w:rPr>
              <w:t>7,588</w:t>
            </w:r>
          </w:p>
        </w:tc>
        <w:tc>
          <w:tcPr>
            <w:tcW w:w="982" w:type="dxa"/>
          </w:tcPr>
          <w:p w14:paraId="4373DD86" w14:textId="77777777" w:rsidR="0066161C" w:rsidRPr="00BA2252" w:rsidRDefault="0066161C" w:rsidP="008574C7">
            <w:pPr>
              <w:pStyle w:val="TableParagraph"/>
              <w:spacing w:line="276" w:lineRule="auto"/>
              <w:jc w:val="both"/>
              <w:rPr>
                <w:sz w:val="18"/>
                <w:szCs w:val="18"/>
              </w:rPr>
            </w:pPr>
            <w:r w:rsidRPr="00BA2252">
              <w:rPr>
                <w:spacing w:val="-4"/>
                <w:sz w:val="18"/>
                <w:szCs w:val="18"/>
              </w:rPr>
              <w:t>1,200</w:t>
            </w:r>
          </w:p>
        </w:tc>
        <w:tc>
          <w:tcPr>
            <w:tcW w:w="1134" w:type="dxa"/>
          </w:tcPr>
          <w:p w14:paraId="4F06338C" w14:textId="77777777" w:rsidR="0066161C" w:rsidRPr="00BA2252" w:rsidRDefault="0066161C" w:rsidP="008574C7">
            <w:pPr>
              <w:pStyle w:val="TableParagraph"/>
              <w:spacing w:line="276" w:lineRule="auto"/>
              <w:jc w:val="both"/>
              <w:rPr>
                <w:sz w:val="18"/>
                <w:szCs w:val="18"/>
              </w:rPr>
            </w:pPr>
            <w:r w:rsidRPr="00BA2252">
              <w:rPr>
                <w:spacing w:val="-4"/>
                <w:sz w:val="18"/>
                <w:szCs w:val="18"/>
              </w:rPr>
              <w:t>7,855</w:t>
            </w:r>
          </w:p>
        </w:tc>
        <w:tc>
          <w:tcPr>
            <w:tcW w:w="992" w:type="dxa"/>
          </w:tcPr>
          <w:p w14:paraId="3BF461D8" w14:textId="77777777" w:rsidR="0066161C" w:rsidRPr="00BA2252" w:rsidRDefault="0066161C" w:rsidP="008574C7">
            <w:pPr>
              <w:pStyle w:val="TableParagraph"/>
              <w:spacing w:line="276" w:lineRule="auto"/>
              <w:jc w:val="both"/>
              <w:rPr>
                <w:sz w:val="18"/>
                <w:szCs w:val="18"/>
              </w:rPr>
            </w:pPr>
            <w:r w:rsidRPr="00BA2252">
              <w:rPr>
                <w:spacing w:val="-4"/>
                <w:sz w:val="18"/>
                <w:szCs w:val="18"/>
              </w:rPr>
              <w:t>1,244</w:t>
            </w:r>
          </w:p>
        </w:tc>
        <w:tc>
          <w:tcPr>
            <w:tcW w:w="992" w:type="dxa"/>
          </w:tcPr>
          <w:p w14:paraId="295A6919" w14:textId="77777777" w:rsidR="0066161C" w:rsidRPr="00BA2252" w:rsidRDefault="0066161C" w:rsidP="008574C7">
            <w:pPr>
              <w:pStyle w:val="TableParagraph"/>
              <w:spacing w:line="276" w:lineRule="auto"/>
              <w:ind w:left="96"/>
              <w:jc w:val="both"/>
              <w:rPr>
                <w:sz w:val="18"/>
                <w:szCs w:val="18"/>
              </w:rPr>
            </w:pPr>
            <w:r w:rsidRPr="00BA2252">
              <w:rPr>
                <w:spacing w:val="-5"/>
                <w:sz w:val="18"/>
                <w:szCs w:val="18"/>
              </w:rPr>
              <w:t>585</w:t>
            </w:r>
          </w:p>
        </w:tc>
        <w:tc>
          <w:tcPr>
            <w:tcW w:w="851" w:type="dxa"/>
          </w:tcPr>
          <w:p w14:paraId="0C7E9E74" w14:textId="77777777" w:rsidR="0066161C" w:rsidRPr="00BA2252" w:rsidRDefault="0066161C" w:rsidP="008574C7">
            <w:pPr>
              <w:pStyle w:val="TableParagraph"/>
              <w:spacing w:line="276" w:lineRule="auto"/>
              <w:ind w:left="99"/>
              <w:jc w:val="both"/>
              <w:rPr>
                <w:sz w:val="18"/>
                <w:szCs w:val="18"/>
              </w:rPr>
            </w:pPr>
            <w:r w:rsidRPr="00BA2252">
              <w:rPr>
                <w:spacing w:val="-4"/>
                <w:sz w:val="18"/>
                <w:szCs w:val="18"/>
              </w:rPr>
              <w:t>885</w:t>
            </w:r>
          </w:p>
        </w:tc>
        <w:tc>
          <w:tcPr>
            <w:tcW w:w="1134" w:type="dxa"/>
          </w:tcPr>
          <w:p w14:paraId="70918EB8" w14:textId="77777777" w:rsidR="0066161C" w:rsidRPr="00BA2252" w:rsidRDefault="0066161C" w:rsidP="008574C7">
            <w:pPr>
              <w:pStyle w:val="TableParagraph"/>
              <w:spacing w:line="276" w:lineRule="auto"/>
              <w:ind w:left="93"/>
              <w:jc w:val="both"/>
              <w:rPr>
                <w:sz w:val="18"/>
                <w:szCs w:val="18"/>
              </w:rPr>
            </w:pPr>
            <w:r w:rsidRPr="00BA2252">
              <w:rPr>
                <w:spacing w:val="-2"/>
                <w:sz w:val="18"/>
                <w:szCs w:val="18"/>
              </w:rPr>
              <w:t>89,755</w:t>
            </w:r>
          </w:p>
        </w:tc>
      </w:tr>
      <w:tr w:rsidR="0066161C" w:rsidRPr="00BA2252" w14:paraId="51B239CF" w14:textId="77777777" w:rsidTr="008C04F9">
        <w:trPr>
          <w:trHeight w:val="527"/>
        </w:trPr>
        <w:tc>
          <w:tcPr>
            <w:tcW w:w="2042" w:type="dxa"/>
          </w:tcPr>
          <w:p w14:paraId="4957BC1F" w14:textId="77777777" w:rsidR="0066161C" w:rsidRPr="00BA2252" w:rsidRDefault="0066161C" w:rsidP="008574C7">
            <w:pPr>
              <w:pStyle w:val="TableParagraph"/>
              <w:spacing w:line="276" w:lineRule="auto"/>
              <w:ind w:left="31"/>
              <w:jc w:val="both"/>
              <w:rPr>
                <w:b/>
                <w:i/>
                <w:sz w:val="18"/>
                <w:szCs w:val="18"/>
              </w:rPr>
            </w:pPr>
            <w:r w:rsidRPr="00BA2252">
              <w:rPr>
                <w:b/>
                <w:i/>
                <w:sz w:val="18"/>
                <w:szCs w:val="18"/>
              </w:rPr>
              <w:t>Total</w:t>
            </w:r>
            <w:r w:rsidRPr="00BA2252">
              <w:rPr>
                <w:b/>
                <w:i/>
                <w:spacing w:val="1"/>
                <w:sz w:val="18"/>
                <w:szCs w:val="18"/>
              </w:rPr>
              <w:t xml:space="preserve"> </w:t>
            </w:r>
            <w:r w:rsidRPr="00BA2252">
              <w:rPr>
                <w:b/>
                <w:i/>
                <w:spacing w:val="-2"/>
                <w:sz w:val="18"/>
                <w:szCs w:val="18"/>
              </w:rPr>
              <w:t>Fixed</w:t>
            </w:r>
          </w:p>
          <w:p w14:paraId="45D8D943" w14:textId="77777777" w:rsidR="0066161C" w:rsidRPr="00BA2252" w:rsidRDefault="0066161C" w:rsidP="008574C7">
            <w:pPr>
              <w:pStyle w:val="TableParagraph"/>
              <w:spacing w:line="276" w:lineRule="auto"/>
              <w:ind w:left="31"/>
              <w:jc w:val="both"/>
              <w:rPr>
                <w:b/>
                <w:i/>
                <w:sz w:val="18"/>
                <w:szCs w:val="18"/>
              </w:rPr>
            </w:pPr>
            <w:r w:rsidRPr="00BA2252">
              <w:rPr>
                <w:b/>
                <w:i/>
                <w:spacing w:val="-2"/>
                <w:sz w:val="18"/>
                <w:szCs w:val="18"/>
              </w:rPr>
              <w:t>Expenses</w:t>
            </w:r>
          </w:p>
        </w:tc>
        <w:tc>
          <w:tcPr>
            <w:tcW w:w="854" w:type="dxa"/>
          </w:tcPr>
          <w:p w14:paraId="2B13BDAD"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29,350</w:t>
            </w:r>
          </w:p>
        </w:tc>
        <w:tc>
          <w:tcPr>
            <w:tcW w:w="810" w:type="dxa"/>
          </w:tcPr>
          <w:p w14:paraId="2F6063A0"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24,855</w:t>
            </w:r>
          </w:p>
        </w:tc>
        <w:tc>
          <w:tcPr>
            <w:tcW w:w="810" w:type="dxa"/>
          </w:tcPr>
          <w:p w14:paraId="1FDAB96F" w14:textId="77777777" w:rsidR="0066161C" w:rsidRPr="00BA2252" w:rsidRDefault="0066161C" w:rsidP="008574C7">
            <w:pPr>
              <w:pStyle w:val="TableParagraph"/>
              <w:spacing w:line="276" w:lineRule="auto"/>
              <w:jc w:val="both"/>
              <w:rPr>
                <w:i/>
                <w:sz w:val="18"/>
                <w:szCs w:val="18"/>
              </w:rPr>
            </w:pPr>
            <w:r w:rsidRPr="00BA2252">
              <w:rPr>
                <w:i/>
                <w:spacing w:val="-4"/>
                <w:sz w:val="18"/>
                <w:szCs w:val="18"/>
              </w:rPr>
              <w:t>27,58</w:t>
            </w:r>
            <w:r w:rsidRPr="00BA2252">
              <w:rPr>
                <w:i/>
                <w:spacing w:val="-10"/>
                <w:sz w:val="18"/>
                <w:szCs w:val="18"/>
              </w:rPr>
              <w:t>5</w:t>
            </w:r>
          </w:p>
        </w:tc>
        <w:tc>
          <w:tcPr>
            <w:tcW w:w="964" w:type="dxa"/>
          </w:tcPr>
          <w:p w14:paraId="250895AB"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21,255</w:t>
            </w:r>
          </w:p>
        </w:tc>
        <w:tc>
          <w:tcPr>
            <w:tcW w:w="862" w:type="dxa"/>
          </w:tcPr>
          <w:p w14:paraId="55627964"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21,755</w:t>
            </w:r>
          </w:p>
        </w:tc>
        <w:tc>
          <w:tcPr>
            <w:tcW w:w="810" w:type="dxa"/>
          </w:tcPr>
          <w:p w14:paraId="3DD7DAFA" w14:textId="77777777" w:rsidR="0066161C" w:rsidRPr="00BA2252" w:rsidRDefault="0066161C" w:rsidP="008574C7">
            <w:pPr>
              <w:pStyle w:val="TableParagraph"/>
              <w:spacing w:line="276" w:lineRule="auto"/>
              <w:jc w:val="both"/>
              <w:rPr>
                <w:i/>
                <w:sz w:val="18"/>
                <w:szCs w:val="18"/>
              </w:rPr>
            </w:pPr>
            <w:r w:rsidRPr="00BA2252">
              <w:rPr>
                <w:i/>
                <w:spacing w:val="-4"/>
                <w:sz w:val="18"/>
                <w:szCs w:val="18"/>
              </w:rPr>
              <w:t>32,20</w:t>
            </w:r>
            <w:r w:rsidRPr="00BA2252">
              <w:rPr>
                <w:i/>
                <w:spacing w:val="-10"/>
                <w:sz w:val="18"/>
                <w:szCs w:val="18"/>
              </w:rPr>
              <w:t>0</w:t>
            </w:r>
          </w:p>
        </w:tc>
        <w:tc>
          <w:tcPr>
            <w:tcW w:w="944" w:type="dxa"/>
          </w:tcPr>
          <w:p w14:paraId="1CF88702"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24,585</w:t>
            </w:r>
          </w:p>
        </w:tc>
        <w:tc>
          <w:tcPr>
            <w:tcW w:w="982" w:type="dxa"/>
          </w:tcPr>
          <w:p w14:paraId="05601792"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18,200</w:t>
            </w:r>
          </w:p>
        </w:tc>
        <w:tc>
          <w:tcPr>
            <w:tcW w:w="1134" w:type="dxa"/>
          </w:tcPr>
          <w:p w14:paraId="5274E639"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24,855</w:t>
            </w:r>
          </w:p>
        </w:tc>
        <w:tc>
          <w:tcPr>
            <w:tcW w:w="992" w:type="dxa"/>
          </w:tcPr>
          <w:p w14:paraId="69B0FCA9"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18,245</w:t>
            </w:r>
          </w:p>
        </w:tc>
        <w:tc>
          <w:tcPr>
            <w:tcW w:w="992" w:type="dxa"/>
          </w:tcPr>
          <w:p w14:paraId="45D9C512" w14:textId="77777777" w:rsidR="0066161C" w:rsidRPr="00BA2252" w:rsidRDefault="0066161C" w:rsidP="008574C7">
            <w:pPr>
              <w:pStyle w:val="TableParagraph"/>
              <w:spacing w:line="276" w:lineRule="auto"/>
              <w:ind w:left="96"/>
              <w:jc w:val="both"/>
              <w:rPr>
                <w:i/>
                <w:sz w:val="18"/>
                <w:szCs w:val="18"/>
              </w:rPr>
            </w:pPr>
            <w:r w:rsidRPr="00BA2252">
              <w:rPr>
                <w:i/>
                <w:spacing w:val="-2"/>
                <w:sz w:val="18"/>
                <w:szCs w:val="18"/>
              </w:rPr>
              <w:t>17,585</w:t>
            </w:r>
          </w:p>
        </w:tc>
        <w:tc>
          <w:tcPr>
            <w:tcW w:w="851" w:type="dxa"/>
          </w:tcPr>
          <w:p w14:paraId="4E6A3009" w14:textId="77777777" w:rsidR="0066161C" w:rsidRPr="00BA2252" w:rsidRDefault="0066161C" w:rsidP="008574C7">
            <w:pPr>
              <w:pStyle w:val="TableParagraph"/>
              <w:spacing w:line="276" w:lineRule="auto"/>
              <w:ind w:left="99"/>
              <w:jc w:val="both"/>
              <w:rPr>
                <w:i/>
                <w:sz w:val="18"/>
                <w:szCs w:val="18"/>
              </w:rPr>
            </w:pPr>
            <w:r w:rsidRPr="00BA2252">
              <w:rPr>
                <w:i/>
                <w:spacing w:val="-4"/>
                <w:sz w:val="18"/>
                <w:szCs w:val="18"/>
              </w:rPr>
              <w:t>17,88</w:t>
            </w:r>
            <w:r w:rsidRPr="00BA2252">
              <w:rPr>
                <w:i/>
                <w:spacing w:val="-10"/>
                <w:sz w:val="18"/>
                <w:szCs w:val="18"/>
              </w:rPr>
              <w:t>5</w:t>
            </w:r>
          </w:p>
        </w:tc>
        <w:tc>
          <w:tcPr>
            <w:tcW w:w="1134" w:type="dxa"/>
          </w:tcPr>
          <w:p w14:paraId="5AC1A3B5" w14:textId="77777777" w:rsidR="0066161C" w:rsidRPr="00BA2252" w:rsidRDefault="0066161C" w:rsidP="008574C7">
            <w:pPr>
              <w:pStyle w:val="TableParagraph"/>
              <w:spacing w:line="276" w:lineRule="auto"/>
              <w:ind w:left="93"/>
              <w:jc w:val="both"/>
              <w:rPr>
                <w:i/>
                <w:sz w:val="18"/>
                <w:szCs w:val="18"/>
              </w:rPr>
            </w:pPr>
            <w:r w:rsidRPr="00BA2252">
              <w:rPr>
                <w:i/>
                <w:spacing w:val="-2"/>
                <w:sz w:val="18"/>
                <w:szCs w:val="18"/>
              </w:rPr>
              <w:t>293,755</w:t>
            </w:r>
          </w:p>
        </w:tc>
      </w:tr>
      <w:tr w:rsidR="0066161C" w:rsidRPr="00BA2252" w14:paraId="17A2B3A0" w14:textId="77777777" w:rsidTr="008C04F9">
        <w:trPr>
          <w:trHeight w:val="354"/>
        </w:trPr>
        <w:tc>
          <w:tcPr>
            <w:tcW w:w="2042" w:type="dxa"/>
          </w:tcPr>
          <w:p w14:paraId="3D6098FC" w14:textId="77777777" w:rsidR="0066161C" w:rsidRPr="00BA2252" w:rsidRDefault="0066161C" w:rsidP="008574C7">
            <w:pPr>
              <w:pStyle w:val="TableParagraph"/>
              <w:spacing w:line="276" w:lineRule="auto"/>
              <w:ind w:left="31"/>
              <w:jc w:val="both"/>
              <w:rPr>
                <w:b/>
                <w:i/>
                <w:sz w:val="18"/>
                <w:szCs w:val="18"/>
              </w:rPr>
            </w:pPr>
            <w:r w:rsidRPr="00BA2252">
              <w:rPr>
                <w:b/>
                <w:i/>
                <w:sz w:val="18"/>
                <w:szCs w:val="18"/>
              </w:rPr>
              <w:t>Total</w:t>
            </w:r>
            <w:r w:rsidRPr="00BA2252">
              <w:rPr>
                <w:b/>
                <w:i/>
                <w:spacing w:val="1"/>
                <w:sz w:val="18"/>
                <w:szCs w:val="18"/>
              </w:rPr>
              <w:t xml:space="preserve"> </w:t>
            </w:r>
            <w:r w:rsidRPr="00BA2252">
              <w:rPr>
                <w:b/>
                <w:i/>
                <w:spacing w:val="-2"/>
                <w:sz w:val="18"/>
                <w:szCs w:val="18"/>
              </w:rPr>
              <w:t>Expenses</w:t>
            </w:r>
          </w:p>
        </w:tc>
        <w:tc>
          <w:tcPr>
            <w:tcW w:w="854" w:type="dxa"/>
          </w:tcPr>
          <w:p w14:paraId="3DD9CCC5"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42,000</w:t>
            </w:r>
          </w:p>
        </w:tc>
        <w:tc>
          <w:tcPr>
            <w:tcW w:w="810" w:type="dxa"/>
          </w:tcPr>
          <w:p w14:paraId="67917782"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40,160</w:t>
            </w:r>
          </w:p>
        </w:tc>
        <w:tc>
          <w:tcPr>
            <w:tcW w:w="810" w:type="dxa"/>
          </w:tcPr>
          <w:p w14:paraId="52A29D2D" w14:textId="77777777" w:rsidR="0066161C" w:rsidRPr="00BA2252" w:rsidRDefault="0066161C" w:rsidP="008574C7">
            <w:pPr>
              <w:pStyle w:val="TableParagraph"/>
              <w:spacing w:line="276" w:lineRule="auto"/>
              <w:jc w:val="both"/>
              <w:rPr>
                <w:i/>
                <w:sz w:val="18"/>
                <w:szCs w:val="18"/>
              </w:rPr>
            </w:pPr>
            <w:r w:rsidRPr="00BA2252">
              <w:rPr>
                <w:i/>
                <w:spacing w:val="-4"/>
                <w:sz w:val="18"/>
                <w:szCs w:val="18"/>
              </w:rPr>
              <w:t>40,04</w:t>
            </w:r>
            <w:r w:rsidRPr="00BA2252">
              <w:rPr>
                <w:i/>
                <w:spacing w:val="-10"/>
                <w:sz w:val="18"/>
                <w:szCs w:val="18"/>
              </w:rPr>
              <w:t>0</w:t>
            </w:r>
          </w:p>
        </w:tc>
        <w:tc>
          <w:tcPr>
            <w:tcW w:w="964" w:type="dxa"/>
          </w:tcPr>
          <w:p w14:paraId="4374B737"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39,240</w:t>
            </w:r>
          </w:p>
        </w:tc>
        <w:tc>
          <w:tcPr>
            <w:tcW w:w="862" w:type="dxa"/>
          </w:tcPr>
          <w:p w14:paraId="6FA59A16"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37,355</w:t>
            </w:r>
          </w:p>
        </w:tc>
        <w:tc>
          <w:tcPr>
            <w:tcW w:w="810" w:type="dxa"/>
          </w:tcPr>
          <w:p w14:paraId="3F15276B" w14:textId="77777777" w:rsidR="0066161C" w:rsidRPr="00BA2252" w:rsidRDefault="0066161C" w:rsidP="008574C7">
            <w:pPr>
              <w:pStyle w:val="TableParagraph"/>
              <w:spacing w:line="276" w:lineRule="auto"/>
              <w:jc w:val="both"/>
              <w:rPr>
                <w:i/>
                <w:sz w:val="18"/>
                <w:szCs w:val="18"/>
              </w:rPr>
            </w:pPr>
            <w:r w:rsidRPr="00BA2252">
              <w:rPr>
                <w:i/>
                <w:spacing w:val="-4"/>
                <w:sz w:val="18"/>
                <w:szCs w:val="18"/>
              </w:rPr>
              <w:t>46,20</w:t>
            </w:r>
            <w:r w:rsidRPr="00BA2252">
              <w:rPr>
                <w:i/>
                <w:spacing w:val="-10"/>
                <w:sz w:val="18"/>
                <w:szCs w:val="18"/>
              </w:rPr>
              <w:t>0</w:t>
            </w:r>
          </w:p>
        </w:tc>
        <w:tc>
          <w:tcPr>
            <w:tcW w:w="944" w:type="dxa"/>
          </w:tcPr>
          <w:p w14:paraId="2995FD3A" w14:textId="77777777" w:rsidR="0066161C" w:rsidRPr="00BA2252" w:rsidRDefault="0066161C" w:rsidP="008574C7">
            <w:pPr>
              <w:pStyle w:val="TableParagraph"/>
              <w:spacing w:line="276" w:lineRule="auto"/>
              <w:jc w:val="both"/>
              <w:rPr>
                <w:i/>
                <w:sz w:val="18"/>
                <w:szCs w:val="18"/>
              </w:rPr>
            </w:pPr>
            <w:r w:rsidRPr="00BA2252">
              <w:rPr>
                <w:i/>
                <w:spacing w:val="-2"/>
                <w:sz w:val="18"/>
                <w:szCs w:val="18"/>
              </w:rPr>
              <w:t>4,1635</w:t>
            </w:r>
          </w:p>
        </w:tc>
        <w:tc>
          <w:tcPr>
            <w:tcW w:w="982" w:type="dxa"/>
          </w:tcPr>
          <w:p w14:paraId="7A206D3D" w14:textId="77777777" w:rsidR="0066161C" w:rsidRPr="00BA2252" w:rsidRDefault="0066161C" w:rsidP="008574C7">
            <w:pPr>
              <w:pStyle w:val="TableParagraph"/>
              <w:spacing w:line="276" w:lineRule="auto"/>
              <w:ind w:left="104"/>
              <w:jc w:val="both"/>
              <w:rPr>
                <w:i/>
                <w:sz w:val="18"/>
                <w:szCs w:val="18"/>
              </w:rPr>
            </w:pPr>
            <w:r w:rsidRPr="00BA2252">
              <w:rPr>
                <w:i/>
                <w:spacing w:val="-2"/>
                <w:sz w:val="18"/>
                <w:szCs w:val="18"/>
              </w:rPr>
              <w:t>33,220</w:t>
            </w:r>
          </w:p>
        </w:tc>
        <w:tc>
          <w:tcPr>
            <w:tcW w:w="1134" w:type="dxa"/>
          </w:tcPr>
          <w:p w14:paraId="490BAED3" w14:textId="77777777" w:rsidR="0066161C" w:rsidRPr="00BA2252" w:rsidRDefault="0066161C" w:rsidP="008574C7">
            <w:pPr>
              <w:pStyle w:val="TableParagraph"/>
              <w:spacing w:line="276" w:lineRule="auto"/>
              <w:ind w:left="103"/>
              <w:jc w:val="both"/>
              <w:rPr>
                <w:i/>
                <w:sz w:val="18"/>
                <w:szCs w:val="18"/>
              </w:rPr>
            </w:pPr>
            <w:r w:rsidRPr="00BA2252">
              <w:rPr>
                <w:i/>
                <w:spacing w:val="-2"/>
                <w:sz w:val="18"/>
                <w:szCs w:val="18"/>
              </w:rPr>
              <w:t>43,190</w:t>
            </w:r>
          </w:p>
        </w:tc>
        <w:tc>
          <w:tcPr>
            <w:tcW w:w="992" w:type="dxa"/>
          </w:tcPr>
          <w:p w14:paraId="603EC39F" w14:textId="77777777" w:rsidR="0066161C" w:rsidRPr="00BA2252" w:rsidRDefault="0066161C" w:rsidP="008574C7">
            <w:pPr>
              <w:pStyle w:val="TableParagraph"/>
              <w:spacing w:line="276" w:lineRule="auto"/>
              <w:ind w:left="226"/>
              <w:jc w:val="both"/>
              <w:rPr>
                <w:i/>
                <w:sz w:val="18"/>
                <w:szCs w:val="18"/>
              </w:rPr>
            </w:pPr>
            <w:r w:rsidRPr="00BA2252">
              <w:rPr>
                <w:i/>
                <w:spacing w:val="-2"/>
                <w:sz w:val="18"/>
                <w:szCs w:val="18"/>
              </w:rPr>
              <w:t>36,580</w:t>
            </w:r>
          </w:p>
        </w:tc>
        <w:tc>
          <w:tcPr>
            <w:tcW w:w="992" w:type="dxa"/>
          </w:tcPr>
          <w:p w14:paraId="62E384F9" w14:textId="77777777" w:rsidR="0066161C" w:rsidRPr="00BA2252" w:rsidRDefault="0066161C" w:rsidP="008574C7">
            <w:pPr>
              <w:pStyle w:val="TableParagraph"/>
              <w:spacing w:line="276" w:lineRule="auto"/>
              <w:ind w:left="96"/>
              <w:jc w:val="both"/>
              <w:rPr>
                <w:i/>
                <w:sz w:val="18"/>
                <w:szCs w:val="18"/>
              </w:rPr>
            </w:pPr>
            <w:r w:rsidRPr="00BA2252">
              <w:rPr>
                <w:i/>
                <w:spacing w:val="-2"/>
                <w:sz w:val="18"/>
                <w:szCs w:val="18"/>
              </w:rPr>
              <w:t>31,785</w:t>
            </w:r>
          </w:p>
        </w:tc>
        <w:tc>
          <w:tcPr>
            <w:tcW w:w="851" w:type="dxa"/>
          </w:tcPr>
          <w:p w14:paraId="4D7138F8" w14:textId="77777777" w:rsidR="0066161C" w:rsidRPr="00BA2252" w:rsidRDefault="0066161C" w:rsidP="008574C7">
            <w:pPr>
              <w:pStyle w:val="TableParagraph"/>
              <w:spacing w:line="276" w:lineRule="auto"/>
              <w:ind w:left="99"/>
              <w:jc w:val="both"/>
              <w:rPr>
                <w:i/>
                <w:sz w:val="18"/>
                <w:szCs w:val="18"/>
              </w:rPr>
            </w:pPr>
            <w:r w:rsidRPr="00BA2252">
              <w:rPr>
                <w:i/>
                <w:spacing w:val="-4"/>
                <w:sz w:val="18"/>
                <w:szCs w:val="18"/>
              </w:rPr>
              <w:t>30,13</w:t>
            </w:r>
            <w:r w:rsidRPr="00BA2252">
              <w:rPr>
                <w:i/>
                <w:spacing w:val="-10"/>
                <w:sz w:val="18"/>
                <w:szCs w:val="18"/>
              </w:rPr>
              <w:t>5</w:t>
            </w:r>
          </w:p>
        </w:tc>
        <w:tc>
          <w:tcPr>
            <w:tcW w:w="1134" w:type="dxa"/>
          </w:tcPr>
          <w:p w14:paraId="0BA36D3F" w14:textId="77777777" w:rsidR="0066161C" w:rsidRPr="00BA2252" w:rsidRDefault="0066161C" w:rsidP="008574C7">
            <w:pPr>
              <w:pStyle w:val="TableParagraph"/>
              <w:spacing w:line="276" w:lineRule="auto"/>
              <w:ind w:left="93"/>
              <w:jc w:val="both"/>
              <w:rPr>
                <w:i/>
                <w:sz w:val="18"/>
                <w:szCs w:val="18"/>
              </w:rPr>
            </w:pPr>
            <w:r w:rsidRPr="00BA2252">
              <w:rPr>
                <w:i/>
                <w:spacing w:val="-2"/>
                <w:sz w:val="18"/>
                <w:szCs w:val="18"/>
              </w:rPr>
              <w:t>383,510</w:t>
            </w:r>
          </w:p>
        </w:tc>
      </w:tr>
      <w:tr w:rsidR="0066161C" w:rsidRPr="00BA2252" w14:paraId="1FEAB04C" w14:textId="77777777" w:rsidTr="008C04F9">
        <w:trPr>
          <w:trHeight w:val="532"/>
        </w:trPr>
        <w:tc>
          <w:tcPr>
            <w:tcW w:w="2042" w:type="dxa"/>
          </w:tcPr>
          <w:p w14:paraId="57D1BB45" w14:textId="77777777" w:rsidR="0066161C" w:rsidRPr="00BA2252" w:rsidRDefault="0066161C" w:rsidP="008574C7">
            <w:pPr>
              <w:pStyle w:val="TableParagraph"/>
              <w:spacing w:line="276" w:lineRule="auto"/>
              <w:ind w:left="31"/>
              <w:jc w:val="both"/>
              <w:rPr>
                <w:b/>
                <w:sz w:val="18"/>
                <w:szCs w:val="18"/>
              </w:rPr>
            </w:pPr>
            <w:r w:rsidRPr="00BA2252">
              <w:rPr>
                <w:b/>
                <w:sz w:val="18"/>
                <w:szCs w:val="18"/>
              </w:rPr>
              <w:t>Net</w:t>
            </w:r>
            <w:r w:rsidRPr="00BA2252">
              <w:rPr>
                <w:b/>
                <w:spacing w:val="1"/>
                <w:sz w:val="18"/>
                <w:szCs w:val="18"/>
              </w:rPr>
              <w:t xml:space="preserve"> </w:t>
            </w:r>
            <w:r w:rsidRPr="00BA2252">
              <w:rPr>
                <w:b/>
                <w:spacing w:val="-2"/>
                <w:sz w:val="18"/>
                <w:szCs w:val="18"/>
              </w:rPr>
              <w:t>Profit/Loss</w:t>
            </w:r>
          </w:p>
          <w:p w14:paraId="240A1E1C" w14:textId="77777777" w:rsidR="0066161C" w:rsidRPr="00BA2252" w:rsidRDefault="0066161C" w:rsidP="008574C7">
            <w:pPr>
              <w:pStyle w:val="TableParagraph"/>
              <w:spacing w:line="276" w:lineRule="auto"/>
              <w:ind w:left="31"/>
              <w:jc w:val="both"/>
              <w:rPr>
                <w:b/>
                <w:sz w:val="18"/>
                <w:szCs w:val="18"/>
              </w:rPr>
            </w:pPr>
            <w:r w:rsidRPr="00BA2252">
              <w:rPr>
                <w:b/>
                <w:sz w:val="18"/>
                <w:szCs w:val="18"/>
              </w:rPr>
              <w:t>Before</w:t>
            </w:r>
            <w:r w:rsidRPr="00BA2252">
              <w:rPr>
                <w:b/>
                <w:spacing w:val="-4"/>
                <w:sz w:val="18"/>
                <w:szCs w:val="18"/>
              </w:rPr>
              <w:t xml:space="preserve"> </w:t>
            </w:r>
            <w:r w:rsidRPr="00BA2252">
              <w:rPr>
                <w:b/>
                <w:spacing w:val="-2"/>
                <w:sz w:val="18"/>
                <w:szCs w:val="18"/>
              </w:rPr>
              <w:t>Taxes</w:t>
            </w:r>
          </w:p>
        </w:tc>
        <w:tc>
          <w:tcPr>
            <w:tcW w:w="854" w:type="dxa"/>
          </w:tcPr>
          <w:p w14:paraId="3331DC0F" w14:textId="77777777" w:rsidR="0066161C" w:rsidRPr="00BA2252" w:rsidRDefault="0066161C" w:rsidP="008574C7">
            <w:pPr>
              <w:pStyle w:val="TableParagraph"/>
              <w:spacing w:line="276" w:lineRule="auto"/>
              <w:jc w:val="both"/>
              <w:rPr>
                <w:sz w:val="18"/>
                <w:szCs w:val="18"/>
              </w:rPr>
            </w:pPr>
            <w:r w:rsidRPr="00BA2252">
              <w:rPr>
                <w:spacing w:val="-2"/>
                <w:sz w:val="18"/>
                <w:szCs w:val="18"/>
              </w:rPr>
              <w:t>51,370</w:t>
            </w:r>
          </w:p>
        </w:tc>
        <w:tc>
          <w:tcPr>
            <w:tcW w:w="810" w:type="dxa"/>
          </w:tcPr>
          <w:p w14:paraId="1AD3F4A8" w14:textId="77777777" w:rsidR="0066161C" w:rsidRPr="00BA2252" w:rsidRDefault="0066161C" w:rsidP="008574C7">
            <w:pPr>
              <w:pStyle w:val="TableParagraph"/>
              <w:spacing w:line="276" w:lineRule="auto"/>
              <w:jc w:val="both"/>
              <w:rPr>
                <w:sz w:val="18"/>
                <w:szCs w:val="18"/>
              </w:rPr>
            </w:pPr>
            <w:r w:rsidRPr="00BA2252">
              <w:rPr>
                <w:spacing w:val="-2"/>
                <w:sz w:val="18"/>
                <w:szCs w:val="18"/>
              </w:rPr>
              <w:t>44,590</w:t>
            </w:r>
          </w:p>
        </w:tc>
        <w:tc>
          <w:tcPr>
            <w:tcW w:w="810" w:type="dxa"/>
          </w:tcPr>
          <w:p w14:paraId="505D9644" w14:textId="77777777" w:rsidR="0066161C" w:rsidRPr="00BA2252" w:rsidRDefault="0066161C" w:rsidP="008574C7">
            <w:pPr>
              <w:pStyle w:val="TableParagraph"/>
              <w:spacing w:line="276" w:lineRule="auto"/>
              <w:jc w:val="both"/>
              <w:rPr>
                <w:sz w:val="18"/>
                <w:szCs w:val="18"/>
              </w:rPr>
            </w:pPr>
            <w:r w:rsidRPr="00BA2252">
              <w:rPr>
                <w:spacing w:val="-4"/>
                <w:sz w:val="18"/>
                <w:szCs w:val="18"/>
              </w:rPr>
              <w:t>41,65</w:t>
            </w:r>
            <w:r w:rsidRPr="00BA2252">
              <w:rPr>
                <w:spacing w:val="-10"/>
                <w:sz w:val="18"/>
                <w:szCs w:val="18"/>
              </w:rPr>
              <w:t>0</w:t>
            </w:r>
          </w:p>
        </w:tc>
        <w:tc>
          <w:tcPr>
            <w:tcW w:w="964" w:type="dxa"/>
          </w:tcPr>
          <w:p w14:paraId="315A8240" w14:textId="77777777" w:rsidR="0066161C" w:rsidRPr="00BA2252" w:rsidRDefault="0066161C" w:rsidP="008574C7">
            <w:pPr>
              <w:rPr>
                <w:sz w:val="18"/>
                <w:szCs w:val="18"/>
              </w:rPr>
            </w:pPr>
            <w:r w:rsidRPr="00BA2252">
              <w:rPr>
                <w:sz w:val="18"/>
                <w:szCs w:val="18"/>
              </w:rPr>
              <w:t>143,355</w:t>
            </w:r>
          </w:p>
        </w:tc>
        <w:tc>
          <w:tcPr>
            <w:tcW w:w="862" w:type="dxa"/>
          </w:tcPr>
          <w:p w14:paraId="78439907" w14:textId="77777777" w:rsidR="0066161C" w:rsidRPr="00BA2252" w:rsidRDefault="0066161C" w:rsidP="008574C7">
            <w:pPr>
              <w:pStyle w:val="TableParagraph"/>
              <w:spacing w:line="276" w:lineRule="auto"/>
              <w:jc w:val="both"/>
              <w:rPr>
                <w:sz w:val="18"/>
                <w:szCs w:val="18"/>
              </w:rPr>
            </w:pPr>
            <w:r w:rsidRPr="00BA2252">
              <w:rPr>
                <w:spacing w:val="-5"/>
                <w:sz w:val="18"/>
                <w:szCs w:val="18"/>
              </w:rPr>
              <w:t>475</w:t>
            </w:r>
          </w:p>
        </w:tc>
        <w:tc>
          <w:tcPr>
            <w:tcW w:w="810" w:type="dxa"/>
          </w:tcPr>
          <w:p w14:paraId="5452A232" w14:textId="77777777" w:rsidR="0066161C" w:rsidRPr="00BA2252" w:rsidRDefault="0066161C" w:rsidP="008574C7">
            <w:pPr>
              <w:pStyle w:val="TableParagraph"/>
              <w:spacing w:line="276" w:lineRule="auto"/>
              <w:jc w:val="both"/>
              <w:rPr>
                <w:sz w:val="18"/>
                <w:szCs w:val="18"/>
              </w:rPr>
            </w:pPr>
            <w:r w:rsidRPr="00BA2252">
              <w:rPr>
                <w:spacing w:val="-4"/>
                <w:sz w:val="18"/>
                <w:szCs w:val="18"/>
              </w:rPr>
              <w:t>16,35</w:t>
            </w:r>
            <w:r w:rsidRPr="00BA2252">
              <w:rPr>
                <w:spacing w:val="-10"/>
                <w:sz w:val="18"/>
                <w:szCs w:val="18"/>
              </w:rPr>
              <w:t>0</w:t>
            </w:r>
          </w:p>
        </w:tc>
        <w:tc>
          <w:tcPr>
            <w:tcW w:w="944" w:type="dxa"/>
          </w:tcPr>
          <w:p w14:paraId="01252D5D" w14:textId="77777777" w:rsidR="0066161C" w:rsidRPr="00BA2252" w:rsidRDefault="0066161C" w:rsidP="008574C7">
            <w:pPr>
              <w:pStyle w:val="TableParagraph"/>
              <w:spacing w:line="276" w:lineRule="auto"/>
              <w:jc w:val="both"/>
              <w:rPr>
                <w:sz w:val="18"/>
                <w:szCs w:val="18"/>
              </w:rPr>
            </w:pPr>
            <w:r w:rsidRPr="00BA2252">
              <w:rPr>
                <w:spacing w:val="-4"/>
                <w:sz w:val="18"/>
                <w:szCs w:val="18"/>
              </w:rPr>
              <w:t>6,015</w:t>
            </w:r>
          </w:p>
        </w:tc>
        <w:tc>
          <w:tcPr>
            <w:tcW w:w="982" w:type="dxa"/>
          </w:tcPr>
          <w:p w14:paraId="0A49EA0F" w14:textId="77777777" w:rsidR="0066161C" w:rsidRPr="00BA2252" w:rsidRDefault="0066161C" w:rsidP="008574C7">
            <w:pPr>
              <w:pStyle w:val="TableParagraph"/>
              <w:spacing w:line="276" w:lineRule="auto"/>
              <w:jc w:val="both"/>
              <w:rPr>
                <w:sz w:val="18"/>
                <w:szCs w:val="18"/>
              </w:rPr>
            </w:pPr>
            <w:r w:rsidRPr="00BA2252">
              <w:rPr>
                <w:spacing w:val="-2"/>
                <w:sz w:val="18"/>
                <w:szCs w:val="18"/>
              </w:rPr>
              <w:t>15,830</w:t>
            </w:r>
          </w:p>
        </w:tc>
        <w:tc>
          <w:tcPr>
            <w:tcW w:w="1134" w:type="dxa"/>
          </w:tcPr>
          <w:p w14:paraId="50A4E770" w14:textId="77777777" w:rsidR="0066161C" w:rsidRPr="00BA2252" w:rsidRDefault="0066161C" w:rsidP="008574C7">
            <w:pPr>
              <w:pStyle w:val="TableParagraph"/>
              <w:spacing w:line="276" w:lineRule="auto"/>
              <w:ind w:left="103"/>
              <w:jc w:val="both"/>
              <w:rPr>
                <w:sz w:val="18"/>
                <w:szCs w:val="18"/>
              </w:rPr>
            </w:pPr>
            <w:r w:rsidRPr="00BA2252">
              <w:rPr>
                <w:spacing w:val="-4"/>
                <w:sz w:val="18"/>
                <w:szCs w:val="18"/>
              </w:rPr>
              <w:t>1,055</w:t>
            </w:r>
          </w:p>
        </w:tc>
        <w:tc>
          <w:tcPr>
            <w:tcW w:w="992" w:type="dxa"/>
          </w:tcPr>
          <w:p w14:paraId="614F9C8C" w14:textId="77777777" w:rsidR="0066161C" w:rsidRPr="00BA2252" w:rsidRDefault="0066161C" w:rsidP="008574C7">
            <w:pPr>
              <w:pStyle w:val="TableParagraph"/>
              <w:spacing w:line="276" w:lineRule="auto"/>
              <w:ind w:left="101"/>
              <w:jc w:val="both"/>
              <w:rPr>
                <w:sz w:val="18"/>
                <w:szCs w:val="18"/>
              </w:rPr>
            </w:pPr>
            <w:r w:rsidRPr="00BA2252">
              <w:rPr>
                <w:spacing w:val="-4"/>
                <w:sz w:val="18"/>
                <w:szCs w:val="18"/>
              </w:rPr>
              <w:t>2,952</w:t>
            </w:r>
          </w:p>
        </w:tc>
        <w:tc>
          <w:tcPr>
            <w:tcW w:w="992" w:type="dxa"/>
          </w:tcPr>
          <w:p w14:paraId="46359BBF" w14:textId="77777777" w:rsidR="0066161C" w:rsidRPr="00BA2252" w:rsidRDefault="0066161C" w:rsidP="008574C7">
            <w:pPr>
              <w:pStyle w:val="TableParagraph"/>
              <w:spacing w:line="276" w:lineRule="auto"/>
              <w:ind w:left="96"/>
              <w:jc w:val="both"/>
              <w:rPr>
                <w:sz w:val="18"/>
                <w:szCs w:val="18"/>
              </w:rPr>
            </w:pPr>
            <w:r w:rsidRPr="00BA2252">
              <w:rPr>
                <w:spacing w:val="-2"/>
                <w:sz w:val="18"/>
                <w:szCs w:val="18"/>
              </w:rPr>
              <w:t>60,400</w:t>
            </w:r>
          </w:p>
        </w:tc>
        <w:tc>
          <w:tcPr>
            <w:tcW w:w="851" w:type="dxa"/>
          </w:tcPr>
          <w:p w14:paraId="11A4D604" w14:textId="77777777" w:rsidR="0066161C" w:rsidRPr="00BA2252" w:rsidRDefault="0066161C" w:rsidP="008574C7">
            <w:pPr>
              <w:pStyle w:val="TableParagraph"/>
              <w:spacing w:line="276" w:lineRule="auto"/>
              <w:ind w:left="99"/>
              <w:jc w:val="both"/>
              <w:rPr>
                <w:sz w:val="18"/>
                <w:szCs w:val="18"/>
              </w:rPr>
            </w:pPr>
            <w:r w:rsidRPr="00BA2252">
              <w:rPr>
                <w:spacing w:val="-4"/>
                <w:sz w:val="18"/>
                <w:szCs w:val="18"/>
              </w:rPr>
              <w:t>43,31</w:t>
            </w:r>
            <w:r w:rsidRPr="00BA2252">
              <w:rPr>
                <w:spacing w:val="-10"/>
                <w:sz w:val="18"/>
                <w:szCs w:val="18"/>
              </w:rPr>
              <w:t>0</w:t>
            </w:r>
          </w:p>
        </w:tc>
        <w:tc>
          <w:tcPr>
            <w:tcW w:w="1134" w:type="dxa"/>
          </w:tcPr>
          <w:p w14:paraId="7BB312F1" w14:textId="77777777" w:rsidR="0066161C" w:rsidRPr="00BA2252" w:rsidRDefault="0066161C" w:rsidP="008574C7">
            <w:pPr>
              <w:pStyle w:val="TableParagraph"/>
              <w:spacing w:line="276" w:lineRule="auto"/>
              <w:jc w:val="both"/>
              <w:rPr>
                <w:sz w:val="18"/>
                <w:szCs w:val="18"/>
              </w:rPr>
            </w:pPr>
          </w:p>
        </w:tc>
      </w:tr>
      <w:tr w:rsidR="0066161C" w:rsidRPr="00BA2252" w14:paraId="09433A50" w14:textId="77777777" w:rsidTr="008C04F9">
        <w:trPr>
          <w:trHeight w:val="156"/>
        </w:trPr>
        <w:tc>
          <w:tcPr>
            <w:tcW w:w="2042" w:type="dxa"/>
          </w:tcPr>
          <w:p w14:paraId="097A1A1F" w14:textId="77777777" w:rsidR="0066161C" w:rsidRPr="00BA2252" w:rsidRDefault="0066161C" w:rsidP="008574C7">
            <w:pPr>
              <w:pStyle w:val="TableParagraph"/>
              <w:spacing w:line="276" w:lineRule="auto"/>
              <w:ind w:left="216"/>
              <w:jc w:val="both"/>
              <w:rPr>
                <w:b/>
                <w:sz w:val="18"/>
                <w:szCs w:val="18"/>
              </w:rPr>
            </w:pPr>
            <w:r w:rsidRPr="00BA2252">
              <w:rPr>
                <w:b/>
                <w:spacing w:val="-2"/>
                <w:sz w:val="18"/>
                <w:szCs w:val="18"/>
              </w:rPr>
              <w:t>Taxes</w:t>
            </w:r>
          </w:p>
        </w:tc>
        <w:tc>
          <w:tcPr>
            <w:tcW w:w="854" w:type="dxa"/>
          </w:tcPr>
          <w:p w14:paraId="2C48C7D1" w14:textId="77777777" w:rsidR="0066161C" w:rsidRPr="00BA2252" w:rsidRDefault="0066161C" w:rsidP="008574C7">
            <w:pPr>
              <w:pStyle w:val="TableParagraph"/>
              <w:spacing w:line="276" w:lineRule="auto"/>
              <w:jc w:val="both"/>
              <w:rPr>
                <w:sz w:val="18"/>
                <w:szCs w:val="18"/>
              </w:rPr>
            </w:pPr>
            <w:r w:rsidRPr="00BA2252">
              <w:rPr>
                <w:spacing w:val="-5"/>
                <w:sz w:val="18"/>
                <w:szCs w:val="18"/>
              </w:rPr>
              <w:t>355</w:t>
            </w:r>
          </w:p>
        </w:tc>
        <w:tc>
          <w:tcPr>
            <w:tcW w:w="810" w:type="dxa"/>
          </w:tcPr>
          <w:p w14:paraId="7F266B5F" w14:textId="77777777" w:rsidR="0066161C" w:rsidRPr="00BA2252" w:rsidRDefault="0066161C" w:rsidP="008574C7">
            <w:pPr>
              <w:pStyle w:val="TableParagraph"/>
              <w:spacing w:line="276" w:lineRule="auto"/>
              <w:jc w:val="both"/>
              <w:rPr>
                <w:sz w:val="18"/>
                <w:szCs w:val="18"/>
              </w:rPr>
            </w:pPr>
            <w:r w:rsidRPr="00BA2252">
              <w:rPr>
                <w:spacing w:val="-5"/>
                <w:sz w:val="18"/>
                <w:szCs w:val="18"/>
              </w:rPr>
              <w:t>360</w:t>
            </w:r>
          </w:p>
        </w:tc>
        <w:tc>
          <w:tcPr>
            <w:tcW w:w="810" w:type="dxa"/>
          </w:tcPr>
          <w:p w14:paraId="7FF22287" w14:textId="77777777" w:rsidR="0066161C" w:rsidRPr="00BA2252" w:rsidRDefault="0066161C" w:rsidP="008574C7">
            <w:pPr>
              <w:pStyle w:val="TableParagraph"/>
              <w:spacing w:line="276" w:lineRule="auto"/>
              <w:jc w:val="both"/>
              <w:rPr>
                <w:sz w:val="18"/>
                <w:szCs w:val="18"/>
              </w:rPr>
            </w:pPr>
            <w:r w:rsidRPr="00BA2252">
              <w:rPr>
                <w:spacing w:val="-5"/>
                <w:sz w:val="18"/>
                <w:szCs w:val="18"/>
              </w:rPr>
              <w:t>341</w:t>
            </w:r>
          </w:p>
        </w:tc>
        <w:tc>
          <w:tcPr>
            <w:tcW w:w="964" w:type="dxa"/>
          </w:tcPr>
          <w:p w14:paraId="0723A18A" w14:textId="77777777" w:rsidR="0066161C" w:rsidRPr="00BA2252" w:rsidRDefault="0066161C" w:rsidP="008574C7">
            <w:pPr>
              <w:pStyle w:val="TableParagraph"/>
              <w:spacing w:line="276" w:lineRule="auto"/>
              <w:ind w:right="239"/>
              <w:jc w:val="both"/>
              <w:rPr>
                <w:sz w:val="18"/>
                <w:szCs w:val="18"/>
              </w:rPr>
            </w:pPr>
            <w:r w:rsidRPr="00BA2252">
              <w:rPr>
                <w:spacing w:val="-5"/>
                <w:sz w:val="18"/>
                <w:szCs w:val="18"/>
              </w:rPr>
              <w:t>328</w:t>
            </w:r>
          </w:p>
        </w:tc>
        <w:tc>
          <w:tcPr>
            <w:tcW w:w="862" w:type="dxa"/>
          </w:tcPr>
          <w:p w14:paraId="7CF8CE6C" w14:textId="77777777" w:rsidR="0066161C" w:rsidRPr="00BA2252" w:rsidRDefault="0066161C" w:rsidP="008574C7">
            <w:pPr>
              <w:pStyle w:val="TableParagraph"/>
              <w:spacing w:line="276" w:lineRule="auto"/>
              <w:jc w:val="both"/>
              <w:rPr>
                <w:sz w:val="18"/>
                <w:szCs w:val="18"/>
              </w:rPr>
            </w:pPr>
            <w:r w:rsidRPr="00BA2252">
              <w:rPr>
                <w:spacing w:val="-5"/>
                <w:sz w:val="18"/>
                <w:szCs w:val="18"/>
              </w:rPr>
              <w:t>422</w:t>
            </w:r>
          </w:p>
        </w:tc>
        <w:tc>
          <w:tcPr>
            <w:tcW w:w="810" w:type="dxa"/>
          </w:tcPr>
          <w:p w14:paraId="7013F447" w14:textId="77777777" w:rsidR="0066161C" w:rsidRPr="00BA2252" w:rsidRDefault="0066161C" w:rsidP="008574C7">
            <w:pPr>
              <w:pStyle w:val="TableParagraph"/>
              <w:spacing w:line="276" w:lineRule="auto"/>
              <w:ind w:left="108"/>
              <w:jc w:val="both"/>
              <w:rPr>
                <w:sz w:val="18"/>
                <w:szCs w:val="18"/>
              </w:rPr>
            </w:pPr>
            <w:r w:rsidRPr="00BA2252">
              <w:rPr>
                <w:spacing w:val="-5"/>
                <w:sz w:val="18"/>
                <w:szCs w:val="18"/>
              </w:rPr>
              <w:t>693</w:t>
            </w:r>
          </w:p>
        </w:tc>
        <w:tc>
          <w:tcPr>
            <w:tcW w:w="944" w:type="dxa"/>
          </w:tcPr>
          <w:p w14:paraId="488F2920" w14:textId="77777777" w:rsidR="0066161C" w:rsidRPr="00BA2252" w:rsidRDefault="0066161C" w:rsidP="008574C7">
            <w:pPr>
              <w:pStyle w:val="TableParagraph"/>
              <w:spacing w:line="276" w:lineRule="auto"/>
              <w:jc w:val="both"/>
              <w:rPr>
                <w:sz w:val="18"/>
                <w:szCs w:val="18"/>
              </w:rPr>
            </w:pPr>
            <w:r w:rsidRPr="00BA2252">
              <w:rPr>
                <w:spacing w:val="-5"/>
                <w:sz w:val="18"/>
                <w:szCs w:val="18"/>
              </w:rPr>
              <w:t>588</w:t>
            </w:r>
          </w:p>
        </w:tc>
        <w:tc>
          <w:tcPr>
            <w:tcW w:w="982" w:type="dxa"/>
          </w:tcPr>
          <w:p w14:paraId="372988AB" w14:textId="77777777" w:rsidR="0066161C" w:rsidRPr="00BA2252" w:rsidRDefault="0066161C" w:rsidP="008574C7">
            <w:pPr>
              <w:pStyle w:val="TableParagraph"/>
              <w:spacing w:line="276" w:lineRule="auto"/>
              <w:jc w:val="both"/>
              <w:rPr>
                <w:sz w:val="18"/>
                <w:szCs w:val="18"/>
              </w:rPr>
            </w:pPr>
            <w:r w:rsidRPr="00BA2252">
              <w:rPr>
                <w:spacing w:val="-5"/>
                <w:sz w:val="18"/>
                <w:szCs w:val="18"/>
              </w:rPr>
              <w:t>475</w:t>
            </w:r>
          </w:p>
        </w:tc>
        <w:tc>
          <w:tcPr>
            <w:tcW w:w="1134" w:type="dxa"/>
          </w:tcPr>
          <w:p w14:paraId="4F6CCC01" w14:textId="77777777" w:rsidR="0066161C" w:rsidRPr="00BA2252" w:rsidRDefault="0066161C" w:rsidP="008574C7">
            <w:pPr>
              <w:pStyle w:val="TableParagraph"/>
              <w:spacing w:line="276" w:lineRule="auto"/>
              <w:ind w:left="103"/>
              <w:jc w:val="both"/>
              <w:rPr>
                <w:sz w:val="18"/>
                <w:szCs w:val="18"/>
              </w:rPr>
            </w:pPr>
            <w:r w:rsidRPr="00BA2252">
              <w:rPr>
                <w:spacing w:val="-5"/>
                <w:sz w:val="18"/>
                <w:szCs w:val="18"/>
              </w:rPr>
              <w:t>396</w:t>
            </w:r>
          </w:p>
        </w:tc>
        <w:tc>
          <w:tcPr>
            <w:tcW w:w="992" w:type="dxa"/>
          </w:tcPr>
          <w:p w14:paraId="1BDB31EF" w14:textId="77777777" w:rsidR="0066161C" w:rsidRPr="00BA2252" w:rsidRDefault="0066161C" w:rsidP="008574C7">
            <w:pPr>
              <w:pStyle w:val="TableParagraph"/>
              <w:spacing w:line="276" w:lineRule="auto"/>
              <w:ind w:left="108"/>
              <w:jc w:val="both"/>
              <w:rPr>
                <w:sz w:val="18"/>
                <w:szCs w:val="18"/>
              </w:rPr>
            </w:pPr>
            <w:r w:rsidRPr="00BA2252">
              <w:rPr>
                <w:spacing w:val="-5"/>
                <w:sz w:val="18"/>
                <w:szCs w:val="18"/>
              </w:rPr>
              <w:t>325</w:t>
            </w:r>
          </w:p>
        </w:tc>
        <w:tc>
          <w:tcPr>
            <w:tcW w:w="992" w:type="dxa"/>
          </w:tcPr>
          <w:p w14:paraId="4317630F" w14:textId="77777777" w:rsidR="0066161C" w:rsidRPr="00BA2252" w:rsidRDefault="0066161C" w:rsidP="008574C7">
            <w:pPr>
              <w:pStyle w:val="TableParagraph"/>
              <w:spacing w:line="276" w:lineRule="auto"/>
              <w:ind w:left="396"/>
              <w:jc w:val="both"/>
              <w:rPr>
                <w:sz w:val="18"/>
                <w:szCs w:val="18"/>
              </w:rPr>
            </w:pPr>
            <w:r w:rsidRPr="00BA2252">
              <w:rPr>
                <w:spacing w:val="-5"/>
                <w:sz w:val="18"/>
                <w:szCs w:val="18"/>
              </w:rPr>
              <w:t>370</w:t>
            </w:r>
          </w:p>
        </w:tc>
        <w:tc>
          <w:tcPr>
            <w:tcW w:w="851" w:type="dxa"/>
          </w:tcPr>
          <w:p w14:paraId="734009FE" w14:textId="77777777" w:rsidR="0066161C" w:rsidRPr="00BA2252" w:rsidRDefault="0066161C" w:rsidP="008574C7">
            <w:pPr>
              <w:pStyle w:val="TableParagraph"/>
              <w:spacing w:line="276" w:lineRule="auto"/>
              <w:rPr>
                <w:sz w:val="18"/>
                <w:szCs w:val="18"/>
              </w:rPr>
            </w:pPr>
            <w:r w:rsidRPr="00BA2252">
              <w:rPr>
                <w:spacing w:val="-5"/>
                <w:sz w:val="18"/>
                <w:szCs w:val="18"/>
              </w:rPr>
              <w:t>1,05</w:t>
            </w:r>
            <w:r w:rsidRPr="00BA2252">
              <w:rPr>
                <w:spacing w:val="-10"/>
                <w:sz w:val="18"/>
                <w:szCs w:val="18"/>
              </w:rPr>
              <w:t>0</w:t>
            </w:r>
          </w:p>
        </w:tc>
        <w:tc>
          <w:tcPr>
            <w:tcW w:w="1134" w:type="dxa"/>
          </w:tcPr>
          <w:p w14:paraId="7ACC436A" w14:textId="77777777" w:rsidR="0066161C" w:rsidRPr="00BA2252" w:rsidRDefault="0066161C" w:rsidP="008574C7">
            <w:pPr>
              <w:pStyle w:val="TableParagraph"/>
              <w:spacing w:line="276" w:lineRule="auto"/>
              <w:ind w:right="6"/>
              <w:jc w:val="both"/>
              <w:rPr>
                <w:sz w:val="18"/>
                <w:szCs w:val="18"/>
              </w:rPr>
            </w:pPr>
            <w:r w:rsidRPr="00BA2252">
              <w:rPr>
                <w:spacing w:val="-4"/>
                <w:sz w:val="18"/>
                <w:szCs w:val="18"/>
              </w:rPr>
              <w:t>5,307</w:t>
            </w:r>
          </w:p>
        </w:tc>
      </w:tr>
      <w:tr w:rsidR="0066161C" w:rsidRPr="00BA2252" w14:paraId="3222A89F" w14:textId="77777777" w:rsidTr="008C04F9">
        <w:trPr>
          <w:trHeight w:val="537"/>
        </w:trPr>
        <w:tc>
          <w:tcPr>
            <w:tcW w:w="2042" w:type="dxa"/>
          </w:tcPr>
          <w:p w14:paraId="7320CBD4" w14:textId="77777777" w:rsidR="0066161C" w:rsidRPr="00BA2252" w:rsidRDefault="0066161C" w:rsidP="008574C7">
            <w:pPr>
              <w:pStyle w:val="TableParagraph"/>
              <w:spacing w:line="276" w:lineRule="auto"/>
              <w:ind w:left="216"/>
              <w:jc w:val="both"/>
              <w:rPr>
                <w:b/>
                <w:sz w:val="18"/>
                <w:szCs w:val="18"/>
              </w:rPr>
            </w:pPr>
            <w:r w:rsidRPr="00BA2252">
              <w:rPr>
                <w:b/>
                <w:sz w:val="18"/>
                <w:szCs w:val="18"/>
              </w:rPr>
              <w:t>Net</w:t>
            </w:r>
            <w:r w:rsidRPr="00BA2252">
              <w:rPr>
                <w:b/>
                <w:spacing w:val="1"/>
                <w:sz w:val="18"/>
                <w:szCs w:val="18"/>
              </w:rPr>
              <w:t xml:space="preserve"> </w:t>
            </w:r>
            <w:r w:rsidRPr="00BA2252">
              <w:rPr>
                <w:b/>
                <w:spacing w:val="-2"/>
                <w:sz w:val="18"/>
                <w:szCs w:val="18"/>
              </w:rPr>
              <w:t>Profit/Loss</w:t>
            </w:r>
          </w:p>
          <w:p w14:paraId="4C3869C5" w14:textId="77777777" w:rsidR="0066161C" w:rsidRPr="00BA2252" w:rsidRDefault="0066161C" w:rsidP="008574C7">
            <w:pPr>
              <w:pStyle w:val="TableParagraph"/>
              <w:spacing w:line="276" w:lineRule="auto"/>
              <w:ind w:left="216"/>
              <w:jc w:val="both"/>
              <w:rPr>
                <w:b/>
                <w:sz w:val="18"/>
                <w:szCs w:val="18"/>
              </w:rPr>
            </w:pPr>
            <w:r w:rsidRPr="00BA2252">
              <w:rPr>
                <w:b/>
                <w:sz w:val="18"/>
                <w:szCs w:val="18"/>
              </w:rPr>
              <w:t>After</w:t>
            </w:r>
            <w:r w:rsidRPr="00BA2252">
              <w:rPr>
                <w:b/>
                <w:spacing w:val="-4"/>
                <w:sz w:val="18"/>
                <w:szCs w:val="18"/>
              </w:rPr>
              <w:t xml:space="preserve"> </w:t>
            </w:r>
            <w:r w:rsidRPr="00BA2252">
              <w:rPr>
                <w:b/>
                <w:spacing w:val="-2"/>
                <w:sz w:val="18"/>
                <w:szCs w:val="18"/>
              </w:rPr>
              <w:t>Taxes</w:t>
            </w:r>
          </w:p>
        </w:tc>
        <w:tc>
          <w:tcPr>
            <w:tcW w:w="854" w:type="dxa"/>
          </w:tcPr>
          <w:p w14:paraId="2B3E77D2" w14:textId="77777777" w:rsidR="0066161C" w:rsidRPr="00BA2252" w:rsidRDefault="0066161C" w:rsidP="008574C7">
            <w:pPr>
              <w:pStyle w:val="TableParagraph"/>
              <w:spacing w:line="276" w:lineRule="auto"/>
              <w:jc w:val="both"/>
              <w:rPr>
                <w:b/>
                <w:sz w:val="18"/>
                <w:szCs w:val="18"/>
              </w:rPr>
            </w:pPr>
            <w:r w:rsidRPr="00BA2252">
              <w:rPr>
                <w:b/>
                <w:spacing w:val="-2"/>
                <w:sz w:val="18"/>
                <w:szCs w:val="18"/>
              </w:rPr>
              <w:t>51,015</w:t>
            </w:r>
          </w:p>
        </w:tc>
        <w:tc>
          <w:tcPr>
            <w:tcW w:w="810" w:type="dxa"/>
          </w:tcPr>
          <w:p w14:paraId="1687712F" w14:textId="77777777" w:rsidR="0066161C" w:rsidRPr="00BA2252" w:rsidRDefault="0066161C" w:rsidP="008574C7">
            <w:pPr>
              <w:pStyle w:val="TableParagraph"/>
              <w:spacing w:line="276" w:lineRule="auto"/>
              <w:jc w:val="both"/>
              <w:rPr>
                <w:b/>
                <w:sz w:val="18"/>
                <w:szCs w:val="18"/>
              </w:rPr>
            </w:pPr>
            <w:r w:rsidRPr="00BA2252">
              <w:rPr>
                <w:b/>
                <w:spacing w:val="-2"/>
                <w:sz w:val="18"/>
                <w:szCs w:val="18"/>
              </w:rPr>
              <w:t>44,230</w:t>
            </w:r>
          </w:p>
        </w:tc>
        <w:tc>
          <w:tcPr>
            <w:tcW w:w="810" w:type="dxa"/>
          </w:tcPr>
          <w:p w14:paraId="650DCCE6" w14:textId="77777777" w:rsidR="0066161C" w:rsidRPr="00BA2252" w:rsidRDefault="0066161C" w:rsidP="008574C7">
            <w:pPr>
              <w:pStyle w:val="TableParagraph"/>
              <w:spacing w:line="276" w:lineRule="auto"/>
              <w:jc w:val="both"/>
              <w:rPr>
                <w:b/>
                <w:sz w:val="18"/>
                <w:szCs w:val="18"/>
              </w:rPr>
            </w:pPr>
            <w:r w:rsidRPr="00BA2252">
              <w:rPr>
                <w:b/>
                <w:spacing w:val="-4"/>
                <w:sz w:val="18"/>
                <w:szCs w:val="18"/>
              </w:rPr>
              <w:t>41,30</w:t>
            </w:r>
            <w:r w:rsidRPr="00BA2252">
              <w:rPr>
                <w:b/>
                <w:spacing w:val="-10"/>
                <w:sz w:val="18"/>
                <w:szCs w:val="18"/>
              </w:rPr>
              <w:t>9</w:t>
            </w:r>
          </w:p>
        </w:tc>
        <w:tc>
          <w:tcPr>
            <w:tcW w:w="964" w:type="dxa"/>
          </w:tcPr>
          <w:p w14:paraId="5D7A6F91" w14:textId="77777777" w:rsidR="0066161C" w:rsidRPr="00BA2252" w:rsidRDefault="0066161C" w:rsidP="008574C7">
            <w:pPr>
              <w:pStyle w:val="TableParagraph"/>
              <w:spacing w:line="276" w:lineRule="auto"/>
              <w:ind w:right="34"/>
              <w:jc w:val="both"/>
              <w:rPr>
                <w:b/>
                <w:sz w:val="18"/>
                <w:szCs w:val="18"/>
              </w:rPr>
            </w:pPr>
            <w:r w:rsidRPr="00BA2252">
              <w:rPr>
                <w:b/>
                <w:spacing w:val="-2"/>
                <w:sz w:val="18"/>
                <w:szCs w:val="18"/>
              </w:rPr>
              <w:t>143,027</w:t>
            </w:r>
          </w:p>
        </w:tc>
        <w:tc>
          <w:tcPr>
            <w:tcW w:w="862" w:type="dxa"/>
          </w:tcPr>
          <w:p w14:paraId="3D16E99D" w14:textId="77777777" w:rsidR="0066161C" w:rsidRPr="00BA2252" w:rsidRDefault="0066161C" w:rsidP="008574C7">
            <w:pPr>
              <w:pStyle w:val="TableParagraph"/>
              <w:spacing w:line="276" w:lineRule="auto"/>
              <w:jc w:val="both"/>
              <w:rPr>
                <w:b/>
                <w:sz w:val="18"/>
                <w:szCs w:val="18"/>
              </w:rPr>
            </w:pPr>
            <w:r w:rsidRPr="00BA2252">
              <w:rPr>
                <w:b/>
                <w:spacing w:val="-5"/>
                <w:sz w:val="18"/>
                <w:szCs w:val="18"/>
              </w:rPr>
              <w:t>53</w:t>
            </w:r>
          </w:p>
        </w:tc>
        <w:tc>
          <w:tcPr>
            <w:tcW w:w="810" w:type="dxa"/>
          </w:tcPr>
          <w:p w14:paraId="330D0101" w14:textId="77777777" w:rsidR="0066161C" w:rsidRPr="00BA2252" w:rsidRDefault="0066161C" w:rsidP="008574C7">
            <w:pPr>
              <w:pStyle w:val="TableParagraph"/>
              <w:spacing w:line="276" w:lineRule="auto"/>
              <w:jc w:val="both"/>
              <w:rPr>
                <w:b/>
                <w:sz w:val="18"/>
                <w:szCs w:val="18"/>
              </w:rPr>
            </w:pPr>
            <w:r w:rsidRPr="00BA2252">
              <w:rPr>
                <w:b/>
                <w:spacing w:val="-4"/>
                <w:sz w:val="18"/>
                <w:szCs w:val="18"/>
              </w:rPr>
              <w:t>15,65</w:t>
            </w:r>
            <w:r w:rsidRPr="00BA2252">
              <w:rPr>
                <w:b/>
                <w:spacing w:val="-10"/>
                <w:sz w:val="18"/>
                <w:szCs w:val="18"/>
              </w:rPr>
              <w:t>7</w:t>
            </w:r>
          </w:p>
        </w:tc>
        <w:tc>
          <w:tcPr>
            <w:tcW w:w="944" w:type="dxa"/>
          </w:tcPr>
          <w:p w14:paraId="14EC5C75" w14:textId="77777777" w:rsidR="0066161C" w:rsidRPr="00BA2252" w:rsidRDefault="0066161C" w:rsidP="008574C7">
            <w:pPr>
              <w:pStyle w:val="TableParagraph"/>
              <w:spacing w:line="276" w:lineRule="auto"/>
              <w:jc w:val="both"/>
              <w:rPr>
                <w:b/>
                <w:sz w:val="18"/>
                <w:szCs w:val="18"/>
              </w:rPr>
            </w:pPr>
            <w:r w:rsidRPr="00BA2252">
              <w:rPr>
                <w:b/>
                <w:spacing w:val="-4"/>
                <w:sz w:val="18"/>
                <w:szCs w:val="18"/>
              </w:rPr>
              <w:t>5,427</w:t>
            </w:r>
          </w:p>
        </w:tc>
        <w:tc>
          <w:tcPr>
            <w:tcW w:w="982" w:type="dxa"/>
          </w:tcPr>
          <w:p w14:paraId="4AA3A6DB" w14:textId="77777777" w:rsidR="0066161C" w:rsidRPr="00BA2252" w:rsidRDefault="0066161C" w:rsidP="008574C7">
            <w:pPr>
              <w:pStyle w:val="TableParagraph"/>
              <w:spacing w:line="276" w:lineRule="auto"/>
              <w:jc w:val="both"/>
              <w:rPr>
                <w:b/>
                <w:sz w:val="18"/>
                <w:szCs w:val="18"/>
              </w:rPr>
            </w:pPr>
            <w:r w:rsidRPr="00BA2252">
              <w:rPr>
                <w:b/>
                <w:spacing w:val="-2"/>
                <w:sz w:val="18"/>
                <w:szCs w:val="18"/>
              </w:rPr>
              <w:t>15,355</w:t>
            </w:r>
          </w:p>
        </w:tc>
        <w:tc>
          <w:tcPr>
            <w:tcW w:w="1134" w:type="dxa"/>
          </w:tcPr>
          <w:p w14:paraId="0344FBCD" w14:textId="77777777" w:rsidR="0066161C" w:rsidRPr="00BA2252" w:rsidRDefault="0066161C" w:rsidP="008574C7">
            <w:pPr>
              <w:pStyle w:val="TableParagraph"/>
              <w:spacing w:line="276" w:lineRule="auto"/>
              <w:ind w:left="103"/>
              <w:jc w:val="both"/>
              <w:rPr>
                <w:b/>
                <w:sz w:val="18"/>
                <w:szCs w:val="18"/>
              </w:rPr>
            </w:pPr>
            <w:r w:rsidRPr="00BA2252">
              <w:rPr>
                <w:b/>
                <w:spacing w:val="-5"/>
                <w:sz w:val="18"/>
                <w:szCs w:val="18"/>
              </w:rPr>
              <w:t>659</w:t>
            </w:r>
          </w:p>
        </w:tc>
        <w:tc>
          <w:tcPr>
            <w:tcW w:w="992" w:type="dxa"/>
          </w:tcPr>
          <w:p w14:paraId="087C8B98" w14:textId="77777777" w:rsidR="0066161C" w:rsidRPr="00BA2252" w:rsidRDefault="0066161C" w:rsidP="008574C7">
            <w:pPr>
              <w:pStyle w:val="TableParagraph"/>
              <w:spacing w:line="276" w:lineRule="auto"/>
              <w:ind w:left="108"/>
              <w:jc w:val="both"/>
              <w:rPr>
                <w:b/>
                <w:sz w:val="18"/>
                <w:szCs w:val="18"/>
              </w:rPr>
            </w:pPr>
            <w:r w:rsidRPr="00BA2252">
              <w:rPr>
                <w:b/>
                <w:spacing w:val="-4"/>
                <w:sz w:val="18"/>
                <w:szCs w:val="18"/>
              </w:rPr>
              <w:t>2,627</w:t>
            </w:r>
          </w:p>
        </w:tc>
        <w:tc>
          <w:tcPr>
            <w:tcW w:w="992" w:type="dxa"/>
          </w:tcPr>
          <w:p w14:paraId="2D03E877" w14:textId="77777777" w:rsidR="0066161C" w:rsidRPr="00BA2252" w:rsidRDefault="0066161C" w:rsidP="008574C7">
            <w:pPr>
              <w:pStyle w:val="TableParagraph"/>
              <w:spacing w:line="276" w:lineRule="auto"/>
              <w:ind w:left="103"/>
              <w:jc w:val="both"/>
              <w:rPr>
                <w:b/>
                <w:sz w:val="18"/>
                <w:szCs w:val="18"/>
              </w:rPr>
            </w:pPr>
            <w:r w:rsidRPr="00BA2252">
              <w:rPr>
                <w:b/>
                <w:spacing w:val="-2"/>
                <w:sz w:val="18"/>
                <w:szCs w:val="18"/>
              </w:rPr>
              <w:t>60,030</w:t>
            </w:r>
          </w:p>
        </w:tc>
        <w:tc>
          <w:tcPr>
            <w:tcW w:w="851" w:type="dxa"/>
          </w:tcPr>
          <w:p w14:paraId="09F9E814" w14:textId="77777777" w:rsidR="0066161C" w:rsidRPr="00BA2252" w:rsidRDefault="0066161C" w:rsidP="008574C7">
            <w:pPr>
              <w:pStyle w:val="TableParagraph"/>
              <w:spacing w:line="276" w:lineRule="auto"/>
              <w:jc w:val="both"/>
              <w:rPr>
                <w:b/>
                <w:sz w:val="18"/>
                <w:szCs w:val="18"/>
              </w:rPr>
            </w:pPr>
            <w:r w:rsidRPr="00BA2252">
              <w:rPr>
                <w:b/>
                <w:spacing w:val="-4"/>
                <w:sz w:val="18"/>
                <w:szCs w:val="18"/>
              </w:rPr>
              <w:t>42,26</w:t>
            </w:r>
            <w:r w:rsidRPr="00BA2252">
              <w:rPr>
                <w:b/>
                <w:spacing w:val="-10"/>
                <w:sz w:val="18"/>
                <w:szCs w:val="18"/>
              </w:rPr>
              <w:t>0</w:t>
            </w:r>
          </w:p>
        </w:tc>
        <w:tc>
          <w:tcPr>
            <w:tcW w:w="1134" w:type="dxa"/>
          </w:tcPr>
          <w:p w14:paraId="5348FD1A" w14:textId="77777777" w:rsidR="0066161C" w:rsidRPr="00BA2252" w:rsidRDefault="0066161C" w:rsidP="008574C7">
            <w:pPr>
              <w:pStyle w:val="TableParagraph"/>
              <w:spacing w:line="276" w:lineRule="auto"/>
              <w:jc w:val="both"/>
              <w:rPr>
                <w:sz w:val="18"/>
                <w:szCs w:val="18"/>
              </w:rPr>
            </w:pPr>
          </w:p>
        </w:tc>
      </w:tr>
    </w:tbl>
    <w:p w14:paraId="4CC1C350" w14:textId="75CD3C56" w:rsidR="007170BB" w:rsidRPr="0066161C" w:rsidRDefault="00633534">
      <w:pPr>
        <w:pStyle w:val="ListParagraph"/>
        <w:tabs>
          <w:tab w:val="left" w:pos="774"/>
        </w:tabs>
        <w:spacing w:line="259" w:lineRule="auto"/>
        <w:ind w:left="0" w:firstLine="0"/>
        <w:jc w:val="both"/>
        <w:rPr>
          <w:b/>
          <w:spacing w:val="-2"/>
          <w:rPrChange w:id="1542" w:author="MUKOLWE" w:date="2024-11-26T06:17:00Z">
            <w:rPr>
              <w:spacing w:val="-2"/>
              <w:sz w:val="24"/>
            </w:rPr>
          </w:rPrChange>
        </w:rPr>
        <w:pPrChange w:id="1543" w:author="MUKOLWE" w:date="2024-11-26T06:10:00Z">
          <w:pPr>
            <w:pStyle w:val="ListParagraph"/>
            <w:tabs>
              <w:tab w:val="left" w:pos="774"/>
            </w:tabs>
            <w:spacing w:line="276" w:lineRule="auto"/>
            <w:ind w:left="0" w:firstLine="0"/>
            <w:jc w:val="both"/>
          </w:pPr>
        </w:pPrChange>
      </w:pPr>
      <w:moveToRangeStart w:id="1544" w:author="MUKOLWE" w:date="2024-11-26T06:12:00Z" w:name="move183493970"/>
      <w:moveTo w:id="1545" w:author="MUKOLWE" w:date="2024-11-26T06:12:00Z">
        <w:r w:rsidRPr="0066161C">
          <w:rPr>
            <w:b/>
            <w:spacing w:val="-2"/>
            <w:rPrChange w:id="1546" w:author="MUKOLWE" w:date="2024-11-26T06:17:00Z">
              <w:rPr>
                <w:spacing w:val="-2"/>
                <w:sz w:val="24"/>
                <w:highlight w:val="yellow"/>
              </w:rPr>
            </w:rPrChange>
          </w:rPr>
          <w:t>Table 4</w:t>
        </w:r>
      </w:moveTo>
      <w:ins w:id="1547" w:author="MUKOLWE" w:date="2024-11-26T06:14:00Z">
        <w:r w:rsidR="0066161C" w:rsidRPr="0066161C">
          <w:rPr>
            <w:b/>
            <w:spacing w:val="-2"/>
            <w:rPrChange w:id="1548" w:author="MUKOLWE" w:date="2024-11-26T06:17:00Z">
              <w:rPr>
                <w:b/>
                <w:spacing w:val="-2"/>
                <w:sz w:val="24"/>
              </w:rPr>
            </w:rPrChange>
          </w:rPr>
          <w:t>.</w:t>
        </w:r>
      </w:ins>
      <w:ins w:id="1549" w:author="Windows User" w:date="2024-11-28T14:13:00Z">
        <w:r w:rsidR="0007050A">
          <w:rPr>
            <w:b/>
            <w:spacing w:val="-2"/>
          </w:rPr>
          <w:t>6</w:t>
        </w:r>
      </w:ins>
      <w:ins w:id="1550" w:author="MUKOLWE" w:date="2024-11-26T06:14:00Z">
        <w:del w:id="1551" w:author="Windows User" w:date="2024-11-28T14:13:00Z">
          <w:r w:rsidR="0066161C" w:rsidRPr="0066161C" w:rsidDel="0007050A">
            <w:rPr>
              <w:b/>
              <w:spacing w:val="-2"/>
              <w:rPrChange w:id="1552" w:author="MUKOLWE" w:date="2024-11-26T06:17:00Z">
                <w:rPr>
                  <w:b/>
                  <w:spacing w:val="-2"/>
                  <w:sz w:val="24"/>
                </w:rPr>
              </w:rPrChange>
            </w:rPr>
            <w:delText>5</w:delText>
          </w:r>
        </w:del>
      </w:ins>
      <w:moveTo w:id="1553" w:author="MUKOLWE" w:date="2024-11-26T06:12:00Z">
        <w:r w:rsidRPr="0066161C">
          <w:rPr>
            <w:b/>
            <w:spacing w:val="-2"/>
            <w:rPrChange w:id="1554" w:author="MUKOLWE" w:date="2024-11-26T06:17:00Z">
              <w:rPr>
                <w:spacing w:val="-2"/>
                <w:sz w:val="24"/>
                <w:highlight w:val="yellow"/>
              </w:rPr>
            </w:rPrChange>
          </w:rPr>
          <w:t>.</w:t>
        </w:r>
        <w:del w:id="1555" w:author="MUKOLWE" w:date="2024-11-26T06:13:00Z">
          <w:r w:rsidRPr="0066161C" w:rsidDel="00633534">
            <w:rPr>
              <w:b/>
              <w:spacing w:val="-2"/>
              <w:rPrChange w:id="1556" w:author="MUKOLWE" w:date="2024-11-26T06:17:00Z">
                <w:rPr>
                  <w:spacing w:val="-2"/>
                  <w:sz w:val="24"/>
                  <w:highlight w:val="yellow"/>
                </w:rPr>
              </w:rPrChange>
            </w:rPr>
            <w:delText>4</w:delText>
          </w:r>
        </w:del>
        <w:r w:rsidRPr="0066161C">
          <w:rPr>
            <w:b/>
            <w:spacing w:val="-2"/>
            <w:rPrChange w:id="1557" w:author="MUKOLWE" w:date="2024-11-26T06:17:00Z">
              <w:rPr>
                <w:spacing w:val="-2"/>
                <w:sz w:val="24"/>
                <w:highlight w:val="yellow"/>
              </w:rPr>
            </w:rPrChange>
          </w:rPr>
          <w:t xml:space="preserve"> </w:t>
        </w:r>
        <w:del w:id="1558" w:author="MUKOLWE" w:date="2024-11-26T06:13:00Z">
          <w:r w:rsidRPr="0066161C" w:rsidDel="00633534">
            <w:rPr>
              <w:b/>
              <w:spacing w:val="-2"/>
              <w:rPrChange w:id="1559" w:author="MUKOLWE" w:date="2024-11-26T06:17:00Z">
                <w:rPr>
                  <w:spacing w:val="-2"/>
                  <w:sz w:val="24"/>
                  <w:highlight w:val="yellow"/>
                </w:rPr>
              </w:rPrChange>
            </w:rPr>
            <w:delText>presents i</w:delText>
          </w:r>
        </w:del>
      </w:moveTo>
      <w:ins w:id="1560" w:author="MUKOLWE" w:date="2024-11-26T06:13:00Z">
        <w:r w:rsidRPr="0066161C">
          <w:rPr>
            <w:b/>
            <w:spacing w:val="-2"/>
            <w:rPrChange w:id="1561" w:author="MUKOLWE" w:date="2024-11-26T06:17:00Z">
              <w:rPr>
                <w:spacing w:val="-2"/>
                <w:sz w:val="24"/>
              </w:rPr>
            </w:rPrChange>
          </w:rPr>
          <w:t>I</w:t>
        </w:r>
      </w:ins>
      <w:moveTo w:id="1562" w:author="MUKOLWE" w:date="2024-11-26T06:12:00Z">
        <w:r w:rsidRPr="0066161C">
          <w:rPr>
            <w:b/>
            <w:spacing w:val="-2"/>
            <w:rPrChange w:id="1563" w:author="MUKOLWE" w:date="2024-11-26T06:17:00Z">
              <w:rPr>
                <w:spacing w:val="-2"/>
                <w:sz w:val="24"/>
                <w:highlight w:val="yellow"/>
              </w:rPr>
            </w:rPrChange>
          </w:rPr>
          <w:t>ncome projection statement</w:t>
        </w:r>
        <w:del w:id="1564" w:author="MUKOLWE" w:date="2024-11-26T06:12:00Z">
          <w:r w:rsidRPr="0066161C" w:rsidDel="00633534">
            <w:rPr>
              <w:b/>
              <w:spacing w:val="-2"/>
              <w:highlight w:val="yellow"/>
              <w:rPrChange w:id="1565" w:author="MUKOLWE" w:date="2024-11-26T06:17:00Z">
                <w:rPr>
                  <w:spacing w:val="-2"/>
                  <w:sz w:val="24"/>
                  <w:highlight w:val="yellow"/>
                </w:rPr>
              </w:rPrChange>
            </w:rPr>
            <w:delText xml:space="preserve"> over a period of 12 months.</w:delText>
          </w:r>
        </w:del>
      </w:moveTo>
      <w:moveToRangeEnd w:id="1544"/>
      <w:del w:id="1566" w:author="MUKOLWE" w:date="2024-11-26T05:58:00Z">
        <w:r w:rsidR="007170BB" w:rsidRPr="0066161C" w:rsidDel="001D75A1">
          <w:rPr>
            <w:b/>
            <w:spacing w:val="-2"/>
            <w:rPrChange w:id="1567" w:author="MUKOLWE" w:date="2024-11-26T06:17:00Z">
              <w:rPr>
                <w:spacing w:val="-2"/>
                <w:sz w:val="24"/>
              </w:rPr>
            </w:rPrChange>
          </w:rPr>
          <w:delText xml:space="preserve"> </w:delText>
        </w:r>
      </w:del>
    </w:p>
    <w:p w14:paraId="629727E0" w14:textId="194A56B1" w:rsidR="00DD1D88" w:rsidRPr="0066161C" w:rsidRDefault="007170BB" w:rsidP="00E14B75">
      <w:pPr>
        <w:pStyle w:val="ListParagraph"/>
        <w:tabs>
          <w:tab w:val="left" w:pos="774"/>
        </w:tabs>
        <w:spacing w:line="276" w:lineRule="auto"/>
        <w:ind w:left="284" w:firstLine="0"/>
        <w:jc w:val="both"/>
        <w:rPr>
          <w:b/>
          <w:highlight w:val="yellow"/>
          <w:rPrChange w:id="1568" w:author="MUKOLWE" w:date="2024-11-26T06:16:00Z">
            <w:rPr>
              <w:b/>
              <w:sz w:val="24"/>
            </w:rPr>
          </w:rPrChange>
        </w:rPr>
      </w:pPr>
      <w:moveFromRangeStart w:id="1569" w:author="MUKOLWE" w:date="2024-11-26T06:12:00Z" w:name="move183493970"/>
      <w:moveFrom w:id="1570" w:author="MUKOLWE" w:date="2024-11-26T06:12:00Z">
        <w:r w:rsidRPr="0066161C" w:rsidDel="00633534">
          <w:rPr>
            <w:spacing w:val="-2"/>
            <w:highlight w:val="yellow"/>
            <w:rPrChange w:id="1571" w:author="MUKOLWE" w:date="2024-11-26T06:16:00Z">
              <w:rPr>
                <w:spacing w:val="-2"/>
                <w:sz w:val="24"/>
              </w:rPr>
            </w:rPrChange>
          </w:rPr>
          <w:t>Table 4.4 presents income projection statement over a period of 12 months.</w:t>
        </w:r>
      </w:moveFrom>
      <w:moveFromRangeEnd w:id="1569"/>
    </w:p>
    <w:tbl>
      <w:tblPr>
        <w:tblStyle w:val="TableGrid"/>
        <w:tblW w:w="14034" w:type="dxa"/>
        <w:tblInd w:w="-5" w:type="dxa"/>
        <w:tblLayout w:type="fixed"/>
        <w:tblLook w:val="01E0" w:firstRow="1" w:lastRow="1" w:firstColumn="1" w:lastColumn="1" w:noHBand="0" w:noVBand="0"/>
        <w:tblPrChange w:id="1572" w:author="MUKOLWE" w:date="2024-11-23T01:26:00Z">
          <w:tblPr>
            <w:tblStyle w:val="TableGrid"/>
            <w:tblW w:w="13884" w:type="dxa"/>
            <w:tblLayout w:type="fixed"/>
            <w:tblLook w:val="01E0" w:firstRow="1" w:lastRow="1" w:firstColumn="1" w:lastColumn="1" w:noHBand="0" w:noVBand="0"/>
          </w:tblPr>
        </w:tblPrChange>
      </w:tblPr>
      <w:tblGrid>
        <w:gridCol w:w="1895"/>
        <w:gridCol w:w="854"/>
        <w:gridCol w:w="810"/>
        <w:gridCol w:w="810"/>
        <w:gridCol w:w="964"/>
        <w:gridCol w:w="862"/>
        <w:gridCol w:w="810"/>
        <w:gridCol w:w="944"/>
        <w:gridCol w:w="982"/>
        <w:gridCol w:w="1134"/>
        <w:gridCol w:w="992"/>
        <w:gridCol w:w="992"/>
        <w:gridCol w:w="851"/>
        <w:gridCol w:w="1134"/>
        <w:tblGridChange w:id="1573">
          <w:tblGrid>
            <w:gridCol w:w="1890"/>
            <w:gridCol w:w="854"/>
            <w:gridCol w:w="810"/>
            <w:gridCol w:w="810"/>
            <w:gridCol w:w="964"/>
            <w:gridCol w:w="862"/>
            <w:gridCol w:w="810"/>
            <w:gridCol w:w="944"/>
            <w:gridCol w:w="982"/>
            <w:gridCol w:w="992"/>
            <w:gridCol w:w="992"/>
            <w:gridCol w:w="992"/>
            <w:gridCol w:w="851"/>
            <w:gridCol w:w="1131"/>
          </w:tblGrid>
        </w:tblGridChange>
      </w:tblGrid>
      <w:tr w:rsidR="00E71101" w:rsidRPr="00815E7C" w:rsidDel="00691795" w14:paraId="3E1F7C0B" w14:textId="77777777" w:rsidTr="00691795">
        <w:trPr>
          <w:trHeight w:val="174"/>
          <w:del w:id="1574" w:author="MUKOLWE" w:date="2024-11-23T01:27:00Z"/>
          <w:trPrChange w:id="1575" w:author="MUKOLWE" w:date="2024-11-23T01:26:00Z">
            <w:trPr>
              <w:trHeight w:val="174"/>
            </w:trPr>
          </w:trPrChange>
        </w:trPr>
        <w:tc>
          <w:tcPr>
            <w:tcW w:w="1895" w:type="dxa"/>
            <w:tcPrChange w:id="1576" w:author="MUKOLWE" w:date="2024-11-23T01:26:00Z">
              <w:tcPr>
                <w:tcW w:w="1890" w:type="dxa"/>
              </w:tcPr>
            </w:tcPrChange>
          </w:tcPr>
          <w:p w14:paraId="5BE1B30F" w14:textId="77777777" w:rsidR="00DD1D88" w:rsidRPr="00815E7C" w:rsidDel="00691795" w:rsidRDefault="00DD1D88" w:rsidP="0062071D">
            <w:pPr>
              <w:pStyle w:val="TableParagraph"/>
              <w:spacing w:line="276" w:lineRule="auto"/>
              <w:jc w:val="both"/>
              <w:rPr>
                <w:del w:id="1577" w:author="MUKOLWE" w:date="2024-11-23T01:27:00Z"/>
                <w:sz w:val="20"/>
                <w:highlight w:val="yellow"/>
                <w:rPrChange w:id="1578" w:author="MUKOLWE" w:date="2024-11-23T01:49:00Z">
                  <w:rPr>
                    <w:del w:id="1579" w:author="MUKOLWE" w:date="2024-11-23T01:27:00Z"/>
                    <w:sz w:val="20"/>
                  </w:rPr>
                </w:rPrChange>
              </w:rPr>
            </w:pPr>
          </w:p>
        </w:tc>
        <w:tc>
          <w:tcPr>
            <w:tcW w:w="854" w:type="dxa"/>
            <w:tcPrChange w:id="1580" w:author="MUKOLWE" w:date="2024-11-23T01:26:00Z">
              <w:tcPr>
                <w:tcW w:w="854" w:type="dxa"/>
              </w:tcPr>
            </w:tcPrChange>
          </w:tcPr>
          <w:p w14:paraId="7C9F3BDC" w14:textId="77777777" w:rsidR="00DD1D88" w:rsidRPr="00815E7C" w:rsidDel="00691795" w:rsidRDefault="00DD1D88" w:rsidP="00EB45BC">
            <w:pPr>
              <w:pStyle w:val="TableParagraph"/>
              <w:spacing w:line="276" w:lineRule="auto"/>
              <w:jc w:val="both"/>
              <w:rPr>
                <w:del w:id="1581" w:author="MUKOLWE" w:date="2024-11-23T01:27:00Z"/>
                <w:b/>
                <w:sz w:val="20"/>
                <w:highlight w:val="yellow"/>
                <w:rPrChange w:id="1582" w:author="MUKOLWE" w:date="2024-11-23T01:49:00Z">
                  <w:rPr>
                    <w:del w:id="1583" w:author="MUKOLWE" w:date="2024-11-23T01:27:00Z"/>
                    <w:b/>
                    <w:sz w:val="20"/>
                  </w:rPr>
                </w:rPrChange>
              </w:rPr>
            </w:pPr>
            <w:del w:id="1584" w:author="MUKOLWE" w:date="2024-11-23T01:27:00Z">
              <w:r w:rsidRPr="00815E7C" w:rsidDel="00691795">
                <w:rPr>
                  <w:b/>
                  <w:spacing w:val="-4"/>
                  <w:sz w:val="20"/>
                  <w:highlight w:val="yellow"/>
                  <w:rPrChange w:id="1585" w:author="MUKOLWE" w:date="2024-11-23T01:49:00Z">
                    <w:rPr>
                      <w:b/>
                      <w:spacing w:val="-4"/>
                      <w:sz w:val="20"/>
                    </w:rPr>
                  </w:rPrChange>
                </w:rPr>
                <w:delText>Jan.</w:delText>
              </w:r>
            </w:del>
          </w:p>
        </w:tc>
        <w:tc>
          <w:tcPr>
            <w:tcW w:w="810" w:type="dxa"/>
            <w:tcPrChange w:id="1586" w:author="MUKOLWE" w:date="2024-11-23T01:26:00Z">
              <w:tcPr>
                <w:tcW w:w="810" w:type="dxa"/>
              </w:tcPr>
            </w:tcPrChange>
          </w:tcPr>
          <w:p w14:paraId="03C858F7" w14:textId="77777777" w:rsidR="00DD1D88" w:rsidRPr="00815E7C" w:rsidDel="00691795" w:rsidRDefault="00DD1D88" w:rsidP="00EB45BC">
            <w:pPr>
              <w:pStyle w:val="TableParagraph"/>
              <w:spacing w:line="276" w:lineRule="auto"/>
              <w:jc w:val="both"/>
              <w:rPr>
                <w:del w:id="1587" w:author="MUKOLWE" w:date="2024-11-23T01:27:00Z"/>
                <w:b/>
                <w:sz w:val="20"/>
                <w:highlight w:val="yellow"/>
                <w:rPrChange w:id="1588" w:author="MUKOLWE" w:date="2024-11-23T01:49:00Z">
                  <w:rPr>
                    <w:del w:id="1589" w:author="MUKOLWE" w:date="2024-11-23T01:27:00Z"/>
                    <w:b/>
                    <w:sz w:val="20"/>
                  </w:rPr>
                </w:rPrChange>
              </w:rPr>
            </w:pPr>
            <w:del w:id="1590" w:author="MUKOLWE" w:date="2024-11-23T01:27:00Z">
              <w:r w:rsidRPr="00815E7C" w:rsidDel="00691795">
                <w:rPr>
                  <w:b/>
                  <w:spacing w:val="-4"/>
                  <w:sz w:val="20"/>
                  <w:highlight w:val="yellow"/>
                  <w:rPrChange w:id="1591" w:author="MUKOLWE" w:date="2024-11-23T01:49:00Z">
                    <w:rPr>
                      <w:b/>
                      <w:spacing w:val="-4"/>
                      <w:sz w:val="20"/>
                    </w:rPr>
                  </w:rPrChange>
                </w:rPr>
                <w:delText>Feb.</w:delText>
              </w:r>
            </w:del>
          </w:p>
        </w:tc>
        <w:tc>
          <w:tcPr>
            <w:tcW w:w="810" w:type="dxa"/>
            <w:tcPrChange w:id="1592" w:author="MUKOLWE" w:date="2024-11-23T01:26:00Z">
              <w:tcPr>
                <w:tcW w:w="810" w:type="dxa"/>
              </w:tcPr>
            </w:tcPrChange>
          </w:tcPr>
          <w:p w14:paraId="3809C0E4" w14:textId="77777777" w:rsidR="00DD1D88" w:rsidRPr="00815E7C" w:rsidDel="00691795" w:rsidRDefault="00DD1D88" w:rsidP="00EB45BC">
            <w:pPr>
              <w:pStyle w:val="TableParagraph"/>
              <w:spacing w:line="276" w:lineRule="auto"/>
              <w:jc w:val="both"/>
              <w:rPr>
                <w:del w:id="1593" w:author="MUKOLWE" w:date="2024-11-23T01:27:00Z"/>
                <w:b/>
                <w:sz w:val="20"/>
                <w:highlight w:val="yellow"/>
                <w:rPrChange w:id="1594" w:author="MUKOLWE" w:date="2024-11-23T01:49:00Z">
                  <w:rPr>
                    <w:del w:id="1595" w:author="MUKOLWE" w:date="2024-11-23T01:27:00Z"/>
                    <w:b/>
                    <w:sz w:val="20"/>
                  </w:rPr>
                </w:rPrChange>
              </w:rPr>
            </w:pPr>
            <w:del w:id="1596" w:author="MUKOLWE" w:date="2024-11-23T01:27:00Z">
              <w:r w:rsidRPr="00815E7C" w:rsidDel="00691795">
                <w:rPr>
                  <w:b/>
                  <w:spacing w:val="-5"/>
                  <w:sz w:val="20"/>
                  <w:highlight w:val="yellow"/>
                  <w:rPrChange w:id="1597" w:author="MUKOLWE" w:date="2024-11-23T01:49:00Z">
                    <w:rPr>
                      <w:b/>
                      <w:spacing w:val="-5"/>
                      <w:sz w:val="20"/>
                    </w:rPr>
                  </w:rPrChange>
                </w:rPr>
                <w:delText>Mar</w:delText>
              </w:r>
              <w:r w:rsidRPr="00815E7C" w:rsidDel="00691795">
                <w:rPr>
                  <w:b/>
                  <w:spacing w:val="-10"/>
                  <w:sz w:val="20"/>
                  <w:highlight w:val="yellow"/>
                  <w:rPrChange w:id="1598" w:author="MUKOLWE" w:date="2024-11-23T01:49:00Z">
                    <w:rPr>
                      <w:b/>
                      <w:spacing w:val="-10"/>
                      <w:sz w:val="20"/>
                    </w:rPr>
                  </w:rPrChange>
                </w:rPr>
                <w:delText>.</w:delText>
              </w:r>
            </w:del>
          </w:p>
        </w:tc>
        <w:tc>
          <w:tcPr>
            <w:tcW w:w="964" w:type="dxa"/>
            <w:tcPrChange w:id="1599" w:author="MUKOLWE" w:date="2024-11-23T01:26:00Z">
              <w:tcPr>
                <w:tcW w:w="964" w:type="dxa"/>
              </w:tcPr>
            </w:tcPrChange>
          </w:tcPr>
          <w:p w14:paraId="6939B767" w14:textId="77777777" w:rsidR="00DD1D88" w:rsidRPr="00815E7C" w:rsidDel="00691795" w:rsidRDefault="00DD1D88" w:rsidP="0062071D">
            <w:pPr>
              <w:pStyle w:val="TableParagraph"/>
              <w:spacing w:line="276" w:lineRule="auto"/>
              <w:ind w:right="171"/>
              <w:jc w:val="both"/>
              <w:rPr>
                <w:del w:id="1600" w:author="MUKOLWE" w:date="2024-11-23T01:27:00Z"/>
                <w:b/>
                <w:sz w:val="20"/>
                <w:highlight w:val="yellow"/>
                <w:rPrChange w:id="1601" w:author="MUKOLWE" w:date="2024-11-23T01:49:00Z">
                  <w:rPr>
                    <w:del w:id="1602" w:author="MUKOLWE" w:date="2024-11-23T01:27:00Z"/>
                    <w:b/>
                    <w:sz w:val="20"/>
                  </w:rPr>
                </w:rPrChange>
              </w:rPr>
            </w:pPr>
            <w:del w:id="1603" w:author="MUKOLWE" w:date="2024-11-23T01:27:00Z">
              <w:r w:rsidRPr="00815E7C" w:rsidDel="00691795">
                <w:rPr>
                  <w:b/>
                  <w:spacing w:val="-4"/>
                  <w:sz w:val="20"/>
                  <w:highlight w:val="yellow"/>
                  <w:rPrChange w:id="1604" w:author="MUKOLWE" w:date="2024-11-23T01:49:00Z">
                    <w:rPr>
                      <w:b/>
                      <w:spacing w:val="-4"/>
                      <w:sz w:val="20"/>
                    </w:rPr>
                  </w:rPrChange>
                </w:rPr>
                <w:delText>Apr.</w:delText>
              </w:r>
            </w:del>
          </w:p>
        </w:tc>
        <w:tc>
          <w:tcPr>
            <w:tcW w:w="862" w:type="dxa"/>
            <w:tcPrChange w:id="1605" w:author="MUKOLWE" w:date="2024-11-23T01:26:00Z">
              <w:tcPr>
                <w:tcW w:w="862" w:type="dxa"/>
              </w:tcPr>
            </w:tcPrChange>
          </w:tcPr>
          <w:p w14:paraId="663DDCAE" w14:textId="77777777" w:rsidR="00DD1D88" w:rsidRPr="00815E7C" w:rsidDel="00691795" w:rsidRDefault="00DD1D88" w:rsidP="0062071D">
            <w:pPr>
              <w:pStyle w:val="TableParagraph"/>
              <w:spacing w:line="276" w:lineRule="auto"/>
              <w:ind w:right="213"/>
              <w:jc w:val="both"/>
              <w:rPr>
                <w:del w:id="1606" w:author="MUKOLWE" w:date="2024-11-23T01:27:00Z"/>
                <w:b/>
                <w:sz w:val="20"/>
                <w:highlight w:val="yellow"/>
                <w:rPrChange w:id="1607" w:author="MUKOLWE" w:date="2024-11-23T01:49:00Z">
                  <w:rPr>
                    <w:del w:id="1608" w:author="MUKOLWE" w:date="2024-11-23T01:27:00Z"/>
                    <w:b/>
                    <w:sz w:val="20"/>
                  </w:rPr>
                </w:rPrChange>
              </w:rPr>
            </w:pPr>
            <w:del w:id="1609" w:author="MUKOLWE" w:date="2024-11-23T01:27:00Z">
              <w:r w:rsidRPr="00815E7C" w:rsidDel="00691795">
                <w:rPr>
                  <w:b/>
                  <w:spacing w:val="-5"/>
                  <w:sz w:val="20"/>
                  <w:highlight w:val="yellow"/>
                  <w:rPrChange w:id="1610" w:author="MUKOLWE" w:date="2024-11-23T01:49:00Z">
                    <w:rPr>
                      <w:b/>
                      <w:spacing w:val="-5"/>
                      <w:sz w:val="20"/>
                    </w:rPr>
                  </w:rPrChange>
                </w:rPr>
                <w:delText>May</w:delText>
              </w:r>
            </w:del>
          </w:p>
        </w:tc>
        <w:tc>
          <w:tcPr>
            <w:tcW w:w="810" w:type="dxa"/>
            <w:tcPrChange w:id="1611" w:author="MUKOLWE" w:date="2024-11-23T01:26:00Z">
              <w:tcPr>
                <w:tcW w:w="810" w:type="dxa"/>
              </w:tcPr>
            </w:tcPrChange>
          </w:tcPr>
          <w:p w14:paraId="6E47FF7C" w14:textId="77777777" w:rsidR="00DD1D88" w:rsidRPr="00815E7C" w:rsidDel="00691795" w:rsidRDefault="00DD1D88" w:rsidP="005D2DF9">
            <w:pPr>
              <w:pStyle w:val="TableParagraph"/>
              <w:spacing w:line="276" w:lineRule="auto"/>
              <w:jc w:val="both"/>
              <w:rPr>
                <w:del w:id="1612" w:author="MUKOLWE" w:date="2024-11-23T01:27:00Z"/>
                <w:b/>
                <w:sz w:val="20"/>
                <w:highlight w:val="yellow"/>
                <w:rPrChange w:id="1613" w:author="MUKOLWE" w:date="2024-11-23T01:49:00Z">
                  <w:rPr>
                    <w:del w:id="1614" w:author="MUKOLWE" w:date="2024-11-23T01:27:00Z"/>
                    <w:b/>
                    <w:sz w:val="20"/>
                  </w:rPr>
                </w:rPrChange>
              </w:rPr>
            </w:pPr>
            <w:del w:id="1615" w:author="MUKOLWE" w:date="2024-11-23T01:27:00Z">
              <w:r w:rsidRPr="00815E7C" w:rsidDel="00691795">
                <w:rPr>
                  <w:b/>
                  <w:spacing w:val="-5"/>
                  <w:sz w:val="20"/>
                  <w:highlight w:val="yellow"/>
                  <w:rPrChange w:id="1616" w:author="MUKOLWE" w:date="2024-11-23T01:49:00Z">
                    <w:rPr>
                      <w:b/>
                      <w:spacing w:val="-5"/>
                      <w:sz w:val="20"/>
                    </w:rPr>
                  </w:rPrChange>
                </w:rPr>
                <w:delText>Jun</w:delText>
              </w:r>
              <w:r w:rsidRPr="00815E7C" w:rsidDel="00691795">
                <w:rPr>
                  <w:b/>
                  <w:spacing w:val="-10"/>
                  <w:sz w:val="20"/>
                  <w:highlight w:val="yellow"/>
                  <w:rPrChange w:id="1617" w:author="MUKOLWE" w:date="2024-11-23T01:49:00Z">
                    <w:rPr>
                      <w:b/>
                      <w:spacing w:val="-10"/>
                      <w:sz w:val="20"/>
                    </w:rPr>
                  </w:rPrChange>
                </w:rPr>
                <w:delText>.</w:delText>
              </w:r>
            </w:del>
          </w:p>
        </w:tc>
        <w:tc>
          <w:tcPr>
            <w:tcW w:w="944" w:type="dxa"/>
            <w:tcPrChange w:id="1618" w:author="MUKOLWE" w:date="2024-11-23T01:26:00Z">
              <w:tcPr>
                <w:tcW w:w="944" w:type="dxa"/>
              </w:tcPr>
            </w:tcPrChange>
          </w:tcPr>
          <w:p w14:paraId="5B21370D" w14:textId="77777777" w:rsidR="00DD1D88" w:rsidRPr="00815E7C" w:rsidDel="00691795" w:rsidRDefault="00DD1D88" w:rsidP="0062071D">
            <w:pPr>
              <w:pStyle w:val="TableParagraph"/>
              <w:spacing w:line="276" w:lineRule="auto"/>
              <w:ind w:left="311"/>
              <w:jc w:val="both"/>
              <w:rPr>
                <w:del w:id="1619" w:author="MUKOLWE" w:date="2024-11-23T01:27:00Z"/>
                <w:b/>
                <w:sz w:val="20"/>
                <w:highlight w:val="yellow"/>
                <w:rPrChange w:id="1620" w:author="MUKOLWE" w:date="2024-11-23T01:49:00Z">
                  <w:rPr>
                    <w:del w:id="1621" w:author="MUKOLWE" w:date="2024-11-23T01:27:00Z"/>
                    <w:b/>
                    <w:sz w:val="20"/>
                  </w:rPr>
                </w:rPrChange>
              </w:rPr>
            </w:pPr>
            <w:del w:id="1622" w:author="MUKOLWE" w:date="2024-11-23T01:27:00Z">
              <w:r w:rsidRPr="00815E7C" w:rsidDel="00691795">
                <w:rPr>
                  <w:b/>
                  <w:spacing w:val="-4"/>
                  <w:sz w:val="20"/>
                  <w:highlight w:val="yellow"/>
                  <w:rPrChange w:id="1623" w:author="MUKOLWE" w:date="2024-11-23T01:49:00Z">
                    <w:rPr>
                      <w:b/>
                      <w:spacing w:val="-4"/>
                      <w:sz w:val="20"/>
                    </w:rPr>
                  </w:rPrChange>
                </w:rPr>
                <w:delText>Jul</w:delText>
              </w:r>
            </w:del>
          </w:p>
        </w:tc>
        <w:tc>
          <w:tcPr>
            <w:tcW w:w="982" w:type="dxa"/>
            <w:tcPrChange w:id="1624" w:author="MUKOLWE" w:date="2024-11-23T01:26:00Z">
              <w:tcPr>
                <w:tcW w:w="982" w:type="dxa"/>
              </w:tcPr>
            </w:tcPrChange>
          </w:tcPr>
          <w:p w14:paraId="2449C311" w14:textId="77777777" w:rsidR="00DD1D88" w:rsidRPr="00815E7C" w:rsidDel="00691795" w:rsidRDefault="00DD1D88" w:rsidP="0062071D">
            <w:pPr>
              <w:pStyle w:val="TableParagraph"/>
              <w:spacing w:line="276" w:lineRule="auto"/>
              <w:ind w:left="104"/>
              <w:jc w:val="both"/>
              <w:rPr>
                <w:del w:id="1625" w:author="MUKOLWE" w:date="2024-11-23T01:27:00Z"/>
                <w:b/>
                <w:sz w:val="20"/>
                <w:highlight w:val="yellow"/>
                <w:rPrChange w:id="1626" w:author="MUKOLWE" w:date="2024-11-23T01:49:00Z">
                  <w:rPr>
                    <w:del w:id="1627" w:author="MUKOLWE" w:date="2024-11-23T01:27:00Z"/>
                    <w:b/>
                    <w:sz w:val="20"/>
                  </w:rPr>
                </w:rPrChange>
              </w:rPr>
            </w:pPr>
            <w:del w:id="1628" w:author="MUKOLWE" w:date="2024-11-23T01:27:00Z">
              <w:r w:rsidRPr="00815E7C" w:rsidDel="00691795">
                <w:rPr>
                  <w:b/>
                  <w:spacing w:val="-4"/>
                  <w:sz w:val="20"/>
                  <w:highlight w:val="yellow"/>
                  <w:rPrChange w:id="1629" w:author="MUKOLWE" w:date="2024-11-23T01:49:00Z">
                    <w:rPr>
                      <w:b/>
                      <w:spacing w:val="-4"/>
                      <w:sz w:val="20"/>
                    </w:rPr>
                  </w:rPrChange>
                </w:rPr>
                <w:delText>Aug.</w:delText>
              </w:r>
            </w:del>
          </w:p>
        </w:tc>
        <w:tc>
          <w:tcPr>
            <w:tcW w:w="1134" w:type="dxa"/>
            <w:tcPrChange w:id="1630" w:author="MUKOLWE" w:date="2024-11-23T01:26:00Z">
              <w:tcPr>
                <w:tcW w:w="992" w:type="dxa"/>
              </w:tcPr>
            </w:tcPrChange>
          </w:tcPr>
          <w:p w14:paraId="3CCD38BF" w14:textId="77777777" w:rsidR="00DD1D88" w:rsidRPr="00815E7C" w:rsidDel="00691795" w:rsidRDefault="00DD1D88" w:rsidP="00A2564F">
            <w:pPr>
              <w:rPr>
                <w:del w:id="1631" w:author="MUKOLWE" w:date="2024-11-23T01:27:00Z"/>
                <w:highlight w:val="yellow"/>
                <w:rPrChange w:id="1632" w:author="MUKOLWE" w:date="2024-11-23T01:49:00Z">
                  <w:rPr>
                    <w:del w:id="1633" w:author="MUKOLWE" w:date="2024-11-23T01:27:00Z"/>
                  </w:rPr>
                </w:rPrChange>
              </w:rPr>
            </w:pPr>
            <w:del w:id="1634" w:author="MUKOLWE" w:date="2024-11-23T01:27:00Z">
              <w:r w:rsidRPr="00815E7C" w:rsidDel="00691795">
                <w:rPr>
                  <w:b/>
                  <w:highlight w:val="yellow"/>
                  <w:rPrChange w:id="1635" w:author="MUKOLWE" w:date="2024-11-23T01:49:00Z">
                    <w:rPr>
                      <w:b/>
                    </w:rPr>
                  </w:rPrChange>
                </w:rPr>
                <w:delText>Sep</w:delText>
              </w:r>
              <w:r w:rsidRPr="00815E7C" w:rsidDel="00691795">
                <w:rPr>
                  <w:highlight w:val="yellow"/>
                  <w:rPrChange w:id="1636" w:author="MUKOLWE" w:date="2024-11-23T01:49:00Z">
                    <w:rPr/>
                  </w:rPrChange>
                </w:rPr>
                <w:delText>.</w:delText>
              </w:r>
            </w:del>
          </w:p>
        </w:tc>
        <w:tc>
          <w:tcPr>
            <w:tcW w:w="992" w:type="dxa"/>
            <w:tcPrChange w:id="1637" w:author="MUKOLWE" w:date="2024-11-23T01:26:00Z">
              <w:tcPr>
                <w:tcW w:w="992" w:type="dxa"/>
              </w:tcPr>
            </w:tcPrChange>
          </w:tcPr>
          <w:p w14:paraId="2806BB80" w14:textId="77777777" w:rsidR="00DD1D88" w:rsidRPr="00815E7C" w:rsidDel="00691795" w:rsidRDefault="00DD1D88" w:rsidP="00A2564F">
            <w:pPr>
              <w:pStyle w:val="TableParagraph"/>
              <w:spacing w:line="276" w:lineRule="auto"/>
              <w:jc w:val="both"/>
              <w:rPr>
                <w:del w:id="1638" w:author="MUKOLWE" w:date="2024-11-23T01:27:00Z"/>
                <w:b/>
                <w:sz w:val="20"/>
                <w:highlight w:val="yellow"/>
                <w:rPrChange w:id="1639" w:author="MUKOLWE" w:date="2024-11-23T01:49:00Z">
                  <w:rPr>
                    <w:del w:id="1640" w:author="MUKOLWE" w:date="2024-11-23T01:27:00Z"/>
                    <w:b/>
                    <w:sz w:val="20"/>
                  </w:rPr>
                </w:rPrChange>
              </w:rPr>
            </w:pPr>
            <w:del w:id="1641" w:author="MUKOLWE" w:date="2024-11-23T01:27:00Z">
              <w:r w:rsidRPr="00815E7C" w:rsidDel="00691795">
                <w:rPr>
                  <w:b/>
                  <w:spacing w:val="-4"/>
                  <w:sz w:val="20"/>
                  <w:highlight w:val="yellow"/>
                  <w:rPrChange w:id="1642" w:author="MUKOLWE" w:date="2024-11-23T01:49:00Z">
                    <w:rPr>
                      <w:b/>
                      <w:spacing w:val="-4"/>
                      <w:sz w:val="20"/>
                    </w:rPr>
                  </w:rPrChange>
                </w:rPr>
                <w:delText>Oct.</w:delText>
              </w:r>
            </w:del>
          </w:p>
        </w:tc>
        <w:tc>
          <w:tcPr>
            <w:tcW w:w="992" w:type="dxa"/>
            <w:tcPrChange w:id="1643" w:author="MUKOLWE" w:date="2024-11-23T01:26:00Z">
              <w:tcPr>
                <w:tcW w:w="992" w:type="dxa"/>
              </w:tcPr>
            </w:tcPrChange>
          </w:tcPr>
          <w:p w14:paraId="2553D540" w14:textId="77777777" w:rsidR="00DD1D88" w:rsidRPr="00815E7C" w:rsidDel="00691795" w:rsidRDefault="00DD1D88" w:rsidP="0062071D">
            <w:pPr>
              <w:pStyle w:val="TableParagraph"/>
              <w:spacing w:line="276" w:lineRule="auto"/>
              <w:ind w:left="96"/>
              <w:jc w:val="both"/>
              <w:rPr>
                <w:del w:id="1644" w:author="MUKOLWE" w:date="2024-11-23T01:27:00Z"/>
                <w:b/>
                <w:sz w:val="20"/>
                <w:highlight w:val="yellow"/>
                <w:rPrChange w:id="1645" w:author="MUKOLWE" w:date="2024-11-23T01:49:00Z">
                  <w:rPr>
                    <w:del w:id="1646" w:author="MUKOLWE" w:date="2024-11-23T01:27:00Z"/>
                    <w:b/>
                    <w:sz w:val="20"/>
                  </w:rPr>
                </w:rPrChange>
              </w:rPr>
            </w:pPr>
            <w:del w:id="1647" w:author="MUKOLWE" w:date="2024-11-23T01:27:00Z">
              <w:r w:rsidRPr="00815E7C" w:rsidDel="00691795">
                <w:rPr>
                  <w:b/>
                  <w:spacing w:val="-4"/>
                  <w:sz w:val="20"/>
                  <w:highlight w:val="yellow"/>
                  <w:rPrChange w:id="1648" w:author="MUKOLWE" w:date="2024-11-23T01:49:00Z">
                    <w:rPr>
                      <w:b/>
                      <w:spacing w:val="-4"/>
                      <w:sz w:val="20"/>
                    </w:rPr>
                  </w:rPrChange>
                </w:rPr>
                <w:delText>Nov.</w:delText>
              </w:r>
            </w:del>
          </w:p>
        </w:tc>
        <w:tc>
          <w:tcPr>
            <w:tcW w:w="851" w:type="dxa"/>
            <w:tcPrChange w:id="1649" w:author="MUKOLWE" w:date="2024-11-23T01:26:00Z">
              <w:tcPr>
                <w:tcW w:w="851" w:type="dxa"/>
              </w:tcPr>
            </w:tcPrChange>
          </w:tcPr>
          <w:p w14:paraId="1C28B120" w14:textId="77777777" w:rsidR="00DD1D88" w:rsidRPr="00815E7C" w:rsidDel="00691795" w:rsidRDefault="00DD1D88" w:rsidP="0062071D">
            <w:pPr>
              <w:pStyle w:val="TableParagraph"/>
              <w:spacing w:line="276" w:lineRule="auto"/>
              <w:ind w:left="257"/>
              <w:jc w:val="both"/>
              <w:rPr>
                <w:del w:id="1650" w:author="MUKOLWE" w:date="2024-11-23T01:27:00Z"/>
                <w:b/>
                <w:sz w:val="20"/>
                <w:highlight w:val="yellow"/>
                <w:rPrChange w:id="1651" w:author="MUKOLWE" w:date="2024-11-23T01:49:00Z">
                  <w:rPr>
                    <w:del w:id="1652" w:author="MUKOLWE" w:date="2024-11-23T01:27:00Z"/>
                    <w:b/>
                    <w:sz w:val="20"/>
                  </w:rPr>
                </w:rPrChange>
              </w:rPr>
            </w:pPr>
            <w:del w:id="1653" w:author="MUKOLWE" w:date="2024-11-23T01:27:00Z">
              <w:r w:rsidRPr="00815E7C" w:rsidDel="00691795">
                <w:rPr>
                  <w:b/>
                  <w:spacing w:val="-4"/>
                  <w:sz w:val="20"/>
                  <w:highlight w:val="yellow"/>
                  <w:rPrChange w:id="1654" w:author="MUKOLWE" w:date="2024-11-23T01:49:00Z">
                    <w:rPr>
                      <w:b/>
                      <w:spacing w:val="-4"/>
                      <w:sz w:val="20"/>
                    </w:rPr>
                  </w:rPrChange>
                </w:rPr>
                <w:delText>Dec.</w:delText>
              </w:r>
            </w:del>
          </w:p>
        </w:tc>
        <w:tc>
          <w:tcPr>
            <w:tcW w:w="1134" w:type="dxa"/>
            <w:tcPrChange w:id="1655" w:author="MUKOLWE" w:date="2024-11-23T01:26:00Z">
              <w:tcPr>
                <w:tcW w:w="1131" w:type="dxa"/>
              </w:tcPr>
            </w:tcPrChange>
          </w:tcPr>
          <w:p w14:paraId="601FC6EE" w14:textId="77777777" w:rsidR="00DD1D88" w:rsidRPr="00815E7C" w:rsidDel="00691795" w:rsidRDefault="00DD1D88" w:rsidP="00A2564F">
            <w:pPr>
              <w:pStyle w:val="TableParagraph"/>
              <w:spacing w:line="276" w:lineRule="auto"/>
              <w:jc w:val="both"/>
              <w:rPr>
                <w:del w:id="1656" w:author="MUKOLWE" w:date="2024-11-23T01:27:00Z"/>
                <w:b/>
                <w:sz w:val="20"/>
                <w:highlight w:val="yellow"/>
                <w:rPrChange w:id="1657" w:author="MUKOLWE" w:date="2024-11-23T01:49:00Z">
                  <w:rPr>
                    <w:del w:id="1658" w:author="MUKOLWE" w:date="2024-11-23T01:27:00Z"/>
                    <w:b/>
                    <w:sz w:val="20"/>
                  </w:rPr>
                </w:rPrChange>
              </w:rPr>
            </w:pPr>
            <w:del w:id="1659" w:author="MUKOLWE" w:date="2024-11-23T01:27:00Z">
              <w:r w:rsidRPr="00815E7C" w:rsidDel="00691795">
                <w:rPr>
                  <w:b/>
                  <w:spacing w:val="-2"/>
                  <w:sz w:val="20"/>
                  <w:highlight w:val="yellow"/>
                  <w:rPrChange w:id="1660" w:author="MUKOLWE" w:date="2024-11-23T01:49:00Z">
                    <w:rPr>
                      <w:b/>
                      <w:spacing w:val="-2"/>
                      <w:sz w:val="20"/>
                    </w:rPr>
                  </w:rPrChange>
                </w:rPr>
                <w:delText>Annual</w:delText>
              </w:r>
              <w:r w:rsidR="00391ADE" w:rsidRPr="00815E7C" w:rsidDel="00691795">
                <w:rPr>
                  <w:b/>
                  <w:spacing w:val="-2"/>
                  <w:sz w:val="20"/>
                  <w:highlight w:val="yellow"/>
                  <w:rPrChange w:id="1661" w:author="MUKOLWE" w:date="2024-11-23T01:49:00Z">
                    <w:rPr>
                      <w:b/>
                      <w:spacing w:val="-2"/>
                      <w:sz w:val="20"/>
                    </w:rPr>
                  </w:rPrChange>
                </w:rPr>
                <w:delText xml:space="preserve"> </w:delText>
              </w:r>
              <w:r w:rsidR="00815D14" w:rsidRPr="00815E7C" w:rsidDel="00691795">
                <w:rPr>
                  <w:b/>
                  <w:spacing w:val="-2"/>
                  <w:sz w:val="20"/>
                  <w:highlight w:val="yellow"/>
                  <w:rPrChange w:id="1662" w:author="MUKOLWE" w:date="2024-11-23T01:49:00Z">
                    <w:rPr>
                      <w:b/>
                      <w:spacing w:val="-2"/>
                      <w:sz w:val="20"/>
                    </w:rPr>
                  </w:rPrChange>
                </w:rPr>
                <w:delText>(Ksh)</w:delText>
              </w:r>
            </w:del>
          </w:p>
        </w:tc>
      </w:tr>
      <w:tr w:rsidR="00E71101" w:rsidRPr="00815E7C" w:rsidDel="00691795" w14:paraId="15DC5DCD" w14:textId="77777777" w:rsidTr="00691795">
        <w:trPr>
          <w:trHeight w:val="64"/>
          <w:del w:id="1663" w:author="MUKOLWE" w:date="2024-11-23T01:27:00Z"/>
          <w:trPrChange w:id="1664" w:author="MUKOLWE" w:date="2024-11-23T01:26:00Z">
            <w:trPr>
              <w:trHeight w:val="64"/>
            </w:trPr>
          </w:trPrChange>
        </w:trPr>
        <w:tc>
          <w:tcPr>
            <w:tcW w:w="1895" w:type="dxa"/>
            <w:tcPrChange w:id="1665" w:author="MUKOLWE" w:date="2024-11-23T01:26:00Z">
              <w:tcPr>
                <w:tcW w:w="1890" w:type="dxa"/>
              </w:tcPr>
            </w:tcPrChange>
          </w:tcPr>
          <w:p w14:paraId="58E674D5" w14:textId="77777777" w:rsidR="00DD1D88" w:rsidRPr="00815E7C" w:rsidDel="00691795" w:rsidRDefault="00DD1D88" w:rsidP="00454762">
            <w:pPr>
              <w:pStyle w:val="TableParagraph"/>
              <w:spacing w:line="276" w:lineRule="auto"/>
              <w:ind w:left="93"/>
              <w:jc w:val="both"/>
              <w:rPr>
                <w:del w:id="1666" w:author="MUKOLWE" w:date="2024-11-23T01:27:00Z"/>
                <w:b/>
                <w:sz w:val="20"/>
                <w:highlight w:val="yellow"/>
                <w:rPrChange w:id="1667" w:author="MUKOLWE" w:date="2024-11-23T01:49:00Z">
                  <w:rPr>
                    <w:del w:id="1668" w:author="MUKOLWE" w:date="2024-11-23T01:27:00Z"/>
                    <w:b/>
                    <w:sz w:val="20"/>
                  </w:rPr>
                </w:rPrChange>
              </w:rPr>
            </w:pPr>
            <w:del w:id="1669" w:author="MUKOLWE" w:date="2024-11-23T01:27:00Z">
              <w:r w:rsidRPr="00815E7C" w:rsidDel="00691795">
                <w:rPr>
                  <w:b/>
                  <w:sz w:val="20"/>
                  <w:highlight w:val="yellow"/>
                  <w:rPrChange w:id="1670" w:author="MUKOLWE" w:date="2024-11-23T01:49:00Z">
                    <w:rPr>
                      <w:b/>
                      <w:sz w:val="20"/>
                    </w:rPr>
                  </w:rPrChange>
                </w:rPr>
                <w:delText>Est.</w:delText>
              </w:r>
              <w:r w:rsidRPr="00815E7C" w:rsidDel="00691795">
                <w:rPr>
                  <w:b/>
                  <w:spacing w:val="-3"/>
                  <w:sz w:val="20"/>
                  <w:highlight w:val="yellow"/>
                  <w:rPrChange w:id="1671" w:author="MUKOLWE" w:date="2024-11-23T01:49:00Z">
                    <w:rPr>
                      <w:b/>
                      <w:spacing w:val="-3"/>
                      <w:sz w:val="20"/>
                    </w:rPr>
                  </w:rPrChange>
                </w:rPr>
                <w:delText xml:space="preserve"> </w:delText>
              </w:r>
              <w:r w:rsidRPr="00815E7C" w:rsidDel="00691795">
                <w:rPr>
                  <w:b/>
                  <w:sz w:val="20"/>
                  <w:highlight w:val="yellow"/>
                  <w:rPrChange w:id="1672" w:author="MUKOLWE" w:date="2024-11-23T01:49:00Z">
                    <w:rPr>
                      <w:b/>
                      <w:sz w:val="20"/>
                    </w:rPr>
                  </w:rPrChange>
                </w:rPr>
                <w:delText>Net</w:delText>
              </w:r>
              <w:r w:rsidRPr="00815E7C" w:rsidDel="00691795">
                <w:rPr>
                  <w:b/>
                  <w:spacing w:val="-1"/>
                  <w:sz w:val="20"/>
                  <w:highlight w:val="yellow"/>
                  <w:rPrChange w:id="1673" w:author="MUKOLWE" w:date="2024-11-23T01:49:00Z">
                    <w:rPr>
                      <w:b/>
                      <w:spacing w:val="-1"/>
                      <w:sz w:val="20"/>
                    </w:rPr>
                  </w:rPrChange>
                </w:rPr>
                <w:delText xml:space="preserve"> </w:delText>
              </w:r>
              <w:r w:rsidRPr="00815E7C" w:rsidDel="00691795">
                <w:rPr>
                  <w:b/>
                  <w:spacing w:val="-2"/>
                  <w:sz w:val="20"/>
                  <w:highlight w:val="yellow"/>
                  <w:rPrChange w:id="1674" w:author="MUKOLWE" w:date="2024-11-23T01:49:00Z">
                    <w:rPr>
                      <w:b/>
                      <w:spacing w:val="-2"/>
                      <w:sz w:val="20"/>
                    </w:rPr>
                  </w:rPrChange>
                </w:rPr>
                <w:delText>Sales</w:delText>
              </w:r>
            </w:del>
          </w:p>
        </w:tc>
        <w:tc>
          <w:tcPr>
            <w:tcW w:w="854" w:type="dxa"/>
            <w:tcPrChange w:id="1675" w:author="MUKOLWE" w:date="2024-11-23T01:26:00Z">
              <w:tcPr>
                <w:tcW w:w="854" w:type="dxa"/>
              </w:tcPr>
            </w:tcPrChange>
          </w:tcPr>
          <w:p w14:paraId="1C1CEA1F" w14:textId="77777777" w:rsidR="00DD1D88" w:rsidRPr="00815E7C" w:rsidDel="00691795" w:rsidRDefault="00DD1D88" w:rsidP="00EB45BC">
            <w:pPr>
              <w:pStyle w:val="TableParagraph"/>
              <w:spacing w:line="276" w:lineRule="auto"/>
              <w:jc w:val="both"/>
              <w:rPr>
                <w:del w:id="1676" w:author="MUKOLWE" w:date="2024-11-23T01:27:00Z"/>
                <w:sz w:val="20"/>
                <w:highlight w:val="yellow"/>
                <w:rPrChange w:id="1677" w:author="MUKOLWE" w:date="2024-11-23T01:49:00Z">
                  <w:rPr>
                    <w:del w:id="1678" w:author="MUKOLWE" w:date="2024-11-23T01:27:00Z"/>
                    <w:sz w:val="20"/>
                  </w:rPr>
                </w:rPrChange>
              </w:rPr>
            </w:pPr>
            <w:del w:id="1679" w:author="MUKOLWE" w:date="2024-11-23T01:27:00Z">
              <w:r w:rsidRPr="00815E7C" w:rsidDel="00691795">
                <w:rPr>
                  <w:spacing w:val="-2"/>
                  <w:sz w:val="20"/>
                  <w:highlight w:val="yellow"/>
                  <w:rPrChange w:id="1680" w:author="MUKOLWE" w:date="2024-11-23T01:49:00Z">
                    <w:rPr>
                      <w:spacing w:val="-2"/>
                      <w:sz w:val="20"/>
                    </w:rPr>
                  </w:rPrChange>
                </w:rPr>
                <w:delText>20</w:delText>
              </w:r>
              <w:r w:rsidR="00A003E5" w:rsidRPr="00815E7C" w:rsidDel="00691795">
                <w:rPr>
                  <w:spacing w:val="-2"/>
                  <w:sz w:val="20"/>
                  <w:highlight w:val="yellow"/>
                  <w:rPrChange w:id="1681" w:author="MUKOLWE" w:date="2024-11-23T01:49:00Z">
                    <w:rPr>
                      <w:spacing w:val="-2"/>
                      <w:sz w:val="20"/>
                    </w:rPr>
                  </w:rPrChange>
                </w:rPr>
                <w:delText>,</w:delText>
              </w:r>
              <w:r w:rsidRPr="00815E7C" w:rsidDel="00691795">
                <w:rPr>
                  <w:spacing w:val="-2"/>
                  <w:sz w:val="20"/>
                  <w:highlight w:val="yellow"/>
                  <w:rPrChange w:id="1682" w:author="MUKOLWE" w:date="2024-11-23T01:49:00Z">
                    <w:rPr>
                      <w:spacing w:val="-2"/>
                      <w:sz w:val="20"/>
                    </w:rPr>
                  </w:rPrChange>
                </w:rPr>
                <w:delText>000</w:delText>
              </w:r>
            </w:del>
          </w:p>
        </w:tc>
        <w:tc>
          <w:tcPr>
            <w:tcW w:w="810" w:type="dxa"/>
            <w:tcPrChange w:id="1683" w:author="MUKOLWE" w:date="2024-11-23T01:26:00Z">
              <w:tcPr>
                <w:tcW w:w="810" w:type="dxa"/>
              </w:tcPr>
            </w:tcPrChange>
          </w:tcPr>
          <w:p w14:paraId="1C4E5977" w14:textId="77777777" w:rsidR="00DD1D88" w:rsidRPr="00815E7C" w:rsidDel="00691795" w:rsidRDefault="00DD1D88" w:rsidP="00EB45BC">
            <w:pPr>
              <w:pStyle w:val="TableParagraph"/>
              <w:spacing w:line="276" w:lineRule="auto"/>
              <w:jc w:val="both"/>
              <w:rPr>
                <w:del w:id="1684" w:author="MUKOLWE" w:date="2024-11-23T01:27:00Z"/>
                <w:sz w:val="20"/>
                <w:highlight w:val="yellow"/>
                <w:rPrChange w:id="1685" w:author="MUKOLWE" w:date="2024-11-23T01:49:00Z">
                  <w:rPr>
                    <w:del w:id="1686" w:author="MUKOLWE" w:date="2024-11-23T01:27:00Z"/>
                    <w:sz w:val="20"/>
                  </w:rPr>
                </w:rPrChange>
              </w:rPr>
            </w:pPr>
            <w:del w:id="1687" w:author="MUKOLWE" w:date="2024-11-23T01:27:00Z">
              <w:r w:rsidRPr="00815E7C" w:rsidDel="00691795">
                <w:rPr>
                  <w:spacing w:val="-2"/>
                  <w:sz w:val="20"/>
                  <w:highlight w:val="yellow"/>
                  <w:rPrChange w:id="1688" w:author="MUKOLWE" w:date="2024-11-23T01:49:00Z">
                    <w:rPr>
                      <w:spacing w:val="-2"/>
                      <w:sz w:val="20"/>
                    </w:rPr>
                  </w:rPrChange>
                </w:rPr>
                <w:delText>40</w:delText>
              </w:r>
              <w:r w:rsidR="00A003E5" w:rsidRPr="00815E7C" w:rsidDel="00691795">
                <w:rPr>
                  <w:spacing w:val="-2"/>
                  <w:sz w:val="20"/>
                  <w:highlight w:val="yellow"/>
                  <w:rPrChange w:id="1689" w:author="MUKOLWE" w:date="2024-11-23T01:49:00Z">
                    <w:rPr>
                      <w:spacing w:val="-2"/>
                      <w:sz w:val="20"/>
                    </w:rPr>
                  </w:rPrChange>
                </w:rPr>
                <w:delText>,</w:delText>
              </w:r>
              <w:r w:rsidRPr="00815E7C" w:rsidDel="00691795">
                <w:rPr>
                  <w:spacing w:val="-2"/>
                  <w:sz w:val="20"/>
                  <w:highlight w:val="yellow"/>
                  <w:rPrChange w:id="1690" w:author="MUKOLWE" w:date="2024-11-23T01:49:00Z">
                    <w:rPr>
                      <w:spacing w:val="-2"/>
                      <w:sz w:val="20"/>
                    </w:rPr>
                  </w:rPrChange>
                </w:rPr>
                <w:delText>270</w:delText>
              </w:r>
            </w:del>
          </w:p>
        </w:tc>
        <w:tc>
          <w:tcPr>
            <w:tcW w:w="810" w:type="dxa"/>
            <w:tcPrChange w:id="1691" w:author="MUKOLWE" w:date="2024-11-23T01:26:00Z">
              <w:tcPr>
                <w:tcW w:w="810" w:type="dxa"/>
              </w:tcPr>
            </w:tcPrChange>
          </w:tcPr>
          <w:p w14:paraId="04CAF889" w14:textId="77777777" w:rsidR="00DD1D88" w:rsidRPr="00815E7C" w:rsidDel="00691795" w:rsidRDefault="00DD1D88" w:rsidP="00EB45BC">
            <w:pPr>
              <w:pStyle w:val="TableParagraph"/>
              <w:spacing w:line="276" w:lineRule="auto"/>
              <w:jc w:val="both"/>
              <w:rPr>
                <w:del w:id="1692" w:author="MUKOLWE" w:date="2024-11-23T01:27:00Z"/>
                <w:sz w:val="20"/>
                <w:highlight w:val="yellow"/>
                <w:rPrChange w:id="1693" w:author="MUKOLWE" w:date="2024-11-23T01:49:00Z">
                  <w:rPr>
                    <w:del w:id="1694" w:author="MUKOLWE" w:date="2024-11-23T01:27:00Z"/>
                    <w:sz w:val="20"/>
                  </w:rPr>
                </w:rPrChange>
              </w:rPr>
            </w:pPr>
            <w:del w:id="1695" w:author="MUKOLWE" w:date="2024-11-23T01:27:00Z">
              <w:r w:rsidRPr="00815E7C" w:rsidDel="00691795">
                <w:rPr>
                  <w:spacing w:val="-4"/>
                  <w:sz w:val="20"/>
                  <w:highlight w:val="yellow"/>
                  <w:rPrChange w:id="1696" w:author="MUKOLWE" w:date="2024-11-23T01:49:00Z">
                    <w:rPr>
                      <w:spacing w:val="-4"/>
                      <w:sz w:val="20"/>
                    </w:rPr>
                  </w:rPrChange>
                </w:rPr>
                <w:delText>50</w:delText>
              </w:r>
              <w:r w:rsidR="00A003E5" w:rsidRPr="00815E7C" w:rsidDel="00691795">
                <w:rPr>
                  <w:spacing w:val="-4"/>
                  <w:sz w:val="20"/>
                  <w:highlight w:val="yellow"/>
                  <w:rPrChange w:id="1697" w:author="MUKOLWE" w:date="2024-11-23T01:49:00Z">
                    <w:rPr>
                      <w:spacing w:val="-4"/>
                      <w:sz w:val="20"/>
                    </w:rPr>
                  </w:rPrChange>
                </w:rPr>
                <w:delText>,</w:delText>
              </w:r>
              <w:r w:rsidRPr="00815E7C" w:rsidDel="00691795">
                <w:rPr>
                  <w:spacing w:val="-4"/>
                  <w:sz w:val="20"/>
                  <w:highlight w:val="yellow"/>
                  <w:rPrChange w:id="1698" w:author="MUKOLWE" w:date="2024-11-23T01:49:00Z">
                    <w:rPr>
                      <w:spacing w:val="-4"/>
                      <w:sz w:val="20"/>
                    </w:rPr>
                  </w:rPrChange>
                </w:rPr>
                <w:delText>00</w:delText>
              </w:r>
              <w:r w:rsidRPr="00815E7C" w:rsidDel="00691795">
                <w:rPr>
                  <w:spacing w:val="-10"/>
                  <w:sz w:val="20"/>
                  <w:highlight w:val="yellow"/>
                  <w:rPrChange w:id="1699" w:author="MUKOLWE" w:date="2024-11-23T01:49:00Z">
                    <w:rPr>
                      <w:spacing w:val="-10"/>
                      <w:sz w:val="20"/>
                    </w:rPr>
                  </w:rPrChange>
                </w:rPr>
                <w:delText>0</w:delText>
              </w:r>
            </w:del>
          </w:p>
        </w:tc>
        <w:tc>
          <w:tcPr>
            <w:tcW w:w="964" w:type="dxa"/>
            <w:tcPrChange w:id="1700" w:author="MUKOLWE" w:date="2024-11-23T01:26:00Z">
              <w:tcPr>
                <w:tcW w:w="964" w:type="dxa"/>
              </w:tcPr>
            </w:tcPrChange>
          </w:tcPr>
          <w:p w14:paraId="79AD4C20" w14:textId="77777777" w:rsidR="00DD1D88" w:rsidRPr="00815E7C" w:rsidDel="00691795" w:rsidRDefault="00DD1D88" w:rsidP="00B03E09">
            <w:pPr>
              <w:pStyle w:val="TableParagraph"/>
              <w:spacing w:line="276" w:lineRule="auto"/>
              <w:jc w:val="both"/>
              <w:rPr>
                <w:del w:id="1701" w:author="MUKOLWE" w:date="2024-11-23T01:27:00Z"/>
                <w:sz w:val="20"/>
                <w:highlight w:val="yellow"/>
                <w:rPrChange w:id="1702" w:author="MUKOLWE" w:date="2024-11-23T01:49:00Z">
                  <w:rPr>
                    <w:del w:id="1703" w:author="MUKOLWE" w:date="2024-11-23T01:27:00Z"/>
                    <w:sz w:val="20"/>
                  </w:rPr>
                </w:rPrChange>
              </w:rPr>
            </w:pPr>
            <w:del w:id="1704" w:author="MUKOLWE" w:date="2024-11-23T01:27:00Z">
              <w:r w:rsidRPr="00815E7C" w:rsidDel="00691795">
                <w:rPr>
                  <w:spacing w:val="-2"/>
                  <w:sz w:val="20"/>
                  <w:highlight w:val="yellow"/>
                  <w:rPrChange w:id="1705" w:author="MUKOLWE" w:date="2024-11-23T01:49:00Z">
                    <w:rPr>
                      <w:spacing w:val="-2"/>
                      <w:sz w:val="20"/>
                    </w:rPr>
                  </w:rPrChange>
                </w:rPr>
                <w:delText>56</w:delText>
              </w:r>
              <w:r w:rsidR="00A003E5" w:rsidRPr="00815E7C" w:rsidDel="00691795">
                <w:rPr>
                  <w:spacing w:val="-2"/>
                  <w:sz w:val="20"/>
                  <w:highlight w:val="yellow"/>
                  <w:rPrChange w:id="1706" w:author="MUKOLWE" w:date="2024-11-23T01:49:00Z">
                    <w:rPr>
                      <w:spacing w:val="-2"/>
                      <w:sz w:val="20"/>
                    </w:rPr>
                  </w:rPrChange>
                </w:rPr>
                <w:delText>,</w:delText>
              </w:r>
              <w:r w:rsidRPr="00815E7C" w:rsidDel="00691795">
                <w:rPr>
                  <w:spacing w:val="-2"/>
                  <w:sz w:val="20"/>
                  <w:highlight w:val="yellow"/>
                  <w:rPrChange w:id="1707" w:author="MUKOLWE" w:date="2024-11-23T01:49:00Z">
                    <w:rPr>
                      <w:spacing w:val="-2"/>
                      <w:sz w:val="20"/>
                    </w:rPr>
                  </w:rPrChange>
                </w:rPr>
                <w:delText>090</w:delText>
              </w:r>
            </w:del>
          </w:p>
        </w:tc>
        <w:tc>
          <w:tcPr>
            <w:tcW w:w="862" w:type="dxa"/>
            <w:tcPrChange w:id="1708" w:author="MUKOLWE" w:date="2024-11-23T01:26:00Z">
              <w:tcPr>
                <w:tcW w:w="862" w:type="dxa"/>
              </w:tcPr>
            </w:tcPrChange>
          </w:tcPr>
          <w:p w14:paraId="084E55D9" w14:textId="77777777" w:rsidR="00DD1D88" w:rsidRPr="00815E7C" w:rsidDel="00691795" w:rsidRDefault="00DD1D88" w:rsidP="00E066EC">
            <w:pPr>
              <w:pStyle w:val="TableParagraph"/>
              <w:spacing w:line="276" w:lineRule="auto"/>
              <w:jc w:val="both"/>
              <w:rPr>
                <w:del w:id="1709" w:author="MUKOLWE" w:date="2024-11-23T01:27:00Z"/>
                <w:sz w:val="20"/>
                <w:highlight w:val="yellow"/>
                <w:rPrChange w:id="1710" w:author="MUKOLWE" w:date="2024-11-23T01:49:00Z">
                  <w:rPr>
                    <w:del w:id="1711" w:author="MUKOLWE" w:date="2024-11-23T01:27:00Z"/>
                    <w:sz w:val="20"/>
                  </w:rPr>
                </w:rPrChange>
              </w:rPr>
            </w:pPr>
            <w:del w:id="1712" w:author="MUKOLWE" w:date="2024-11-23T01:27:00Z">
              <w:r w:rsidRPr="00815E7C" w:rsidDel="00691795">
                <w:rPr>
                  <w:spacing w:val="-2"/>
                  <w:sz w:val="20"/>
                  <w:highlight w:val="yellow"/>
                  <w:rPrChange w:id="1713" w:author="MUKOLWE" w:date="2024-11-23T01:49:00Z">
                    <w:rPr>
                      <w:spacing w:val="-2"/>
                      <w:sz w:val="20"/>
                    </w:rPr>
                  </w:rPrChange>
                </w:rPr>
                <w:delText>86</w:delText>
              </w:r>
              <w:r w:rsidR="00A003E5" w:rsidRPr="00815E7C" w:rsidDel="00691795">
                <w:rPr>
                  <w:spacing w:val="-2"/>
                  <w:sz w:val="20"/>
                  <w:highlight w:val="yellow"/>
                  <w:rPrChange w:id="1714" w:author="MUKOLWE" w:date="2024-11-23T01:49:00Z">
                    <w:rPr>
                      <w:spacing w:val="-2"/>
                      <w:sz w:val="20"/>
                    </w:rPr>
                  </w:rPrChange>
                </w:rPr>
                <w:delText>,</w:delText>
              </w:r>
              <w:r w:rsidRPr="00815E7C" w:rsidDel="00691795">
                <w:rPr>
                  <w:spacing w:val="-2"/>
                  <w:sz w:val="20"/>
                  <w:highlight w:val="yellow"/>
                  <w:rPrChange w:id="1715" w:author="MUKOLWE" w:date="2024-11-23T01:49:00Z">
                    <w:rPr>
                      <w:spacing w:val="-2"/>
                      <w:sz w:val="20"/>
                    </w:rPr>
                  </w:rPrChange>
                </w:rPr>
                <w:delText>460</w:delText>
              </w:r>
            </w:del>
          </w:p>
        </w:tc>
        <w:tc>
          <w:tcPr>
            <w:tcW w:w="810" w:type="dxa"/>
            <w:tcPrChange w:id="1716" w:author="MUKOLWE" w:date="2024-11-23T01:26:00Z">
              <w:tcPr>
                <w:tcW w:w="810" w:type="dxa"/>
              </w:tcPr>
            </w:tcPrChange>
          </w:tcPr>
          <w:p w14:paraId="404020CD" w14:textId="77777777" w:rsidR="00DD1D88" w:rsidRPr="00815E7C" w:rsidDel="00691795" w:rsidRDefault="00DD1D88" w:rsidP="00E066EC">
            <w:pPr>
              <w:pStyle w:val="TableParagraph"/>
              <w:spacing w:line="276" w:lineRule="auto"/>
              <w:jc w:val="both"/>
              <w:rPr>
                <w:del w:id="1717" w:author="MUKOLWE" w:date="2024-11-23T01:27:00Z"/>
                <w:sz w:val="20"/>
                <w:highlight w:val="yellow"/>
                <w:rPrChange w:id="1718" w:author="MUKOLWE" w:date="2024-11-23T01:49:00Z">
                  <w:rPr>
                    <w:del w:id="1719" w:author="MUKOLWE" w:date="2024-11-23T01:27:00Z"/>
                    <w:sz w:val="20"/>
                  </w:rPr>
                </w:rPrChange>
              </w:rPr>
            </w:pPr>
            <w:del w:id="1720" w:author="MUKOLWE" w:date="2024-11-23T01:27:00Z">
              <w:r w:rsidRPr="00815E7C" w:rsidDel="00691795">
                <w:rPr>
                  <w:spacing w:val="-4"/>
                  <w:sz w:val="20"/>
                  <w:highlight w:val="yellow"/>
                  <w:rPrChange w:id="1721" w:author="MUKOLWE" w:date="2024-11-23T01:49:00Z">
                    <w:rPr>
                      <w:spacing w:val="-4"/>
                      <w:sz w:val="20"/>
                    </w:rPr>
                  </w:rPrChange>
                </w:rPr>
                <w:delText>82</w:delText>
              </w:r>
              <w:r w:rsidR="00A003E5" w:rsidRPr="00815E7C" w:rsidDel="00691795">
                <w:rPr>
                  <w:spacing w:val="-4"/>
                  <w:sz w:val="20"/>
                  <w:highlight w:val="yellow"/>
                  <w:rPrChange w:id="1722" w:author="MUKOLWE" w:date="2024-11-23T01:49:00Z">
                    <w:rPr>
                      <w:spacing w:val="-4"/>
                      <w:sz w:val="20"/>
                    </w:rPr>
                  </w:rPrChange>
                </w:rPr>
                <w:delText>,</w:delText>
              </w:r>
              <w:r w:rsidRPr="00815E7C" w:rsidDel="00691795">
                <w:rPr>
                  <w:spacing w:val="-4"/>
                  <w:sz w:val="20"/>
                  <w:highlight w:val="yellow"/>
                  <w:rPrChange w:id="1723" w:author="MUKOLWE" w:date="2024-11-23T01:49:00Z">
                    <w:rPr>
                      <w:spacing w:val="-4"/>
                      <w:sz w:val="20"/>
                    </w:rPr>
                  </w:rPrChange>
                </w:rPr>
                <w:delText>00</w:delText>
              </w:r>
              <w:r w:rsidRPr="00815E7C" w:rsidDel="00691795">
                <w:rPr>
                  <w:spacing w:val="-10"/>
                  <w:sz w:val="20"/>
                  <w:highlight w:val="yellow"/>
                  <w:rPrChange w:id="1724" w:author="MUKOLWE" w:date="2024-11-23T01:49:00Z">
                    <w:rPr>
                      <w:spacing w:val="-10"/>
                      <w:sz w:val="20"/>
                    </w:rPr>
                  </w:rPrChange>
                </w:rPr>
                <w:delText>0</w:delText>
              </w:r>
            </w:del>
          </w:p>
        </w:tc>
        <w:tc>
          <w:tcPr>
            <w:tcW w:w="944" w:type="dxa"/>
            <w:tcPrChange w:id="1725" w:author="MUKOLWE" w:date="2024-11-23T01:26:00Z">
              <w:tcPr>
                <w:tcW w:w="944" w:type="dxa"/>
              </w:tcPr>
            </w:tcPrChange>
          </w:tcPr>
          <w:p w14:paraId="7737306F" w14:textId="77777777" w:rsidR="00DD1D88" w:rsidRPr="00815E7C" w:rsidDel="00691795" w:rsidRDefault="00DD1D88" w:rsidP="007A056F">
            <w:pPr>
              <w:pStyle w:val="TableParagraph"/>
              <w:spacing w:line="276" w:lineRule="auto"/>
              <w:jc w:val="both"/>
              <w:rPr>
                <w:del w:id="1726" w:author="MUKOLWE" w:date="2024-11-23T01:27:00Z"/>
                <w:sz w:val="20"/>
                <w:highlight w:val="yellow"/>
                <w:rPrChange w:id="1727" w:author="MUKOLWE" w:date="2024-11-23T01:49:00Z">
                  <w:rPr>
                    <w:del w:id="1728" w:author="MUKOLWE" w:date="2024-11-23T01:27:00Z"/>
                    <w:sz w:val="20"/>
                  </w:rPr>
                </w:rPrChange>
              </w:rPr>
            </w:pPr>
            <w:del w:id="1729" w:author="MUKOLWE" w:date="2024-11-23T01:27:00Z">
              <w:r w:rsidRPr="00815E7C" w:rsidDel="00691795">
                <w:rPr>
                  <w:spacing w:val="-2"/>
                  <w:sz w:val="20"/>
                  <w:highlight w:val="yellow"/>
                  <w:rPrChange w:id="1730" w:author="MUKOLWE" w:date="2024-11-23T01:49:00Z">
                    <w:rPr>
                      <w:spacing w:val="-2"/>
                      <w:sz w:val="20"/>
                    </w:rPr>
                  </w:rPrChange>
                </w:rPr>
                <w:delText>100</w:delText>
              </w:r>
              <w:r w:rsidR="00A003E5" w:rsidRPr="00815E7C" w:rsidDel="00691795">
                <w:rPr>
                  <w:spacing w:val="-2"/>
                  <w:sz w:val="20"/>
                  <w:highlight w:val="yellow"/>
                  <w:rPrChange w:id="1731" w:author="MUKOLWE" w:date="2024-11-23T01:49:00Z">
                    <w:rPr>
                      <w:spacing w:val="-2"/>
                      <w:sz w:val="20"/>
                    </w:rPr>
                  </w:rPrChange>
                </w:rPr>
                <w:delText>,</w:delText>
              </w:r>
              <w:r w:rsidRPr="00815E7C" w:rsidDel="00691795">
                <w:rPr>
                  <w:spacing w:val="-2"/>
                  <w:sz w:val="20"/>
                  <w:highlight w:val="yellow"/>
                  <w:rPrChange w:id="1732" w:author="MUKOLWE" w:date="2024-11-23T01:49:00Z">
                    <w:rPr>
                      <w:spacing w:val="-2"/>
                      <w:sz w:val="20"/>
                    </w:rPr>
                  </w:rPrChange>
                </w:rPr>
                <w:delText>00</w:delText>
              </w:r>
              <w:r w:rsidRPr="00815E7C" w:rsidDel="00691795">
                <w:rPr>
                  <w:spacing w:val="-10"/>
                  <w:sz w:val="20"/>
                  <w:highlight w:val="yellow"/>
                  <w:rPrChange w:id="1733" w:author="MUKOLWE" w:date="2024-11-23T01:49:00Z">
                    <w:rPr>
                      <w:spacing w:val="-10"/>
                      <w:sz w:val="20"/>
                    </w:rPr>
                  </w:rPrChange>
                </w:rPr>
                <w:delText>0</w:delText>
              </w:r>
            </w:del>
          </w:p>
        </w:tc>
        <w:tc>
          <w:tcPr>
            <w:tcW w:w="982" w:type="dxa"/>
            <w:tcPrChange w:id="1734" w:author="MUKOLWE" w:date="2024-11-23T01:26:00Z">
              <w:tcPr>
                <w:tcW w:w="982" w:type="dxa"/>
              </w:tcPr>
            </w:tcPrChange>
          </w:tcPr>
          <w:p w14:paraId="1B4A1BF8" w14:textId="77777777" w:rsidR="00DD1D88" w:rsidRPr="00815E7C" w:rsidDel="00691795" w:rsidRDefault="00DD1D88" w:rsidP="007A056F">
            <w:pPr>
              <w:pStyle w:val="TableParagraph"/>
              <w:spacing w:line="276" w:lineRule="auto"/>
              <w:rPr>
                <w:del w:id="1735" w:author="MUKOLWE" w:date="2024-11-23T01:27:00Z"/>
                <w:sz w:val="20"/>
                <w:highlight w:val="yellow"/>
                <w:rPrChange w:id="1736" w:author="MUKOLWE" w:date="2024-11-23T01:49:00Z">
                  <w:rPr>
                    <w:del w:id="1737" w:author="MUKOLWE" w:date="2024-11-23T01:27:00Z"/>
                    <w:sz w:val="20"/>
                  </w:rPr>
                </w:rPrChange>
              </w:rPr>
            </w:pPr>
            <w:del w:id="1738" w:author="MUKOLWE" w:date="2024-11-23T01:27:00Z">
              <w:r w:rsidRPr="00815E7C" w:rsidDel="00691795">
                <w:rPr>
                  <w:spacing w:val="-2"/>
                  <w:sz w:val="20"/>
                  <w:highlight w:val="yellow"/>
                  <w:rPrChange w:id="1739" w:author="MUKOLWE" w:date="2024-11-23T01:49:00Z">
                    <w:rPr>
                      <w:spacing w:val="-2"/>
                      <w:sz w:val="20"/>
                    </w:rPr>
                  </w:rPrChange>
                </w:rPr>
                <w:delText>33</w:delText>
              </w:r>
              <w:r w:rsidR="00C23F3A" w:rsidRPr="00815E7C" w:rsidDel="00691795">
                <w:rPr>
                  <w:spacing w:val="-2"/>
                  <w:sz w:val="20"/>
                  <w:highlight w:val="yellow"/>
                  <w:rPrChange w:id="1740" w:author="MUKOLWE" w:date="2024-11-23T01:49:00Z">
                    <w:rPr>
                      <w:spacing w:val="-2"/>
                      <w:sz w:val="20"/>
                    </w:rPr>
                  </w:rPrChange>
                </w:rPr>
                <w:delText>,</w:delText>
              </w:r>
              <w:r w:rsidRPr="00815E7C" w:rsidDel="00691795">
                <w:rPr>
                  <w:spacing w:val="-2"/>
                  <w:sz w:val="20"/>
                  <w:highlight w:val="yellow"/>
                  <w:rPrChange w:id="1741" w:author="MUKOLWE" w:date="2024-11-23T01:49:00Z">
                    <w:rPr>
                      <w:spacing w:val="-2"/>
                      <w:sz w:val="20"/>
                    </w:rPr>
                  </w:rPrChange>
                </w:rPr>
                <w:delText>040</w:delText>
              </w:r>
            </w:del>
          </w:p>
        </w:tc>
        <w:tc>
          <w:tcPr>
            <w:tcW w:w="1134" w:type="dxa"/>
            <w:tcPrChange w:id="1742" w:author="MUKOLWE" w:date="2024-11-23T01:26:00Z">
              <w:tcPr>
                <w:tcW w:w="992" w:type="dxa"/>
              </w:tcPr>
            </w:tcPrChange>
          </w:tcPr>
          <w:p w14:paraId="051FC680" w14:textId="77777777" w:rsidR="00DD1D88" w:rsidRPr="00815E7C" w:rsidDel="00691795" w:rsidRDefault="00DD1D88" w:rsidP="007A056F">
            <w:pPr>
              <w:pStyle w:val="TableParagraph"/>
              <w:spacing w:line="276" w:lineRule="auto"/>
              <w:jc w:val="both"/>
              <w:rPr>
                <w:del w:id="1743" w:author="MUKOLWE" w:date="2024-11-23T01:27:00Z"/>
                <w:sz w:val="20"/>
                <w:highlight w:val="yellow"/>
                <w:rPrChange w:id="1744" w:author="MUKOLWE" w:date="2024-11-23T01:49:00Z">
                  <w:rPr>
                    <w:del w:id="1745" w:author="MUKOLWE" w:date="2024-11-23T01:27:00Z"/>
                    <w:sz w:val="20"/>
                  </w:rPr>
                </w:rPrChange>
              </w:rPr>
            </w:pPr>
            <w:del w:id="1746" w:author="MUKOLWE" w:date="2024-11-23T01:27:00Z">
              <w:r w:rsidRPr="00815E7C" w:rsidDel="00691795">
                <w:rPr>
                  <w:spacing w:val="-2"/>
                  <w:sz w:val="20"/>
                  <w:highlight w:val="yellow"/>
                  <w:rPrChange w:id="1747" w:author="MUKOLWE" w:date="2024-11-23T01:49:00Z">
                    <w:rPr>
                      <w:spacing w:val="-2"/>
                      <w:sz w:val="20"/>
                    </w:rPr>
                  </w:rPrChange>
                </w:rPr>
                <w:delText>73</w:delText>
              </w:r>
              <w:r w:rsidR="00C23F3A" w:rsidRPr="00815E7C" w:rsidDel="00691795">
                <w:rPr>
                  <w:spacing w:val="-2"/>
                  <w:sz w:val="20"/>
                  <w:highlight w:val="yellow"/>
                  <w:rPrChange w:id="1748" w:author="MUKOLWE" w:date="2024-11-23T01:49:00Z">
                    <w:rPr>
                      <w:spacing w:val="-2"/>
                      <w:sz w:val="20"/>
                    </w:rPr>
                  </w:rPrChange>
                </w:rPr>
                <w:delText>,</w:delText>
              </w:r>
              <w:r w:rsidRPr="00815E7C" w:rsidDel="00691795">
                <w:rPr>
                  <w:spacing w:val="-2"/>
                  <w:sz w:val="20"/>
                  <w:highlight w:val="yellow"/>
                  <w:rPrChange w:id="1749" w:author="MUKOLWE" w:date="2024-11-23T01:49:00Z">
                    <w:rPr>
                      <w:spacing w:val="-2"/>
                      <w:sz w:val="20"/>
                    </w:rPr>
                  </w:rPrChange>
                </w:rPr>
                <w:delText>200</w:delText>
              </w:r>
            </w:del>
          </w:p>
        </w:tc>
        <w:tc>
          <w:tcPr>
            <w:tcW w:w="992" w:type="dxa"/>
            <w:tcPrChange w:id="1750" w:author="MUKOLWE" w:date="2024-11-23T01:26:00Z">
              <w:tcPr>
                <w:tcW w:w="992" w:type="dxa"/>
              </w:tcPr>
            </w:tcPrChange>
          </w:tcPr>
          <w:p w14:paraId="2F0EC1F7" w14:textId="77777777" w:rsidR="00DD1D88" w:rsidRPr="00815E7C" w:rsidDel="00691795" w:rsidRDefault="00DD1D88" w:rsidP="00F51AD9">
            <w:pPr>
              <w:pStyle w:val="TableParagraph"/>
              <w:spacing w:line="276" w:lineRule="auto"/>
              <w:jc w:val="both"/>
              <w:rPr>
                <w:del w:id="1751" w:author="MUKOLWE" w:date="2024-11-23T01:27:00Z"/>
                <w:sz w:val="20"/>
                <w:highlight w:val="yellow"/>
                <w:rPrChange w:id="1752" w:author="MUKOLWE" w:date="2024-11-23T01:49:00Z">
                  <w:rPr>
                    <w:del w:id="1753" w:author="MUKOLWE" w:date="2024-11-23T01:27:00Z"/>
                    <w:sz w:val="20"/>
                  </w:rPr>
                </w:rPrChange>
              </w:rPr>
            </w:pPr>
            <w:del w:id="1754" w:author="MUKOLWE" w:date="2024-11-23T01:27:00Z">
              <w:r w:rsidRPr="00815E7C" w:rsidDel="00691795">
                <w:rPr>
                  <w:spacing w:val="-2"/>
                  <w:sz w:val="20"/>
                  <w:highlight w:val="yellow"/>
                  <w:rPrChange w:id="1755" w:author="MUKOLWE" w:date="2024-11-23T01:49:00Z">
                    <w:rPr>
                      <w:spacing w:val="-2"/>
                      <w:sz w:val="20"/>
                    </w:rPr>
                  </w:rPrChange>
                </w:rPr>
                <w:delText>50</w:delText>
              </w:r>
              <w:r w:rsidR="00C23F3A" w:rsidRPr="00815E7C" w:rsidDel="00691795">
                <w:rPr>
                  <w:spacing w:val="-2"/>
                  <w:sz w:val="20"/>
                  <w:highlight w:val="yellow"/>
                  <w:rPrChange w:id="1756" w:author="MUKOLWE" w:date="2024-11-23T01:49:00Z">
                    <w:rPr>
                      <w:spacing w:val="-2"/>
                      <w:sz w:val="20"/>
                    </w:rPr>
                  </w:rPrChange>
                </w:rPr>
                <w:delText>,</w:delText>
              </w:r>
              <w:r w:rsidRPr="00815E7C" w:rsidDel="00691795">
                <w:rPr>
                  <w:spacing w:val="-2"/>
                  <w:sz w:val="20"/>
                  <w:highlight w:val="yellow"/>
                  <w:rPrChange w:id="1757" w:author="MUKOLWE" w:date="2024-11-23T01:49:00Z">
                    <w:rPr>
                      <w:spacing w:val="-2"/>
                      <w:sz w:val="20"/>
                    </w:rPr>
                  </w:rPrChange>
                </w:rPr>
                <w:delText>000</w:delText>
              </w:r>
            </w:del>
          </w:p>
        </w:tc>
        <w:tc>
          <w:tcPr>
            <w:tcW w:w="992" w:type="dxa"/>
            <w:tcPrChange w:id="1758" w:author="MUKOLWE" w:date="2024-11-23T01:26:00Z">
              <w:tcPr>
                <w:tcW w:w="992" w:type="dxa"/>
              </w:tcPr>
            </w:tcPrChange>
          </w:tcPr>
          <w:p w14:paraId="6433F3AD" w14:textId="77777777" w:rsidR="00DD1D88" w:rsidRPr="00815E7C" w:rsidDel="00691795" w:rsidRDefault="00DD1D88" w:rsidP="0062071D">
            <w:pPr>
              <w:pStyle w:val="TableParagraph"/>
              <w:spacing w:line="276" w:lineRule="auto"/>
              <w:ind w:left="96"/>
              <w:jc w:val="both"/>
              <w:rPr>
                <w:del w:id="1759" w:author="MUKOLWE" w:date="2024-11-23T01:27:00Z"/>
                <w:sz w:val="20"/>
                <w:highlight w:val="yellow"/>
                <w:rPrChange w:id="1760" w:author="MUKOLWE" w:date="2024-11-23T01:49:00Z">
                  <w:rPr>
                    <w:del w:id="1761" w:author="MUKOLWE" w:date="2024-11-23T01:27:00Z"/>
                    <w:sz w:val="20"/>
                  </w:rPr>
                </w:rPrChange>
              </w:rPr>
            </w:pPr>
            <w:del w:id="1762" w:author="MUKOLWE" w:date="2024-11-23T01:27:00Z">
              <w:r w:rsidRPr="00815E7C" w:rsidDel="00691795">
                <w:rPr>
                  <w:spacing w:val="-2"/>
                  <w:sz w:val="20"/>
                  <w:highlight w:val="yellow"/>
                  <w:rPrChange w:id="1763" w:author="MUKOLWE" w:date="2024-11-23T01:49:00Z">
                    <w:rPr>
                      <w:spacing w:val="-2"/>
                      <w:sz w:val="20"/>
                    </w:rPr>
                  </w:rPrChange>
                </w:rPr>
                <w:delText>40</w:delText>
              </w:r>
              <w:r w:rsidR="00C23F3A" w:rsidRPr="00815E7C" w:rsidDel="00691795">
                <w:rPr>
                  <w:spacing w:val="-2"/>
                  <w:sz w:val="20"/>
                  <w:highlight w:val="yellow"/>
                  <w:rPrChange w:id="1764" w:author="MUKOLWE" w:date="2024-11-23T01:49:00Z">
                    <w:rPr>
                      <w:spacing w:val="-2"/>
                      <w:sz w:val="20"/>
                    </w:rPr>
                  </w:rPrChange>
                </w:rPr>
                <w:delText>,</w:delText>
              </w:r>
              <w:r w:rsidRPr="00815E7C" w:rsidDel="00691795">
                <w:rPr>
                  <w:spacing w:val="-2"/>
                  <w:sz w:val="20"/>
                  <w:highlight w:val="yellow"/>
                  <w:rPrChange w:id="1765" w:author="MUKOLWE" w:date="2024-11-23T01:49:00Z">
                    <w:rPr>
                      <w:spacing w:val="-2"/>
                      <w:sz w:val="20"/>
                    </w:rPr>
                  </w:rPrChange>
                </w:rPr>
                <w:delText>050</w:delText>
              </w:r>
            </w:del>
          </w:p>
        </w:tc>
        <w:tc>
          <w:tcPr>
            <w:tcW w:w="851" w:type="dxa"/>
            <w:tcPrChange w:id="1766" w:author="MUKOLWE" w:date="2024-11-23T01:26:00Z">
              <w:tcPr>
                <w:tcW w:w="851" w:type="dxa"/>
              </w:tcPr>
            </w:tcPrChange>
          </w:tcPr>
          <w:p w14:paraId="3818109C" w14:textId="77777777" w:rsidR="00DD1D88" w:rsidRPr="00815E7C" w:rsidDel="00691795" w:rsidRDefault="00DD1D88" w:rsidP="0062071D">
            <w:pPr>
              <w:pStyle w:val="TableParagraph"/>
              <w:spacing w:line="276" w:lineRule="auto"/>
              <w:ind w:left="99"/>
              <w:jc w:val="both"/>
              <w:rPr>
                <w:del w:id="1767" w:author="MUKOLWE" w:date="2024-11-23T01:27:00Z"/>
                <w:sz w:val="20"/>
                <w:highlight w:val="yellow"/>
                <w:rPrChange w:id="1768" w:author="MUKOLWE" w:date="2024-11-23T01:49:00Z">
                  <w:rPr>
                    <w:del w:id="1769" w:author="MUKOLWE" w:date="2024-11-23T01:27:00Z"/>
                    <w:sz w:val="20"/>
                  </w:rPr>
                </w:rPrChange>
              </w:rPr>
            </w:pPr>
            <w:del w:id="1770" w:author="MUKOLWE" w:date="2024-11-23T01:27:00Z">
              <w:r w:rsidRPr="00815E7C" w:rsidDel="00691795">
                <w:rPr>
                  <w:spacing w:val="-4"/>
                  <w:sz w:val="20"/>
                  <w:highlight w:val="yellow"/>
                  <w:rPrChange w:id="1771" w:author="MUKOLWE" w:date="2024-11-23T01:49:00Z">
                    <w:rPr>
                      <w:spacing w:val="-4"/>
                      <w:sz w:val="20"/>
                    </w:rPr>
                  </w:rPrChange>
                </w:rPr>
                <w:delText>28</w:delText>
              </w:r>
              <w:r w:rsidR="00C23F3A" w:rsidRPr="00815E7C" w:rsidDel="00691795">
                <w:rPr>
                  <w:spacing w:val="-4"/>
                  <w:sz w:val="20"/>
                  <w:highlight w:val="yellow"/>
                  <w:rPrChange w:id="1772" w:author="MUKOLWE" w:date="2024-11-23T01:49:00Z">
                    <w:rPr>
                      <w:spacing w:val="-4"/>
                      <w:sz w:val="20"/>
                    </w:rPr>
                  </w:rPrChange>
                </w:rPr>
                <w:delText>,</w:delText>
              </w:r>
              <w:r w:rsidRPr="00815E7C" w:rsidDel="00691795">
                <w:rPr>
                  <w:spacing w:val="-4"/>
                  <w:sz w:val="20"/>
                  <w:highlight w:val="yellow"/>
                  <w:rPrChange w:id="1773" w:author="MUKOLWE" w:date="2024-11-23T01:49:00Z">
                    <w:rPr>
                      <w:spacing w:val="-4"/>
                      <w:sz w:val="20"/>
                    </w:rPr>
                  </w:rPrChange>
                </w:rPr>
                <w:delText>29</w:delText>
              </w:r>
              <w:r w:rsidRPr="00815E7C" w:rsidDel="00691795">
                <w:rPr>
                  <w:spacing w:val="-10"/>
                  <w:sz w:val="20"/>
                  <w:highlight w:val="yellow"/>
                  <w:rPrChange w:id="1774" w:author="MUKOLWE" w:date="2024-11-23T01:49:00Z">
                    <w:rPr>
                      <w:spacing w:val="-10"/>
                      <w:sz w:val="20"/>
                    </w:rPr>
                  </w:rPrChange>
                </w:rPr>
                <w:delText>0</w:delText>
              </w:r>
            </w:del>
          </w:p>
        </w:tc>
        <w:tc>
          <w:tcPr>
            <w:tcW w:w="1134" w:type="dxa"/>
            <w:tcPrChange w:id="1775" w:author="MUKOLWE" w:date="2024-11-23T01:26:00Z">
              <w:tcPr>
                <w:tcW w:w="1131" w:type="dxa"/>
              </w:tcPr>
            </w:tcPrChange>
          </w:tcPr>
          <w:p w14:paraId="0E420592" w14:textId="77777777" w:rsidR="00DD1D88" w:rsidRPr="00815E7C" w:rsidDel="00691795" w:rsidRDefault="00DD1D88" w:rsidP="0062071D">
            <w:pPr>
              <w:pStyle w:val="TableParagraph"/>
              <w:spacing w:line="276" w:lineRule="auto"/>
              <w:ind w:left="93"/>
              <w:jc w:val="both"/>
              <w:rPr>
                <w:del w:id="1776" w:author="MUKOLWE" w:date="2024-11-23T01:27:00Z"/>
                <w:sz w:val="20"/>
                <w:highlight w:val="yellow"/>
                <w:rPrChange w:id="1777" w:author="MUKOLWE" w:date="2024-11-23T01:49:00Z">
                  <w:rPr>
                    <w:del w:id="1778" w:author="MUKOLWE" w:date="2024-11-23T01:27:00Z"/>
                    <w:sz w:val="20"/>
                  </w:rPr>
                </w:rPrChange>
              </w:rPr>
            </w:pPr>
            <w:del w:id="1779" w:author="MUKOLWE" w:date="2024-11-23T01:27:00Z">
              <w:r w:rsidRPr="00815E7C" w:rsidDel="00691795">
                <w:rPr>
                  <w:spacing w:val="-2"/>
                  <w:sz w:val="20"/>
                  <w:highlight w:val="yellow"/>
                  <w:rPrChange w:id="1780" w:author="MUKOLWE" w:date="2024-11-23T01:49:00Z">
                    <w:rPr>
                      <w:spacing w:val="-2"/>
                      <w:sz w:val="20"/>
                    </w:rPr>
                  </w:rPrChange>
                </w:rPr>
                <w:delText>9</w:delText>
              </w:r>
              <w:r w:rsidR="00A003E5" w:rsidRPr="00815E7C" w:rsidDel="00691795">
                <w:rPr>
                  <w:spacing w:val="-2"/>
                  <w:sz w:val="20"/>
                  <w:highlight w:val="yellow"/>
                  <w:rPrChange w:id="1781" w:author="MUKOLWE" w:date="2024-11-23T01:49:00Z">
                    <w:rPr>
                      <w:spacing w:val="-2"/>
                      <w:sz w:val="20"/>
                    </w:rPr>
                  </w:rPrChange>
                </w:rPr>
                <w:delText>,</w:delText>
              </w:r>
              <w:r w:rsidRPr="00815E7C" w:rsidDel="00691795">
                <w:rPr>
                  <w:spacing w:val="-2"/>
                  <w:sz w:val="20"/>
                  <w:highlight w:val="yellow"/>
                  <w:rPrChange w:id="1782" w:author="MUKOLWE" w:date="2024-11-23T01:49:00Z">
                    <w:rPr>
                      <w:spacing w:val="-2"/>
                      <w:sz w:val="20"/>
                    </w:rPr>
                  </w:rPrChange>
                </w:rPr>
                <w:delText>050</w:delText>
              </w:r>
              <w:r w:rsidR="00A003E5" w:rsidRPr="00815E7C" w:rsidDel="00691795">
                <w:rPr>
                  <w:spacing w:val="-2"/>
                  <w:sz w:val="20"/>
                  <w:highlight w:val="yellow"/>
                  <w:rPrChange w:id="1783" w:author="MUKOLWE" w:date="2024-11-23T01:49:00Z">
                    <w:rPr>
                      <w:spacing w:val="-2"/>
                      <w:sz w:val="20"/>
                    </w:rPr>
                  </w:rPrChange>
                </w:rPr>
                <w:delText>,</w:delText>
              </w:r>
              <w:r w:rsidRPr="00815E7C" w:rsidDel="00691795">
                <w:rPr>
                  <w:spacing w:val="-2"/>
                  <w:sz w:val="20"/>
                  <w:highlight w:val="yellow"/>
                  <w:rPrChange w:id="1784" w:author="MUKOLWE" w:date="2024-11-23T01:49:00Z">
                    <w:rPr>
                      <w:spacing w:val="-2"/>
                      <w:sz w:val="20"/>
                    </w:rPr>
                  </w:rPrChange>
                </w:rPr>
                <w:delText>585</w:delText>
              </w:r>
            </w:del>
          </w:p>
        </w:tc>
      </w:tr>
      <w:tr w:rsidR="00E71101" w:rsidRPr="00815E7C" w:rsidDel="00691795" w14:paraId="07A7E8D0" w14:textId="77777777" w:rsidTr="00691795">
        <w:trPr>
          <w:trHeight w:val="174"/>
          <w:del w:id="1785" w:author="MUKOLWE" w:date="2024-11-23T01:27:00Z"/>
          <w:trPrChange w:id="1786" w:author="MUKOLWE" w:date="2024-11-23T01:26:00Z">
            <w:trPr>
              <w:trHeight w:val="174"/>
            </w:trPr>
          </w:trPrChange>
        </w:trPr>
        <w:tc>
          <w:tcPr>
            <w:tcW w:w="1895" w:type="dxa"/>
            <w:tcPrChange w:id="1787" w:author="MUKOLWE" w:date="2024-11-23T01:26:00Z">
              <w:tcPr>
                <w:tcW w:w="1890" w:type="dxa"/>
              </w:tcPr>
            </w:tcPrChange>
          </w:tcPr>
          <w:p w14:paraId="420737F2" w14:textId="77777777" w:rsidR="00DD1D88" w:rsidRPr="00815E7C" w:rsidDel="00691795" w:rsidRDefault="00DD1D88" w:rsidP="00454762">
            <w:pPr>
              <w:pStyle w:val="TableParagraph"/>
              <w:spacing w:line="276" w:lineRule="auto"/>
              <w:ind w:left="93"/>
              <w:jc w:val="both"/>
              <w:rPr>
                <w:del w:id="1788" w:author="MUKOLWE" w:date="2024-11-23T01:27:00Z"/>
                <w:b/>
                <w:sz w:val="20"/>
                <w:highlight w:val="yellow"/>
                <w:rPrChange w:id="1789" w:author="MUKOLWE" w:date="2024-11-23T01:49:00Z">
                  <w:rPr>
                    <w:del w:id="1790" w:author="MUKOLWE" w:date="2024-11-23T01:27:00Z"/>
                    <w:b/>
                    <w:sz w:val="20"/>
                  </w:rPr>
                </w:rPrChange>
              </w:rPr>
            </w:pPr>
            <w:del w:id="1791" w:author="MUKOLWE" w:date="2024-11-23T01:27:00Z">
              <w:r w:rsidRPr="00815E7C" w:rsidDel="00691795">
                <w:rPr>
                  <w:b/>
                  <w:sz w:val="20"/>
                  <w:highlight w:val="yellow"/>
                  <w:rPrChange w:id="1792" w:author="MUKOLWE" w:date="2024-11-23T01:49:00Z">
                    <w:rPr>
                      <w:b/>
                      <w:sz w:val="20"/>
                    </w:rPr>
                  </w:rPrChange>
                </w:rPr>
                <w:delText>Cost</w:delText>
              </w:r>
              <w:r w:rsidRPr="00815E7C" w:rsidDel="00691795">
                <w:rPr>
                  <w:b/>
                  <w:spacing w:val="-2"/>
                  <w:sz w:val="20"/>
                  <w:highlight w:val="yellow"/>
                  <w:rPrChange w:id="1793" w:author="MUKOLWE" w:date="2024-11-23T01:49:00Z">
                    <w:rPr>
                      <w:b/>
                      <w:spacing w:val="-2"/>
                      <w:sz w:val="20"/>
                    </w:rPr>
                  </w:rPrChange>
                </w:rPr>
                <w:delText xml:space="preserve"> </w:delText>
              </w:r>
              <w:r w:rsidR="00A003E5" w:rsidRPr="00815E7C" w:rsidDel="00691795">
                <w:rPr>
                  <w:b/>
                  <w:sz w:val="20"/>
                  <w:highlight w:val="yellow"/>
                  <w:rPrChange w:id="1794" w:author="MUKOLWE" w:date="2024-11-23T01:49:00Z">
                    <w:rPr>
                      <w:b/>
                      <w:sz w:val="20"/>
                    </w:rPr>
                  </w:rPrChange>
                </w:rPr>
                <w:delText>o</w:delText>
              </w:r>
              <w:r w:rsidRPr="00815E7C" w:rsidDel="00691795">
                <w:rPr>
                  <w:b/>
                  <w:sz w:val="20"/>
                  <w:highlight w:val="yellow"/>
                  <w:rPrChange w:id="1795" w:author="MUKOLWE" w:date="2024-11-23T01:49:00Z">
                    <w:rPr>
                      <w:b/>
                      <w:sz w:val="20"/>
                    </w:rPr>
                  </w:rPrChange>
                </w:rPr>
                <w:delText>f</w:delText>
              </w:r>
              <w:r w:rsidRPr="00815E7C" w:rsidDel="00691795">
                <w:rPr>
                  <w:b/>
                  <w:spacing w:val="-2"/>
                  <w:sz w:val="20"/>
                  <w:highlight w:val="yellow"/>
                  <w:rPrChange w:id="1796" w:author="MUKOLWE" w:date="2024-11-23T01:49:00Z">
                    <w:rPr>
                      <w:b/>
                      <w:spacing w:val="-2"/>
                      <w:sz w:val="20"/>
                    </w:rPr>
                  </w:rPrChange>
                </w:rPr>
                <w:delText xml:space="preserve"> Sales</w:delText>
              </w:r>
            </w:del>
          </w:p>
        </w:tc>
        <w:tc>
          <w:tcPr>
            <w:tcW w:w="854" w:type="dxa"/>
            <w:tcPrChange w:id="1797" w:author="MUKOLWE" w:date="2024-11-23T01:26:00Z">
              <w:tcPr>
                <w:tcW w:w="854" w:type="dxa"/>
              </w:tcPr>
            </w:tcPrChange>
          </w:tcPr>
          <w:p w14:paraId="29FA1AC7" w14:textId="77777777" w:rsidR="00DD1D88" w:rsidRPr="00815E7C" w:rsidDel="00691795" w:rsidRDefault="00DD1D88" w:rsidP="00EB45BC">
            <w:pPr>
              <w:pStyle w:val="TableParagraph"/>
              <w:spacing w:line="276" w:lineRule="auto"/>
              <w:jc w:val="both"/>
              <w:rPr>
                <w:del w:id="1798" w:author="MUKOLWE" w:date="2024-11-23T01:27:00Z"/>
                <w:sz w:val="20"/>
                <w:highlight w:val="yellow"/>
                <w:rPrChange w:id="1799" w:author="MUKOLWE" w:date="2024-11-23T01:49:00Z">
                  <w:rPr>
                    <w:del w:id="1800" w:author="MUKOLWE" w:date="2024-11-23T01:27:00Z"/>
                    <w:sz w:val="20"/>
                  </w:rPr>
                </w:rPrChange>
              </w:rPr>
            </w:pPr>
            <w:del w:id="1801" w:author="MUKOLWE" w:date="2024-11-23T01:27:00Z">
              <w:r w:rsidRPr="00815E7C" w:rsidDel="00691795">
                <w:rPr>
                  <w:spacing w:val="-2"/>
                  <w:sz w:val="20"/>
                  <w:highlight w:val="yellow"/>
                  <w:rPrChange w:id="1802" w:author="MUKOLWE" w:date="2024-11-23T01:49:00Z">
                    <w:rPr>
                      <w:spacing w:val="-2"/>
                      <w:sz w:val="20"/>
                    </w:rPr>
                  </w:rPrChange>
                </w:rPr>
                <w:delText>93</w:delText>
              </w:r>
              <w:r w:rsidR="00A003E5" w:rsidRPr="00815E7C" w:rsidDel="00691795">
                <w:rPr>
                  <w:spacing w:val="-2"/>
                  <w:sz w:val="20"/>
                  <w:highlight w:val="yellow"/>
                  <w:rPrChange w:id="1803" w:author="MUKOLWE" w:date="2024-11-23T01:49:00Z">
                    <w:rPr>
                      <w:spacing w:val="-2"/>
                      <w:sz w:val="20"/>
                    </w:rPr>
                  </w:rPrChange>
                </w:rPr>
                <w:delText>,</w:delText>
              </w:r>
              <w:r w:rsidRPr="00815E7C" w:rsidDel="00691795">
                <w:rPr>
                  <w:spacing w:val="-2"/>
                  <w:sz w:val="20"/>
                  <w:highlight w:val="yellow"/>
                  <w:rPrChange w:id="1804" w:author="MUKOLWE" w:date="2024-11-23T01:49:00Z">
                    <w:rPr>
                      <w:spacing w:val="-2"/>
                      <w:sz w:val="20"/>
                    </w:rPr>
                  </w:rPrChange>
                </w:rPr>
                <w:delText>370</w:delText>
              </w:r>
            </w:del>
          </w:p>
        </w:tc>
        <w:tc>
          <w:tcPr>
            <w:tcW w:w="810" w:type="dxa"/>
            <w:tcPrChange w:id="1805" w:author="MUKOLWE" w:date="2024-11-23T01:26:00Z">
              <w:tcPr>
                <w:tcW w:w="810" w:type="dxa"/>
              </w:tcPr>
            </w:tcPrChange>
          </w:tcPr>
          <w:p w14:paraId="7AE2124A" w14:textId="77777777" w:rsidR="00DD1D88" w:rsidRPr="00815E7C" w:rsidDel="00691795" w:rsidRDefault="00DD1D88" w:rsidP="00EB45BC">
            <w:pPr>
              <w:pStyle w:val="TableParagraph"/>
              <w:spacing w:line="276" w:lineRule="auto"/>
              <w:jc w:val="both"/>
              <w:rPr>
                <w:del w:id="1806" w:author="MUKOLWE" w:date="2024-11-23T01:27:00Z"/>
                <w:sz w:val="20"/>
                <w:highlight w:val="yellow"/>
                <w:rPrChange w:id="1807" w:author="MUKOLWE" w:date="2024-11-23T01:49:00Z">
                  <w:rPr>
                    <w:del w:id="1808" w:author="MUKOLWE" w:date="2024-11-23T01:27:00Z"/>
                    <w:sz w:val="20"/>
                  </w:rPr>
                </w:rPrChange>
              </w:rPr>
            </w:pPr>
            <w:del w:id="1809" w:author="MUKOLWE" w:date="2024-11-23T01:27:00Z">
              <w:r w:rsidRPr="00815E7C" w:rsidDel="00691795">
                <w:rPr>
                  <w:spacing w:val="-2"/>
                  <w:sz w:val="20"/>
                  <w:highlight w:val="yellow"/>
                  <w:rPrChange w:id="1810" w:author="MUKOLWE" w:date="2024-11-23T01:49:00Z">
                    <w:rPr>
                      <w:spacing w:val="-2"/>
                      <w:sz w:val="20"/>
                    </w:rPr>
                  </w:rPrChange>
                </w:rPr>
                <w:delText>84</w:delText>
              </w:r>
              <w:r w:rsidR="00A003E5" w:rsidRPr="00815E7C" w:rsidDel="00691795">
                <w:rPr>
                  <w:spacing w:val="-2"/>
                  <w:sz w:val="20"/>
                  <w:highlight w:val="yellow"/>
                  <w:rPrChange w:id="1811" w:author="MUKOLWE" w:date="2024-11-23T01:49:00Z">
                    <w:rPr>
                      <w:spacing w:val="-2"/>
                      <w:sz w:val="20"/>
                    </w:rPr>
                  </w:rPrChange>
                </w:rPr>
                <w:delText>,</w:delText>
              </w:r>
              <w:r w:rsidRPr="00815E7C" w:rsidDel="00691795">
                <w:rPr>
                  <w:spacing w:val="-2"/>
                  <w:sz w:val="20"/>
                  <w:highlight w:val="yellow"/>
                  <w:rPrChange w:id="1812" w:author="MUKOLWE" w:date="2024-11-23T01:49:00Z">
                    <w:rPr>
                      <w:spacing w:val="-2"/>
                      <w:sz w:val="20"/>
                    </w:rPr>
                  </w:rPrChange>
                </w:rPr>
                <w:delText>750</w:delText>
              </w:r>
            </w:del>
          </w:p>
        </w:tc>
        <w:tc>
          <w:tcPr>
            <w:tcW w:w="810" w:type="dxa"/>
            <w:tcPrChange w:id="1813" w:author="MUKOLWE" w:date="2024-11-23T01:26:00Z">
              <w:tcPr>
                <w:tcW w:w="810" w:type="dxa"/>
              </w:tcPr>
            </w:tcPrChange>
          </w:tcPr>
          <w:p w14:paraId="4DE4A475" w14:textId="77777777" w:rsidR="00DD1D88" w:rsidRPr="00815E7C" w:rsidDel="00691795" w:rsidRDefault="00DD1D88" w:rsidP="0062071D">
            <w:pPr>
              <w:pStyle w:val="TableParagraph"/>
              <w:spacing w:line="276" w:lineRule="auto"/>
              <w:jc w:val="both"/>
              <w:rPr>
                <w:del w:id="1814" w:author="MUKOLWE" w:date="2024-11-23T01:27:00Z"/>
                <w:sz w:val="20"/>
                <w:highlight w:val="yellow"/>
                <w:rPrChange w:id="1815" w:author="MUKOLWE" w:date="2024-11-23T01:49:00Z">
                  <w:rPr>
                    <w:del w:id="1816" w:author="MUKOLWE" w:date="2024-11-23T01:27:00Z"/>
                    <w:sz w:val="20"/>
                  </w:rPr>
                </w:rPrChange>
              </w:rPr>
            </w:pPr>
            <w:del w:id="1817" w:author="MUKOLWE" w:date="2024-11-23T01:27:00Z">
              <w:r w:rsidRPr="00815E7C" w:rsidDel="00691795">
                <w:rPr>
                  <w:spacing w:val="-4"/>
                  <w:sz w:val="20"/>
                  <w:highlight w:val="yellow"/>
                  <w:rPrChange w:id="1818" w:author="MUKOLWE" w:date="2024-11-23T01:49:00Z">
                    <w:rPr>
                      <w:spacing w:val="-4"/>
                      <w:sz w:val="20"/>
                    </w:rPr>
                  </w:rPrChange>
                </w:rPr>
                <w:delText>81</w:delText>
              </w:r>
              <w:r w:rsidR="00A003E5" w:rsidRPr="00815E7C" w:rsidDel="00691795">
                <w:rPr>
                  <w:spacing w:val="-4"/>
                  <w:sz w:val="20"/>
                  <w:highlight w:val="yellow"/>
                  <w:rPrChange w:id="1819" w:author="MUKOLWE" w:date="2024-11-23T01:49:00Z">
                    <w:rPr>
                      <w:spacing w:val="-4"/>
                      <w:sz w:val="20"/>
                    </w:rPr>
                  </w:rPrChange>
                </w:rPr>
                <w:delText>,</w:delText>
              </w:r>
              <w:r w:rsidRPr="00815E7C" w:rsidDel="00691795">
                <w:rPr>
                  <w:spacing w:val="-4"/>
                  <w:sz w:val="20"/>
                  <w:highlight w:val="yellow"/>
                  <w:rPrChange w:id="1820" w:author="MUKOLWE" w:date="2024-11-23T01:49:00Z">
                    <w:rPr>
                      <w:spacing w:val="-4"/>
                      <w:sz w:val="20"/>
                    </w:rPr>
                  </w:rPrChange>
                </w:rPr>
                <w:delText>69</w:delText>
              </w:r>
              <w:r w:rsidRPr="00815E7C" w:rsidDel="00691795">
                <w:rPr>
                  <w:spacing w:val="-10"/>
                  <w:sz w:val="20"/>
                  <w:highlight w:val="yellow"/>
                  <w:rPrChange w:id="1821" w:author="MUKOLWE" w:date="2024-11-23T01:49:00Z">
                    <w:rPr>
                      <w:spacing w:val="-10"/>
                      <w:sz w:val="20"/>
                    </w:rPr>
                  </w:rPrChange>
                </w:rPr>
                <w:delText>0</w:delText>
              </w:r>
            </w:del>
          </w:p>
        </w:tc>
        <w:tc>
          <w:tcPr>
            <w:tcW w:w="964" w:type="dxa"/>
            <w:tcPrChange w:id="1822" w:author="MUKOLWE" w:date="2024-11-23T01:26:00Z">
              <w:tcPr>
                <w:tcW w:w="964" w:type="dxa"/>
              </w:tcPr>
            </w:tcPrChange>
          </w:tcPr>
          <w:p w14:paraId="5785F4D8" w14:textId="77777777" w:rsidR="00DD1D88" w:rsidRPr="00815E7C" w:rsidDel="00691795" w:rsidRDefault="00DD1D88" w:rsidP="00007AB0">
            <w:pPr>
              <w:rPr>
                <w:del w:id="1823" w:author="MUKOLWE" w:date="2024-11-23T01:27:00Z"/>
                <w:highlight w:val="yellow"/>
                <w:rPrChange w:id="1824" w:author="MUKOLWE" w:date="2024-11-23T01:49:00Z">
                  <w:rPr>
                    <w:del w:id="1825" w:author="MUKOLWE" w:date="2024-11-23T01:27:00Z"/>
                  </w:rPr>
                </w:rPrChange>
              </w:rPr>
            </w:pPr>
            <w:del w:id="1826" w:author="MUKOLWE" w:date="2024-11-23T01:27:00Z">
              <w:r w:rsidRPr="00815E7C" w:rsidDel="00691795">
                <w:rPr>
                  <w:highlight w:val="yellow"/>
                  <w:rPrChange w:id="1827" w:author="MUKOLWE" w:date="2024-11-23T01:49:00Z">
                    <w:rPr/>
                  </w:rPrChange>
                </w:rPr>
                <w:delText>182</w:delText>
              </w:r>
              <w:r w:rsidR="00C23F3A" w:rsidRPr="00815E7C" w:rsidDel="00691795">
                <w:rPr>
                  <w:highlight w:val="yellow"/>
                  <w:rPrChange w:id="1828" w:author="MUKOLWE" w:date="2024-11-23T01:49:00Z">
                    <w:rPr/>
                  </w:rPrChange>
                </w:rPr>
                <w:delText>,</w:delText>
              </w:r>
              <w:r w:rsidRPr="00815E7C" w:rsidDel="00691795">
                <w:rPr>
                  <w:highlight w:val="yellow"/>
                  <w:rPrChange w:id="1829" w:author="MUKOLWE" w:date="2024-11-23T01:49:00Z">
                    <w:rPr/>
                  </w:rPrChange>
                </w:rPr>
                <w:delText>595</w:delText>
              </w:r>
            </w:del>
          </w:p>
        </w:tc>
        <w:tc>
          <w:tcPr>
            <w:tcW w:w="862" w:type="dxa"/>
            <w:tcPrChange w:id="1830" w:author="MUKOLWE" w:date="2024-11-23T01:26:00Z">
              <w:tcPr>
                <w:tcW w:w="862" w:type="dxa"/>
              </w:tcPr>
            </w:tcPrChange>
          </w:tcPr>
          <w:p w14:paraId="490EE23A" w14:textId="77777777" w:rsidR="00DD1D88" w:rsidRPr="00815E7C" w:rsidDel="00691795" w:rsidRDefault="00D21566" w:rsidP="00E066EC">
            <w:pPr>
              <w:rPr>
                <w:del w:id="1831" w:author="MUKOLWE" w:date="2024-11-23T01:27:00Z"/>
                <w:highlight w:val="yellow"/>
                <w:rPrChange w:id="1832" w:author="MUKOLWE" w:date="2024-11-23T01:49:00Z">
                  <w:rPr>
                    <w:del w:id="1833" w:author="MUKOLWE" w:date="2024-11-23T01:27:00Z"/>
                  </w:rPr>
                </w:rPrChange>
              </w:rPr>
            </w:pPr>
            <w:del w:id="1834" w:author="MUKOLWE" w:date="2024-11-23T01:27:00Z">
              <w:r w:rsidRPr="00815E7C" w:rsidDel="00691795">
                <w:rPr>
                  <w:highlight w:val="yellow"/>
                  <w:rPrChange w:id="1835" w:author="MUKOLWE" w:date="2024-11-23T01:49:00Z">
                    <w:rPr/>
                  </w:rPrChange>
                </w:rPr>
                <w:delText>3</w:delText>
              </w:r>
              <w:r w:rsidR="00C23F3A" w:rsidRPr="00815E7C" w:rsidDel="00691795">
                <w:rPr>
                  <w:highlight w:val="yellow"/>
                  <w:rPrChange w:id="1836" w:author="MUKOLWE" w:date="2024-11-23T01:49:00Z">
                    <w:rPr/>
                  </w:rPrChange>
                </w:rPr>
                <w:delText>,</w:delText>
              </w:r>
              <w:r w:rsidRPr="00815E7C" w:rsidDel="00691795">
                <w:rPr>
                  <w:highlight w:val="yellow"/>
                  <w:rPrChange w:id="1837" w:author="MUKOLWE" w:date="2024-11-23T01:49:00Z">
                    <w:rPr/>
                  </w:rPrChange>
                </w:rPr>
                <w:delText>78</w:delText>
              </w:r>
              <w:r w:rsidR="00DD1D88" w:rsidRPr="00815E7C" w:rsidDel="00691795">
                <w:rPr>
                  <w:highlight w:val="yellow"/>
                  <w:rPrChange w:id="1838" w:author="MUKOLWE" w:date="2024-11-23T01:49:00Z">
                    <w:rPr/>
                  </w:rPrChange>
                </w:rPr>
                <w:delText>0</w:delText>
              </w:r>
            </w:del>
          </w:p>
        </w:tc>
        <w:tc>
          <w:tcPr>
            <w:tcW w:w="810" w:type="dxa"/>
            <w:tcPrChange w:id="1839" w:author="MUKOLWE" w:date="2024-11-23T01:26:00Z">
              <w:tcPr>
                <w:tcW w:w="810" w:type="dxa"/>
              </w:tcPr>
            </w:tcPrChange>
          </w:tcPr>
          <w:p w14:paraId="5B09AA27" w14:textId="77777777" w:rsidR="00DD1D88" w:rsidRPr="00815E7C" w:rsidDel="00691795" w:rsidRDefault="00DD1D88" w:rsidP="00E066EC">
            <w:pPr>
              <w:pStyle w:val="TableParagraph"/>
              <w:spacing w:line="276" w:lineRule="auto"/>
              <w:jc w:val="both"/>
              <w:rPr>
                <w:del w:id="1840" w:author="MUKOLWE" w:date="2024-11-23T01:27:00Z"/>
                <w:sz w:val="20"/>
                <w:highlight w:val="yellow"/>
                <w:rPrChange w:id="1841" w:author="MUKOLWE" w:date="2024-11-23T01:49:00Z">
                  <w:rPr>
                    <w:del w:id="1842" w:author="MUKOLWE" w:date="2024-11-23T01:27:00Z"/>
                    <w:sz w:val="20"/>
                  </w:rPr>
                </w:rPrChange>
              </w:rPr>
            </w:pPr>
            <w:del w:id="1843" w:author="MUKOLWE" w:date="2024-11-23T01:27:00Z">
              <w:r w:rsidRPr="00815E7C" w:rsidDel="00691795">
                <w:rPr>
                  <w:spacing w:val="-4"/>
                  <w:sz w:val="20"/>
                  <w:highlight w:val="yellow"/>
                  <w:rPrChange w:id="1844" w:author="MUKOLWE" w:date="2024-11-23T01:49:00Z">
                    <w:rPr>
                      <w:spacing w:val="-4"/>
                      <w:sz w:val="20"/>
                    </w:rPr>
                  </w:rPrChange>
                </w:rPr>
                <w:delText>62</w:delText>
              </w:r>
              <w:r w:rsidR="00C23F3A" w:rsidRPr="00815E7C" w:rsidDel="00691795">
                <w:rPr>
                  <w:spacing w:val="-4"/>
                  <w:sz w:val="20"/>
                  <w:highlight w:val="yellow"/>
                  <w:rPrChange w:id="1845" w:author="MUKOLWE" w:date="2024-11-23T01:49:00Z">
                    <w:rPr>
                      <w:spacing w:val="-4"/>
                      <w:sz w:val="20"/>
                    </w:rPr>
                  </w:rPrChange>
                </w:rPr>
                <w:delText>,</w:delText>
              </w:r>
              <w:r w:rsidRPr="00815E7C" w:rsidDel="00691795">
                <w:rPr>
                  <w:spacing w:val="-4"/>
                  <w:sz w:val="20"/>
                  <w:highlight w:val="yellow"/>
                  <w:rPrChange w:id="1846" w:author="MUKOLWE" w:date="2024-11-23T01:49:00Z">
                    <w:rPr>
                      <w:spacing w:val="-4"/>
                      <w:sz w:val="20"/>
                    </w:rPr>
                  </w:rPrChange>
                </w:rPr>
                <w:delText>55</w:delText>
              </w:r>
              <w:r w:rsidRPr="00815E7C" w:rsidDel="00691795">
                <w:rPr>
                  <w:spacing w:val="-10"/>
                  <w:sz w:val="20"/>
                  <w:highlight w:val="yellow"/>
                  <w:rPrChange w:id="1847" w:author="MUKOLWE" w:date="2024-11-23T01:49:00Z">
                    <w:rPr>
                      <w:spacing w:val="-10"/>
                      <w:sz w:val="20"/>
                    </w:rPr>
                  </w:rPrChange>
                </w:rPr>
                <w:delText>0</w:delText>
              </w:r>
            </w:del>
          </w:p>
        </w:tc>
        <w:tc>
          <w:tcPr>
            <w:tcW w:w="944" w:type="dxa"/>
            <w:tcPrChange w:id="1848" w:author="MUKOLWE" w:date="2024-11-23T01:26:00Z">
              <w:tcPr>
                <w:tcW w:w="944" w:type="dxa"/>
              </w:tcPr>
            </w:tcPrChange>
          </w:tcPr>
          <w:p w14:paraId="1CD18744" w14:textId="77777777" w:rsidR="00DD1D88" w:rsidRPr="00815E7C" w:rsidDel="00691795" w:rsidRDefault="00DD1D88" w:rsidP="00007AB0">
            <w:pPr>
              <w:rPr>
                <w:del w:id="1849" w:author="MUKOLWE" w:date="2024-11-23T01:27:00Z"/>
                <w:highlight w:val="yellow"/>
                <w:rPrChange w:id="1850" w:author="MUKOLWE" w:date="2024-11-23T01:49:00Z">
                  <w:rPr>
                    <w:del w:id="1851" w:author="MUKOLWE" w:date="2024-11-23T01:27:00Z"/>
                  </w:rPr>
                </w:rPrChange>
              </w:rPr>
            </w:pPr>
            <w:del w:id="1852" w:author="MUKOLWE" w:date="2024-11-23T01:27:00Z">
              <w:r w:rsidRPr="00815E7C" w:rsidDel="00691795">
                <w:rPr>
                  <w:highlight w:val="yellow"/>
                  <w:rPrChange w:id="1853" w:author="MUKOLWE" w:date="2024-11-23T01:49:00Z">
                    <w:rPr/>
                  </w:rPrChange>
                </w:rPr>
                <w:delText>57</w:delText>
              </w:r>
              <w:r w:rsidR="00C23F3A" w:rsidRPr="00815E7C" w:rsidDel="00691795">
                <w:rPr>
                  <w:highlight w:val="yellow"/>
                  <w:rPrChange w:id="1854" w:author="MUKOLWE" w:date="2024-11-23T01:49:00Z">
                    <w:rPr/>
                  </w:rPrChange>
                </w:rPr>
                <w:delText>,</w:delText>
              </w:r>
              <w:r w:rsidRPr="00815E7C" w:rsidDel="00691795">
                <w:rPr>
                  <w:highlight w:val="yellow"/>
                  <w:rPrChange w:id="1855" w:author="MUKOLWE" w:date="2024-11-23T01:49:00Z">
                    <w:rPr/>
                  </w:rPrChange>
                </w:rPr>
                <w:delText>650</w:delText>
              </w:r>
            </w:del>
          </w:p>
        </w:tc>
        <w:tc>
          <w:tcPr>
            <w:tcW w:w="982" w:type="dxa"/>
            <w:tcPrChange w:id="1856" w:author="MUKOLWE" w:date="2024-11-23T01:26:00Z">
              <w:tcPr>
                <w:tcW w:w="982" w:type="dxa"/>
              </w:tcPr>
            </w:tcPrChange>
          </w:tcPr>
          <w:p w14:paraId="2D3F012A" w14:textId="77777777" w:rsidR="00DD1D88" w:rsidRPr="00815E7C" w:rsidDel="00691795" w:rsidRDefault="00DD1D88" w:rsidP="007A056F">
            <w:pPr>
              <w:pStyle w:val="TableParagraph"/>
              <w:spacing w:line="276" w:lineRule="auto"/>
              <w:jc w:val="center"/>
              <w:rPr>
                <w:del w:id="1857" w:author="MUKOLWE" w:date="2024-11-23T01:27:00Z"/>
                <w:sz w:val="20"/>
                <w:highlight w:val="yellow"/>
                <w:rPrChange w:id="1858" w:author="MUKOLWE" w:date="2024-11-23T01:49:00Z">
                  <w:rPr>
                    <w:del w:id="1859" w:author="MUKOLWE" w:date="2024-11-23T01:27:00Z"/>
                    <w:sz w:val="20"/>
                  </w:rPr>
                </w:rPrChange>
              </w:rPr>
            </w:pPr>
            <w:del w:id="1860" w:author="MUKOLWE" w:date="2024-11-23T01:27:00Z">
              <w:r w:rsidRPr="00815E7C" w:rsidDel="00691795">
                <w:rPr>
                  <w:spacing w:val="-2"/>
                  <w:sz w:val="20"/>
                  <w:highlight w:val="yellow"/>
                  <w:rPrChange w:id="1861" w:author="MUKOLWE" w:date="2024-11-23T01:49:00Z">
                    <w:rPr>
                      <w:spacing w:val="-2"/>
                      <w:sz w:val="20"/>
                    </w:rPr>
                  </w:rPrChange>
                </w:rPr>
                <w:delText>49</w:delText>
              </w:r>
              <w:r w:rsidR="00C23F3A" w:rsidRPr="00815E7C" w:rsidDel="00691795">
                <w:rPr>
                  <w:spacing w:val="-2"/>
                  <w:sz w:val="20"/>
                  <w:highlight w:val="yellow"/>
                  <w:rPrChange w:id="1862" w:author="MUKOLWE" w:date="2024-11-23T01:49:00Z">
                    <w:rPr>
                      <w:spacing w:val="-2"/>
                      <w:sz w:val="20"/>
                    </w:rPr>
                  </w:rPrChange>
                </w:rPr>
                <w:delText>,</w:delText>
              </w:r>
              <w:r w:rsidRPr="00815E7C" w:rsidDel="00691795">
                <w:rPr>
                  <w:spacing w:val="-2"/>
                  <w:sz w:val="20"/>
                  <w:highlight w:val="yellow"/>
                  <w:rPrChange w:id="1863" w:author="MUKOLWE" w:date="2024-11-23T01:49:00Z">
                    <w:rPr>
                      <w:spacing w:val="-2"/>
                      <w:sz w:val="20"/>
                    </w:rPr>
                  </w:rPrChange>
                </w:rPr>
                <w:delText>050</w:delText>
              </w:r>
            </w:del>
          </w:p>
        </w:tc>
        <w:tc>
          <w:tcPr>
            <w:tcW w:w="1134" w:type="dxa"/>
            <w:tcPrChange w:id="1864" w:author="MUKOLWE" w:date="2024-11-23T01:26:00Z">
              <w:tcPr>
                <w:tcW w:w="992" w:type="dxa"/>
              </w:tcPr>
            </w:tcPrChange>
          </w:tcPr>
          <w:p w14:paraId="651C6A58" w14:textId="77777777" w:rsidR="00DD1D88" w:rsidRPr="00815E7C" w:rsidDel="00691795" w:rsidRDefault="00DD1D88" w:rsidP="007A056F">
            <w:pPr>
              <w:pStyle w:val="TableParagraph"/>
              <w:spacing w:line="276" w:lineRule="auto"/>
              <w:ind w:right="337"/>
              <w:rPr>
                <w:del w:id="1865" w:author="MUKOLWE" w:date="2024-11-23T01:27:00Z"/>
                <w:sz w:val="20"/>
                <w:highlight w:val="yellow"/>
                <w:rPrChange w:id="1866" w:author="MUKOLWE" w:date="2024-11-23T01:49:00Z">
                  <w:rPr>
                    <w:del w:id="1867" w:author="MUKOLWE" w:date="2024-11-23T01:27:00Z"/>
                    <w:sz w:val="20"/>
                  </w:rPr>
                </w:rPrChange>
              </w:rPr>
            </w:pPr>
            <w:del w:id="1868" w:author="MUKOLWE" w:date="2024-11-23T01:27:00Z">
              <w:r w:rsidRPr="00815E7C" w:rsidDel="00691795">
                <w:rPr>
                  <w:spacing w:val="-2"/>
                  <w:sz w:val="20"/>
                  <w:highlight w:val="yellow"/>
                  <w:rPrChange w:id="1869" w:author="MUKOLWE" w:date="2024-11-23T01:49:00Z">
                    <w:rPr>
                      <w:spacing w:val="-2"/>
                      <w:sz w:val="20"/>
                    </w:rPr>
                  </w:rPrChange>
                </w:rPr>
                <w:delText>44</w:delText>
              </w:r>
              <w:r w:rsidR="00C23F3A" w:rsidRPr="00815E7C" w:rsidDel="00691795">
                <w:rPr>
                  <w:spacing w:val="-2"/>
                  <w:sz w:val="20"/>
                  <w:highlight w:val="yellow"/>
                  <w:rPrChange w:id="1870" w:author="MUKOLWE" w:date="2024-11-23T01:49:00Z">
                    <w:rPr>
                      <w:spacing w:val="-2"/>
                      <w:sz w:val="20"/>
                    </w:rPr>
                  </w:rPrChange>
                </w:rPr>
                <w:delText>,</w:delText>
              </w:r>
              <w:r w:rsidRPr="00815E7C" w:rsidDel="00691795">
                <w:rPr>
                  <w:spacing w:val="-2"/>
                  <w:sz w:val="20"/>
                  <w:highlight w:val="yellow"/>
                  <w:rPrChange w:id="1871" w:author="MUKOLWE" w:date="2024-11-23T01:49:00Z">
                    <w:rPr>
                      <w:spacing w:val="-2"/>
                      <w:sz w:val="20"/>
                    </w:rPr>
                  </w:rPrChange>
                </w:rPr>
                <w:delText>245</w:delText>
              </w:r>
            </w:del>
          </w:p>
        </w:tc>
        <w:tc>
          <w:tcPr>
            <w:tcW w:w="992" w:type="dxa"/>
            <w:tcPrChange w:id="1872" w:author="MUKOLWE" w:date="2024-11-23T01:26:00Z">
              <w:tcPr>
                <w:tcW w:w="992" w:type="dxa"/>
              </w:tcPr>
            </w:tcPrChange>
          </w:tcPr>
          <w:p w14:paraId="0E2893C1" w14:textId="77777777" w:rsidR="00DD1D88" w:rsidRPr="00815E7C" w:rsidDel="00691795" w:rsidRDefault="00DD1D88" w:rsidP="00F51AD9">
            <w:pPr>
              <w:pStyle w:val="TableParagraph"/>
              <w:spacing w:line="276" w:lineRule="auto"/>
              <w:jc w:val="both"/>
              <w:rPr>
                <w:del w:id="1873" w:author="MUKOLWE" w:date="2024-11-23T01:27:00Z"/>
                <w:sz w:val="20"/>
                <w:highlight w:val="yellow"/>
                <w:rPrChange w:id="1874" w:author="MUKOLWE" w:date="2024-11-23T01:49:00Z">
                  <w:rPr>
                    <w:del w:id="1875" w:author="MUKOLWE" w:date="2024-11-23T01:27:00Z"/>
                    <w:sz w:val="20"/>
                  </w:rPr>
                </w:rPrChange>
              </w:rPr>
            </w:pPr>
            <w:del w:id="1876" w:author="MUKOLWE" w:date="2024-11-23T01:27:00Z">
              <w:r w:rsidRPr="00815E7C" w:rsidDel="00691795">
                <w:rPr>
                  <w:spacing w:val="-2"/>
                  <w:sz w:val="20"/>
                  <w:highlight w:val="yellow"/>
                  <w:rPrChange w:id="1877" w:author="MUKOLWE" w:date="2024-11-23T01:49:00Z">
                    <w:rPr>
                      <w:spacing w:val="-2"/>
                      <w:sz w:val="20"/>
                    </w:rPr>
                  </w:rPrChange>
                </w:rPr>
                <w:delText>39532</w:delText>
              </w:r>
            </w:del>
          </w:p>
        </w:tc>
        <w:tc>
          <w:tcPr>
            <w:tcW w:w="992" w:type="dxa"/>
            <w:tcPrChange w:id="1878" w:author="MUKOLWE" w:date="2024-11-23T01:26:00Z">
              <w:tcPr>
                <w:tcW w:w="992" w:type="dxa"/>
              </w:tcPr>
            </w:tcPrChange>
          </w:tcPr>
          <w:p w14:paraId="45B9082A" w14:textId="77777777" w:rsidR="00DD1D88" w:rsidRPr="00815E7C" w:rsidDel="00691795" w:rsidRDefault="00DD1D88" w:rsidP="009422A3">
            <w:pPr>
              <w:pStyle w:val="TableParagraph"/>
              <w:spacing w:line="276" w:lineRule="auto"/>
              <w:jc w:val="both"/>
              <w:rPr>
                <w:del w:id="1879" w:author="MUKOLWE" w:date="2024-11-23T01:27:00Z"/>
                <w:sz w:val="20"/>
                <w:highlight w:val="yellow"/>
                <w:rPrChange w:id="1880" w:author="MUKOLWE" w:date="2024-11-23T01:49:00Z">
                  <w:rPr>
                    <w:del w:id="1881" w:author="MUKOLWE" w:date="2024-11-23T01:27:00Z"/>
                    <w:sz w:val="20"/>
                  </w:rPr>
                </w:rPrChange>
              </w:rPr>
            </w:pPr>
            <w:del w:id="1882" w:author="MUKOLWE" w:date="2024-11-23T01:27:00Z">
              <w:r w:rsidRPr="00815E7C" w:rsidDel="00691795">
                <w:rPr>
                  <w:spacing w:val="-2"/>
                  <w:sz w:val="20"/>
                  <w:highlight w:val="yellow"/>
                  <w:rPrChange w:id="1883" w:author="MUKOLWE" w:date="2024-11-23T01:49:00Z">
                    <w:rPr>
                      <w:spacing w:val="-2"/>
                      <w:sz w:val="20"/>
                    </w:rPr>
                  </w:rPrChange>
                </w:rPr>
                <w:delText>92</w:delText>
              </w:r>
              <w:r w:rsidR="00C23F3A" w:rsidRPr="00815E7C" w:rsidDel="00691795">
                <w:rPr>
                  <w:spacing w:val="-2"/>
                  <w:sz w:val="20"/>
                  <w:highlight w:val="yellow"/>
                  <w:rPrChange w:id="1884" w:author="MUKOLWE" w:date="2024-11-23T01:49:00Z">
                    <w:rPr>
                      <w:spacing w:val="-2"/>
                      <w:sz w:val="20"/>
                    </w:rPr>
                  </w:rPrChange>
                </w:rPr>
                <w:delText>,</w:delText>
              </w:r>
              <w:r w:rsidRPr="00815E7C" w:rsidDel="00691795">
                <w:rPr>
                  <w:spacing w:val="-2"/>
                  <w:sz w:val="20"/>
                  <w:highlight w:val="yellow"/>
                  <w:rPrChange w:id="1885" w:author="MUKOLWE" w:date="2024-11-23T01:49:00Z">
                    <w:rPr>
                      <w:spacing w:val="-2"/>
                      <w:sz w:val="20"/>
                    </w:rPr>
                  </w:rPrChange>
                </w:rPr>
                <w:delText>185</w:delText>
              </w:r>
            </w:del>
          </w:p>
        </w:tc>
        <w:tc>
          <w:tcPr>
            <w:tcW w:w="851" w:type="dxa"/>
            <w:tcPrChange w:id="1886" w:author="MUKOLWE" w:date="2024-11-23T01:26:00Z">
              <w:tcPr>
                <w:tcW w:w="851" w:type="dxa"/>
              </w:tcPr>
            </w:tcPrChange>
          </w:tcPr>
          <w:p w14:paraId="667AFDCF" w14:textId="77777777" w:rsidR="00DD1D88" w:rsidRPr="00815E7C" w:rsidDel="00691795" w:rsidRDefault="00DD1D88" w:rsidP="009422A3">
            <w:pPr>
              <w:pStyle w:val="TableParagraph"/>
              <w:spacing w:line="276" w:lineRule="auto"/>
              <w:jc w:val="both"/>
              <w:rPr>
                <w:del w:id="1887" w:author="MUKOLWE" w:date="2024-11-23T01:27:00Z"/>
                <w:sz w:val="20"/>
                <w:highlight w:val="yellow"/>
                <w:rPrChange w:id="1888" w:author="MUKOLWE" w:date="2024-11-23T01:49:00Z">
                  <w:rPr>
                    <w:del w:id="1889" w:author="MUKOLWE" w:date="2024-11-23T01:27:00Z"/>
                    <w:sz w:val="20"/>
                  </w:rPr>
                </w:rPrChange>
              </w:rPr>
            </w:pPr>
            <w:del w:id="1890" w:author="MUKOLWE" w:date="2024-11-23T01:27:00Z">
              <w:r w:rsidRPr="00815E7C" w:rsidDel="00691795">
                <w:rPr>
                  <w:spacing w:val="-4"/>
                  <w:sz w:val="20"/>
                  <w:highlight w:val="yellow"/>
                  <w:rPrChange w:id="1891" w:author="MUKOLWE" w:date="2024-11-23T01:49:00Z">
                    <w:rPr>
                      <w:spacing w:val="-4"/>
                      <w:sz w:val="20"/>
                    </w:rPr>
                  </w:rPrChange>
                </w:rPr>
                <w:delText>73</w:delText>
              </w:r>
              <w:r w:rsidR="00C23F3A" w:rsidRPr="00815E7C" w:rsidDel="00691795">
                <w:rPr>
                  <w:spacing w:val="-4"/>
                  <w:sz w:val="20"/>
                  <w:highlight w:val="yellow"/>
                  <w:rPrChange w:id="1892" w:author="MUKOLWE" w:date="2024-11-23T01:49:00Z">
                    <w:rPr>
                      <w:spacing w:val="-4"/>
                      <w:sz w:val="20"/>
                    </w:rPr>
                  </w:rPrChange>
                </w:rPr>
                <w:delText>,</w:delText>
              </w:r>
              <w:r w:rsidRPr="00815E7C" w:rsidDel="00691795">
                <w:rPr>
                  <w:spacing w:val="-4"/>
                  <w:sz w:val="20"/>
                  <w:highlight w:val="yellow"/>
                  <w:rPrChange w:id="1893" w:author="MUKOLWE" w:date="2024-11-23T01:49:00Z">
                    <w:rPr>
                      <w:spacing w:val="-4"/>
                      <w:sz w:val="20"/>
                    </w:rPr>
                  </w:rPrChange>
                </w:rPr>
                <w:delText>44</w:delText>
              </w:r>
              <w:r w:rsidRPr="00815E7C" w:rsidDel="00691795">
                <w:rPr>
                  <w:spacing w:val="-10"/>
                  <w:sz w:val="20"/>
                  <w:highlight w:val="yellow"/>
                  <w:rPrChange w:id="1894" w:author="MUKOLWE" w:date="2024-11-23T01:49:00Z">
                    <w:rPr>
                      <w:spacing w:val="-10"/>
                      <w:sz w:val="20"/>
                    </w:rPr>
                  </w:rPrChange>
                </w:rPr>
                <w:delText>5</w:delText>
              </w:r>
            </w:del>
          </w:p>
        </w:tc>
        <w:tc>
          <w:tcPr>
            <w:tcW w:w="1134" w:type="dxa"/>
            <w:tcPrChange w:id="1895" w:author="MUKOLWE" w:date="2024-11-23T01:26:00Z">
              <w:tcPr>
                <w:tcW w:w="1131" w:type="dxa"/>
              </w:tcPr>
            </w:tcPrChange>
          </w:tcPr>
          <w:p w14:paraId="1767E424" w14:textId="77777777" w:rsidR="00DD1D88" w:rsidRPr="00815E7C" w:rsidDel="00691795" w:rsidRDefault="00DD1D88" w:rsidP="0062071D">
            <w:pPr>
              <w:pStyle w:val="TableParagraph"/>
              <w:spacing w:line="276" w:lineRule="auto"/>
              <w:jc w:val="both"/>
              <w:rPr>
                <w:del w:id="1896" w:author="MUKOLWE" w:date="2024-11-23T01:27:00Z"/>
                <w:sz w:val="20"/>
                <w:highlight w:val="yellow"/>
                <w:rPrChange w:id="1897" w:author="MUKOLWE" w:date="2024-11-23T01:49:00Z">
                  <w:rPr>
                    <w:del w:id="1898" w:author="MUKOLWE" w:date="2024-11-23T01:27:00Z"/>
                    <w:sz w:val="20"/>
                  </w:rPr>
                </w:rPrChange>
              </w:rPr>
            </w:pPr>
          </w:p>
        </w:tc>
      </w:tr>
      <w:tr w:rsidR="00E71101" w:rsidRPr="00815E7C" w:rsidDel="00691795" w14:paraId="25DE82C0" w14:textId="77777777" w:rsidTr="00691795">
        <w:trPr>
          <w:trHeight w:val="75"/>
          <w:del w:id="1899" w:author="MUKOLWE" w:date="2024-11-23T01:27:00Z"/>
          <w:trPrChange w:id="1900" w:author="MUKOLWE" w:date="2024-11-23T01:26:00Z">
            <w:trPr>
              <w:trHeight w:val="75"/>
            </w:trPr>
          </w:trPrChange>
        </w:trPr>
        <w:tc>
          <w:tcPr>
            <w:tcW w:w="1895" w:type="dxa"/>
            <w:tcPrChange w:id="1901" w:author="MUKOLWE" w:date="2024-11-23T01:26:00Z">
              <w:tcPr>
                <w:tcW w:w="1890" w:type="dxa"/>
              </w:tcPr>
            </w:tcPrChange>
          </w:tcPr>
          <w:p w14:paraId="4F9B1BB9" w14:textId="77777777" w:rsidR="00DD1D88" w:rsidRPr="00815E7C" w:rsidDel="00691795" w:rsidRDefault="00DD1D88" w:rsidP="00454762">
            <w:pPr>
              <w:pStyle w:val="TableParagraph"/>
              <w:spacing w:line="276" w:lineRule="auto"/>
              <w:ind w:left="93"/>
              <w:jc w:val="both"/>
              <w:rPr>
                <w:del w:id="1902" w:author="MUKOLWE" w:date="2024-11-23T01:27:00Z"/>
                <w:b/>
                <w:sz w:val="20"/>
                <w:highlight w:val="yellow"/>
                <w:rPrChange w:id="1903" w:author="MUKOLWE" w:date="2024-11-23T01:49:00Z">
                  <w:rPr>
                    <w:del w:id="1904" w:author="MUKOLWE" w:date="2024-11-23T01:27:00Z"/>
                    <w:b/>
                    <w:sz w:val="20"/>
                  </w:rPr>
                </w:rPrChange>
              </w:rPr>
            </w:pPr>
            <w:del w:id="1905" w:author="MUKOLWE" w:date="2024-11-23T01:27:00Z">
              <w:r w:rsidRPr="00815E7C" w:rsidDel="00691795">
                <w:rPr>
                  <w:b/>
                  <w:sz w:val="20"/>
                  <w:highlight w:val="yellow"/>
                  <w:rPrChange w:id="1906" w:author="MUKOLWE" w:date="2024-11-23T01:49:00Z">
                    <w:rPr>
                      <w:b/>
                      <w:sz w:val="20"/>
                    </w:rPr>
                  </w:rPrChange>
                </w:rPr>
                <w:delText>Gross</w:delText>
              </w:r>
              <w:r w:rsidRPr="00815E7C" w:rsidDel="00691795">
                <w:rPr>
                  <w:b/>
                  <w:spacing w:val="-6"/>
                  <w:sz w:val="20"/>
                  <w:highlight w:val="yellow"/>
                  <w:rPrChange w:id="1907" w:author="MUKOLWE" w:date="2024-11-23T01:49:00Z">
                    <w:rPr>
                      <w:b/>
                      <w:spacing w:val="-6"/>
                      <w:sz w:val="20"/>
                    </w:rPr>
                  </w:rPrChange>
                </w:rPr>
                <w:delText xml:space="preserve"> </w:delText>
              </w:r>
              <w:r w:rsidRPr="00815E7C" w:rsidDel="00691795">
                <w:rPr>
                  <w:b/>
                  <w:spacing w:val="-2"/>
                  <w:sz w:val="20"/>
                  <w:highlight w:val="yellow"/>
                  <w:rPrChange w:id="1908" w:author="MUKOLWE" w:date="2024-11-23T01:49:00Z">
                    <w:rPr>
                      <w:b/>
                      <w:spacing w:val="-2"/>
                      <w:sz w:val="20"/>
                    </w:rPr>
                  </w:rPrChange>
                </w:rPr>
                <w:delText>Profit</w:delText>
              </w:r>
            </w:del>
          </w:p>
        </w:tc>
        <w:tc>
          <w:tcPr>
            <w:tcW w:w="854" w:type="dxa"/>
            <w:tcPrChange w:id="1909" w:author="MUKOLWE" w:date="2024-11-23T01:26:00Z">
              <w:tcPr>
                <w:tcW w:w="854" w:type="dxa"/>
              </w:tcPr>
            </w:tcPrChange>
          </w:tcPr>
          <w:p w14:paraId="0C836FD6" w14:textId="77777777" w:rsidR="00DD1D88" w:rsidRPr="00815E7C" w:rsidDel="00691795" w:rsidRDefault="00DD1D88" w:rsidP="00EB45BC">
            <w:pPr>
              <w:pStyle w:val="TableParagraph"/>
              <w:spacing w:line="276" w:lineRule="auto"/>
              <w:jc w:val="both"/>
              <w:rPr>
                <w:del w:id="1910" w:author="MUKOLWE" w:date="2024-11-23T01:27:00Z"/>
                <w:sz w:val="20"/>
                <w:highlight w:val="yellow"/>
                <w:rPrChange w:id="1911" w:author="MUKOLWE" w:date="2024-11-23T01:49:00Z">
                  <w:rPr>
                    <w:del w:id="1912" w:author="MUKOLWE" w:date="2024-11-23T01:27:00Z"/>
                    <w:sz w:val="20"/>
                  </w:rPr>
                </w:rPrChange>
              </w:rPr>
            </w:pPr>
            <w:del w:id="1913" w:author="MUKOLWE" w:date="2024-11-23T01:27:00Z">
              <w:r w:rsidRPr="00815E7C" w:rsidDel="00691795">
                <w:rPr>
                  <w:spacing w:val="-2"/>
                  <w:sz w:val="20"/>
                  <w:highlight w:val="yellow"/>
                  <w:rPrChange w:id="1914" w:author="MUKOLWE" w:date="2024-11-23T01:49:00Z">
                    <w:rPr>
                      <w:spacing w:val="-2"/>
                      <w:sz w:val="20"/>
                    </w:rPr>
                  </w:rPrChange>
                </w:rPr>
                <w:delText>73</w:delText>
              </w:r>
              <w:r w:rsidR="00C23F3A" w:rsidRPr="00815E7C" w:rsidDel="00691795">
                <w:rPr>
                  <w:spacing w:val="-2"/>
                  <w:sz w:val="20"/>
                  <w:highlight w:val="yellow"/>
                  <w:rPrChange w:id="1915" w:author="MUKOLWE" w:date="2024-11-23T01:49:00Z">
                    <w:rPr>
                      <w:spacing w:val="-2"/>
                      <w:sz w:val="20"/>
                    </w:rPr>
                  </w:rPrChange>
                </w:rPr>
                <w:delText>,</w:delText>
              </w:r>
              <w:r w:rsidRPr="00815E7C" w:rsidDel="00691795">
                <w:rPr>
                  <w:spacing w:val="-2"/>
                  <w:sz w:val="20"/>
                  <w:highlight w:val="yellow"/>
                  <w:rPrChange w:id="1916" w:author="MUKOLWE" w:date="2024-11-23T01:49:00Z">
                    <w:rPr>
                      <w:spacing w:val="-2"/>
                      <w:sz w:val="20"/>
                    </w:rPr>
                  </w:rPrChange>
                </w:rPr>
                <w:delText>370</w:delText>
              </w:r>
            </w:del>
          </w:p>
        </w:tc>
        <w:tc>
          <w:tcPr>
            <w:tcW w:w="810" w:type="dxa"/>
            <w:tcPrChange w:id="1917" w:author="MUKOLWE" w:date="2024-11-23T01:26:00Z">
              <w:tcPr>
                <w:tcW w:w="810" w:type="dxa"/>
              </w:tcPr>
            </w:tcPrChange>
          </w:tcPr>
          <w:p w14:paraId="2966203D" w14:textId="77777777" w:rsidR="00DD1D88" w:rsidRPr="00815E7C" w:rsidDel="00691795" w:rsidRDefault="00DD1D88" w:rsidP="00EB45BC">
            <w:pPr>
              <w:pStyle w:val="TableParagraph"/>
              <w:spacing w:line="276" w:lineRule="auto"/>
              <w:jc w:val="both"/>
              <w:rPr>
                <w:del w:id="1918" w:author="MUKOLWE" w:date="2024-11-23T01:27:00Z"/>
                <w:sz w:val="20"/>
                <w:highlight w:val="yellow"/>
                <w:rPrChange w:id="1919" w:author="MUKOLWE" w:date="2024-11-23T01:49:00Z">
                  <w:rPr>
                    <w:del w:id="1920" w:author="MUKOLWE" w:date="2024-11-23T01:27:00Z"/>
                    <w:sz w:val="20"/>
                  </w:rPr>
                </w:rPrChange>
              </w:rPr>
            </w:pPr>
            <w:del w:id="1921" w:author="MUKOLWE" w:date="2024-11-23T01:27:00Z">
              <w:r w:rsidRPr="00815E7C" w:rsidDel="00691795">
                <w:rPr>
                  <w:spacing w:val="-2"/>
                  <w:sz w:val="20"/>
                  <w:highlight w:val="yellow"/>
                  <w:rPrChange w:id="1922" w:author="MUKOLWE" w:date="2024-11-23T01:49:00Z">
                    <w:rPr>
                      <w:spacing w:val="-2"/>
                      <w:sz w:val="20"/>
                    </w:rPr>
                  </w:rPrChange>
                </w:rPr>
                <w:delText>44</w:delText>
              </w:r>
              <w:r w:rsidR="00C23F3A" w:rsidRPr="00815E7C" w:rsidDel="00691795">
                <w:rPr>
                  <w:spacing w:val="-2"/>
                  <w:sz w:val="20"/>
                  <w:highlight w:val="yellow"/>
                  <w:rPrChange w:id="1923" w:author="MUKOLWE" w:date="2024-11-23T01:49:00Z">
                    <w:rPr>
                      <w:spacing w:val="-2"/>
                      <w:sz w:val="20"/>
                    </w:rPr>
                  </w:rPrChange>
                </w:rPr>
                <w:delText>,</w:delText>
              </w:r>
              <w:r w:rsidRPr="00815E7C" w:rsidDel="00691795">
                <w:rPr>
                  <w:spacing w:val="-2"/>
                  <w:sz w:val="20"/>
                  <w:highlight w:val="yellow"/>
                  <w:rPrChange w:id="1924" w:author="MUKOLWE" w:date="2024-11-23T01:49:00Z">
                    <w:rPr>
                      <w:spacing w:val="-2"/>
                      <w:sz w:val="20"/>
                    </w:rPr>
                  </w:rPrChange>
                </w:rPr>
                <w:delText>480</w:delText>
              </w:r>
            </w:del>
          </w:p>
        </w:tc>
        <w:tc>
          <w:tcPr>
            <w:tcW w:w="810" w:type="dxa"/>
            <w:tcPrChange w:id="1925" w:author="MUKOLWE" w:date="2024-11-23T01:26:00Z">
              <w:tcPr>
                <w:tcW w:w="810" w:type="dxa"/>
              </w:tcPr>
            </w:tcPrChange>
          </w:tcPr>
          <w:p w14:paraId="4DEF802D" w14:textId="77777777" w:rsidR="00DD1D88" w:rsidRPr="00815E7C" w:rsidDel="00691795" w:rsidRDefault="00DD1D88" w:rsidP="00EB45BC">
            <w:pPr>
              <w:pStyle w:val="TableParagraph"/>
              <w:spacing w:line="276" w:lineRule="auto"/>
              <w:jc w:val="both"/>
              <w:rPr>
                <w:del w:id="1926" w:author="MUKOLWE" w:date="2024-11-23T01:27:00Z"/>
                <w:sz w:val="20"/>
                <w:highlight w:val="yellow"/>
                <w:rPrChange w:id="1927" w:author="MUKOLWE" w:date="2024-11-23T01:49:00Z">
                  <w:rPr>
                    <w:del w:id="1928" w:author="MUKOLWE" w:date="2024-11-23T01:27:00Z"/>
                    <w:sz w:val="20"/>
                  </w:rPr>
                </w:rPrChange>
              </w:rPr>
            </w:pPr>
            <w:del w:id="1929" w:author="MUKOLWE" w:date="2024-11-23T01:27:00Z">
              <w:r w:rsidRPr="00815E7C" w:rsidDel="00691795">
                <w:rPr>
                  <w:spacing w:val="-4"/>
                  <w:sz w:val="20"/>
                  <w:highlight w:val="yellow"/>
                  <w:rPrChange w:id="1930" w:author="MUKOLWE" w:date="2024-11-23T01:49:00Z">
                    <w:rPr>
                      <w:spacing w:val="-4"/>
                      <w:sz w:val="20"/>
                    </w:rPr>
                  </w:rPrChange>
                </w:rPr>
                <w:delText>31</w:delText>
              </w:r>
              <w:r w:rsidR="00A003E5" w:rsidRPr="00815E7C" w:rsidDel="00691795">
                <w:rPr>
                  <w:spacing w:val="-4"/>
                  <w:sz w:val="20"/>
                  <w:highlight w:val="yellow"/>
                  <w:rPrChange w:id="1931" w:author="MUKOLWE" w:date="2024-11-23T01:49:00Z">
                    <w:rPr>
                      <w:spacing w:val="-4"/>
                      <w:sz w:val="20"/>
                    </w:rPr>
                  </w:rPrChange>
                </w:rPr>
                <w:delText>,</w:delText>
              </w:r>
              <w:r w:rsidRPr="00815E7C" w:rsidDel="00691795">
                <w:rPr>
                  <w:spacing w:val="-4"/>
                  <w:sz w:val="20"/>
                  <w:highlight w:val="yellow"/>
                  <w:rPrChange w:id="1932" w:author="MUKOLWE" w:date="2024-11-23T01:49:00Z">
                    <w:rPr>
                      <w:spacing w:val="-4"/>
                      <w:sz w:val="20"/>
                    </w:rPr>
                  </w:rPrChange>
                </w:rPr>
                <w:delText>69</w:delText>
              </w:r>
              <w:r w:rsidRPr="00815E7C" w:rsidDel="00691795">
                <w:rPr>
                  <w:spacing w:val="-10"/>
                  <w:sz w:val="20"/>
                  <w:highlight w:val="yellow"/>
                  <w:rPrChange w:id="1933" w:author="MUKOLWE" w:date="2024-11-23T01:49:00Z">
                    <w:rPr>
                      <w:spacing w:val="-10"/>
                      <w:sz w:val="20"/>
                    </w:rPr>
                  </w:rPrChange>
                </w:rPr>
                <w:delText>0</w:delText>
              </w:r>
            </w:del>
          </w:p>
        </w:tc>
        <w:tc>
          <w:tcPr>
            <w:tcW w:w="964" w:type="dxa"/>
            <w:tcPrChange w:id="1934" w:author="MUKOLWE" w:date="2024-11-23T01:26:00Z">
              <w:tcPr>
                <w:tcW w:w="964" w:type="dxa"/>
              </w:tcPr>
            </w:tcPrChange>
          </w:tcPr>
          <w:p w14:paraId="78152B24" w14:textId="77777777" w:rsidR="00DD1D88" w:rsidRPr="00815E7C" w:rsidDel="00691795" w:rsidRDefault="00DD1D88" w:rsidP="00E14B75">
            <w:pPr>
              <w:pStyle w:val="TableParagraph"/>
              <w:spacing w:line="276" w:lineRule="auto"/>
              <w:jc w:val="both"/>
              <w:rPr>
                <w:del w:id="1935" w:author="MUKOLWE" w:date="2024-11-23T01:27:00Z"/>
                <w:sz w:val="20"/>
                <w:highlight w:val="yellow"/>
                <w:rPrChange w:id="1936" w:author="MUKOLWE" w:date="2024-11-23T01:49:00Z">
                  <w:rPr>
                    <w:del w:id="1937" w:author="MUKOLWE" w:date="2024-11-23T01:27:00Z"/>
                    <w:sz w:val="20"/>
                  </w:rPr>
                </w:rPrChange>
              </w:rPr>
            </w:pPr>
            <w:del w:id="1938" w:author="MUKOLWE" w:date="2024-11-23T01:27:00Z">
              <w:r w:rsidRPr="00815E7C" w:rsidDel="00691795">
                <w:rPr>
                  <w:spacing w:val="-2"/>
                  <w:sz w:val="20"/>
                  <w:highlight w:val="yellow"/>
                  <w:rPrChange w:id="1939" w:author="MUKOLWE" w:date="2024-11-23T01:49:00Z">
                    <w:rPr>
                      <w:spacing w:val="-2"/>
                      <w:sz w:val="20"/>
                    </w:rPr>
                  </w:rPrChange>
                </w:rPr>
                <w:delText>126</w:delText>
              </w:r>
              <w:r w:rsidR="00C23F3A" w:rsidRPr="00815E7C" w:rsidDel="00691795">
                <w:rPr>
                  <w:spacing w:val="-2"/>
                  <w:sz w:val="20"/>
                  <w:highlight w:val="yellow"/>
                  <w:rPrChange w:id="1940" w:author="MUKOLWE" w:date="2024-11-23T01:49:00Z">
                    <w:rPr>
                      <w:spacing w:val="-2"/>
                      <w:sz w:val="20"/>
                    </w:rPr>
                  </w:rPrChange>
                </w:rPr>
                <w:delText>,</w:delText>
              </w:r>
              <w:r w:rsidRPr="00815E7C" w:rsidDel="00691795">
                <w:rPr>
                  <w:spacing w:val="-2"/>
                  <w:sz w:val="20"/>
                  <w:highlight w:val="yellow"/>
                  <w:rPrChange w:id="1941" w:author="MUKOLWE" w:date="2024-11-23T01:49:00Z">
                    <w:rPr>
                      <w:spacing w:val="-2"/>
                      <w:sz w:val="20"/>
                    </w:rPr>
                  </w:rPrChange>
                </w:rPr>
                <w:delText>505</w:delText>
              </w:r>
            </w:del>
          </w:p>
        </w:tc>
        <w:tc>
          <w:tcPr>
            <w:tcW w:w="862" w:type="dxa"/>
            <w:tcPrChange w:id="1942" w:author="MUKOLWE" w:date="2024-11-23T01:26:00Z">
              <w:tcPr>
                <w:tcW w:w="862" w:type="dxa"/>
              </w:tcPr>
            </w:tcPrChange>
          </w:tcPr>
          <w:p w14:paraId="5F24FA63" w14:textId="77777777" w:rsidR="00DD1D88" w:rsidRPr="00815E7C" w:rsidDel="00691795" w:rsidRDefault="00DD1D88" w:rsidP="00E066EC">
            <w:pPr>
              <w:pStyle w:val="TableParagraph"/>
              <w:spacing w:line="276" w:lineRule="auto"/>
              <w:jc w:val="both"/>
              <w:rPr>
                <w:del w:id="1943" w:author="MUKOLWE" w:date="2024-11-23T01:27:00Z"/>
                <w:sz w:val="20"/>
                <w:highlight w:val="yellow"/>
                <w:rPrChange w:id="1944" w:author="MUKOLWE" w:date="2024-11-23T01:49:00Z">
                  <w:rPr>
                    <w:del w:id="1945" w:author="MUKOLWE" w:date="2024-11-23T01:27:00Z"/>
                    <w:sz w:val="20"/>
                  </w:rPr>
                </w:rPrChange>
              </w:rPr>
            </w:pPr>
            <w:del w:id="1946" w:author="MUKOLWE" w:date="2024-11-23T01:27:00Z">
              <w:r w:rsidRPr="00815E7C" w:rsidDel="00691795">
                <w:rPr>
                  <w:spacing w:val="-2"/>
                  <w:sz w:val="20"/>
                  <w:highlight w:val="yellow"/>
                  <w:rPrChange w:id="1947" w:author="MUKOLWE" w:date="2024-11-23T01:49:00Z">
                    <w:rPr>
                      <w:spacing w:val="-2"/>
                      <w:sz w:val="20"/>
                    </w:rPr>
                  </w:rPrChange>
                </w:rPr>
                <w:delText>48</w:delText>
              </w:r>
              <w:r w:rsidR="00C23F3A" w:rsidRPr="00815E7C" w:rsidDel="00691795">
                <w:rPr>
                  <w:spacing w:val="-2"/>
                  <w:sz w:val="20"/>
                  <w:highlight w:val="yellow"/>
                  <w:rPrChange w:id="1948" w:author="MUKOLWE" w:date="2024-11-23T01:49:00Z">
                    <w:rPr>
                      <w:spacing w:val="-2"/>
                      <w:sz w:val="20"/>
                    </w:rPr>
                  </w:rPrChange>
                </w:rPr>
                <w:delText>,</w:delText>
              </w:r>
              <w:r w:rsidRPr="00815E7C" w:rsidDel="00691795">
                <w:rPr>
                  <w:spacing w:val="-2"/>
                  <w:sz w:val="20"/>
                  <w:highlight w:val="yellow"/>
                  <w:rPrChange w:id="1949" w:author="MUKOLWE" w:date="2024-11-23T01:49:00Z">
                    <w:rPr>
                      <w:spacing w:val="-2"/>
                      <w:sz w:val="20"/>
                    </w:rPr>
                  </w:rPrChange>
                </w:rPr>
                <w:delText>630</w:delText>
              </w:r>
            </w:del>
          </w:p>
        </w:tc>
        <w:tc>
          <w:tcPr>
            <w:tcW w:w="810" w:type="dxa"/>
            <w:tcPrChange w:id="1950" w:author="MUKOLWE" w:date="2024-11-23T01:26:00Z">
              <w:tcPr>
                <w:tcW w:w="810" w:type="dxa"/>
              </w:tcPr>
            </w:tcPrChange>
          </w:tcPr>
          <w:p w14:paraId="28A6A0FA" w14:textId="77777777" w:rsidR="00DD1D88" w:rsidRPr="00815E7C" w:rsidDel="00691795" w:rsidRDefault="00DD1D88" w:rsidP="00E066EC">
            <w:pPr>
              <w:pStyle w:val="TableParagraph"/>
              <w:spacing w:line="276" w:lineRule="auto"/>
              <w:jc w:val="both"/>
              <w:rPr>
                <w:del w:id="1951" w:author="MUKOLWE" w:date="2024-11-23T01:27:00Z"/>
                <w:sz w:val="20"/>
                <w:highlight w:val="yellow"/>
                <w:rPrChange w:id="1952" w:author="MUKOLWE" w:date="2024-11-23T01:49:00Z">
                  <w:rPr>
                    <w:del w:id="1953" w:author="MUKOLWE" w:date="2024-11-23T01:27:00Z"/>
                    <w:sz w:val="20"/>
                  </w:rPr>
                </w:rPrChange>
              </w:rPr>
            </w:pPr>
            <w:del w:id="1954" w:author="MUKOLWE" w:date="2024-11-23T01:27:00Z">
              <w:r w:rsidRPr="00815E7C" w:rsidDel="00691795">
                <w:rPr>
                  <w:spacing w:val="-4"/>
                  <w:sz w:val="20"/>
                  <w:highlight w:val="yellow"/>
                  <w:rPrChange w:id="1955" w:author="MUKOLWE" w:date="2024-11-23T01:49:00Z">
                    <w:rPr>
                      <w:spacing w:val="-4"/>
                      <w:sz w:val="20"/>
                    </w:rPr>
                  </w:rPrChange>
                </w:rPr>
                <w:delText>19</w:delText>
              </w:r>
              <w:r w:rsidR="00C23F3A" w:rsidRPr="00815E7C" w:rsidDel="00691795">
                <w:rPr>
                  <w:spacing w:val="-4"/>
                  <w:sz w:val="20"/>
                  <w:highlight w:val="yellow"/>
                  <w:rPrChange w:id="1956" w:author="MUKOLWE" w:date="2024-11-23T01:49:00Z">
                    <w:rPr>
                      <w:spacing w:val="-4"/>
                      <w:sz w:val="20"/>
                    </w:rPr>
                  </w:rPrChange>
                </w:rPr>
                <w:delText>,</w:delText>
              </w:r>
              <w:r w:rsidRPr="00815E7C" w:rsidDel="00691795">
                <w:rPr>
                  <w:spacing w:val="-4"/>
                  <w:sz w:val="20"/>
                  <w:highlight w:val="yellow"/>
                  <w:rPrChange w:id="1957" w:author="MUKOLWE" w:date="2024-11-23T01:49:00Z">
                    <w:rPr>
                      <w:spacing w:val="-4"/>
                      <w:sz w:val="20"/>
                    </w:rPr>
                  </w:rPrChange>
                </w:rPr>
                <w:delText>45</w:delText>
              </w:r>
              <w:r w:rsidRPr="00815E7C" w:rsidDel="00691795">
                <w:rPr>
                  <w:spacing w:val="-10"/>
                  <w:sz w:val="20"/>
                  <w:highlight w:val="yellow"/>
                  <w:rPrChange w:id="1958" w:author="MUKOLWE" w:date="2024-11-23T01:49:00Z">
                    <w:rPr>
                      <w:spacing w:val="-10"/>
                      <w:sz w:val="20"/>
                    </w:rPr>
                  </w:rPrChange>
                </w:rPr>
                <w:delText>0</w:delText>
              </w:r>
            </w:del>
          </w:p>
        </w:tc>
        <w:tc>
          <w:tcPr>
            <w:tcW w:w="944" w:type="dxa"/>
            <w:tcPrChange w:id="1959" w:author="MUKOLWE" w:date="2024-11-23T01:26:00Z">
              <w:tcPr>
                <w:tcW w:w="944" w:type="dxa"/>
              </w:tcPr>
            </w:tcPrChange>
          </w:tcPr>
          <w:p w14:paraId="1B7A57B6" w14:textId="77777777" w:rsidR="00DD1D88" w:rsidRPr="00815E7C" w:rsidDel="00691795" w:rsidRDefault="00DD1D88" w:rsidP="007A056F">
            <w:pPr>
              <w:pStyle w:val="TableParagraph"/>
              <w:spacing w:line="276" w:lineRule="auto"/>
              <w:jc w:val="both"/>
              <w:rPr>
                <w:del w:id="1960" w:author="MUKOLWE" w:date="2024-11-23T01:27:00Z"/>
                <w:sz w:val="20"/>
                <w:highlight w:val="yellow"/>
                <w:rPrChange w:id="1961" w:author="MUKOLWE" w:date="2024-11-23T01:49:00Z">
                  <w:rPr>
                    <w:del w:id="1962" w:author="MUKOLWE" w:date="2024-11-23T01:27:00Z"/>
                    <w:sz w:val="20"/>
                  </w:rPr>
                </w:rPrChange>
              </w:rPr>
            </w:pPr>
            <w:del w:id="1963" w:author="MUKOLWE" w:date="2024-11-23T01:27:00Z">
              <w:r w:rsidRPr="00815E7C" w:rsidDel="00691795">
                <w:rPr>
                  <w:spacing w:val="-2"/>
                  <w:sz w:val="20"/>
                  <w:highlight w:val="yellow"/>
                  <w:rPrChange w:id="1964" w:author="MUKOLWE" w:date="2024-11-23T01:49:00Z">
                    <w:rPr>
                      <w:spacing w:val="-2"/>
                      <w:sz w:val="20"/>
                    </w:rPr>
                  </w:rPrChange>
                </w:rPr>
                <w:delText>47</w:delText>
              </w:r>
              <w:r w:rsidR="00C23F3A" w:rsidRPr="00815E7C" w:rsidDel="00691795">
                <w:rPr>
                  <w:spacing w:val="-2"/>
                  <w:sz w:val="20"/>
                  <w:highlight w:val="yellow"/>
                  <w:rPrChange w:id="1965" w:author="MUKOLWE" w:date="2024-11-23T01:49:00Z">
                    <w:rPr>
                      <w:spacing w:val="-2"/>
                      <w:sz w:val="20"/>
                    </w:rPr>
                  </w:rPrChange>
                </w:rPr>
                <w:delText>,</w:delText>
              </w:r>
              <w:r w:rsidRPr="00815E7C" w:rsidDel="00691795">
                <w:rPr>
                  <w:spacing w:val="-2"/>
                  <w:sz w:val="20"/>
                  <w:highlight w:val="yellow"/>
                  <w:rPrChange w:id="1966" w:author="MUKOLWE" w:date="2024-11-23T01:49:00Z">
                    <w:rPr>
                      <w:spacing w:val="-2"/>
                      <w:sz w:val="20"/>
                    </w:rPr>
                  </w:rPrChange>
                </w:rPr>
                <w:delText>650</w:delText>
              </w:r>
            </w:del>
          </w:p>
        </w:tc>
        <w:tc>
          <w:tcPr>
            <w:tcW w:w="982" w:type="dxa"/>
            <w:tcPrChange w:id="1967" w:author="MUKOLWE" w:date="2024-11-23T01:26:00Z">
              <w:tcPr>
                <w:tcW w:w="982" w:type="dxa"/>
              </w:tcPr>
            </w:tcPrChange>
          </w:tcPr>
          <w:p w14:paraId="3F83A022" w14:textId="77777777" w:rsidR="00DD1D88" w:rsidRPr="00815E7C" w:rsidDel="00691795" w:rsidRDefault="00DD1D88" w:rsidP="007A056F">
            <w:pPr>
              <w:pStyle w:val="TableParagraph"/>
              <w:spacing w:line="276" w:lineRule="auto"/>
              <w:rPr>
                <w:del w:id="1968" w:author="MUKOLWE" w:date="2024-11-23T01:27:00Z"/>
                <w:sz w:val="20"/>
                <w:highlight w:val="yellow"/>
                <w:rPrChange w:id="1969" w:author="MUKOLWE" w:date="2024-11-23T01:49:00Z">
                  <w:rPr>
                    <w:del w:id="1970" w:author="MUKOLWE" w:date="2024-11-23T01:27:00Z"/>
                    <w:sz w:val="20"/>
                  </w:rPr>
                </w:rPrChange>
              </w:rPr>
            </w:pPr>
            <w:del w:id="1971" w:author="MUKOLWE" w:date="2024-11-23T01:27:00Z">
              <w:r w:rsidRPr="00815E7C" w:rsidDel="00691795">
                <w:rPr>
                  <w:spacing w:val="-2"/>
                  <w:sz w:val="20"/>
                  <w:highlight w:val="yellow"/>
                  <w:rPrChange w:id="1972" w:author="MUKOLWE" w:date="2024-11-23T01:49:00Z">
                    <w:rPr>
                      <w:spacing w:val="-2"/>
                      <w:sz w:val="20"/>
                    </w:rPr>
                  </w:rPrChange>
                </w:rPr>
                <w:delText>49</w:delText>
              </w:r>
              <w:r w:rsidR="00C23F3A" w:rsidRPr="00815E7C" w:rsidDel="00691795">
                <w:rPr>
                  <w:spacing w:val="-2"/>
                  <w:sz w:val="20"/>
                  <w:highlight w:val="yellow"/>
                  <w:rPrChange w:id="1973" w:author="MUKOLWE" w:date="2024-11-23T01:49:00Z">
                    <w:rPr>
                      <w:spacing w:val="-2"/>
                      <w:sz w:val="20"/>
                    </w:rPr>
                  </w:rPrChange>
                </w:rPr>
                <w:delText>,</w:delText>
              </w:r>
              <w:r w:rsidRPr="00815E7C" w:rsidDel="00691795">
                <w:rPr>
                  <w:spacing w:val="-2"/>
                  <w:sz w:val="20"/>
                  <w:highlight w:val="yellow"/>
                  <w:rPrChange w:id="1974" w:author="MUKOLWE" w:date="2024-11-23T01:49:00Z">
                    <w:rPr>
                      <w:spacing w:val="-2"/>
                      <w:sz w:val="20"/>
                    </w:rPr>
                  </w:rPrChange>
                </w:rPr>
                <w:delText>050</w:delText>
              </w:r>
            </w:del>
          </w:p>
        </w:tc>
        <w:tc>
          <w:tcPr>
            <w:tcW w:w="1134" w:type="dxa"/>
            <w:tcPrChange w:id="1975" w:author="MUKOLWE" w:date="2024-11-23T01:26:00Z">
              <w:tcPr>
                <w:tcW w:w="992" w:type="dxa"/>
              </w:tcPr>
            </w:tcPrChange>
          </w:tcPr>
          <w:p w14:paraId="37A308FA" w14:textId="77777777" w:rsidR="00DD1D88" w:rsidRPr="00815E7C" w:rsidDel="00691795" w:rsidRDefault="00DD1D88" w:rsidP="0062071D">
            <w:pPr>
              <w:pStyle w:val="TableParagraph"/>
              <w:spacing w:line="276" w:lineRule="auto"/>
              <w:ind w:left="103"/>
              <w:jc w:val="both"/>
              <w:rPr>
                <w:del w:id="1976" w:author="MUKOLWE" w:date="2024-11-23T01:27:00Z"/>
                <w:sz w:val="20"/>
                <w:highlight w:val="yellow"/>
                <w:rPrChange w:id="1977" w:author="MUKOLWE" w:date="2024-11-23T01:49:00Z">
                  <w:rPr>
                    <w:del w:id="1978" w:author="MUKOLWE" w:date="2024-11-23T01:27:00Z"/>
                    <w:sz w:val="20"/>
                  </w:rPr>
                </w:rPrChange>
              </w:rPr>
            </w:pPr>
            <w:del w:id="1979" w:author="MUKOLWE" w:date="2024-11-23T01:27:00Z">
              <w:r w:rsidRPr="00815E7C" w:rsidDel="00691795">
                <w:rPr>
                  <w:spacing w:val="-2"/>
                  <w:sz w:val="20"/>
                  <w:highlight w:val="yellow"/>
                  <w:rPrChange w:id="1980" w:author="MUKOLWE" w:date="2024-11-23T01:49:00Z">
                    <w:rPr>
                      <w:spacing w:val="-2"/>
                      <w:sz w:val="20"/>
                    </w:rPr>
                  </w:rPrChange>
                </w:rPr>
                <w:delText>28</w:delText>
              </w:r>
              <w:r w:rsidR="00C23F3A" w:rsidRPr="00815E7C" w:rsidDel="00691795">
                <w:rPr>
                  <w:spacing w:val="-2"/>
                  <w:sz w:val="20"/>
                  <w:highlight w:val="yellow"/>
                  <w:rPrChange w:id="1981" w:author="MUKOLWE" w:date="2024-11-23T01:49:00Z">
                    <w:rPr>
                      <w:spacing w:val="-2"/>
                      <w:sz w:val="20"/>
                    </w:rPr>
                  </w:rPrChange>
                </w:rPr>
                <w:delText>,</w:delText>
              </w:r>
              <w:r w:rsidRPr="00815E7C" w:rsidDel="00691795">
                <w:rPr>
                  <w:spacing w:val="-2"/>
                  <w:sz w:val="20"/>
                  <w:highlight w:val="yellow"/>
                  <w:rPrChange w:id="1982" w:author="MUKOLWE" w:date="2024-11-23T01:49:00Z">
                    <w:rPr>
                      <w:spacing w:val="-2"/>
                      <w:sz w:val="20"/>
                    </w:rPr>
                  </w:rPrChange>
                </w:rPr>
                <w:delText>955</w:delText>
              </w:r>
            </w:del>
          </w:p>
        </w:tc>
        <w:tc>
          <w:tcPr>
            <w:tcW w:w="992" w:type="dxa"/>
            <w:tcPrChange w:id="1983" w:author="MUKOLWE" w:date="2024-11-23T01:26:00Z">
              <w:tcPr>
                <w:tcW w:w="992" w:type="dxa"/>
              </w:tcPr>
            </w:tcPrChange>
          </w:tcPr>
          <w:p w14:paraId="049C2362" w14:textId="77777777" w:rsidR="00DD1D88" w:rsidRPr="00815E7C" w:rsidDel="00691795" w:rsidRDefault="00DD1D88" w:rsidP="0062071D">
            <w:pPr>
              <w:pStyle w:val="TableParagraph"/>
              <w:spacing w:line="276" w:lineRule="auto"/>
              <w:jc w:val="both"/>
              <w:rPr>
                <w:del w:id="1984" w:author="MUKOLWE" w:date="2024-11-23T01:27:00Z"/>
                <w:sz w:val="20"/>
                <w:highlight w:val="yellow"/>
                <w:rPrChange w:id="1985" w:author="MUKOLWE" w:date="2024-11-23T01:49:00Z">
                  <w:rPr>
                    <w:del w:id="1986" w:author="MUKOLWE" w:date="2024-11-23T01:27:00Z"/>
                    <w:sz w:val="20"/>
                  </w:rPr>
                </w:rPrChange>
              </w:rPr>
            </w:pPr>
            <w:del w:id="1987" w:author="MUKOLWE" w:date="2024-11-23T01:27:00Z">
              <w:r w:rsidRPr="00815E7C" w:rsidDel="00691795">
                <w:rPr>
                  <w:spacing w:val="-2"/>
                  <w:sz w:val="20"/>
                  <w:highlight w:val="yellow"/>
                  <w:rPrChange w:id="1988" w:author="MUKOLWE" w:date="2024-11-23T01:49:00Z">
                    <w:rPr>
                      <w:spacing w:val="-2"/>
                      <w:sz w:val="20"/>
                    </w:rPr>
                  </w:rPrChange>
                </w:rPr>
                <w:delText>10</w:delText>
              </w:r>
              <w:r w:rsidR="00C23F3A" w:rsidRPr="00815E7C" w:rsidDel="00691795">
                <w:rPr>
                  <w:spacing w:val="-2"/>
                  <w:sz w:val="20"/>
                  <w:highlight w:val="yellow"/>
                  <w:rPrChange w:id="1989" w:author="MUKOLWE" w:date="2024-11-23T01:49:00Z">
                    <w:rPr>
                      <w:spacing w:val="-2"/>
                      <w:sz w:val="20"/>
                    </w:rPr>
                  </w:rPrChange>
                </w:rPr>
                <w:delText>,</w:delText>
              </w:r>
              <w:r w:rsidRPr="00815E7C" w:rsidDel="00691795">
                <w:rPr>
                  <w:spacing w:val="-2"/>
                  <w:sz w:val="20"/>
                  <w:highlight w:val="yellow"/>
                  <w:rPrChange w:id="1990" w:author="MUKOLWE" w:date="2024-11-23T01:49:00Z">
                    <w:rPr>
                      <w:spacing w:val="-2"/>
                      <w:sz w:val="20"/>
                    </w:rPr>
                  </w:rPrChange>
                </w:rPr>
                <w:delText>468</w:delText>
              </w:r>
            </w:del>
          </w:p>
        </w:tc>
        <w:tc>
          <w:tcPr>
            <w:tcW w:w="992" w:type="dxa"/>
            <w:tcPrChange w:id="1991" w:author="MUKOLWE" w:date="2024-11-23T01:26:00Z">
              <w:tcPr>
                <w:tcW w:w="992" w:type="dxa"/>
              </w:tcPr>
            </w:tcPrChange>
          </w:tcPr>
          <w:p w14:paraId="750621CB" w14:textId="77777777" w:rsidR="00DD1D88" w:rsidRPr="00815E7C" w:rsidDel="00691795" w:rsidRDefault="00DD1D88" w:rsidP="0062071D">
            <w:pPr>
              <w:pStyle w:val="TableParagraph"/>
              <w:spacing w:line="276" w:lineRule="auto"/>
              <w:ind w:left="96"/>
              <w:jc w:val="both"/>
              <w:rPr>
                <w:del w:id="1992" w:author="MUKOLWE" w:date="2024-11-23T01:27:00Z"/>
                <w:sz w:val="20"/>
                <w:highlight w:val="yellow"/>
                <w:rPrChange w:id="1993" w:author="MUKOLWE" w:date="2024-11-23T01:49:00Z">
                  <w:rPr>
                    <w:del w:id="1994" w:author="MUKOLWE" w:date="2024-11-23T01:27:00Z"/>
                    <w:sz w:val="20"/>
                  </w:rPr>
                </w:rPrChange>
              </w:rPr>
            </w:pPr>
            <w:del w:id="1995" w:author="MUKOLWE" w:date="2024-11-23T01:27:00Z">
              <w:r w:rsidRPr="00815E7C" w:rsidDel="00691795">
                <w:rPr>
                  <w:spacing w:val="-2"/>
                  <w:sz w:val="20"/>
                  <w:highlight w:val="yellow"/>
                  <w:rPrChange w:id="1996" w:author="MUKOLWE" w:date="2024-11-23T01:49:00Z">
                    <w:rPr>
                      <w:spacing w:val="-2"/>
                      <w:sz w:val="20"/>
                    </w:rPr>
                  </w:rPrChange>
                </w:rPr>
                <w:delText>92</w:delText>
              </w:r>
              <w:r w:rsidR="00C23F3A" w:rsidRPr="00815E7C" w:rsidDel="00691795">
                <w:rPr>
                  <w:spacing w:val="-2"/>
                  <w:sz w:val="20"/>
                  <w:highlight w:val="yellow"/>
                  <w:rPrChange w:id="1997" w:author="MUKOLWE" w:date="2024-11-23T01:49:00Z">
                    <w:rPr>
                      <w:spacing w:val="-2"/>
                      <w:sz w:val="20"/>
                    </w:rPr>
                  </w:rPrChange>
                </w:rPr>
                <w:delText>,</w:delText>
              </w:r>
              <w:r w:rsidRPr="00815E7C" w:rsidDel="00691795">
                <w:rPr>
                  <w:spacing w:val="-2"/>
                  <w:sz w:val="20"/>
                  <w:highlight w:val="yellow"/>
                  <w:rPrChange w:id="1998" w:author="MUKOLWE" w:date="2024-11-23T01:49:00Z">
                    <w:rPr>
                      <w:spacing w:val="-2"/>
                      <w:sz w:val="20"/>
                    </w:rPr>
                  </w:rPrChange>
                </w:rPr>
                <w:delText>185</w:delText>
              </w:r>
            </w:del>
          </w:p>
        </w:tc>
        <w:tc>
          <w:tcPr>
            <w:tcW w:w="851" w:type="dxa"/>
            <w:tcPrChange w:id="1999" w:author="MUKOLWE" w:date="2024-11-23T01:26:00Z">
              <w:tcPr>
                <w:tcW w:w="851" w:type="dxa"/>
              </w:tcPr>
            </w:tcPrChange>
          </w:tcPr>
          <w:p w14:paraId="074B559F" w14:textId="77777777" w:rsidR="00DD1D88" w:rsidRPr="00815E7C" w:rsidDel="00691795" w:rsidRDefault="00DD1D88" w:rsidP="0062071D">
            <w:pPr>
              <w:pStyle w:val="TableParagraph"/>
              <w:spacing w:line="276" w:lineRule="auto"/>
              <w:ind w:left="99"/>
              <w:jc w:val="both"/>
              <w:rPr>
                <w:del w:id="2000" w:author="MUKOLWE" w:date="2024-11-23T01:27:00Z"/>
                <w:sz w:val="20"/>
                <w:highlight w:val="yellow"/>
                <w:rPrChange w:id="2001" w:author="MUKOLWE" w:date="2024-11-23T01:49:00Z">
                  <w:rPr>
                    <w:del w:id="2002" w:author="MUKOLWE" w:date="2024-11-23T01:27:00Z"/>
                    <w:sz w:val="20"/>
                  </w:rPr>
                </w:rPrChange>
              </w:rPr>
            </w:pPr>
            <w:del w:id="2003" w:author="MUKOLWE" w:date="2024-11-23T01:27:00Z">
              <w:r w:rsidRPr="00815E7C" w:rsidDel="00691795">
                <w:rPr>
                  <w:spacing w:val="-4"/>
                  <w:sz w:val="20"/>
                  <w:highlight w:val="yellow"/>
                  <w:rPrChange w:id="2004" w:author="MUKOLWE" w:date="2024-11-23T01:49:00Z">
                    <w:rPr>
                      <w:spacing w:val="-4"/>
                      <w:sz w:val="20"/>
                    </w:rPr>
                  </w:rPrChange>
                </w:rPr>
                <w:delText>45</w:delText>
              </w:r>
              <w:r w:rsidR="00C23F3A" w:rsidRPr="00815E7C" w:rsidDel="00691795">
                <w:rPr>
                  <w:spacing w:val="-4"/>
                  <w:sz w:val="20"/>
                  <w:highlight w:val="yellow"/>
                  <w:rPrChange w:id="2005" w:author="MUKOLWE" w:date="2024-11-23T01:49:00Z">
                    <w:rPr>
                      <w:spacing w:val="-4"/>
                      <w:sz w:val="20"/>
                    </w:rPr>
                  </w:rPrChange>
                </w:rPr>
                <w:delText>,</w:delText>
              </w:r>
              <w:r w:rsidRPr="00815E7C" w:rsidDel="00691795">
                <w:rPr>
                  <w:spacing w:val="-4"/>
                  <w:sz w:val="20"/>
                  <w:highlight w:val="yellow"/>
                  <w:rPrChange w:id="2006" w:author="MUKOLWE" w:date="2024-11-23T01:49:00Z">
                    <w:rPr>
                      <w:spacing w:val="-4"/>
                      <w:sz w:val="20"/>
                    </w:rPr>
                  </w:rPrChange>
                </w:rPr>
                <w:delText>15</w:delText>
              </w:r>
              <w:r w:rsidRPr="00815E7C" w:rsidDel="00691795">
                <w:rPr>
                  <w:spacing w:val="-10"/>
                  <w:sz w:val="20"/>
                  <w:highlight w:val="yellow"/>
                  <w:rPrChange w:id="2007" w:author="MUKOLWE" w:date="2024-11-23T01:49:00Z">
                    <w:rPr>
                      <w:spacing w:val="-10"/>
                      <w:sz w:val="20"/>
                    </w:rPr>
                  </w:rPrChange>
                </w:rPr>
                <w:delText>5</w:delText>
              </w:r>
            </w:del>
          </w:p>
        </w:tc>
        <w:tc>
          <w:tcPr>
            <w:tcW w:w="1134" w:type="dxa"/>
            <w:tcPrChange w:id="2008" w:author="MUKOLWE" w:date="2024-11-23T01:26:00Z">
              <w:tcPr>
                <w:tcW w:w="1131" w:type="dxa"/>
              </w:tcPr>
            </w:tcPrChange>
          </w:tcPr>
          <w:p w14:paraId="70206563" w14:textId="77777777" w:rsidR="00DD1D88" w:rsidRPr="00815E7C" w:rsidDel="00691795" w:rsidRDefault="00DD1D88" w:rsidP="0062071D">
            <w:pPr>
              <w:pStyle w:val="TableParagraph"/>
              <w:spacing w:line="276" w:lineRule="auto"/>
              <w:ind w:left="93"/>
              <w:jc w:val="both"/>
              <w:rPr>
                <w:del w:id="2009" w:author="MUKOLWE" w:date="2024-11-23T01:27:00Z"/>
                <w:sz w:val="20"/>
                <w:highlight w:val="yellow"/>
                <w:rPrChange w:id="2010" w:author="MUKOLWE" w:date="2024-11-23T01:49:00Z">
                  <w:rPr>
                    <w:del w:id="2011" w:author="MUKOLWE" w:date="2024-11-23T01:27:00Z"/>
                    <w:sz w:val="20"/>
                  </w:rPr>
                </w:rPrChange>
              </w:rPr>
            </w:pPr>
            <w:del w:id="2012" w:author="MUKOLWE" w:date="2024-11-23T01:27:00Z">
              <w:r w:rsidRPr="00815E7C" w:rsidDel="00691795">
                <w:rPr>
                  <w:spacing w:val="-2"/>
                  <w:sz w:val="20"/>
                  <w:highlight w:val="yellow"/>
                  <w:rPrChange w:id="2013" w:author="MUKOLWE" w:date="2024-11-23T01:49:00Z">
                    <w:rPr>
                      <w:spacing w:val="-2"/>
                      <w:sz w:val="20"/>
                    </w:rPr>
                  </w:rPrChange>
                </w:rPr>
                <w:delText>440</w:delText>
              </w:r>
              <w:r w:rsidR="00A003E5" w:rsidRPr="00815E7C" w:rsidDel="00691795">
                <w:rPr>
                  <w:spacing w:val="-2"/>
                  <w:sz w:val="20"/>
                  <w:highlight w:val="yellow"/>
                  <w:rPrChange w:id="2014" w:author="MUKOLWE" w:date="2024-11-23T01:49:00Z">
                    <w:rPr>
                      <w:spacing w:val="-2"/>
                      <w:sz w:val="20"/>
                    </w:rPr>
                  </w:rPrChange>
                </w:rPr>
                <w:delText>,</w:delText>
              </w:r>
              <w:r w:rsidRPr="00815E7C" w:rsidDel="00691795">
                <w:rPr>
                  <w:spacing w:val="-2"/>
                  <w:sz w:val="20"/>
                  <w:highlight w:val="yellow"/>
                  <w:rPrChange w:id="2015" w:author="MUKOLWE" w:date="2024-11-23T01:49:00Z">
                    <w:rPr>
                      <w:spacing w:val="-2"/>
                      <w:sz w:val="20"/>
                    </w:rPr>
                  </w:rPrChange>
                </w:rPr>
                <w:delText>872</w:delText>
              </w:r>
            </w:del>
          </w:p>
        </w:tc>
      </w:tr>
      <w:tr w:rsidR="00E71101" w:rsidRPr="00815E7C" w:rsidDel="00691795" w14:paraId="33E18136" w14:textId="77777777" w:rsidTr="00691795">
        <w:trPr>
          <w:trHeight w:val="527"/>
          <w:del w:id="2016" w:author="MUKOLWE" w:date="2024-11-23T01:27:00Z"/>
          <w:trPrChange w:id="2017" w:author="MUKOLWE" w:date="2024-11-23T01:26:00Z">
            <w:trPr>
              <w:trHeight w:val="527"/>
            </w:trPr>
          </w:trPrChange>
        </w:trPr>
        <w:tc>
          <w:tcPr>
            <w:tcW w:w="1895" w:type="dxa"/>
            <w:tcPrChange w:id="2018" w:author="MUKOLWE" w:date="2024-11-23T01:26:00Z">
              <w:tcPr>
                <w:tcW w:w="1890" w:type="dxa"/>
              </w:tcPr>
            </w:tcPrChange>
          </w:tcPr>
          <w:p w14:paraId="644AB5EC" w14:textId="77777777" w:rsidR="00DD1D88" w:rsidRPr="00815E7C" w:rsidDel="00691795" w:rsidRDefault="00DD1D88">
            <w:pPr>
              <w:pStyle w:val="TableParagraph"/>
              <w:spacing w:line="276" w:lineRule="auto"/>
              <w:jc w:val="both"/>
              <w:rPr>
                <w:del w:id="2019" w:author="MUKOLWE" w:date="2024-11-23T01:27:00Z"/>
                <w:b/>
                <w:sz w:val="20"/>
                <w:highlight w:val="yellow"/>
                <w:rPrChange w:id="2020" w:author="MUKOLWE" w:date="2024-11-23T01:49:00Z">
                  <w:rPr>
                    <w:del w:id="2021" w:author="MUKOLWE" w:date="2024-11-23T01:27:00Z"/>
                    <w:b/>
                    <w:sz w:val="20"/>
                  </w:rPr>
                </w:rPrChange>
              </w:rPr>
              <w:pPrChange w:id="2022" w:author="MUKOLWE" w:date="2024-11-23T01:26:00Z">
                <w:pPr>
                  <w:pStyle w:val="TableParagraph"/>
                  <w:spacing w:line="276" w:lineRule="auto"/>
                  <w:ind w:left="93"/>
                  <w:jc w:val="both"/>
                </w:pPr>
              </w:pPrChange>
            </w:pPr>
            <w:del w:id="2023" w:author="MUKOLWE" w:date="2024-11-23T01:27:00Z">
              <w:r w:rsidRPr="00815E7C" w:rsidDel="00691795">
                <w:rPr>
                  <w:b/>
                  <w:spacing w:val="-2"/>
                  <w:sz w:val="20"/>
                  <w:highlight w:val="yellow"/>
                  <w:rPrChange w:id="2024" w:author="MUKOLWE" w:date="2024-11-23T01:49:00Z">
                    <w:rPr>
                      <w:b/>
                      <w:spacing w:val="-2"/>
                      <w:sz w:val="20"/>
                    </w:rPr>
                  </w:rPrChange>
                </w:rPr>
                <w:delText>Controllable</w:delText>
              </w:r>
            </w:del>
          </w:p>
          <w:p w14:paraId="21320517" w14:textId="77777777" w:rsidR="00DD1D88" w:rsidRPr="00815E7C" w:rsidDel="00691795" w:rsidRDefault="00DD1D88" w:rsidP="00454762">
            <w:pPr>
              <w:pStyle w:val="TableParagraph"/>
              <w:spacing w:line="276" w:lineRule="auto"/>
              <w:ind w:left="93"/>
              <w:jc w:val="both"/>
              <w:rPr>
                <w:del w:id="2025" w:author="MUKOLWE" w:date="2024-11-23T01:27:00Z"/>
                <w:b/>
                <w:sz w:val="20"/>
                <w:highlight w:val="yellow"/>
                <w:rPrChange w:id="2026" w:author="MUKOLWE" w:date="2024-11-23T01:49:00Z">
                  <w:rPr>
                    <w:del w:id="2027" w:author="MUKOLWE" w:date="2024-11-23T01:27:00Z"/>
                    <w:b/>
                    <w:sz w:val="20"/>
                  </w:rPr>
                </w:rPrChange>
              </w:rPr>
            </w:pPr>
            <w:del w:id="2028" w:author="MUKOLWE" w:date="2024-11-23T01:27:00Z">
              <w:r w:rsidRPr="00815E7C" w:rsidDel="00691795">
                <w:rPr>
                  <w:b/>
                  <w:spacing w:val="-2"/>
                  <w:sz w:val="20"/>
                  <w:highlight w:val="yellow"/>
                  <w:rPrChange w:id="2029" w:author="MUKOLWE" w:date="2024-11-23T01:49:00Z">
                    <w:rPr>
                      <w:b/>
                      <w:spacing w:val="-2"/>
                      <w:sz w:val="20"/>
                    </w:rPr>
                  </w:rPrChange>
                </w:rPr>
                <w:delText>Expenses:</w:delText>
              </w:r>
            </w:del>
          </w:p>
        </w:tc>
        <w:tc>
          <w:tcPr>
            <w:tcW w:w="854" w:type="dxa"/>
            <w:tcPrChange w:id="2030" w:author="MUKOLWE" w:date="2024-11-23T01:26:00Z">
              <w:tcPr>
                <w:tcW w:w="854" w:type="dxa"/>
              </w:tcPr>
            </w:tcPrChange>
          </w:tcPr>
          <w:p w14:paraId="16F9FB7B" w14:textId="77777777" w:rsidR="00DD1D88" w:rsidRPr="00815E7C" w:rsidDel="00691795" w:rsidRDefault="00DD1D88" w:rsidP="0062071D">
            <w:pPr>
              <w:pStyle w:val="TableParagraph"/>
              <w:spacing w:line="276" w:lineRule="auto"/>
              <w:jc w:val="both"/>
              <w:rPr>
                <w:del w:id="2031" w:author="MUKOLWE" w:date="2024-11-23T01:27:00Z"/>
                <w:sz w:val="20"/>
                <w:highlight w:val="yellow"/>
                <w:rPrChange w:id="2032" w:author="MUKOLWE" w:date="2024-11-23T01:49:00Z">
                  <w:rPr>
                    <w:del w:id="2033" w:author="MUKOLWE" w:date="2024-11-23T01:27:00Z"/>
                    <w:sz w:val="20"/>
                  </w:rPr>
                </w:rPrChange>
              </w:rPr>
            </w:pPr>
          </w:p>
        </w:tc>
        <w:tc>
          <w:tcPr>
            <w:tcW w:w="810" w:type="dxa"/>
            <w:tcPrChange w:id="2034" w:author="MUKOLWE" w:date="2024-11-23T01:26:00Z">
              <w:tcPr>
                <w:tcW w:w="810" w:type="dxa"/>
              </w:tcPr>
            </w:tcPrChange>
          </w:tcPr>
          <w:p w14:paraId="0F315309" w14:textId="77777777" w:rsidR="00DD1D88" w:rsidRPr="00815E7C" w:rsidDel="00691795" w:rsidRDefault="00DD1D88" w:rsidP="0062071D">
            <w:pPr>
              <w:pStyle w:val="TableParagraph"/>
              <w:spacing w:line="276" w:lineRule="auto"/>
              <w:jc w:val="both"/>
              <w:rPr>
                <w:del w:id="2035" w:author="MUKOLWE" w:date="2024-11-23T01:27:00Z"/>
                <w:sz w:val="20"/>
                <w:highlight w:val="yellow"/>
                <w:rPrChange w:id="2036" w:author="MUKOLWE" w:date="2024-11-23T01:49:00Z">
                  <w:rPr>
                    <w:del w:id="2037" w:author="MUKOLWE" w:date="2024-11-23T01:27:00Z"/>
                    <w:sz w:val="20"/>
                  </w:rPr>
                </w:rPrChange>
              </w:rPr>
            </w:pPr>
          </w:p>
        </w:tc>
        <w:tc>
          <w:tcPr>
            <w:tcW w:w="810" w:type="dxa"/>
            <w:tcPrChange w:id="2038" w:author="MUKOLWE" w:date="2024-11-23T01:26:00Z">
              <w:tcPr>
                <w:tcW w:w="810" w:type="dxa"/>
              </w:tcPr>
            </w:tcPrChange>
          </w:tcPr>
          <w:p w14:paraId="724B4055" w14:textId="77777777" w:rsidR="00DD1D88" w:rsidRPr="00815E7C" w:rsidDel="00691795" w:rsidRDefault="00DD1D88" w:rsidP="0062071D">
            <w:pPr>
              <w:pStyle w:val="TableParagraph"/>
              <w:spacing w:line="276" w:lineRule="auto"/>
              <w:jc w:val="both"/>
              <w:rPr>
                <w:del w:id="2039" w:author="MUKOLWE" w:date="2024-11-23T01:27:00Z"/>
                <w:sz w:val="20"/>
                <w:highlight w:val="yellow"/>
                <w:rPrChange w:id="2040" w:author="MUKOLWE" w:date="2024-11-23T01:49:00Z">
                  <w:rPr>
                    <w:del w:id="2041" w:author="MUKOLWE" w:date="2024-11-23T01:27:00Z"/>
                    <w:sz w:val="20"/>
                  </w:rPr>
                </w:rPrChange>
              </w:rPr>
            </w:pPr>
          </w:p>
        </w:tc>
        <w:tc>
          <w:tcPr>
            <w:tcW w:w="964" w:type="dxa"/>
            <w:tcPrChange w:id="2042" w:author="MUKOLWE" w:date="2024-11-23T01:26:00Z">
              <w:tcPr>
                <w:tcW w:w="964" w:type="dxa"/>
              </w:tcPr>
            </w:tcPrChange>
          </w:tcPr>
          <w:p w14:paraId="4BEFE255" w14:textId="77777777" w:rsidR="00DD1D88" w:rsidRPr="00815E7C" w:rsidDel="00691795" w:rsidRDefault="00DD1D88" w:rsidP="0062071D">
            <w:pPr>
              <w:pStyle w:val="TableParagraph"/>
              <w:spacing w:line="276" w:lineRule="auto"/>
              <w:jc w:val="both"/>
              <w:rPr>
                <w:del w:id="2043" w:author="MUKOLWE" w:date="2024-11-23T01:27:00Z"/>
                <w:sz w:val="20"/>
                <w:highlight w:val="yellow"/>
                <w:rPrChange w:id="2044" w:author="MUKOLWE" w:date="2024-11-23T01:49:00Z">
                  <w:rPr>
                    <w:del w:id="2045" w:author="MUKOLWE" w:date="2024-11-23T01:27:00Z"/>
                    <w:sz w:val="20"/>
                  </w:rPr>
                </w:rPrChange>
              </w:rPr>
            </w:pPr>
          </w:p>
        </w:tc>
        <w:tc>
          <w:tcPr>
            <w:tcW w:w="862" w:type="dxa"/>
            <w:tcPrChange w:id="2046" w:author="MUKOLWE" w:date="2024-11-23T01:26:00Z">
              <w:tcPr>
                <w:tcW w:w="862" w:type="dxa"/>
              </w:tcPr>
            </w:tcPrChange>
          </w:tcPr>
          <w:p w14:paraId="4CCAAE9F" w14:textId="77777777" w:rsidR="00DD1D88" w:rsidRPr="00815E7C" w:rsidDel="00691795" w:rsidRDefault="00DD1D88" w:rsidP="0062071D">
            <w:pPr>
              <w:pStyle w:val="TableParagraph"/>
              <w:spacing w:line="276" w:lineRule="auto"/>
              <w:jc w:val="both"/>
              <w:rPr>
                <w:del w:id="2047" w:author="MUKOLWE" w:date="2024-11-23T01:27:00Z"/>
                <w:sz w:val="20"/>
                <w:highlight w:val="yellow"/>
                <w:rPrChange w:id="2048" w:author="MUKOLWE" w:date="2024-11-23T01:49:00Z">
                  <w:rPr>
                    <w:del w:id="2049" w:author="MUKOLWE" w:date="2024-11-23T01:27:00Z"/>
                    <w:sz w:val="20"/>
                  </w:rPr>
                </w:rPrChange>
              </w:rPr>
            </w:pPr>
          </w:p>
        </w:tc>
        <w:tc>
          <w:tcPr>
            <w:tcW w:w="810" w:type="dxa"/>
            <w:tcPrChange w:id="2050" w:author="MUKOLWE" w:date="2024-11-23T01:26:00Z">
              <w:tcPr>
                <w:tcW w:w="810" w:type="dxa"/>
              </w:tcPr>
            </w:tcPrChange>
          </w:tcPr>
          <w:p w14:paraId="1699D824" w14:textId="77777777" w:rsidR="00DD1D88" w:rsidRPr="00815E7C" w:rsidDel="00691795" w:rsidRDefault="00DD1D88" w:rsidP="0062071D">
            <w:pPr>
              <w:pStyle w:val="TableParagraph"/>
              <w:spacing w:line="276" w:lineRule="auto"/>
              <w:jc w:val="both"/>
              <w:rPr>
                <w:del w:id="2051" w:author="MUKOLWE" w:date="2024-11-23T01:27:00Z"/>
                <w:sz w:val="20"/>
                <w:highlight w:val="yellow"/>
                <w:rPrChange w:id="2052" w:author="MUKOLWE" w:date="2024-11-23T01:49:00Z">
                  <w:rPr>
                    <w:del w:id="2053" w:author="MUKOLWE" w:date="2024-11-23T01:27:00Z"/>
                    <w:sz w:val="20"/>
                  </w:rPr>
                </w:rPrChange>
              </w:rPr>
            </w:pPr>
          </w:p>
        </w:tc>
        <w:tc>
          <w:tcPr>
            <w:tcW w:w="944" w:type="dxa"/>
            <w:tcPrChange w:id="2054" w:author="MUKOLWE" w:date="2024-11-23T01:26:00Z">
              <w:tcPr>
                <w:tcW w:w="944" w:type="dxa"/>
              </w:tcPr>
            </w:tcPrChange>
          </w:tcPr>
          <w:p w14:paraId="27059068" w14:textId="77777777" w:rsidR="00DD1D88" w:rsidRPr="00815E7C" w:rsidDel="00691795" w:rsidRDefault="00DD1D88" w:rsidP="0062071D">
            <w:pPr>
              <w:pStyle w:val="TableParagraph"/>
              <w:spacing w:line="276" w:lineRule="auto"/>
              <w:jc w:val="both"/>
              <w:rPr>
                <w:del w:id="2055" w:author="MUKOLWE" w:date="2024-11-23T01:27:00Z"/>
                <w:sz w:val="20"/>
                <w:highlight w:val="yellow"/>
                <w:rPrChange w:id="2056" w:author="MUKOLWE" w:date="2024-11-23T01:49:00Z">
                  <w:rPr>
                    <w:del w:id="2057" w:author="MUKOLWE" w:date="2024-11-23T01:27:00Z"/>
                    <w:sz w:val="20"/>
                  </w:rPr>
                </w:rPrChange>
              </w:rPr>
            </w:pPr>
          </w:p>
        </w:tc>
        <w:tc>
          <w:tcPr>
            <w:tcW w:w="982" w:type="dxa"/>
            <w:tcPrChange w:id="2058" w:author="MUKOLWE" w:date="2024-11-23T01:26:00Z">
              <w:tcPr>
                <w:tcW w:w="982" w:type="dxa"/>
              </w:tcPr>
            </w:tcPrChange>
          </w:tcPr>
          <w:p w14:paraId="1B81A985" w14:textId="77777777" w:rsidR="00DD1D88" w:rsidRPr="00815E7C" w:rsidDel="00691795" w:rsidRDefault="00DD1D88" w:rsidP="0062071D">
            <w:pPr>
              <w:pStyle w:val="TableParagraph"/>
              <w:spacing w:line="276" w:lineRule="auto"/>
              <w:jc w:val="both"/>
              <w:rPr>
                <w:del w:id="2059" w:author="MUKOLWE" w:date="2024-11-23T01:27:00Z"/>
                <w:sz w:val="20"/>
                <w:highlight w:val="yellow"/>
                <w:rPrChange w:id="2060" w:author="MUKOLWE" w:date="2024-11-23T01:49:00Z">
                  <w:rPr>
                    <w:del w:id="2061" w:author="MUKOLWE" w:date="2024-11-23T01:27:00Z"/>
                    <w:sz w:val="20"/>
                  </w:rPr>
                </w:rPrChange>
              </w:rPr>
            </w:pPr>
          </w:p>
        </w:tc>
        <w:tc>
          <w:tcPr>
            <w:tcW w:w="1134" w:type="dxa"/>
            <w:tcPrChange w:id="2062" w:author="MUKOLWE" w:date="2024-11-23T01:26:00Z">
              <w:tcPr>
                <w:tcW w:w="992" w:type="dxa"/>
              </w:tcPr>
            </w:tcPrChange>
          </w:tcPr>
          <w:p w14:paraId="58510E95" w14:textId="77777777" w:rsidR="00DD1D88" w:rsidRPr="00815E7C" w:rsidDel="00691795" w:rsidRDefault="00DD1D88" w:rsidP="0062071D">
            <w:pPr>
              <w:pStyle w:val="TableParagraph"/>
              <w:spacing w:line="276" w:lineRule="auto"/>
              <w:jc w:val="both"/>
              <w:rPr>
                <w:del w:id="2063" w:author="MUKOLWE" w:date="2024-11-23T01:27:00Z"/>
                <w:sz w:val="20"/>
                <w:highlight w:val="yellow"/>
                <w:rPrChange w:id="2064" w:author="MUKOLWE" w:date="2024-11-23T01:49:00Z">
                  <w:rPr>
                    <w:del w:id="2065" w:author="MUKOLWE" w:date="2024-11-23T01:27:00Z"/>
                    <w:sz w:val="20"/>
                  </w:rPr>
                </w:rPrChange>
              </w:rPr>
            </w:pPr>
          </w:p>
        </w:tc>
        <w:tc>
          <w:tcPr>
            <w:tcW w:w="992" w:type="dxa"/>
            <w:tcPrChange w:id="2066" w:author="MUKOLWE" w:date="2024-11-23T01:26:00Z">
              <w:tcPr>
                <w:tcW w:w="992" w:type="dxa"/>
              </w:tcPr>
            </w:tcPrChange>
          </w:tcPr>
          <w:p w14:paraId="38A95DF8" w14:textId="77777777" w:rsidR="00DD1D88" w:rsidRPr="00815E7C" w:rsidDel="00691795" w:rsidRDefault="00DD1D88" w:rsidP="0062071D">
            <w:pPr>
              <w:pStyle w:val="TableParagraph"/>
              <w:spacing w:line="276" w:lineRule="auto"/>
              <w:jc w:val="both"/>
              <w:rPr>
                <w:del w:id="2067" w:author="MUKOLWE" w:date="2024-11-23T01:27:00Z"/>
                <w:sz w:val="20"/>
                <w:highlight w:val="yellow"/>
                <w:rPrChange w:id="2068" w:author="MUKOLWE" w:date="2024-11-23T01:49:00Z">
                  <w:rPr>
                    <w:del w:id="2069" w:author="MUKOLWE" w:date="2024-11-23T01:27:00Z"/>
                    <w:sz w:val="20"/>
                  </w:rPr>
                </w:rPrChange>
              </w:rPr>
            </w:pPr>
          </w:p>
        </w:tc>
        <w:tc>
          <w:tcPr>
            <w:tcW w:w="992" w:type="dxa"/>
            <w:tcPrChange w:id="2070" w:author="MUKOLWE" w:date="2024-11-23T01:26:00Z">
              <w:tcPr>
                <w:tcW w:w="992" w:type="dxa"/>
              </w:tcPr>
            </w:tcPrChange>
          </w:tcPr>
          <w:p w14:paraId="5486C5E3" w14:textId="77777777" w:rsidR="00DD1D88" w:rsidRPr="00815E7C" w:rsidDel="00691795" w:rsidRDefault="00DD1D88" w:rsidP="0062071D">
            <w:pPr>
              <w:pStyle w:val="TableParagraph"/>
              <w:spacing w:line="276" w:lineRule="auto"/>
              <w:jc w:val="both"/>
              <w:rPr>
                <w:del w:id="2071" w:author="MUKOLWE" w:date="2024-11-23T01:27:00Z"/>
                <w:sz w:val="20"/>
                <w:highlight w:val="yellow"/>
                <w:rPrChange w:id="2072" w:author="MUKOLWE" w:date="2024-11-23T01:49:00Z">
                  <w:rPr>
                    <w:del w:id="2073" w:author="MUKOLWE" w:date="2024-11-23T01:27:00Z"/>
                    <w:sz w:val="20"/>
                  </w:rPr>
                </w:rPrChange>
              </w:rPr>
            </w:pPr>
          </w:p>
        </w:tc>
        <w:tc>
          <w:tcPr>
            <w:tcW w:w="851" w:type="dxa"/>
            <w:tcPrChange w:id="2074" w:author="MUKOLWE" w:date="2024-11-23T01:26:00Z">
              <w:tcPr>
                <w:tcW w:w="851" w:type="dxa"/>
              </w:tcPr>
            </w:tcPrChange>
          </w:tcPr>
          <w:p w14:paraId="51628AA7" w14:textId="77777777" w:rsidR="00DD1D88" w:rsidRPr="00815E7C" w:rsidDel="00691795" w:rsidRDefault="00DD1D88" w:rsidP="0062071D">
            <w:pPr>
              <w:pStyle w:val="TableParagraph"/>
              <w:spacing w:line="276" w:lineRule="auto"/>
              <w:jc w:val="both"/>
              <w:rPr>
                <w:del w:id="2075" w:author="MUKOLWE" w:date="2024-11-23T01:27:00Z"/>
                <w:sz w:val="20"/>
                <w:highlight w:val="yellow"/>
                <w:rPrChange w:id="2076" w:author="MUKOLWE" w:date="2024-11-23T01:49:00Z">
                  <w:rPr>
                    <w:del w:id="2077" w:author="MUKOLWE" w:date="2024-11-23T01:27:00Z"/>
                    <w:sz w:val="20"/>
                  </w:rPr>
                </w:rPrChange>
              </w:rPr>
            </w:pPr>
          </w:p>
        </w:tc>
        <w:tc>
          <w:tcPr>
            <w:tcW w:w="1134" w:type="dxa"/>
            <w:tcPrChange w:id="2078" w:author="MUKOLWE" w:date="2024-11-23T01:26:00Z">
              <w:tcPr>
                <w:tcW w:w="1131" w:type="dxa"/>
              </w:tcPr>
            </w:tcPrChange>
          </w:tcPr>
          <w:p w14:paraId="4C6E05CE" w14:textId="77777777" w:rsidR="00DD1D88" w:rsidRPr="00815E7C" w:rsidDel="00691795" w:rsidRDefault="00DD1D88" w:rsidP="0062071D">
            <w:pPr>
              <w:pStyle w:val="TableParagraph"/>
              <w:spacing w:line="276" w:lineRule="auto"/>
              <w:jc w:val="both"/>
              <w:rPr>
                <w:del w:id="2079" w:author="MUKOLWE" w:date="2024-11-23T01:27:00Z"/>
                <w:sz w:val="20"/>
                <w:highlight w:val="yellow"/>
                <w:rPrChange w:id="2080" w:author="MUKOLWE" w:date="2024-11-23T01:49:00Z">
                  <w:rPr>
                    <w:del w:id="2081" w:author="MUKOLWE" w:date="2024-11-23T01:27:00Z"/>
                    <w:sz w:val="20"/>
                  </w:rPr>
                </w:rPrChange>
              </w:rPr>
            </w:pPr>
          </w:p>
        </w:tc>
      </w:tr>
      <w:tr w:rsidR="00E71101" w:rsidRPr="00815E7C" w:rsidDel="00691795" w14:paraId="28A82D3F" w14:textId="77777777" w:rsidTr="00691795">
        <w:trPr>
          <w:trHeight w:val="300"/>
          <w:del w:id="2082" w:author="MUKOLWE" w:date="2024-11-23T01:27:00Z"/>
          <w:trPrChange w:id="2083" w:author="MUKOLWE" w:date="2024-11-23T01:26:00Z">
            <w:trPr>
              <w:trHeight w:val="300"/>
            </w:trPr>
          </w:trPrChange>
        </w:trPr>
        <w:tc>
          <w:tcPr>
            <w:tcW w:w="1895" w:type="dxa"/>
            <w:tcPrChange w:id="2084" w:author="MUKOLWE" w:date="2024-11-23T01:26:00Z">
              <w:tcPr>
                <w:tcW w:w="1890" w:type="dxa"/>
              </w:tcPr>
            </w:tcPrChange>
          </w:tcPr>
          <w:p w14:paraId="6D26B222" w14:textId="77777777" w:rsidR="00DD1D88" w:rsidRPr="00815E7C" w:rsidDel="00691795" w:rsidRDefault="00DD1D88" w:rsidP="0062071D">
            <w:pPr>
              <w:pStyle w:val="TableParagraph"/>
              <w:spacing w:line="276" w:lineRule="auto"/>
              <w:ind w:right="309"/>
              <w:jc w:val="both"/>
              <w:rPr>
                <w:del w:id="2085" w:author="MUKOLWE" w:date="2024-11-23T01:27:00Z"/>
                <w:b/>
                <w:sz w:val="20"/>
                <w:highlight w:val="yellow"/>
                <w:rPrChange w:id="2086" w:author="MUKOLWE" w:date="2024-11-23T01:49:00Z">
                  <w:rPr>
                    <w:del w:id="2087" w:author="MUKOLWE" w:date="2024-11-23T01:27:00Z"/>
                    <w:b/>
                    <w:sz w:val="20"/>
                  </w:rPr>
                </w:rPrChange>
              </w:rPr>
            </w:pPr>
            <w:del w:id="2088" w:author="MUKOLWE" w:date="2024-11-23T01:27:00Z">
              <w:r w:rsidRPr="00815E7C" w:rsidDel="00691795">
                <w:rPr>
                  <w:b/>
                  <w:spacing w:val="-2"/>
                  <w:sz w:val="20"/>
                  <w:highlight w:val="yellow"/>
                  <w:rPrChange w:id="2089" w:author="MUKOLWE" w:date="2024-11-23T01:49:00Z">
                    <w:rPr>
                      <w:b/>
                      <w:spacing w:val="-2"/>
                      <w:sz w:val="20"/>
                    </w:rPr>
                  </w:rPrChange>
                </w:rPr>
                <w:delText>Salaries/Wages</w:delText>
              </w:r>
            </w:del>
          </w:p>
        </w:tc>
        <w:tc>
          <w:tcPr>
            <w:tcW w:w="854" w:type="dxa"/>
            <w:tcPrChange w:id="2090" w:author="MUKOLWE" w:date="2024-11-23T01:26:00Z">
              <w:tcPr>
                <w:tcW w:w="854" w:type="dxa"/>
              </w:tcPr>
            </w:tcPrChange>
          </w:tcPr>
          <w:p w14:paraId="008CA111" w14:textId="77777777" w:rsidR="00DD1D88" w:rsidRPr="00815E7C" w:rsidDel="00691795" w:rsidRDefault="00DD1D88" w:rsidP="00EB45BC">
            <w:pPr>
              <w:pStyle w:val="TableParagraph"/>
              <w:spacing w:line="276" w:lineRule="auto"/>
              <w:jc w:val="both"/>
              <w:rPr>
                <w:del w:id="2091" w:author="MUKOLWE" w:date="2024-11-23T01:27:00Z"/>
                <w:sz w:val="20"/>
                <w:highlight w:val="yellow"/>
                <w:rPrChange w:id="2092" w:author="MUKOLWE" w:date="2024-11-23T01:49:00Z">
                  <w:rPr>
                    <w:del w:id="2093" w:author="MUKOLWE" w:date="2024-11-23T01:27:00Z"/>
                    <w:sz w:val="20"/>
                  </w:rPr>
                </w:rPrChange>
              </w:rPr>
            </w:pPr>
            <w:del w:id="2094" w:author="MUKOLWE" w:date="2024-11-23T01:27:00Z">
              <w:r w:rsidRPr="00815E7C" w:rsidDel="00691795">
                <w:rPr>
                  <w:spacing w:val="-2"/>
                  <w:sz w:val="20"/>
                  <w:highlight w:val="yellow"/>
                  <w:rPrChange w:id="2095" w:author="MUKOLWE" w:date="2024-11-23T01:49:00Z">
                    <w:rPr>
                      <w:spacing w:val="-2"/>
                      <w:sz w:val="20"/>
                    </w:rPr>
                  </w:rPrChange>
                </w:rPr>
                <w:delText>10</w:delText>
              </w:r>
              <w:r w:rsidR="00C23F3A" w:rsidRPr="00815E7C" w:rsidDel="00691795">
                <w:rPr>
                  <w:spacing w:val="-2"/>
                  <w:sz w:val="20"/>
                  <w:highlight w:val="yellow"/>
                  <w:rPrChange w:id="2096" w:author="MUKOLWE" w:date="2024-11-23T01:49:00Z">
                    <w:rPr>
                      <w:spacing w:val="-2"/>
                      <w:sz w:val="20"/>
                    </w:rPr>
                  </w:rPrChange>
                </w:rPr>
                <w:delText>,</w:delText>
              </w:r>
              <w:r w:rsidRPr="00815E7C" w:rsidDel="00691795">
                <w:rPr>
                  <w:spacing w:val="-2"/>
                  <w:sz w:val="20"/>
                  <w:highlight w:val="yellow"/>
                  <w:rPrChange w:id="2097" w:author="MUKOLWE" w:date="2024-11-23T01:49:00Z">
                    <w:rPr>
                      <w:spacing w:val="-2"/>
                      <w:sz w:val="20"/>
                    </w:rPr>
                  </w:rPrChange>
                </w:rPr>
                <w:delText>000</w:delText>
              </w:r>
            </w:del>
          </w:p>
        </w:tc>
        <w:tc>
          <w:tcPr>
            <w:tcW w:w="810" w:type="dxa"/>
            <w:tcPrChange w:id="2098" w:author="MUKOLWE" w:date="2024-11-23T01:26:00Z">
              <w:tcPr>
                <w:tcW w:w="810" w:type="dxa"/>
              </w:tcPr>
            </w:tcPrChange>
          </w:tcPr>
          <w:p w14:paraId="2E0BAD11" w14:textId="77777777" w:rsidR="00DD1D88" w:rsidRPr="00815E7C" w:rsidDel="00691795" w:rsidRDefault="00DD1D88" w:rsidP="00EB45BC">
            <w:pPr>
              <w:pStyle w:val="TableParagraph"/>
              <w:spacing w:line="276" w:lineRule="auto"/>
              <w:jc w:val="both"/>
              <w:rPr>
                <w:del w:id="2099" w:author="MUKOLWE" w:date="2024-11-23T01:27:00Z"/>
                <w:sz w:val="20"/>
                <w:highlight w:val="yellow"/>
                <w:rPrChange w:id="2100" w:author="MUKOLWE" w:date="2024-11-23T01:49:00Z">
                  <w:rPr>
                    <w:del w:id="2101" w:author="MUKOLWE" w:date="2024-11-23T01:27:00Z"/>
                    <w:sz w:val="20"/>
                  </w:rPr>
                </w:rPrChange>
              </w:rPr>
            </w:pPr>
            <w:del w:id="2102" w:author="MUKOLWE" w:date="2024-11-23T01:27:00Z">
              <w:r w:rsidRPr="00815E7C" w:rsidDel="00691795">
                <w:rPr>
                  <w:spacing w:val="-2"/>
                  <w:sz w:val="20"/>
                  <w:highlight w:val="yellow"/>
                  <w:rPrChange w:id="2103" w:author="MUKOLWE" w:date="2024-11-23T01:49:00Z">
                    <w:rPr>
                      <w:spacing w:val="-2"/>
                      <w:sz w:val="20"/>
                    </w:rPr>
                  </w:rPrChange>
                </w:rPr>
                <w:delText>10</w:delText>
              </w:r>
              <w:r w:rsidR="00C23F3A" w:rsidRPr="00815E7C" w:rsidDel="00691795">
                <w:rPr>
                  <w:spacing w:val="-2"/>
                  <w:sz w:val="20"/>
                  <w:highlight w:val="yellow"/>
                  <w:rPrChange w:id="2104" w:author="MUKOLWE" w:date="2024-11-23T01:49:00Z">
                    <w:rPr>
                      <w:spacing w:val="-2"/>
                      <w:sz w:val="20"/>
                    </w:rPr>
                  </w:rPrChange>
                </w:rPr>
                <w:delText>,</w:delText>
              </w:r>
              <w:r w:rsidRPr="00815E7C" w:rsidDel="00691795">
                <w:rPr>
                  <w:spacing w:val="-2"/>
                  <w:sz w:val="20"/>
                  <w:highlight w:val="yellow"/>
                  <w:rPrChange w:id="2105" w:author="MUKOLWE" w:date="2024-11-23T01:49:00Z">
                    <w:rPr>
                      <w:spacing w:val="-2"/>
                      <w:sz w:val="20"/>
                    </w:rPr>
                  </w:rPrChange>
                </w:rPr>
                <w:delText>000</w:delText>
              </w:r>
            </w:del>
          </w:p>
        </w:tc>
        <w:tc>
          <w:tcPr>
            <w:tcW w:w="810" w:type="dxa"/>
            <w:tcPrChange w:id="2106" w:author="MUKOLWE" w:date="2024-11-23T01:26:00Z">
              <w:tcPr>
                <w:tcW w:w="810" w:type="dxa"/>
              </w:tcPr>
            </w:tcPrChange>
          </w:tcPr>
          <w:p w14:paraId="10FB3F3E" w14:textId="77777777" w:rsidR="00DD1D88" w:rsidRPr="00815E7C" w:rsidDel="00691795" w:rsidRDefault="00DD1D88" w:rsidP="00EB45BC">
            <w:pPr>
              <w:pStyle w:val="TableParagraph"/>
              <w:spacing w:line="276" w:lineRule="auto"/>
              <w:jc w:val="both"/>
              <w:rPr>
                <w:del w:id="2107" w:author="MUKOLWE" w:date="2024-11-23T01:27:00Z"/>
                <w:sz w:val="20"/>
                <w:highlight w:val="yellow"/>
                <w:rPrChange w:id="2108" w:author="MUKOLWE" w:date="2024-11-23T01:49:00Z">
                  <w:rPr>
                    <w:del w:id="2109" w:author="MUKOLWE" w:date="2024-11-23T01:27:00Z"/>
                    <w:sz w:val="20"/>
                  </w:rPr>
                </w:rPrChange>
              </w:rPr>
            </w:pPr>
            <w:del w:id="2110" w:author="MUKOLWE" w:date="2024-11-23T01:27:00Z">
              <w:r w:rsidRPr="00815E7C" w:rsidDel="00691795">
                <w:rPr>
                  <w:spacing w:val="-4"/>
                  <w:sz w:val="20"/>
                  <w:highlight w:val="yellow"/>
                  <w:rPrChange w:id="2111" w:author="MUKOLWE" w:date="2024-11-23T01:49:00Z">
                    <w:rPr>
                      <w:spacing w:val="-4"/>
                      <w:sz w:val="20"/>
                    </w:rPr>
                  </w:rPrChange>
                </w:rPr>
                <w:delText>10</w:delText>
              </w:r>
              <w:r w:rsidR="00C23F3A" w:rsidRPr="00815E7C" w:rsidDel="00691795">
                <w:rPr>
                  <w:spacing w:val="-4"/>
                  <w:sz w:val="20"/>
                  <w:highlight w:val="yellow"/>
                  <w:rPrChange w:id="2112" w:author="MUKOLWE" w:date="2024-11-23T01:49:00Z">
                    <w:rPr>
                      <w:spacing w:val="-4"/>
                      <w:sz w:val="20"/>
                    </w:rPr>
                  </w:rPrChange>
                </w:rPr>
                <w:delText>,</w:delText>
              </w:r>
              <w:r w:rsidRPr="00815E7C" w:rsidDel="00691795">
                <w:rPr>
                  <w:spacing w:val="-4"/>
                  <w:sz w:val="20"/>
                  <w:highlight w:val="yellow"/>
                  <w:rPrChange w:id="2113" w:author="MUKOLWE" w:date="2024-11-23T01:49:00Z">
                    <w:rPr>
                      <w:spacing w:val="-4"/>
                      <w:sz w:val="20"/>
                    </w:rPr>
                  </w:rPrChange>
                </w:rPr>
                <w:delText>00</w:delText>
              </w:r>
              <w:r w:rsidRPr="00815E7C" w:rsidDel="00691795">
                <w:rPr>
                  <w:spacing w:val="-10"/>
                  <w:sz w:val="20"/>
                  <w:highlight w:val="yellow"/>
                  <w:rPrChange w:id="2114" w:author="MUKOLWE" w:date="2024-11-23T01:49:00Z">
                    <w:rPr>
                      <w:spacing w:val="-10"/>
                      <w:sz w:val="20"/>
                    </w:rPr>
                  </w:rPrChange>
                </w:rPr>
                <w:delText>0</w:delText>
              </w:r>
            </w:del>
          </w:p>
        </w:tc>
        <w:tc>
          <w:tcPr>
            <w:tcW w:w="964" w:type="dxa"/>
            <w:tcPrChange w:id="2115" w:author="MUKOLWE" w:date="2024-11-23T01:26:00Z">
              <w:tcPr>
                <w:tcW w:w="964" w:type="dxa"/>
              </w:tcPr>
            </w:tcPrChange>
          </w:tcPr>
          <w:p w14:paraId="11B5F93E" w14:textId="77777777" w:rsidR="00DD1D88" w:rsidRPr="00815E7C" w:rsidDel="00691795" w:rsidRDefault="00DD1D88" w:rsidP="00B03E09">
            <w:pPr>
              <w:pStyle w:val="TableParagraph"/>
              <w:spacing w:line="276" w:lineRule="auto"/>
              <w:jc w:val="both"/>
              <w:rPr>
                <w:del w:id="2116" w:author="MUKOLWE" w:date="2024-11-23T01:27:00Z"/>
                <w:sz w:val="20"/>
                <w:highlight w:val="yellow"/>
                <w:rPrChange w:id="2117" w:author="MUKOLWE" w:date="2024-11-23T01:49:00Z">
                  <w:rPr>
                    <w:del w:id="2118" w:author="MUKOLWE" w:date="2024-11-23T01:27:00Z"/>
                    <w:sz w:val="20"/>
                  </w:rPr>
                </w:rPrChange>
              </w:rPr>
            </w:pPr>
            <w:del w:id="2119" w:author="MUKOLWE" w:date="2024-11-23T01:27:00Z">
              <w:r w:rsidRPr="00815E7C" w:rsidDel="00691795">
                <w:rPr>
                  <w:spacing w:val="-2"/>
                  <w:sz w:val="20"/>
                  <w:highlight w:val="yellow"/>
                  <w:rPrChange w:id="2120" w:author="MUKOLWE" w:date="2024-11-23T01:49:00Z">
                    <w:rPr>
                      <w:spacing w:val="-2"/>
                      <w:sz w:val="20"/>
                    </w:rPr>
                  </w:rPrChange>
                </w:rPr>
                <w:delText>10</w:delText>
              </w:r>
              <w:r w:rsidR="00C23F3A" w:rsidRPr="00815E7C" w:rsidDel="00691795">
                <w:rPr>
                  <w:spacing w:val="-2"/>
                  <w:sz w:val="20"/>
                  <w:highlight w:val="yellow"/>
                  <w:rPrChange w:id="2121" w:author="MUKOLWE" w:date="2024-11-23T01:49:00Z">
                    <w:rPr>
                      <w:spacing w:val="-2"/>
                      <w:sz w:val="20"/>
                    </w:rPr>
                  </w:rPrChange>
                </w:rPr>
                <w:delText>,</w:delText>
              </w:r>
              <w:r w:rsidRPr="00815E7C" w:rsidDel="00691795">
                <w:rPr>
                  <w:spacing w:val="-2"/>
                  <w:sz w:val="20"/>
                  <w:highlight w:val="yellow"/>
                  <w:rPrChange w:id="2122" w:author="MUKOLWE" w:date="2024-11-23T01:49:00Z">
                    <w:rPr>
                      <w:spacing w:val="-2"/>
                      <w:sz w:val="20"/>
                    </w:rPr>
                  </w:rPrChange>
                </w:rPr>
                <w:delText>000</w:delText>
              </w:r>
            </w:del>
          </w:p>
        </w:tc>
        <w:tc>
          <w:tcPr>
            <w:tcW w:w="862" w:type="dxa"/>
            <w:tcPrChange w:id="2123" w:author="MUKOLWE" w:date="2024-11-23T01:26:00Z">
              <w:tcPr>
                <w:tcW w:w="862" w:type="dxa"/>
              </w:tcPr>
            </w:tcPrChange>
          </w:tcPr>
          <w:p w14:paraId="0D2774D7" w14:textId="77777777" w:rsidR="00DD1D88" w:rsidRPr="00815E7C" w:rsidDel="00691795" w:rsidRDefault="00DD1D88" w:rsidP="00E066EC">
            <w:pPr>
              <w:pStyle w:val="TableParagraph"/>
              <w:spacing w:line="276" w:lineRule="auto"/>
              <w:jc w:val="both"/>
              <w:rPr>
                <w:del w:id="2124" w:author="MUKOLWE" w:date="2024-11-23T01:27:00Z"/>
                <w:sz w:val="20"/>
                <w:highlight w:val="yellow"/>
                <w:rPrChange w:id="2125" w:author="MUKOLWE" w:date="2024-11-23T01:49:00Z">
                  <w:rPr>
                    <w:del w:id="2126" w:author="MUKOLWE" w:date="2024-11-23T01:27:00Z"/>
                    <w:sz w:val="20"/>
                  </w:rPr>
                </w:rPrChange>
              </w:rPr>
            </w:pPr>
            <w:del w:id="2127" w:author="MUKOLWE" w:date="2024-11-23T01:27:00Z">
              <w:r w:rsidRPr="00815E7C" w:rsidDel="00691795">
                <w:rPr>
                  <w:spacing w:val="-2"/>
                  <w:sz w:val="20"/>
                  <w:highlight w:val="yellow"/>
                  <w:rPrChange w:id="2128" w:author="MUKOLWE" w:date="2024-11-23T01:49:00Z">
                    <w:rPr>
                      <w:spacing w:val="-2"/>
                      <w:sz w:val="20"/>
                    </w:rPr>
                  </w:rPrChange>
                </w:rPr>
                <w:delText>10</w:delText>
              </w:r>
              <w:r w:rsidR="00C23F3A" w:rsidRPr="00815E7C" w:rsidDel="00691795">
                <w:rPr>
                  <w:spacing w:val="-2"/>
                  <w:sz w:val="20"/>
                  <w:highlight w:val="yellow"/>
                  <w:rPrChange w:id="2129" w:author="MUKOLWE" w:date="2024-11-23T01:49:00Z">
                    <w:rPr>
                      <w:spacing w:val="-2"/>
                      <w:sz w:val="20"/>
                    </w:rPr>
                  </w:rPrChange>
                </w:rPr>
                <w:delText>,</w:delText>
              </w:r>
              <w:r w:rsidRPr="00815E7C" w:rsidDel="00691795">
                <w:rPr>
                  <w:spacing w:val="-2"/>
                  <w:sz w:val="20"/>
                  <w:highlight w:val="yellow"/>
                  <w:rPrChange w:id="2130" w:author="MUKOLWE" w:date="2024-11-23T01:49:00Z">
                    <w:rPr>
                      <w:spacing w:val="-2"/>
                      <w:sz w:val="20"/>
                    </w:rPr>
                  </w:rPrChange>
                </w:rPr>
                <w:delText>000</w:delText>
              </w:r>
            </w:del>
          </w:p>
        </w:tc>
        <w:tc>
          <w:tcPr>
            <w:tcW w:w="810" w:type="dxa"/>
            <w:tcPrChange w:id="2131" w:author="MUKOLWE" w:date="2024-11-23T01:26:00Z">
              <w:tcPr>
                <w:tcW w:w="810" w:type="dxa"/>
              </w:tcPr>
            </w:tcPrChange>
          </w:tcPr>
          <w:p w14:paraId="3DBA0581" w14:textId="77777777" w:rsidR="00DD1D88" w:rsidRPr="00815E7C" w:rsidDel="00691795" w:rsidRDefault="00DD1D88" w:rsidP="00E066EC">
            <w:pPr>
              <w:pStyle w:val="TableParagraph"/>
              <w:spacing w:line="276" w:lineRule="auto"/>
              <w:jc w:val="both"/>
              <w:rPr>
                <w:del w:id="2132" w:author="MUKOLWE" w:date="2024-11-23T01:27:00Z"/>
                <w:sz w:val="20"/>
                <w:highlight w:val="yellow"/>
                <w:rPrChange w:id="2133" w:author="MUKOLWE" w:date="2024-11-23T01:49:00Z">
                  <w:rPr>
                    <w:del w:id="2134" w:author="MUKOLWE" w:date="2024-11-23T01:27:00Z"/>
                    <w:sz w:val="20"/>
                  </w:rPr>
                </w:rPrChange>
              </w:rPr>
            </w:pPr>
            <w:del w:id="2135" w:author="MUKOLWE" w:date="2024-11-23T01:27:00Z">
              <w:r w:rsidRPr="00815E7C" w:rsidDel="00691795">
                <w:rPr>
                  <w:spacing w:val="-4"/>
                  <w:sz w:val="20"/>
                  <w:highlight w:val="yellow"/>
                  <w:rPrChange w:id="2136" w:author="MUKOLWE" w:date="2024-11-23T01:49:00Z">
                    <w:rPr>
                      <w:spacing w:val="-4"/>
                      <w:sz w:val="20"/>
                    </w:rPr>
                  </w:rPrChange>
                </w:rPr>
                <w:delText>10</w:delText>
              </w:r>
              <w:r w:rsidR="00C23F3A" w:rsidRPr="00815E7C" w:rsidDel="00691795">
                <w:rPr>
                  <w:spacing w:val="-4"/>
                  <w:sz w:val="20"/>
                  <w:highlight w:val="yellow"/>
                  <w:rPrChange w:id="2137" w:author="MUKOLWE" w:date="2024-11-23T01:49:00Z">
                    <w:rPr>
                      <w:spacing w:val="-4"/>
                      <w:sz w:val="20"/>
                    </w:rPr>
                  </w:rPrChange>
                </w:rPr>
                <w:delText>,</w:delText>
              </w:r>
              <w:r w:rsidRPr="00815E7C" w:rsidDel="00691795">
                <w:rPr>
                  <w:spacing w:val="-4"/>
                  <w:sz w:val="20"/>
                  <w:highlight w:val="yellow"/>
                  <w:rPrChange w:id="2138" w:author="MUKOLWE" w:date="2024-11-23T01:49:00Z">
                    <w:rPr>
                      <w:spacing w:val="-4"/>
                      <w:sz w:val="20"/>
                    </w:rPr>
                  </w:rPrChange>
                </w:rPr>
                <w:delText>00</w:delText>
              </w:r>
              <w:r w:rsidRPr="00815E7C" w:rsidDel="00691795">
                <w:rPr>
                  <w:spacing w:val="-10"/>
                  <w:sz w:val="20"/>
                  <w:highlight w:val="yellow"/>
                  <w:rPrChange w:id="2139" w:author="MUKOLWE" w:date="2024-11-23T01:49:00Z">
                    <w:rPr>
                      <w:spacing w:val="-10"/>
                      <w:sz w:val="20"/>
                    </w:rPr>
                  </w:rPrChange>
                </w:rPr>
                <w:delText>0</w:delText>
              </w:r>
            </w:del>
          </w:p>
        </w:tc>
        <w:tc>
          <w:tcPr>
            <w:tcW w:w="944" w:type="dxa"/>
            <w:tcPrChange w:id="2140" w:author="MUKOLWE" w:date="2024-11-23T01:26:00Z">
              <w:tcPr>
                <w:tcW w:w="944" w:type="dxa"/>
              </w:tcPr>
            </w:tcPrChange>
          </w:tcPr>
          <w:p w14:paraId="2471FA32" w14:textId="77777777" w:rsidR="00DD1D88" w:rsidRPr="00815E7C" w:rsidDel="00691795" w:rsidRDefault="00DD1D88" w:rsidP="007A056F">
            <w:pPr>
              <w:pStyle w:val="TableParagraph"/>
              <w:spacing w:line="276" w:lineRule="auto"/>
              <w:jc w:val="both"/>
              <w:rPr>
                <w:del w:id="2141" w:author="MUKOLWE" w:date="2024-11-23T01:27:00Z"/>
                <w:sz w:val="20"/>
                <w:highlight w:val="yellow"/>
                <w:rPrChange w:id="2142" w:author="MUKOLWE" w:date="2024-11-23T01:49:00Z">
                  <w:rPr>
                    <w:del w:id="2143" w:author="MUKOLWE" w:date="2024-11-23T01:27:00Z"/>
                    <w:sz w:val="20"/>
                  </w:rPr>
                </w:rPrChange>
              </w:rPr>
            </w:pPr>
            <w:del w:id="2144" w:author="MUKOLWE" w:date="2024-11-23T01:27:00Z">
              <w:r w:rsidRPr="00815E7C" w:rsidDel="00691795">
                <w:rPr>
                  <w:spacing w:val="-2"/>
                  <w:sz w:val="20"/>
                  <w:highlight w:val="yellow"/>
                  <w:rPrChange w:id="2145" w:author="MUKOLWE" w:date="2024-11-23T01:49:00Z">
                    <w:rPr>
                      <w:spacing w:val="-2"/>
                      <w:sz w:val="20"/>
                    </w:rPr>
                  </w:rPrChange>
                </w:rPr>
                <w:delText>10</w:delText>
              </w:r>
              <w:r w:rsidR="00C23F3A" w:rsidRPr="00815E7C" w:rsidDel="00691795">
                <w:rPr>
                  <w:spacing w:val="-2"/>
                  <w:sz w:val="20"/>
                  <w:highlight w:val="yellow"/>
                  <w:rPrChange w:id="2146" w:author="MUKOLWE" w:date="2024-11-23T01:49:00Z">
                    <w:rPr>
                      <w:spacing w:val="-2"/>
                      <w:sz w:val="20"/>
                    </w:rPr>
                  </w:rPrChange>
                </w:rPr>
                <w:delText>,</w:delText>
              </w:r>
              <w:r w:rsidRPr="00815E7C" w:rsidDel="00691795">
                <w:rPr>
                  <w:spacing w:val="-2"/>
                  <w:sz w:val="20"/>
                  <w:highlight w:val="yellow"/>
                  <w:rPrChange w:id="2147" w:author="MUKOLWE" w:date="2024-11-23T01:49:00Z">
                    <w:rPr>
                      <w:spacing w:val="-2"/>
                      <w:sz w:val="20"/>
                    </w:rPr>
                  </w:rPrChange>
                </w:rPr>
                <w:delText>000</w:delText>
              </w:r>
            </w:del>
          </w:p>
        </w:tc>
        <w:tc>
          <w:tcPr>
            <w:tcW w:w="982" w:type="dxa"/>
            <w:tcPrChange w:id="2148" w:author="MUKOLWE" w:date="2024-11-23T01:26:00Z">
              <w:tcPr>
                <w:tcW w:w="982" w:type="dxa"/>
              </w:tcPr>
            </w:tcPrChange>
          </w:tcPr>
          <w:p w14:paraId="43982788" w14:textId="77777777" w:rsidR="00DD1D88" w:rsidRPr="00815E7C" w:rsidDel="00691795" w:rsidRDefault="00DD1D88" w:rsidP="007A056F">
            <w:pPr>
              <w:pStyle w:val="TableParagraph"/>
              <w:spacing w:line="276" w:lineRule="auto"/>
              <w:jc w:val="both"/>
              <w:rPr>
                <w:del w:id="2149" w:author="MUKOLWE" w:date="2024-11-23T01:27:00Z"/>
                <w:sz w:val="20"/>
                <w:highlight w:val="yellow"/>
                <w:rPrChange w:id="2150" w:author="MUKOLWE" w:date="2024-11-23T01:49:00Z">
                  <w:rPr>
                    <w:del w:id="2151" w:author="MUKOLWE" w:date="2024-11-23T01:27:00Z"/>
                    <w:sz w:val="20"/>
                  </w:rPr>
                </w:rPrChange>
              </w:rPr>
            </w:pPr>
            <w:del w:id="2152" w:author="MUKOLWE" w:date="2024-11-23T01:27:00Z">
              <w:r w:rsidRPr="00815E7C" w:rsidDel="00691795">
                <w:rPr>
                  <w:spacing w:val="-2"/>
                  <w:sz w:val="20"/>
                  <w:highlight w:val="yellow"/>
                  <w:rPrChange w:id="2153" w:author="MUKOLWE" w:date="2024-11-23T01:49:00Z">
                    <w:rPr>
                      <w:spacing w:val="-2"/>
                      <w:sz w:val="20"/>
                    </w:rPr>
                  </w:rPrChange>
                </w:rPr>
                <w:delText>10</w:delText>
              </w:r>
              <w:r w:rsidR="00C23F3A" w:rsidRPr="00815E7C" w:rsidDel="00691795">
                <w:rPr>
                  <w:spacing w:val="-2"/>
                  <w:sz w:val="20"/>
                  <w:highlight w:val="yellow"/>
                  <w:rPrChange w:id="2154" w:author="MUKOLWE" w:date="2024-11-23T01:49:00Z">
                    <w:rPr>
                      <w:spacing w:val="-2"/>
                      <w:sz w:val="20"/>
                    </w:rPr>
                  </w:rPrChange>
                </w:rPr>
                <w:delText>,</w:delText>
              </w:r>
              <w:r w:rsidRPr="00815E7C" w:rsidDel="00691795">
                <w:rPr>
                  <w:spacing w:val="-2"/>
                  <w:sz w:val="20"/>
                  <w:highlight w:val="yellow"/>
                  <w:rPrChange w:id="2155" w:author="MUKOLWE" w:date="2024-11-23T01:49:00Z">
                    <w:rPr>
                      <w:spacing w:val="-2"/>
                      <w:sz w:val="20"/>
                    </w:rPr>
                  </w:rPrChange>
                </w:rPr>
                <w:delText>000</w:delText>
              </w:r>
            </w:del>
          </w:p>
        </w:tc>
        <w:tc>
          <w:tcPr>
            <w:tcW w:w="1134" w:type="dxa"/>
            <w:tcPrChange w:id="2156" w:author="MUKOLWE" w:date="2024-11-23T01:26:00Z">
              <w:tcPr>
                <w:tcW w:w="992" w:type="dxa"/>
              </w:tcPr>
            </w:tcPrChange>
          </w:tcPr>
          <w:p w14:paraId="3F315E4E" w14:textId="77777777" w:rsidR="00DD1D88" w:rsidRPr="00815E7C" w:rsidDel="00691795" w:rsidRDefault="00DD1D88" w:rsidP="0062071D">
            <w:pPr>
              <w:pStyle w:val="TableParagraph"/>
              <w:spacing w:line="276" w:lineRule="auto"/>
              <w:ind w:left="103"/>
              <w:jc w:val="both"/>
              <w:rPr>
                <w:del w:id="2157" w:author="MUKOLWE" w:date="2024-11-23T01:27:00Z"/>
                <w:sz w:val="20"/>
                <w:highlight w:val="yellow"/>
                <w:rPrChange w:id="2158" w:author="MUKOLWE" w:date="2024-11-23T01:49:00Z">
                  <w:rPr>
                    <w:del w:id="2159" w:author="MUKOLWE" w:date="2024-11-23T01:27:00Z"/>
                    <w:sz w:val="20"/>
                  </w:rPr>
                </w:rPrChange>
              </w:rPr>
            </w:pPr>
            <w:del w:id="2160" w:author="MUKOLWE" w:date="2024-11-23T01:27:00Z">
              <w:r w:rsidRPr="00815E7C" w:rsidDel="00691795">
                <w:rPr>
                  <w:spacing w:val="-2"/>
                  <w:sz w:val="20"/>
                  <w:highlight w:val="yellow"/>
                  <w:rPrChange w:id="2161" w:author="MUKOLWE" w:date="2024-11-23T01:49:00Z">
                    <w:rPr>
                      <w:spacing w:val="-2"/>
                      <w:sz w:val="20"/>
                    </w:rPr>
                  </w:rPrChange>
                </w:rPr>
                <w:delText>10</w:delText>
              </w:r>
              <w:r w:rsidR="00C23F3A" w:rsidRPr="00815E7C" w:rsidDel="00691795">
                <w:rPr>
                  <w:spacing w:val="-2"/>
                  <w:sz w:val="20"/>
                  <w:highlight w:val="yellow"/>
                  <w:rPrChange w:id="2162" w:author="MUKOLWE" w:date="2024-11-23T01:49:00Z">
                    <w:rPr>
                      <w:spacing w:val="-2"/>
                      <w:sz w:val="20"/>
                    </w:rPr>
                  </w:rPrChange>
                </w:rPr>
                <w:delText>,</w:delText>
              </w:r>
              <w:r w:rsidRPr="00815E7C" w:rsidDel="00691795">
                <w:rPr>
                  <w:spacing w:val="-2"/>
                  <w:sz w:val="20"/>
                  <w:highlight w:val="yellow"/>
                  <w:rPrChange w:id="2163" w:author="MUKOLWE" w:date="2024-11-23T01:49:00Z">
                    <w:rPr>
                      <w:spacing w:val="-2"/>
                      <w:sz w:val="20"/>
                    </w:rPr>
                  </w:rPrChange>
                </w:rPr>
                <w:delText>000</w:delText>
              </w:r>
            </w:del>
          </w:p>
        </w:tc>
        <w:tc>
          <w:tcPr>
            <w:tcW w:w="992" w:type="dxa"/>
            <w:tcPrChange w:id="2164" w:author="MUKOLWE" w:date="2024-11-23T01:26:00Z">
              <w:tcPr>
                <w:tcW w:w="992" w:type="dxa"/>
              </w:tcPr>
            </w:tcPrChange>
          </w:tcPr>
          <w:p w14:paraId="63FB9E44" w14:textId="77777777" w:rsidR="00DD1D88" w:rsidRPr="00815E7C" w:rsidDel="00691795" w:rsidRDefault="00DD1D88" w:rsidP="00F51AD9">
            <w:pPr>
              <w:pStyle w:val="TableParagraph"/>
              <w:spacing w:line="276" w:lineRule="auto"/>
              <w:jc w:val="both"/>
              <w:rPr>
                <w:del w:id="2165" w:author="MUKOLWE" w:date="2024-11-23T01:27:00Z"/>
                <w:sz w:val="20"/>
                <w:highlight w:val="yellow"/>
                <w:rPrChange w:id="2166" w:author="MUKOLWE" w:date="2024-11-23T01:49:00Z">
                  <w:rPr>
                    <w:del w:id="2167" w:author="MUKOLWE" w:date="2024-11-23T01:27:00Z"/>
                    <w:sz w:val="20"/>
                  </w:rPr>
                </w:rPrChange>
              </w:rPr>
            </w:pPr>
            <w:del w:id="2168" w:author="MUKOLWE" w:date="2024-11-23T01:27:00Z">
              <w:r w:rsidRPr="00815E7C" w:rsidDel="00691795">
                <w:rPr>
                  <w:spacing w:val="-2"/>
                  <w:sz w:val="20"/>
                  <w:highlight w:val="yellow"/>
                  <w:rPrChange w:id="2169" w:author="MUKOLWE" w:date="2024-11-23T01:49:00Z">
                    <w:rPr>
                      <w:spacing w:val="-2"/>
                      <w:sz w:val="20"/>
                    </w:rPr>
                  </w:rPrChange>
                </w:rPr>
                <w:delText>10</w:delText>
              </w:r>
              <w:r w:rsidR="00C23F3A" w:rsidRPr="00815E7C" w:rsidDel="00691795">
                <w:rPr>
                  <w:spacing w:val="-2"/>
                  <w:sz w:val="20"/>
                  <w:highlight w:val="yellow"/>
                  <w:rPrChange w:id="2170" w:author="MUKOLWE" w:date="2024-11-23T01:49:00Z">
                    <w:rPr>
                      <w:spacing w:val="-2"/>
                      <w:sz w:val="20"/>
                    </w:rPr>
                  </w:rPrChange>
                </w:rPr>
                <w:delText>,</w:delText>
              </w:r>
              <w:r w:rsidRPr="00815E7C" w:rsidDel="00691795">
                <w:rPr>
                  <w:spacing w:val="-2"/>
                  <w:sz w:val="20"/>
                  <w:highlight w:val="yellow"/>
                  <w:rPrChange w:id="2171" w:author="MUKOLWE" w:date="2024-11-23T01:49:00Z">
                    <w:rPr>
                      <w:spacing w:val="-2"/>
                      <w:sz w:val="20"/>
                    </w:rPr>
                  </w:rPrChange>
                </w:rPr>
                <w:delText>000</w:delText>
              </w:r>
            </w:del>
          </w:p>
        </w:tc>
        <w:tc>
          <w:tcPr>
            <w:tcW w:w="992" w:type="dxa"/>
            <w:tcPrChange w:id="2172" w:author="MUKOLWE" w:date="2024-11-23T01:26:00Z">
              <w:tcPr>
                <w:tcW w:w="992" w:type="dxa"/>
              </w:tcPr>
            </w:tcPrChange>
          </w:tcPr>
          <w:p w14:paraId="46F37EEE" w14:textId="77777777" w:rsidR="00DD1D88" w:rsidRPr="00815E7C" w:rsidDel="00691795" w:rsidRDefault="00DD1D88" w:rsidP="0062071D">
            <w:pPr>
              <w:pStyle w:val="TableParagraph"/>
              <w:spacing w:line="276" w:lineRule="auto"/>
              <w:ind w:left="96"/>
              <w:jc w:val="both"/>
              <w:rPr>
                <w:del w:id="2173" w:author="MUKOLWE" w:date="2024-11-23T01:27:00Z"/>
                <w:sz w:val="20"/>
                <w:highlight w:val="yellow"/>
                <w:rPrChange w:id="2174" w:author="MUKOLWE" w:date="2024-11-23T01:49:00Z">
                  <w:rPr>
                    <w:del w:id="2175" w:author="MUKOLWE" w:date="2024-11-23T01:27:00Z"/>
                    <w:sz w:val="20"/>
                  </w:rPr>
                </w:rPrChange>
              </w:rPr>
            </w:pPr>
            <w:del w:id="2176" w:author="MUKOLWE" w:date="2024-11-23T01:27:00Z">
              <w:r w:rsidRPr="00815E7C" w:rsidDel="00691795">
                <w:rPr>
                  <w:spacing w:val="-2"/>
                  <w:sz w:val="20"/>
                  <w:highlight w:val="yellow"/>
                  <w:rPrChange w:id="2177" w:author="MUKOLWE" w:date="2024-11-23T01:49:00Z">
                    <w:rPr>
                      <w:spacing w:val="-2"/>
                      <w:sz w:val="20"/>
                    </w:rPr>
                  </w:rPrChange>
                </w:rPr>
                <w:delText>10</w:delText>
              </w:r>
              <w:r w:rsidR="00C23F3A" w:rsidRPr="00815E7C" w:rsidDel="00691795">
                <w:rPr>
                  <w:spacing w:val="-2"/>
                  <w:sz w:val="20"/>
                  <w:highlight w:val="yellow"/>
                  <w:rPrChange w:id="2178" w:author="MUKOLWE" w:date="2024-11-23T01:49:00Z">
                    <w:rPr>
                      <w:spacing w:val="-2"/>
                      <w:sz w:val="20"/>
                    </w:rPr>
                  </w:rPrChange>
                </w:rPr>
                <w:delText>,</w:delText>
              </w:r>
              <w:r w:rsidRPr="00815E7C" w:rsidDel="00691795">
                <w:rPr>
                  <w:spacing w:val="-2"/>
                  <w:sz w:val="20"/>
                  <w:highlight w:val="yellow"/>
                  <w:rPrChange w:id="2179" w:author="MUKOLWE" w:date="2024-11-23T01:49:00Z">
                    <w:rPr>
                      <w:spacing w:val="-2"/>
                      <w:sz w:val="20"/>
                    </w:rPr>
                  </w:rPrChange>
                </w:rPr>
                <w:delText>000</w:delText>
              </w:r>
            </w:del>
          </w:p>
        </w:tc>
        <w:tc>
          <w:tcPr>
            <w:tcW w:w="851" w:type="dxa"/>
            <w:tcPrChange w:id="2180" w:author="MUKOLWE" w:date="2024-11-23T01:26:00Z">
              <w:tcPr>
                <w:tcW w:w="851" w:type="dxa"/>
              </w:tcPr>
            </w:tcPrChange>
          </w:tcPr>
          <w:p w14:paraId="06593D57" w14:textId="77777777" w:rsidR="00DD1D88" w:rsidRPr="00815E7C" w:rsidDel="00691795" w:rsidRDefault="00DD1D88" w:rsidP="0062071D">
            <w:pPr>
              <w:pStyle w:val="TableParagraph"/>
              <w:spacing w:line="276" w:lineRule="auto"/>
              <w:ind w:left="99"/>
              <w:jc w:val="both"/>
              <w:rPr>
                <w:del w:id="2181" w:author="MUKOLWE" w:date="2024-11-23T01:27:00Z"/>
                <w:sz w:val="20"/>
                <w:highlight w:val="yellow"/>
                <w:rPrChange w:id="2182" w:author="MUKOLWE" w:date="2024-11-23T01:49:00Z">
                  <w:rPr>
                    <w:del w:id="2183" w:author="MUKOLWE" w:date="2024-11-23T01:27:00Z"/>
                    <w:sz w:val="20"/>
                  </w:rPr>
                </w:rPrChange>
              </w:rPr>
            </w:pPr>
            <w:del w:id="2184" w:author="MUKOLWE" w:date="2024-11-23T01:27:00Z">
              <w:r w:rsidRPr="00815E7C" w:rsidDel="00691795">
                <w:rPr>
                  <w:spacing w:val="-4"/>
                  <w:sz w:val="20"/>
                  <w:highlight w:val="yellow"/>
                  <w:rPrChange w:id="2185" w:author="MUKOLWE" w:date="2024-11-23T01:49:00Z">
                    <w:rPr>
                      <w:spacing w:val="-4"/>
                      <w:sz w:val="20"/>
                    </w:rPr>
                  </w:rPrChange>
                </w:rPr>
                <w:delText>10</w:delText>
              </w:r>
              <w:r w:rsidR="00C23F3A" w:rsidRPr="00815E7C" w:rsidDel="00691795">
                <w:rPr>
                  <w:spacing w:val="-4"/>
                  <w:sz w:val="20"/>
                  <w:highlight w:val="yellow"/>
                  <w:rPrChange w:id="2186" w:author="MUKOLWE" w:date="2024-11-23T01:49:00Z">
                    <w:rPr>
                      <w:spacing w:val="-4"/>
                      <w:sz w:val="20"/>
                    </w:rPr>
                  </w:rPrChange>
                </w:rPr>
                <w:delText>,</w:delText>
              </w:r>
              <w:r w:rsidRPr="00815E7C" w:rsidDel="00691795">
                <w:rPr>
                  <w:spacing w:val="-4"/>
                  <w:sz w:val="20"/>
                  <w:highlight w:val="yellow"/>
                  <w:rPrChange w:id="2187" w:author="MUKOLWE" w:date="2024-11-23T01:49:00Z">
                    <w:rPr>
                      <w:spacing w:val="-4"/>
                      <w:sz w:val="20"/>
                    </w:rPr>
                  </w:rPrChange>
                </w:rPr>
                <w:delText>00</w:delText>
              </w:r>
              <w:r w:rsidRPr="00815E7C" w:rsidDel="00691795">
                <w:rPr>
                  <w:spacing w:val="-10"/>
                  <w:sz w:val="20"/>
                  <w:highlight w:val="yellow"/>
                  <w:rPrChange w:id="2188" w:author="MUKOLWE" w:date="2024-11-23T01:49:00Z">
                    <w:rPr>
                      <w:spacing w:val="-10"/>
                      <w:sz w:val="20"/>
                    </w:rPr>
                  </w:rPrChange>
                </w:rPr>
                <w:delText>0</w:delText>
              </w:r>
            </w:del>
          </w:p>
        </w:tc>
        <w:tc>
          <w:tcPr>
            <w:tcW w:w="1134" w:type="dxa"/>
            <w:tcPrChange w:id="2189" w:author="MUKOLWE" w:date="2024-11-23T01:26:00Z">
              <w:tcPr>
                <w:tcW w:w="1131" w:type="dxa"/>
              </w:tcPr>
            </w:tcPrChange>
          </w:tcPr>
          <w:p w14:paraId="2892F405" w14:textId="77777777" w:rsidR="00DD1D88" w:rsidRPr="00815E7C" w:rsidDel="00691795" w:rsidRDefault="00DD1D88" w:rsidP="0062071D">
            <w:pPr>
              <w:pStyle w:val="TableParagraph"/>
              <w:spacing w:line="276" w:lineRule="auto"/>
              <w:ind w:left="93"/>
              <w:jc w:val="both"/>
              <w:rPr>
                <w:del w:id="2190" w:author="MUKOLWE" w:date="2024-11-23T01:27:00Z"/>
                <w:sz w:val="20"/>
                <w:highlight w:val="yellow"/>
                <w:rPrChange w:id="2191" w:author="MUKOLWE" w:date="2024-11-23T01:49:00Z">
                  <w:rPr>
                    <w:del w:id="2192" w:author="MUKOLWE" w:date="2024-11-23T01:27:00Z"/>
                    <w:sz w:val="20"/>
                  </w:rPr>
                </w:rPrChange>
              </w:rPr>
            </w:pPr>
            <w:del w:id="2193" w:author="MUKOLWE" w:date="2024-11-23T01:27:00Z">
              <w:r w:rsidRPr="00815E7C" w:rsidDel="00691795">
                <w:rPr>
                  <w:spacing w:val="-2"/>
                  <w:sz w:val="20"/>
                  <w:highlight w:val="yellow"/>
                  <w:rPrChange w:id="2194" w:author="MUKOLWE" w:date="2024-11-23T01:49:00Z">
                    <w:rPr>
                      <w:spacing w:val="-2"/>
                      <w:sz w:val="20"/>
                    </w:rPr>
                  </w:rPrChange>
                </w:rPr>
                <w:delText>120</w:delText>
              </w:r>
              <w:r w:rsidR="00A003E5" w:rsidRPr="00815E7C" w:rsidDel="00691795">
                <w:rPr>
                  <w:spacing w:val="-2"/>
                  <w:sz w:val="20"/>
                  <w:highlight w:val="yellow"/>
                  <w:rPrChange w:id="2195" w:author="MUKOLWE" w:date="2024-11-23T01:49:00Z">
                    <w:rPr>
                      <w:spacing w:val="-2"/>
                      <w:sz w:val="20"/>
                    </w:rPr>
                  </w:rPrChange>
                </w:rPr>
                <w:delText>,</w:delText>
              </w:r>
              <w:r w:rsidRPr="00815E7C" w:rsidDel="00691795">
                <w:rPr>
                  <w:spacing w:val="-2"/>
                  <w:sz w:val="20"/>
                  <w:highlight w:val="yellow"/>
                  <w:rPrChange w:id="2196" w:author="MUKOLWE" w:date="2024-11-23T01:49:00Z">
                    <w:rPr>
                      <w:spacing w:val="-2"/>
                      <w:sz w:val="20"/>
                    </w:rPr>
                  </w:rPrChange>
                </w:rPr>
                <w:delText>000</w:delText>
              </w:r>
            </w:del>
          </w:p>
        </w:tc>
      </w:tr>
      <w:tr w:rsidR="00E71101" w:rsidRPr="00815E7C" w:rsidDel="00691795" w14:paraId="516AAC5F" w14:textId="77777777" w:rsidTr="00691795">
        <w:trPr>
          <w:trHeight w:val="219"/>
          <w:del w:id="2197" w:author="MUKOLWE" w:date="2024-11-23T01:27:00Z"/>
          <w:trPrChange w:id="2198" w:author="MUKOLWE" w:date="2024-11-23T01:26:00Z">
            <w:trPr>
              <w:trHeight w:val="219"/>
            </w:trPr>
          </w:trPrChange>
        </w:trPr>
        <w:tc>
          <w:tcPr>
            <w:tcW w:w="1895" w:type="dxa"/>
            <w:tcPrChange w:id="2199" w:author="MUKOLWE" w:date="2024-11-23T01:26:00Z">
              <w:tcPr>
                <w:tcW w:w="1890" w:type="dxa"/>
              </w:tcPr>
            </w:tcPrChange>
          </w:tcPr>
          <w:p w14:paraId="56DCA406" w14:textId="77777777" w:rsidR="00DD1D88" w:rsidRPr="00815E7C" w:rsidDel="00691795" w:rsidRDefault="00DD1D88" w:rsidP="00691795">
            <w:pPr>
              <w:pStyle w:val="TableParagraph"/>
              <w:spacing w:line="276" w:lineRule="auto"/>
              <w:jc w:val="both"/>
              <w:rPr>
                <w:del w:id="2200" w:author="MUKOLWE" w:date="2024-11-23T01:27:00Z"/>
                <w:b/>
                <w:sz w:val="20"/>
                <w:highlight w:val="yellow"/>
                <w:rPrChange w:id="2201" w:author="MUKOLWE" w:date="2024-11-23T01:49:00Z">
                  <w:rPr>
                    <w:del w:id="2202" w:author="MUKOLWE" w:date="2024-11-23T01:27:00Z"/>
                    <w:b/>
                    <w:sz w:val="20"/>
                  </w:rPr>
                </w:rPrChange>
              </w:rPr>
            </w:pPr>
            <w:del w:id="2203" w:author="MUKOLWE" w:date="2024-11-23T01:27:00Z">
              <w:r w:rsidRPr="00815E7C" w:rsidDel="00691795">
                <w:rPr>
                  <w:b/>
                  <w:sz w:val="20"/>
                  <w:highlight w:val="yellow"/>
                  <w:rPrChange w:id="2204" w:author="MUKOLWE" w:date="2024-11-23T01:49:00Z">
                    <w:rPr>
                      <w:b/>
                      <w:sz w:val="20"/>
                    </w:rPr>
                  </w:rPrChange>
                </w:rPr>
                <w:delText>Payroll</w:delText>
              </w:r>
              <w:r w:rsidRPr="00815E7C" w:rsidDel="00691795">
                <w:rPr>
                  <w:b/>
                  <w:spacing w:val="-3"/>
                  <w:sz w:val="20"/>
                  <w:highlight w:val="yellow"/>
                  <w:rPrChange w:id="2205" w:author="MUKOLWE" w:date="2024-11-23T01:49:00Z">
                    <w:rPr>
                      <w:b/>
                      <w:spacing w:val="-3"/>
                      <w:sz w:val="20"/>
                    </w:rPr>
                  </w:rPrChange>
                </w:rPr>
                <w:delText xml:space="preserve"> </w:delText>
              </w:r>
              <w:r w:rsidRPr="00815E7C" w:rsidDel="00691795">
                <w:rPr>
                  <w:b/>
                  <w:spacing w:val="-2"/>
                  <w:sz w:val="20"/>
                  <w:highlight w:val="yellow"/>
                  <w:rPrChange w:id="2206" w:author="MUKOLWE" w:date="2024-11-23T01:49:00Z">
                    <w:rPr>
                      <w:b/>
                      <w:spacing w:val="-2"/>
                      <w:sz w:val="20"/>
                    </w:rPr>
                  </w:rPrChange>
                </w:rPr>
                <w:delText>Expenses</w:delText>
              </w:r>
            </w:del>
          </w:p>
        </w:tc>
        <w:tc>
          <w:tcPr>
            <w:tcW w:w="854" w:type="dxa"/>
            <w:tcPrChange w:id="2207" w:author="MUKOLWE" w:date="2024-11-23T01:26:00Z">
              <w:tcPr>
                <w:tcW w:w="854" w:type="dxa"/>
              </w:tcPr>
            </w:tcPrChange>
          </w:tcPr>
          <w:p w14:paraId="698D67B9" w14:textId="77777777" w:rsidR="00DD1D88" w:rsidRPr="00815E7C" w:rsidDel="00691795" w:rsidRDefault="00DD1D88" w:rsidP="00EB45BC">
            <w:pPr>
              <w:pStyle w:val="TableParagraph"/>
              <w:spacing w:line="276" w:lineRule="auto"/>
              <w:jc w:val="both"/>
              <w:rPr>
                <w:del w:id="2208" w:author="MUKOLWE" w:date="2024-11-23T01:27:00Z"/>
                <w:sz w:val="20"/>
                <w:highlight w:val="yellow"/>
                <w:rPrChange w:id="2209" w:author="MUKOLWE" w:date="2024-11-23T01:49:00Z">
                  <w:rPr>
                    <w:del w:id="2210" w:author="MUKOLWE" w:date="2024-11-23T01:27:00Z"/>
                    <w:sz w:val="20"/>
                  </w:rPr>
                </w:rPrChange>
              </w:rPr>
            </w:pPr>
            <w:del w:id="2211" w:author="MUKOLWE" w:date="2024-11-23T01:27:00Z">
              <w:r w:rsidRPr="00815E7C" w:rsidDel="00691795">
                <w:rPr>
                  <w:spacing w:val="-2"/>
                  <w:sz w:val="20"/>
                  <w:highlight w:val="yellow"/>
                  <w:rPrChange w:id="2212" w:author="MUKOLWE" w:date="2024-11-23T01:49:00Z">
                    <w:rPr>
                      <w:spacing w:val="-2"/>
                      <w:sz w:val="20"/>
                    </w:rPr>
                  </w:rPrChange>
                </w:rPr>
                <w:delText>10</w:delText>
              </w:r>
              <w:r w:rsidR="00A97D6C" w:rsidRPr="00815E7C" w:rsidDel="00691795">
                <w:rPr>
                  <w:spacing w:val="-2"/>
                  <w:sz w:val="20"/>
                  <w:highlight w:val="yellow"/>
                  <w:rPrChange w:id="2213" w:author="MUKOLWE" w:date="2024-11-23T01:49:00Z">
                    <w:rPr>
                      <w:spacing w:val="-2"/>
                      <w:sz w:val="20"/>
                    </w:rPr>
                  </w:rPrChange>
                </w:rPr>
                <w:delText>,</w:delText>
              </w:r>
              <w:r w:rsidRPr="00815E7C" w:rsidDel="00691795">
                <w:rPr>
                  <w:spacing w:val="-2"/>
                  <w:sz w:val="20"/>
                  <w:highlight w:val="yellow"/>
                  <w:rPrChange w:id="2214" w:author="MUKOLWE" w:date="2024-11-23T01:49:00Z">
                    <w:rPr>
                      <w:spacing w:val="-2"/>
                      <w:sz w:val="20"/>
                    </w:rPr>
                  </w:rPrChange>
                </w:rPr>
                <w:delText>000</w:delText>
              </w:r>
            </w:del>
          </w:p>
        </w:tc>
        <w:tc>
          <w:tcPr>
            <w:tcW w:w="810" w:type="dxa"/>
            <w:tcPrChange w:id="2215" w:author="MUKOLWE" w:date="2024-11-23T01:26:00Z">
              <w:tcPr>
                <w:tcW w:w="810" w:type="dxa"/>
              </w:tcPr>
            </w:tcPrChange>
          </w:tcPr>
          <w:p w14:paraId="70D11379" w14:textId="77777777" w:rsidR="00DD1D88" w:rsidRPr="00815E7C" w:rsidDel="00691795" w:rsidRDefault="00DD1D88" w:rsidP="00EB45BC">
            <w:pPr>
              <w:pStyle w:val="TableParagraph"/>
              <w:spacing w:line="276" w:lineRule="auto"/>
              <w:jc w:val="both"/>
              <w:rPr>
                <w:del w:id="2216" w:author="MUKOLWE" w:date="2024-11-23T01:27:00Z"/>
                <w:sz w:val="20"/>
                <w:highlight w:val="yellow"/>
                <w:rPrChange w:id="2217" w:author="MUKOLWE" w:date="2024-11-23T01:49:00Z">
                  <w:rPr>
                    <w:del w:id="2218" w:author="MUKOLWE" w:date="2024-11-23T01:27:00Z"/>
                    <w:sz w:val="20"/>
                  </w:rPr>
                </w:rPrChange>
              </w:rPr>
            </w:pPr>
            <w:del w:id="2219" w:author="MUKOLWE" w:date="2024-11-23T01:27:00Z">
              <w:r w:rsidRPr="00815E7C" w:rsidDel="00691795">
                <w:rPr>
                  <w:spacing w:val="-2"/>
                  <w:sz w:val="20"/>
                  <w:highlight w:val="yellow"/>
                  <w:rPrChange w:id="2220" w:author="MUKOLWE" w:date="2024-11-23T01:49:00Z">
                    <w:rPr>
                      <w:spacing w:val="-2"/>
                      <w:sz w:val="20"/>
                    </w:rPr>
                  </w:rPrChange>
                </w:rPr>
                <w:delText>10</w:delText>
              </w:r>
              <w:r w:rsidR="00A97D6C" w:rsidRPr="00815E7C" w:rsidDel="00691795">
                <w:rPr>
                  <w:spacing w:val="-2"/>
                  <w:sz w:val="20"/>
                  <w:highlight w:val="yellow"/>
                  <w:rPrChange w:id="2221" w:author="MUKOLWE" w:date="2024-11-23T01:49:00Z">
                    <w:rPr>
                      <w:spacing w:val="-2"/>
                      <w:sz w:val="20"/>
                    </w:rPr>
                  </w:rPrChange>
                </w:rPr>
                <w:delText>,</w:delText>
              </w:r>
              <w:r w:rsidRPr="00815E7C" w:rsidDel="00691795">
                <w:rPr>
                  <w:spacing w:val="-2"/>
                  <w:sz w:val="20"/>
                  <w:highlight w:val="yellow"/>
                  <w:rPrChange w:id="2222" w:author="MUKOLWE" w:date="2024-11-23T01:49:00Z">
                    <w:rPr>
                      <w:spacing w:val="-2"/>
                      <w:sz w:val="20"/>
                    </w:rPr>
                  </w:rPrChange>
                </w:rPr>
                <w:delText>000</w:delText>
              </w:r>
            </w:del>
          </w:p>
        </w:tc>
        <w:tc>
          <w:tcPr>
            <w:tcW w:w="810" w:type="dxa"/>
            <w:tcPrChange w:id="2223" w:author="MUKOLWE" w:date="2024-11-23T01:26:00Z">
              <w:tcPr>
                <w:tcW w:w="810" w:type="dxa"/>
              </w:tcPr>
            </w:tcPrChange>
          </w:tcPr>
          <w:p w14:paraId="1FE4FF0C" w14:textId="77777777" w:rsidR="00DD1D88" w:rsidRPr="00815E7C" w:rsidDel="00691795" w:rsidRDefault="00DD1D88" w:rsidP="00EB45BC">
            <w:pPr>
              <w:pStyle w:val="TableParagraph"/>
              <w:spacing w:line="276" w:lineRule="auto"/>
              <w:jc w:val="both"/>
              <w:rPr>
                <w:del w:id="2224" w:author="MUKOLWE" w:date="2024-11-23T01:27:00Z"/>
                <w:sz w:val="20"/>
                <w:highlight w:val="yellow"/>
                <w:rPrChange w:id="2225" w:author="MUKOLWE" w:date="2024-11-23T01:49:00Z">
                  <w:rPr>
                    <w:del w:id="2226" w:author="MUKOLWE" w:date="2024-11-23T01:27:00Z"/>
                    <w:sz w:val="20"/>
                  </w:rPr>
                </w:rPrChange>
              </w:rPr>
            </w:pPr>
            <w:del w:id="2227" w:author="MUKOLWE" w:date="2024-11-23T01:27:00Z">
              <w:r w:rsidRPr="00815E7C" w:rsidDel="00691795">
                <w:rPr>
                  <w:spacing w:val="-4"/>
                  <w:sz w:val="20"/>
                  <w:highlight w:val="yellow"/>
                  <w:rPrChange w:id="2228" w:author="MUKOLWE" w:date="2024-11-23T01:49:00Z">
                    <w:rPr>
                      <w:spacing w:val="-4"/>
                      <w:sz w:val="20"/>
                    </w:rPr>
                  </w:rPrChange>
                </w:rPr>
                <w:delText>10</w:delText>
              </w:r>
              <w:r w:rsidR="00A97D6C" w:rsidRPr="00815E7C" w:rsidDel="00691795">
                <w:rPr>
                  <w:spacing w:val="-4"/>
                  <w:sz w:val="20"/>
                  <w:highlight w:val="yellow"/>
                  <w:rPrChange w:id="2229" w:author="MUKOLWE" w:date="2024-11-23T01:49:00Z">
                    <w:rPr>
                      <w:spacing w:val="-4"/>
                      <w:sz w:val="20"/>
                    </w:rPr>
                  </w:rPrChange>
                </w:rPr>
                <w:delText>,</w:delText>
              </w:r>
              <w:r w:rsidRPr="00815E7C" w:rsidDel="00691795">
                <w:rPr>
                  <w:spacing w:val="-4"/>
                  <w:sz w:val="20"/>
                  <w:highlight w:val="yellow"/>
                  <w:rPrChange w:id="2230" w:author="MUKOLWE" w:date="2024-11-23T01:49:00Z">
                    <w:rPr>
                      <w:spacing w:val="-4"/>
                      <w:sz w:val="20"/>
                    </w:rPr>
                  </w:rPrChange>
                </w:rPr>
                <w:delText>00</w:delText>
              </w:r>
              <w:r w:rsidRPr="00815E7C" w:rsidDel="00691795">
                <w:rPr>
                  <w:spacing w:val="-10"/>
                  <w:sz w:val="20"/>
                  <w:highlight w:val="yellow"/>
                  <w:rPrChange w:id="2231" w:author="MUKOLWE" w:date="2024-11-23T01:49:00Z">
                    <w:rPr>
                      <w:spacing w:val="-10"/>
                      <w:sz w:val="20"/>
                    </w:rPr>
                  </w:rPrChange>
                </w:rPr>
                <w:delText>0</w:delText>
              </w:r>
            </w:del>
          </w:p>
        </w:tc>
        <w:tc>
          <w:tcPr>
            <w:tcW w:w="964" w:type="dxa"/>
            <w:tcPrChange w:id="2232" w:author="MUKOLWE" w:date="2024-11-23T01:26:00Z">
              <w:tcPr>
                <w:tcW w:w="964" w:type="dxa"/>
              </w:tcPr>
            </w:tcPrChange>
          </w:tcPr>
          <w:p w14:paraId="2F192D07" w14:textId="77777777" w:rsidR="00DD1D88" w:rsidRPr="00815E7C" w:rsidDel="00691795" w:rsidRDefault="00DD1D88" w:rsidP="00B03E09">
            <w:pPr>
              <w:pStyle w:val="TableParagraph"/>
              <w:spacing w:line="276" w:lineRule="auto"/>
              <w:jc w:val="both"/>
              <w:rPr>
                <w:del w:id="2233" w:author="MUKOLWE" w:date="2024-11-23T01:27:00Z"/>
                <w:sz w:val="20"/>
                <w:highlight w:val="yellow"/>
                <w:rPrChange w:id="2234" w:author="MUKOLWE" w:date="2024-11-23T01:49:00Z">
                  <w:rPr>
                    <w:del w:id="2235" w:author="MUKOLWE" w:date="2024-11-23T01:27:00Z"/>
                    <w:sz w:val="20"/>
                  </w:rPr>
                </w:rPrChange>
              </w:rPr>
            </w:pPr>
            <w:del w:id="2236" w:author="MUKOLWE" w:date="2024-11-23T01:27:00Z">
              <w:r w:rsidRPr="00815E7C" w:rsidDel="00691795">
                <w:rPr>
                  <w:spacing w:val="-2"/>
                  <w:sz w:val="20"/>
                  <w:highlight w:val="yellow"/>
                  <w:rPrChange w:id="2237" w:author="MUKOLWE" w:date="2024-11-23T01:49:00Z">
                    <w:rPr>
                      <w:spacing w:val="-2"/>
                      <w:sz w:val="20"/>
                    </w:rPr>
                  </w:rPrChange>
                </w:rPr>
                <w:delText>10</w:delText>
              </w:r>
              <w:r w:rsidR="00A97D6C" w:rsidRPr="00815E7C" w:rsidDel="00691795">
                <w:rPr>
                  <w:spacing w:val="-2"/>
                  <w:sz w:val="20"/>
                  <w:highlight w:val="yellow"/>
                  <w:rPrChange w:id="2238" w:author="MUKOLWE" w:date="2024-11-23T01:49:00Z">
                    <w:rPr>
                      <w:spacing w:val="-2"/>
                      <w:sz w:val="20"/>
                    </w:rPr>
                  </w:rPrChange>
                </w:rPr>
                <w:delText>,</w:delText>
              </w:r>
              <w:r w:rsidRPr="00815E7C" w:rsidDel="00691795">
                <w:rPr>
                  <w:spacing w:val="-2"/>
                  <w:sz w:val="20"/>
                  <w:highlight w:val="yellow"/>
                  <w:rPrChange w:id="2239" w:author="MUKOLWE" w:date="2024-11-23T01:49:00Z">
                    <w:rPr>
                      <w:spacing w:val="-2"/>
                      <w:sz w:val="20"/>
                    </w:rPr>
                  </w:rPrChange>
                </w:rPr>
                <w:delText>000</w:delText>
              </w:r>
            </w:del>
          </w:p>
        </w:tc>
        <w:tc>
          <w:tcPr>
            <w:tcW w:w="862" w:type="dxa"/>
            <w:tcPrChange w:id="2240" w:author="MUKOLWE" w:date="2024-11-23T01:26:00Z">
              <w:tcPr>
                <w:tcW w:w="862" w:type="dxa"/>
              </w:tcPr>
            </w:tcPrChange>
          </w:tcPr>
          <w:p w14:paraId="73E12BD3" w14:textId="77777777" w:rsidR="00DD1D88" w:rsidRPr="00815E7C" w:rsidDel="00691795" w:rsidRDefault="00DD1D88" w:rsidP="00E066EC">
            <w:pPr>
              <w:pStyle w:val="TableParagraph"/>
              <w:spacing w:line="276" w:lineRule="auto"/>
              <w:jc w:val="both"/>
              <w:rPr>
                <w:del w:id="2241" w:author="MUKOLWE" w:date="2024-11-23T01:27:00Z"/>
                <w:sz w:val="20"/>
                <w:highlight w:val="yellow"/>
                <w:rPrChange w:id="2242" w:author="MUKOLWE" w:date="2024-11-23T01:49:00Z">
                  <w:rPr>
                    <w:del w:id="2243" w:author="MUKOLWE" w:date="2024-11-23T01:27:00Z"/>
                    <w:sz w:val="20"/>
                  </w:rPr>
                </w:rPrChange>
              </w:rPr>
            </w:pPr>
            <w:del w:id="2244" w:author="MUKOLWE" w:date="2024-11-23T01:27:00Z">
              <w:r w:rsidRPr="00815E7C" w:rsidDel="00691795">
                <w:rPr>
                  <w:spacing w:val="-2"/>
                  <w:sz w:val="20"/>
                  <w:highlight w:val="yellow"/>
                  <w:rPrChange w:id="2245" w:author="MUKOLWE" w:date="2024-11-23T01:49:00Z">
                    <w:rPr>
                      <w:spacing w:val="-2"/>
                      <w:sz w:val="20"/>
                    </w:rPr>
                  </w:rPrChange>
                </w:rPr>
                <w:delText>10</w:delText>
              </w:r>
              <w:r w:rsidR="00A97D6C" w:rsidRPr="00815E7C" w:rsidDel="00691795">
                <w:rPr>
                  <w:spacing w:val="-2"/>
                  <w:sz w:val="20"/>
                  <w:highlight w:val="yellow"/>
                  <w:rPrChange w:id="2246" w:author="MUKOLWE" w:date="2024-11-23T01:49:00Z">
                    <w:rPr>
                      <w:spacing w:val="-2"/>
                      <w:sz w:val="20"/>
                    </w:rPr>
                  </w:rPrChange>
                </w:rPr>
                <w:delText>,</w:delText>
              </w:r>
              <w:r w:rsidRPr="00815E7C" w:rsidDel="00691795">
                <w:rPr>
                  <w:spacing w:val="-2"/>
                  <w:sz w:val="20"/>
                  <w:highlight w:val="yellow"/>
                  <w:rPrChange w:id="2247" w:author="MUKOLWE" w:date="2024-11-23T01:49:00Z">
                    <w:rPr>
                      <w:spacing w:val="-2"/>
                      <w:sz w:val="20"/>
                    </w:rPr>
                  </w:rPrChange>
                </w:rPr>
                <w:delText>000</w:delText>
              </w:r>
            </w:del>
          </w:p>
        </w:tc>
        <w:tc>
          <w:tcPr>
            <w:tcW w:w="810" w:type="dxa"/>
            <w:tcPrChange w:id="2248" w:author="MUKOLWE" w:date="2024-11-23T01:26:00Z">
              <w:tcPr>
                <w:tcW w:w="810" w:type="dxa"/>
              </w:tcPr>
            </w:tcPrChange>
          </w:tcPr>
          <w:p w14:paraId="205B2608" w14:textId="77777777" w:rsidR="00DD1D88" w:rsidRPr="00815E7C" w:rsidDel="00691795" w:rsidRDefault="00DD1D88" w:rsidP="00E066EC">
            <w:pPr>
              <w:pStyle w:val="TableParagraph"/>
              <w:spacing w:line="276" w:lineRule="auto"/>
              <w:jc w:val="both"/>
              <w:rPr>
                <w:del w:id="2249" w:author="MUKOLWE" w:date="2024-11-23T01:27:00Z"/>
                <w:sz w:val="20"/>
                <w:highlight w:val="yellow"/>
                <w:rPrChange w:id="2250" w:author="MUKOLWE" w:date="2024-11-23T01:49:00Z">
                  <w:rPr>
                    <w:del w:id="2251" w:author="MUKOLWE" w:date="2024-11-23T01:27:00Z"/>
                    <w:sz w:val="20"/>
                  </w:rPr>
                </w:rPrChange>
              </w:rPr>
            </w:pPr>
            <w:del w:id="2252" w:author="MUKOLWE" w:date="2024-11-23T01:27:00Z">
              <w:r w:rsidRPr="00815E7C" w:rsidDel="00691795">
                <w:rPr>
                  <w:spacing w:val="-4"/>
                  <w:sz w:val="20"/>
                  <w:highlight w:val="yellow"/>
                  <w:rPrChange w:id="2253" w:author="MUKOLWE" w:date="2024-11-23T01:49:00Z">
                    <w:rPr>
                      <w:spacing w:val="-4"/>
                      <w:sz w:val="20"/>
                    </w:rPr>
                  </w:rPrChange>
                </w:rPr>
                <w:delText>10</w:delText>
              </w:r>
              <w:r w:rsidR="00A97D6C" w:rsidRPr="00815E7C" w:rsidDel="00691795">
                <w:rPr>
                  <w:spacing w:val="-4"/>
                  <w:sz w:val="20"/>
                  <w:highlight w:val="yellow"/>
                  <w:rPrChange w:id="2254" w:author="MUKOLWE" w:date="2024-11-23T01:49:00Z">
                    <w:rPr>
                      <w:spacing w:val="-4"/>
                      <w:sz w:val="20"/>
                    </w:rPr>
                  </w:rPrChange>
                </w:rPr>
                <w:delText>,</w:delText>
              </w:r>
              <w:r w:rsidRPr="00815E7C" w:rsidDel="00691795">
                <w:rPr>
                  <w:spacing w:val="-4"/>
                  <w:sz w:val="20"/>
                  <w:highlight w:val="yellow"/>
                  <w:rPrChange w:id="2255" w:author="MUKOLWE" w:date="2024-11-23T01:49:00Z">
                    <w:rPr>
                      <w:spacing w:val="-4"/>
                      <w:sz w:val="20"/>
                    </w:rPr>
                  </w:rPrChange>
                </w:rPr>
                <w:delText>00</w:delText>
              </w:r>
              <w:r w:rsidRPr="00815E7C" w:rsidDel="00691795">
                <w:rPr>
                  <w:spacing w:val="-10"/>
                  <w:sz w:val="20"/>
                  <w:highlight w:val="yellow"/>
                  <w:rPrChange w:id="2256" w:author="MUKOLWE" w:date="2024-11-23T01:49:00Z">
                    <w:rPr>
                      <w:spacing w:val="-10"/>
                      <w:sz w:val="20"/>
                    </w:rPr>
                  </w:rPrChange>
                </w:rPr>
                <w:delText>0</w:delText>
              </w:r>
            </w:del>
          </w:p>
        </w:tc>
        <w:tc>
          <w:tcPr>
            <w:tcW w:w="944" w:type="dxa"/>
            <w:tcPrChange w:id="2257" w:author="MUKOLWE" w:date="2024-11-23T01:26:00Z">
              <w:tcPr>
                <w:tcW w:w="944" w:type="dxa"/>
              </w:tcPr>
            </w:tcPrChange>
          </w:tcPr>
          <w:p w14:paraId="63CEB56E" w14:textId="77777777" w:rsidR="00DD1D88" w:rsidRPr="00815E7C" w:rsidDel="00691795" w:rsidRDefault="00DD1D88" w:rsidP="007A056F">
            <w:pPr>
              <w:pStyle w:val="TableParagraph"/>
              <w:spacing w:line="276" w:lineRule="auto"/>
              <w:jc w:val="both"/>
              <w:rPr>
                <w:del w:id="2258" w:author="MUKOLWE" w:date="2024-11-23T01:27:00Z"/>
                <w:sz w:val="20"/>
                <w:highlight w:val="yellow"/>
                <w:rPrChange w:id="2259" w:author="MUKOLWE" w:date="2024-11-23T01:49:00Z">
                  <w:rPr>
                    <w:del w:id="2260" w:author="MUKOLWE" w:date="2024-11-23T01:27:00Z"/>
                    <w:sz w:val="20"/>
                  </w:rPr>
                </w:rPrChange>
              </w:rPr>
            </w:pPr>
            <w:del w:id="2261" w:author="MUKOLWE" w:date="2024-11-23T01:27:00Z">
              <w:r w:rsidRPr="00815E7C" w:rsidDel="00691795">
                <w:rPr>
                  <w:spacing w:val="-2"/>
                  <w:sz w:val="20"/>
                  <w:highlight w:val="yellow"/>
                  <w:rPrChange w:id="2262" w:author="MUKOLWE" w:date="2024-11-23T01:49:00Z">
                    <w:rPr>
                      <w:spacing w:val="-2"/>
                      <w:sz w:val="20"/>
                    </w:rPr>
                  </w:rPrChange>
                </w:rPr>
                <w:delText>10</w:delText>
              </w:r>
              <w:r w:rsidR="00A97D6C" w:rsidRPr="00815E7C" w:rsidDel="00691795">
                <w:rPr>
                  <w:spacing w:val="-2"/>
                  <w:sz w:val="20"/>
                  <w:highlight w:val="yellow"/>
                  <w:rPrChange w:id="2263" w:author="MUKOLWE" w:date="2024-11-23T01:49:00Z">
                    <w:rPr>
                      <w:spacing w:val="-2"/>
                      <w:sz w:val="20"/>
                    </w:rPr>
                  </w:rPrChange>
                </w:rPr>
                <w:delText>,</w:delText>
              </w:r>
              <w:r w:rsidRPr="00815E7C" w:rsidDel="00691795">
                <w:rPr>
                  <w:spacing w:val="-2"/>
                  <w:sz w:val="20"/>
                  <w:highlight w:val="yellow"/>
                  <w:rPrChange w:id="2264" w:author="MUKOLWE" w:date="2024-11-23T01:49:00Z">
                    <w:rPr>
                      <w:spacing w:val="-2"/>
                      <w:sz w:val="20"/>
                    </w:rPr>
                  </w:rPrChange>
                </w:rPr>
                <w:delText>000</w:delText>
              </w:r>
            </w:del>
          </w:p>
        </w:tc>
        <w:tc>
          <w:tcPr>
            <w:tcW w:w="982" w:type="dxa"/>
            <w:tcPrChange w:id="2265" w:author="MUKOLWE" w:date="2024-11-23T01:26:00Z">
              <w:tcPr>
                <w:tcW w:w="982" w:type="dxa"/>
              </w:tcPr>
            </w:tcPrChange>
          </w:tcPr>
          <w:p w14:paraId="0C132377" w14:textId="77777777" w:rsidR="00DD1D88" w:rsidRPr="00815E7C" w:rsidDel="00691795" w:rsidRDefault="00DD1D88" w:rsidP="007A056F">
            <w:pPr>
              <w:pStyle w:val="TableParagraph"/>
              <w:spacing w:line="276" w:lineRule="auto"/>
              <w:jc w:val="both"/>
              <w:rPr>
                <w:del w:id="2266" w:author="MUKOLWE" w:date="2024-11-23T01:27:00Z"/>
                <w:sz w:val="20"/>
                <w:highlight w:val="yellow"/>
                <w:rPrChange w:id="2267" w:author="MUKOLWE" w:date="2024-11-23T01:49:00Z">
                  <w:rPr>
                    <w:del w:id="2268" w:author="MUKOLWE" w:date="2024-11-23T01:27:00Z"/>
                    <w:sz w:val="20"/>
                  </w:rPr>
                </w:rPrChange>
              </w:rPr>
            </w:pPr>
            <w:del w:id="2269" w:author="MUKOLWE" w:date="2024-11-23T01:27:00Z">
              <w:r w:rsidRPr="00815E7C" w:rsidDel="00691795">
                <w:rPr>
                  <w:spacing w:val="-2"/>
                  <w:sz w:val="20"/>
                  <w:highlight w:val="yellow"/>
                  <w:rPrChange w:id="2270" w:author="MUKOLWE" w:date="2024-11-23T01:49:00Z">
                    <w:rPr>
                      <w:spacing w:val="-2"/>
                      <w:sz w:val="20"/>
                    </w:rPr>
                  </w:rPrChange>
                </w:rPr>
                <w:delText>10</w:delText>
              </w:r>
              <w:r w:rsidR="00A97D6C" w:rsidRPr="00815E7C" w:rsidDel="00691795">
                <w:rPr>
                  <w:spacing w:val="-2"/>
                  <w:sz w:val="20"/>
                  <w:highlight w:val="yellow"/>
                  <w:rPrChange w:id="2271" w:author="MUKOLWE" w:date="2024-11-23T01:49:00Z">
                    <w:rPr>
                      <w:spacing w:val="-2"/>
                      <w:sz w:val="20"/>
                    </w:rPr>
                  </w:rPrChange>
                </w:rPr>
                <w:delText>,</w:delText>
              </w:r>
              <w:r w:rsidRPr="00815E7C" w:rsidDel="00691795">
                <w:rPr>
                  <w:spacing w:val="-2"/>
                  <w:sz w:val="20"/>
                  <w:highlight w:val="yellow"/>
                  <w:rPrChange w:id="2272" w:author="MUKOLWE" w:date="2024-11-23T01:49:00Z">
                    <w:rPr>
                      <w:spacing w:val="-2"/>
                      <w:sz w:val="20"/>
                    </w:rPr>
                  </w:rPrChange>
                </w:rPr>
                <w:delText>000</w:delText>
              </w:r>
            </w:del>
          </w:p>
        </w:tc>
        <w:tc>
          <w:tcPr>
            <w:tcW w:w="1134" w:type="dxa"/>
            <w:tcPrChange w:id="2273" w:author="MUKOLWE" w:date="2024-11-23T01:26:00Z">
              <w:tcPr>
                <w:tcW w:w="992" w:type="dxa"/>
              </w:tcPr>
            </w:tcPrChange>
          </w:tcPr>
          <w:p w14:paraId="5544524A" w14:textId="77777777" w:rsidR="00DD1D88" w:rsidRPr="00815E7C" w:rsidDel="00691795" w:rsidRDefault="00DD1D88" w:rsidP="0062071D">
            <w:pPr>
              <w:pStyle w:val="TableParagraph"/>
              <w:spacing w:line="276" w:lineRule="auto"/>
              <w:ind w:left="103"/>
              <w:jc w:val="both"/>
              <w:rPr>
                <w:del w:id="2274" w:author="MUKOLWE" w:date="2024-11-23T01:27:00Z"/>
                <w:sz w:val="20"/>
                <w:highlight w:val="yellow"/>
                <w:rPrChange w:id="2275" w:author="MUKOLWE" w:date="2024-11-23T01:49:00Z">
                  <w:rPr>
                    <w:del w:id="2276" w:author="MUKOLWE" w:date="2024-11-23T01:27:00Z"/>
                    <w:sz w:val="20"/>
                  </w:rPr>
                </w:rPrChange>
              </w:rPr>
            </w:pPr>
            <w:del w:id="2277" w:author="MUKOLWE" w:date="2024-11-23T01:27:00Z">
              <w:r w:rsidRPr="00815E7C" w:rsidDel="00691795">
                <w:rPr>
                  <w:spacing w:val="-2"/>
                  <w:sz w:val="20"/>
                  <w:highlight w:val="yellow"/>
                  <w:rPrChange w:id="2278" w:author="MUKOLWE" w:date="2024-11-23T01:49:00Z">
                    <w:rPr>
                      <w:spacing w:val="-2"/>
                      <w:sz w:val="20"/>
                    </w:rPr>
                  </w:rPrChange>
                </w:rPr>
                <w:delText>10</w:delText>
              </w:r>
              <w:r w:rsidR="00A97D6C" w:rsidRPr="00815E7C" w:rsidDel="00691795">
                <w:rPr>
                  <w:spacing w:val="-2"/>
                  <w:sz w:val="20"/>
                  <w:highlight w:val="yellow"/>
                  <w:rPrChange w:id="2279" w:author="MUKOLWE" w:date="2024-11-23T01:49:00Z">
                    <w:rPr>
                      <w:spacing w:val="-2"/>
                      <w:sz w:val="20"/>
                    </w:rPr>
                  </w:rPrChange>
                </w:rPr>
                <w:delText>,</w:delText>
              </w:r>
              <w:r w:rsidRPr="00815E7C" w:rsidDel="00691795">
                <w:rPr>
                  <w:spacing w:val="-2"/>
                  <w:sz w:val="20"/>
                  <w:highlight w:val="yellow"/>
                  <w:rPrChange w:id="2280" w:author="MUKOLWE" w:date="2024-11-23T01:49:00Z">
                    <w:rPr>
                      <w:spacing w:val="-2"/>
                      <w:sz w:val="20"/>
                    </w:rPr>
                  </w:rPrChange>
                </w:rPr>
                <w:delText>000</w:delText>
              </w:r>
            </w:del>
          </w:p>
        </w:tc>
        <w:tc>
          <w:tcPr>
            <w:tcW w:w="992" w:type="dxa"/>
            <w:tcPrChange w:id="2281" w:author="MUKOLWE" w:date="2024-11-23T01:26:00Z">
              <w:tcPr>
                <w:tcW w:w="992" w:type="dxa"/>
              </w:tcPr>
            </w:tcPrChange>
          </w:tcPr>
          <w:p w14:paraId="3915B45B" w14:textId="77777777" w:rsidR="00DD1D88" w:rsidRPr="00815E7C" w:rsidDel="00691795" w:rsidRDefault="00DD1D88" w:rsidP="00F51AD9">
            <w:pPr>
              <w:pStyle w:val="TableParagraph"/>
              <w:spacing w:line="276" w:lineRule="auto"/>
              <w:jc w:val="both"/>
              <w:rPr>
                <w:del w:id="2282" w:author="MUKOLWE" w:date="2024-11-23T01:27:00Z"/>
                <w:sz w:val="20"/>
                <w:highlight w:val="yellow"/>
                <w:rPrChange w:id="2283" w:author="MUKOLWE" w:date="2024-11-23T01:49:00Z">
                  <w:rPr>
                    <w:del w:id="2284" w:author="MUKOLWE" w:date="2024-11-23T01:27:00Z"/>
                    <w:sz w:val="20"/>
                  </w:rPr>
                </w:rPrChange>
              </w:rPr>
            </w:pPr>
            <w:del w:id="2285" w:author="MUKOLWE" w:date="2024-11-23T01:27:00Z">
              <w:r w:rsidRPr="00815E7C" w:rsidDel="00691795">
                <w:rPr>
                  <w:spacing w:val="-2"/>
                  <w:sz w:val="20"/>
                  <w:highlight w:val="yellow"/>
                  <w:rPrChange w:id="2286" w:author="MUKOLWE" w:date="2024-11-23T01:49:00Z">
                    <w:rPr>
                      <w:spacing w:val="-2"/>
                      <w:sz w:val="20"/>
                    </w:rPr>
                  </w:rPrChange>
                </w:rPr>
                <w:delText>10</w:delText>
              </w:r>
              <w:r w:rsidR="00A97D6C" w:rsidRPr="00815E7C" w:rsidDel="00691795">
                <w:rPr>
                  <w:spacing w:val="-2"/>
                  <w:sz w:val="20"/>
                  <w:highlight w:val="yellow"/>
                  <w:rPrChange w:id="2287" w:author="MUKOLWE" w:date="2024-11-23T01:49:00Z">
                    <w:rPr>
                      <w:spacing w:val="-2"/>
                      <w:sz w:val="20"/>
                    </w:rPr>
                  </w:rPrChange>
                </w:rPr>
                <w:delText>,</w:delText>
              </w:r>
              <w:r w:rsidRPr="00815E7C" w:rsidDel="00691795">
                <w:rPr>
                  <w:spacing w:val="-2"/>
                  <w:sz w:val="20"/>
                  <w:highlight w:val="yellow"/>
                  <w:rPrChange w:id="2288" w:author="MUKOLWE" w:date="2024-11-23T01:49:00Z">
                    <w:rPr>
                      <w:spacing w:val="-2"/>
                      <w:sz w:val="20"/>
                    </w:rPr>
                  </w:rPrChange>
                </w:rPr>
                <w:delText>000</w:delText>
              </w:r>
            </w:del>
          </w:p>
        </w:tc>
        <w:tc>
          <w:tcPr>
            <w:tcW w:w="992" w:type="dxa"/>
            <w:tcPrChange w:id="2289" w:author="MUKOLWE" w:date="2024-11-23T01:26:00Z">
              <w:tcPr>
                <w:tcW w:w="992" w:type="dxa"/>
              </w:tcPr>
            </w:tcPrChange>
          </w:tcPr>
          <w:p w14:paraId="10B4C7E0" w14:textId="77777777" w:rsidR="00DD1D88" w:rsidRPr="00815E7C" w:rsidDel="00691795" w:rsidRDefault="00DD1D88" w:rsidP="0062071D">
            <w:pPr>
              <w:pStyle w:val="TableParagraph"/>
              <w:spacing w:line="276" w:lineRule="auto"/>
              <w:ind w:left="96"/>
              <w:jc w:val="both"/>
              <w:rPr>
                <w:del w:id="2290" w:author="MUKOLWE" w:date="2024-11-23T01:27:00Z"/>
                <w:sz w:val="20"/>
                <w:highlight w:val="yellow"/>
                <w:rPrChange w:id="2291" w:author="MUKOLWE" w:date="2024-11-23T01:49:00Z">
                  <w:rPr>
                    <w:del w:id="2292" w:author="MUKOLWE" w:date="2024-11-23T01:27:00Z"/>
                    <w:sz w:val="20"/>
                  </w:rPr>
                </w:rPrChange>
              </w:rPr>
            </w:pPr>
            <w:del w:id="2293" w:author="MUKOLWE" w:date="2024-11-23T01:27:00Z">
              <w:r w:rsidRPr="00815E7C" w:rsidDel="00691795">
                <w:rPr>
                  <w:spacing w:val="-2"/>
                  <w:sz w:val="20"/>
                  <w:highlight w:val="yellow"/>
                  <w:rPrChange w:id="2294" w:author="MUKOLWE" w:date="2024-11-23T01:49:00Z">
                    <w:rPr>
                      <w:spacing w:val="-2"/>
                      <w:sz w:val="20"/>
                    </w:rPr>
                  </w:rPrChange>
                </w:rPr>
                <w:delText>10</w:delText>
              </w:r>
              <w:r w:rsidR="00A97D6C" w:rsidRPr="00815E7C" w:rsidDel="00691795">
                <w:rPr>
                  <w:spacing w:val="-2"/>
                  <w:sz w:val="20"/>
                  <w:highlight w:val="yellow"/>
                  <w:rPrChange w:id="2295" w:author="MUKOLWE" w:date="2024-11-23T01:49:00Z">
                    <w:rPr>
                      <w:spacing w:val="-2"/>
                      <w:sz w:val="20"/>
                    </w:rPr>
                  </w:rPrChange>
                </w:rPr>
                <w:delText>,</w:delText>
              </w:r>
              <w:r w:rsidRPr="00815E7C" w:rsidDel="00691795">
                <w:rPr>
                  <w:spacing w:val="-2"/>
                  <w:sz w:val="20"/>
                  <w:highlight w:val="yellow"/>
                  <w:rPrChange w:id="2296" w:author="MUKOLWE" w:date="2024-11-23T01:49:00Z">
                    <w:rPr>
                      <w:spacing w:val="-2"/>
                      <w:sz w:val="20"/>
                    </w:rPr>
                  </w:rPrChange>
                </w:rPr>
                <w:delText>000</w:delText>
              </w:r>
            </w:del>
          </w:p>
        </w:tc>
        <w:tc>
          <w:tcPr>
            <w:tcW w:w="851" w:type="dxa"/>
            <w:tcPrChange w:id="2297" w:author="MUKOLWE" w:date="2024-11-23T01:26:00Z">
              <w:tcPr>
                <w:tcW w:w="851" w:type="dxa"/>
              </w:tcPr>
            </w:tcPrChange>
          </w:tcPr>
          <w:p w14:paraId="0264946D" w14:textId="77777777" w:rsidR="00DD1D88" w:rsidRPr="00815E7C" w:rsidDel="00691795" w:rsidRDefault="00DD1D88" w:rsidP="0062071D">
            <w:pPr>
              <w:pStyle w:val="TableParagraph"/>
              <w:spacing w:line="276" w:lineRule="auto"/>
              <w:ind w:left="99"/>
              <w:jc w:val="both"/>
              <w:rPr>
                <w:del w:id="2298" w:author="MUKOLWE" w:date="2024-11-23T01:27:00Z"/>
                <w:sz w:val="20"/>
                <w:highlight w:val="yellow"/>
                <w:rPrChange w:id="2299" w:author="MUKOLWE" w:date="2024-11-23T01:49:00Z">
                  <w:rPr>
                    <w:del w:id="2300" w:author="MUKOLWE" w:date="2024-11-23T01:27:00Z"/>
                    <w:sz w:val="20"/>
                  </w:rPr>
                </w:rPrChange>
              </w:rPr>
            </w:pPr>
            <w:del w:id="2301" w:author="MUKOLWE" w:date="2024-11-23T01:27:00Z">
              <w:r w:rsidRPr="00815E7C" w:rsidDel="00691795">
                <w:rPr>
                  <w:spacing w:val="-4"/>
                  <w:sz w:val="20"/>
                  <w:highlight w:val="yellow"/>
                  <w:rPrChange w:id="2302" w:author="MUKOLWE" w:date="2024-11-23T01:49:00Z">
                    <w:rPr>
                      <w:spacing w:val="-4"/>
                      <w:sz w:val="20"/>
                    </w:rPr>
                  </w:rPrChange>
                </w:rPr>
                <w:delText>1000</w:delText>
              </w:r>
              <w:r w:rsidRPr="00815E7C" w:rsidDel="00691795">
                <w:rPr>
                  <w:spacing w:val="-10"/>
                  <w:sz w:val="20"/>
                  <w:highlight w:val="yellow"/>
                  <w:rPrChange w:id="2303" w:author="MUKOLWE" w:date="2024-11-23T01:49:00Z">
                    <w:rPr>
                      <w:spacing w:val="-10"/>
                      <w:sz w:val="20"/>
                    </w:rPr>
                  </w:rPrChange>
                </w:rPr>
                <w:delText>0</w:delText>
              </w:r>
            </w:del>
          </w:p>
        </w:tc>
        <w:tc>
          <w:tcPr>
            <w:tcW w:w="1134" w:type="dxa"/>
            <w:tcPrChange w:id="2304" w:author="MUKOLWE" w:date="2024-11-23T01:26:00Z">
              <w:tcPr>
                <w:tcW w:w="1131" w:type="dxa"/>
              </w:tcPr>
            </w:tcPrChange>
          </w:tcPr>
          <w:p w14:paraId="679EC7FA" w14:textId="77777777" w:rsidR="00DD1D88" w:rsidRPr="00815E7C" w:rsidDel="00691795" w:rsidRDefault="00DD1D88" w:rsidP="0062071D">
            <w:pPr>
              <w:pStyle w:val="TableParagraph"/>
              <w:spacing w:line="276" w:lineRule="auto"/>
              <w:ind w:left="93"/>
              <w:jc w:val="both"/>
              <w:rPr>
                <w:del w:id="2305" w:author="MUKOLWE" w:date="2024-11-23T01:27:00Z"/>
                <w:sz w:val="20"/>
                <w:highlight w:val="yellow"/>
                <w:rPrChange w:id="2306" w:author="MUKOLWE" w:date="2024-11-23T01:49:00Z">
                  <w:rPr>
                    <w:del w:id="2307" w:author="MUKOLWE" w:date="2024-11-23T01:27:00Z"/>
                    <w:sz w:val="20"/>
                  </w:rPr>
                </w:rPrChange>
              </w:rPr>
            </w:pPr>
            <w:del w:id="2308" w:author="MUKOLWE" w:date="2024-11-23T01:27:00Z">
              <w:r w:rsidRPr="00815E7C" w:rsidDel="00691795">
                <w:rPr>
                  <w:spacing w:val="-2"/>
                  <w:sz w:val="20"/>
                  <w:highlight w:val="yellow"/>
                  <w:rPrChange w:id="2309" w:author="MUKOLWE" w:date="2024-11-23T01:49:00Z">
                    <w:rPr>
                      <w:spacing w:val="-2"/>
                      <w:sz w:val="20"/>
                    </w:rPr>
                  </w:rPrChange>
                </w:rPr>
                <w:delText>120</w:delText>
              </w:r>
              <w:r w:rsidR="00A003E5" w:rsidRPr="00815E7C" w:rsidDel="00691795">
                <w:rPr>
                  <w:spacing w:val="-2"/>
                  <w:sz w:val="20"/>
                  <w:highlight w:val="yellow"/>
                  <w:rPrChange w:id="2310" w:author="MUKOLWE" w:date="2024-11-23T01:49:00Z">
                    <w:rPr>
                      <w:spacing w:val="-2"/>
                      <w:sz w:val="20"/>
                    </w:rPr>
                  </w:rPrChange>
                </w:rPr>
                <w:delText>,</w:delText>
              </w:r>
              <w:r w:rsidRPr="00815E7C" w:rsidDel="00691795">
                <w:rPr>
                  <w:spacing w:val="-2"/>
                  <w:sz w:val="20"/>
                  <w:highlight w:val="yellow"/>
                  <w:rPrChange w:id="2311" w:author="MUKOLWE" w:date="2024-11-23T01:49:00Z">
                    <w:rPr>
                      <w:spacing w:val="-2"/>
                      <w:sz w:val="20"/>
                    </w:rPr>
                  </w:rPrChange>
                </w:rPr>
                <w:delText>000</w:delText>
              </w:r>
            </w:del>
          </w:p>
        </w:tc>
      </w:tr>
      <w:tr w:rsidR="00E71101" w:rsidRPr="00815E7C" w:rsidDel="00691795" w14:paraId="180C8D34" w14:textId="77777777" w:rsidTr="00691795">
        <w:trPr>
          <w:trHeight w:val="120"/>
          <w:del w:id="2312" w:author="MUKOLWE" w:date="2024-11-23T01:27:00Z"/>
          <w:trPrChange w:id="2313" w:author="MUKOLWE" w:date="2024-11-23T01:26:00Z">
            <w:trPr>
              <w:trHeight w:val="120"/>
            </w:trPr>
          </w:trPrChange>
        </w:trPr>
        <w:tc>
          <w:tcPr>
            <w:tcW w:w="1895" w:type="dxa"/>
            <w:tcPrChange w:id="2314" w:author="MUKOLWE" w:date="2024-11-23T01:26:00Z">
              <w:tcPr>
                <w:tcW w:w="1890" w:type="dxa"/>
              </w:tcPr>
            </w:tcPrChange>
          </w:tcPr>
          <w:p w14:paraId="04638E3C" w14:textId="77777777" w:rsidR="00DD1D88" w:rsidRPr="00815E7C" w:rsidDel="00691795" w:rsidRDefault="00DD1D88">
            <w:pPr>
              <w:pStyle w:val="TableParagraph"/>
              <w:spacing w:line="276" w:lineRule="auto"/>
              <w:jc w:val="both"/>
              <w:rPr>
                <w:del w:id="2315" w:author="MUKOLWE" w:date="2024-11-23T01:26:00Z"/>
                <w:b/>
                <w:sz w:val="20"/>
                <w:highlight w:val="yellow"/>
                <w:rPrChange w:id="2316" w:author="MUKOLWE" w:date="2024-11-23T01:49:00Z">
                  <w:rPr>
                    <w:del w:id="2317" w:author="MUKOLWE" w:date="2024-11-23T01:26:00Z"/>
                    <w:b/>
                    <w:sz w:val="20"/>
                  </w:rPr>
                </w:rPrChange>
              </w:rPr>
              <w:pPrChange w:id="2318" w:author="MUKOLWE" w:date="2024-11-23T01:26:00Z">
                <w:pPr>
                  <w:pStyle w:val="TableParagraph"/>
                  <w:spacing w:line="276" w:lineRule="auto"/>
                  <w:ind w:left="431"/>
                  <w:jc w:val="both"/>
                </w:pPr>
              </w:pPrChange>
            </w:pPr>
            <w:del w:id="2319" w:author="MUKOLWE" w:date="2024-11-23T01:27:00Z">
              <w:r w:rsidRPr="00815E7C" w:rsidDel="00691795">
                <w:rPr>
                  <w:b/>
                  <w:spacing w:val="-2"/>
                  <w:sz w:val="20"/>
                  <w:highlight w:val="yellow"/>
                  <w:rPrChange w:id="2320" w:author="MUKOLWE" w:date="2024-11-23T01:49:00Z">
                    <w:rPr>
                      <w:b/>
                      <w:spacing w:val="-2"/>
                      <w:sz w:val="20"/>
                    </w:rPr>
                  </w:rPrChange>
                </w:rPr>
                <w:delText>Legal/</w:delText>
              </w:r>
            </w:del>
          </w:p>
          <w:p w14:paraId="7A543F7A" w14:textId="77777777" w:rsidR="00DD1D88" w:rsidRPr="00815E7C" w:rsidDel="00691795" w:rsidRDefault="00DD1D88">
            <w:pPr>
              <w:pStyle w:val="TableParagraph"/>
              <w:spacing w:line="276" w:lineRule="auto"/>
              <w:jc w:val="both"/>
              <w:rPr>
                <w:del w:id="2321" w:author="MUKOLWE" w:date="2024-11-23T01:27:00Z"/>
                <w:b/>
                <w:sz w:val="20"/>
                <w:highlight w:val="yellow"/>
                <w:rPrChange w:id="2322" w:author="MUKOLWE" w:date="2024-11-23T01:49:00Z">
                  <w:rPr>
                    <w:del w:id="2323" w:author="MUKOLWE" w:date="2024-11-23T01:27:00Z"/>
                    <w:b/>
                    <w:sz w:val="20"/>
                  </w:rPr>
                </w:rPrChange>
              </w:rPr>
              <w:pPrChange w:id="2324" w:author="MUKOLWE" w:date="2024-11-23T01:26:00Z">
                <w:pPr>
                  <w:pStyle w:val="TableParagraph"/>
                  <w:spacing w:line="276" w:lineRule="auto"/>
                  <w:ind w:left="431"/>
                  <w:jc w:val="both"/>
                </w:pPr>
              </w:pPrChange>
            </w:pPr>
            <w:del w:id="2325" w:author="MUKOLWE" w:date="2024-11-23T01:27:00Z">
              <w:r w:rsidRPr="00815E7C" w:rsidDel="00691795">
                <w:rPr>
                  <w:b/>
                  <w:spacing w:val="-2"/>
                  <w:sz w:val="20"/>
                  <w:highlight w:val="yellow"/>
                  <w:rPrChange w:id="2326" w:author="MUKOLWE" w:date="2024-11-23T01:49:00Z">
                    <w:rPr>
                      <w:b/>
                      <w:spacing w:val="-2"/>
                      <w:sz w:val="20"/>
                    </w:rPr>
                  </w:rPrChange>
                </w:rPr>
                <w:delText>Accounting</w:delText>
              </w:r>
            </w:del>
          </w:p>
        </w:tc>
        <w:tc>
          <w:tcPr>
            <w:tcW w:w="854" w:type="dxa"/>
            <w:tcPrChange w:id="2327" w:author="MUKOLWE" w:date="2024-11-23T01:26:00Z">
              <w:tcPr>
                <w:tcW w:w="854" w:type="dxa"/>
              </w:tcPr>
            </w:tcPrChange>
          </w:tcPr>
          <w:p w14:paraId="0D14278E" w14:textId="77777777" w:rsidR="00DD1D88" w:rsidRPr="00815E7C" w:rsidDel="00691795" w:rsidRDefault="00DD1D88" w:rsidP="0062071D">
            <w:pPr>
              <w:pStyle w:val="TableParagraph"/>
              <w:spacing w:line="276" w:lineRule="auto"/>
              <w:jc w:val="both"/>
              <w:rPr>
                <w:del w:id="2328" w:author="MUKOLWE" w:date="2024-11-23T01:27:00Z"/>
                <w:sz w:val="20"/>
                <w:highlight w:val="yellow"/>
                <w:rPrChange w:id="2329" w:author="MUKOLWE" w:date="2024-11-23T01:49:00Z">
                  <w:rPr>
                    <w:del w:id="2330" w:author="MUKOLWE" w:date="2024-11-23T01:27:00Z"/>
                    <w:sz w:val="20"/>
                  </w:rPr>
                </w:rPrChange>
              </w:rPr>
            </w:pPr>
          </w:p>
        </w:tc>
        <w:tc>
          <w:tcPr>
            <w:tcW w:w="810" w:type="dxa"/>
            <w:tcPrChange w:id="2331" w:author="MUKOLWE" w:date="2024-11-23T01:26:00Z">
              <w:tcPr>
                <w:tcW w:w="810" w:type="dxa"/>
              </w:tcPr>
            </w:tcPrChange>
          </w:tcPr>
          <w:p w14:paraId="593E2C5B" w14:textId="77777777" w:rsidR="00DD1D88" w:rsidRPr="00815E7C" w:rsidDel="00691795" w:rsidRDefault="00DD1D88" w:rsidP="0062071D">
            <w:pPr>
              <w:pStyle w:val="TableParagraph"/>
              <w:spacing w:line="276" w:lineRule="auto"/>
              <w:jc w:val="both"/>
              <w:rPr>
                <w:del w:id="2332" w:author="MUKOLWE" w:date="2024-11-23T01:27:00Z"/>
                <w:sz w:val="20"/>
                <w:highlight w:val="yellow"/>
                <w:rPrChange w:id="2333" w:author="MUKOLWE" w:date="2024-11-23T01:49:00Z">
                  <w:rPr>
                    <w:del w:id="2334" w:author="MUKOLWE" w:date="2024-11-23T01:27:00Z"/>
                    <w:sz w:val="20"/>
                  </w:rPr>
                </w:rPrChange>
              </w:rPr>
            </w:pPr>
          </w:p>
        </w:tc>
        <w:tc>
          <w:tcPr>
            <w:tcW w:w="810" w:type="dxa"/>
            <w:tcPrChange w:id="2335" w:author="MUKOLWE" w:date="2024-11-23T01:26:00Z">
              <w:tcPr>
                <w:tcW w:w="810" w:type="dxa"/>
              </w:tcPr>
            </w:tcPrChange>
          </w:tcPr>
          <w:p w14:paraId="41387A9F" w14:textId="77777777" w:rsidR="00DD1D88" w:rsidRPr="00815E7C" w:rsidDel="00691795" w:rsidRDefault="00DD1D88" w:rsidP="0062071D">
            <w:pPr>
              <w:pStyle w:val="TableParagraph"/>
              <w:spacing w:line="276" w:lineRule="auto"/>
              <w:jc w:val="both"/>
              <w:rPr>
                <w:del w:id="2336" w:author="MUKOLWE" w:date="2024-11-23T01:27:00Z"/>
                <w:sz w:val="20"/>
                <w:highlight w:val="yellow"/>
                <w:rPrChange w:id="2337" w:author="MUKOLWE" w:date="2024-11-23T01:49:00Z">
                  <w:rPr>
                    <w:del w:id="2338" w:author="MUKOLWE" w:date="2024-11-23T01:27:00Z"/>
                    <w:sz w:val="20"/>
                  </w:rPr>
                </w:rPrChange>
              </w:rPr>
            </w:pPr>
          </w:p>
        </w:tc>
        <w:tc>
          <w:tcPr>
            <w:tcW w:w="964" w:type="dxa"/>
            <w:tcPrChange w:id="2339" w:author="MUKOLWE" w:date="2024-11-23T01:26:00Z">
              <w:tcPr>
                <w:tcW w:w="964" w:type="dxa"/>
              </w:tcPr>
            </w:tcPrChange>
          </w:tcPr>
          <w:p w14:paraId="2EC4FE41" w14:textId="77777777" w:rsidR="00DD1D88" w:rsidRPr="00815E7C" w:rsidDel="00691795" w:rsidRDefault="00DD1D88" w:rsidP="0062071D">
            <w:pPr>
              <w:pStyle w:val="TableParagraph"/>
              <w:spacing w:line="276" w:lineRule="auto"/>
              <w:jc w:val="both"/>
              <w:rPr>
                <w:del w:id="2340" w:author="MUKOLWE" w:date="2024-11-23T01:27:00Z"/>
                <w:sz w:val="20"/>
                <w:highlight w:val="yellow"/>
                <w:rPrChange w:id="2341" w:author="MUKOLWE" w:date="2024-11-23T01:49:00Z">
                  <w:rPr>
                    <w:del w:id="2342" w:author="MUKOLWE" w:date="2024-11-23T01:27:00Z"/>
                    <w:sz w:val="20"/>
                  </w:rPr>
                </w:rPrChange>
              </w:rPr>
            </w:pPr>
          </w:p>
        </w:tc>
        <w:tc>
          <w:tcPr>
            <w:tcW w:w="862" w:type="dxa"/>
            <w:tcPrChange w:id="2343" w:author="MUKOLWE" w:date="2024-11-23T01:26:00Z">
              <w:tcPr>
                <w:tcW w:w="862" w:type="dxa"/>
              </w:tcPr>
            </w:tcPrChange>
          </w:tcPr>
          <w:p w14:paraId="565ACAF2" w14:textId="77777777" w:rsidR="00DD1D88" w:rsidRPr="00815E7C" w:rsidDel="00691795" w:rsidRDefault="00DD1D88" w:rsidP="0062071D">
            <w:pPr>
              <w:pStyle w:val="TableParagraph"/>
              <w:spacing w:line="276" w:lineRule="auto"/>
              <w:jc w:val="both"/>
              <w:rPr>
                <w:del w:id="2344" w:author="MUKOLWE" w:date="2024-11-23T01:27:00Z"/>
                <w:sz w:val="20"/>
                <w:highlight w:val="yellow"/>
                <w:rPrChange w:id="2345" w:author="MUKOLWE" w:date="2024-11-23T01:49:00Z">
                  <w:rPr>
                    <w:del w:id="2346" w:author="MUKOLWE" w:date="2024-11-23T01:27:00Z"/>
                    <w:sz w:val="20"/>
                  </w:rPr>
                </w:rPrChange>
              </w:rPr>
            </w:pPr>
          </w:p>
        </w:tc>
        <w:tc>
          <w:tcPr>
            <w:tcW w:w="810" w:type="dxa"/>
            <w:tcPrChange w:id="2347" w:author="MUKOLWE" w:date="2024-11-23T01:26:00Z">
              <w:tcPr>
                <w:tcW w:w="810" w:type="dxa"/>
              </w:tcPr>
            </w:tcPrChange>
          </w:tcPr>
          <w:p w14:paraId="74287CC1" w14:textId="77777777" w:rsidR="00DD1D88" w:rsidRPr="00815E7C" w:rsidDel="00691795" w:rsidRDefault="00DD1D88" w:rsidP="0062071D">
            <w:pPr>
              <w:pStyle w:val="TableParagraph"/>
              <w:spacing w:line="276" w:lineRule="auto"/>
              <w:jc w:val="both"/>
              <w:rPr>
                <w:del w:id="2348" w:author="MUKOLWE" w:date="2024-11-23T01:27:00Z"/>
                <w:sz w:val="20"/>
                <w:highlight w:val="yellow"/>
                <w:rPrChange w:id="2349" w:author="MUKOLWE" w:date="2024-11-23T01:49:00Z">
                  <w:rPr>
                    <w:del w:id="2350" w:author="MUKOLWE" w:date="2024-11-23T01:27:00Z"/>
                    <w:sz w:val="20"/>
                  </w:rPr>
                </w:rPrChange>
              </w:rPr>
            </w:pPr>
          </w:p>
        </w:tc>
        <w:tc>
          <w:tcPr>
            <w:tcW w:w="944" w:type="dxa"/>
            <w:tcPrChange w:id="2351" w:author="MUKOLWE" w:date="2024-11-23T01:26:00Z">
              <w:tcPr>
                <w:tcW w:w="944" w:type="dxa"/>
              </w:tcPr>
            </w:tcPrChange>
          </w:tcPr>
          <w:p w14:paraId="5046E5F5" w14:textId="77777777" w:rsidR="00DD1D88" w:rsidRPr="00815E7C" w:rsidDel="00691795" w:rsidRDefault="00DD1D88" w:rsidP="0062071D">
            <w:pPr>
              <w:pStyle w:val="TableParagraph"/>
              <w:spacing w:line="276" w:lineRule="auto"/>
              <w:jc w:val="both"/>
              <w:rPr>
                <w:del w:id="2352" w:author="MUKOLWE" w:date="2024-11-23T01:27:00Z"/>
                <w:sz w:val="20"/>
                <w:highlight w:val="yellow"/>
                <w:rPrChange w:id="2353" w:author="MUKOLWE" w:date="2024-11-23T01:49:00Z">
                  <w:rPr>
                    <w:del w:id="2354" w:author="MUKOLWE" w:date="2024-11-23T01:27:00Z"/>
                    <w:sz w:val="20"/>
                  </w:rPr>
                </w:rPrChange>
              </w:rPr>
            </w:pPr>
          </w:p>
        </w:tc>
        <w:tc>
          <w:tcPr>
            <w:tcW w:w="982" w:type="dxa"/>
            <w:tcPrChange w:id="2355" w:author="MUKOLWE" w:date="2024-11-23T01:26:00Z">
              <w:tcPr>
                <w:tcW w:w="982" w:type="dxa"/>
              </w:tcPr>
            </w:tcPrChange>
          </w:tcPr>
          <w:p w14:paraId="4AF0CCEF" w14:textId="77777777" w:rsidR="00DD1D88" w:rsidRPr="00815E7C" w:rsidDel="00691795" w:rsidRDefault="00DD1D88" w:rsidP="0062071D">
            <w:pPr>
              <w:pStyle w:val="TableParagraph"/>
              <w:spacing w:line="276" w:lineRule="auto"/>
              <w:jc w:val="both"/>
              <w:rPr>
                <w:del w:id="2356" w:author="MUKOLWE" w:date="2024-11-23T01:27:00Z"/>
                <w:sz w:val="20"/>
                <w:highlight w:val="yellow"/>
                <w:rPrChange w:id="2357" w:author="MUKOLWE" w:date="2024-11-23T01:49:00Z">
                  <w:rPr>
                    <w:del w:id="2358" w:author="MUKOLWE" w:date="2024-11-23T01:27:00Z"/>
                    <w:sz w:val="20"/>
                  </w:rPr>
                </w:rPrChange>
              </w:rPr>
            </w:pPr>
          </w:p>
        </w:tc>
        <w:tc>
          <w:tcPr>
            <w:tcW w:w="1134" w:type="dxa"/>
            <w:tcPrChange w:id="2359" w:author="MUKOLWE" w:date="2024-11-23T01:26:00Z">
              <w:tcPr>
                <w:tcW w:w="992" w:type="dxa"/>
              </w:tcPr>
            </w:tcPrChange>
          </w:tcPr>
          <w:p w14:paraId="12F2BA01" w14:textId="77777777" w:rsidR="00DD1D88" w:rsidRPr="00815E7C" w:rsidDel="00691795" w:rsidRDefault="00DD1D88" w:rsidP="0062071D">
            <w:pPr>
              <w:pStyle w:val="TableParagraph"/>
              <w:spacing w:line="276" w:lineRule="auto"/>
              <w:jc w:val="both"/>
              <w:rPr>
                <w:del w:id="2360" w:author="MUKOLWE" w:date="2024-11-23T01:27:00Z"/>
                <w:sz w:val="20"/>
                <w:highlight w:val="yellow"/>
                <w:rPrChange w:id="2361" w:author="MUKOLWE" w:date="2024-11-23T01:49:00Z">
                  <w:rPr>
                    <w:del w:id="2362" w:author="MUKOLWE" w:date="2024-11-23T01:27:00Z"/>
                    <w:sz w:val="20"/>
                  </w:rPr>
                </w:rPrChange>
              </w:rPr>
            </w:pPr>
          </w:p>
        </w:tc>
        <w:tc>
          <w:tcPr>
            <w:tcW w:w="992" w:type="dxa"/>
            <w:tcPrChange w:id="2363" w:author="MUKOLWE" w:date="2024-11-23T01:26:00Z">
              <w:tcPr>
                <w:tcW w:w="992" w:type="dxa"/>
              </w:tcPr>
            </w:tcPrChange>
          </w:tcPr>
          <w:p w14:paraId="04D66F4A" w14:textId="77777777" w:rsidR="00DD1D88" w:rsidRPr="00815E7C" w:rsidDel="00691795" w:rsidRDefault="00DD1D88" w:rsidP="0062071D">
            <w:pPr>
              <w:pStyle w:val="TableParagraph"/>
              <w:spacing w:line="276" w:lineRule="auto"/>
              <w:jc w:val="both"/>
              <w:rPr>
                <w:del w:id="2364" w:author="MUKOLWE" w:date="2024-11-23T01:27:00Z"/>
                <w:sz w:val="20"/>
                <w:highlight w:val="yellow"/>
                <w:rPrChange w:id="2365" w:author="MUKOLWE" w:date="2024-11-23T01:49:00Z">
                  <w:rPr>
                    <w:del w:id="2366" w:author="MUKOLWE" w:date="2024-11-23T01:27:00Z"/>
                    <w:sz w:val="20"/>
                  </w:rPr>
                </w:rPrChange>
              </w:rPr>
            </w:pPr>
          </w:p>
        </w:tc>
        <w:tc>
          <w:tcPr>
            <w:tcW w:w="992" w:type="dxa"/>
            <w:tcPrChange w:id="2367" w:author="MUKOLWE" w:date="2024-11-23T01:26:00Z">
              <w:tcPr>
                <w:tcW w:w="992" w:type="dxa"/>
              </w:tcPr>
            </w:tcPrChange>
          </w:tcPr>
          <w:p w14:paraId="317822D4" w14:textId="77777777" w:rsidR="00DD1D88" w:rsidRPr="00815E7C" w:rsidDel="00691795" w:rsidRDefault="00DD1D88" w:rsidP="0062071D">
            <w:pPr>
              <w:pStyle w:val="TableParagraph"/>
              <w:spacing w:line="276" w:lineRule="auto"/>
              <w:jc w:val="both"/>
              <w:rPr>
                <w:del w:id="2368" w:author="MUKOLWE" w:date="2024-11-23T01:27:00Z"/>
                <w:sz w:val="20"/>
                <w:highlight w:val="yellow"/>
                <w:rPrChange w:id="2369" w:author="MUKOLWE" w:date="2024-11-23T01:49:00Z">
                  <w:rPr>
                    <w:del w:id="2370" w:author="MUKOLWE" w:date="2024-11-23T01:27:00Z"/>
                    <w:sz w:val="20"/>
                  </w:rPr>
                </w:rPrChange>
              </w:rPr>
            </w:pPr>
          </w:p>
        </w:tc>
        <w:tc>
          <w:tcPr>
            <w:tcW w:w="851" w:type="dxa"/>
            <w:tcPrChange w:id="2371" w:author="MUKOLWE" w:date="2024-11-23T01:26:00Z">
              <w:tcPr>
                <w:tcW w:w="851" w:type="dxa"/>
              </w:tcPr>
            </w:tcPrChange>
          </w:tcPr>
          <w:p w14:paraId="68DCFAA7" w14:textId="77777777" w:rsidR="00DD1D88" w:rsidRPr="00815E7C" w:rsidDel="00691795" w:rsidRDefault="00DD1D88" w:rsidP="0062071D">
            <w:pPr>
              <w:pStyle w:val="TableParagraph"/>
              <w:spacing w:line="276" w:lineRule="auto"/>
              <w:jc w:val="both"/>
              <w:rPr>
                <w:del w:id="2372" w:author="MUKOLWE" w:date="2024-11-23T01:27:00Z"/>
                <w:sz w:val="20"/>
                <w:highlight w:val="yellow"/>
                <w:rPrChange w:id="2373" w:author="MUKOLWE" w:date="2024-11-23T01:49:00Z">
                  <w:rPr>
                    <w:del w:id="2374" w:author="MUKOLWE" w:date="2024-11-23T01:27:00Z"/>
                    <w:sz w:val="20"/>
                  </w:rPr>
                </w:rPrChange>
              </w:rPr>
            </w:pPr>
          </w:p>
        </w:tc>
        <w:tc>
          <w:tcPr>
            <w:tcW w:w="1134" w:type="dxa"/>
            <w:tcPrChange w:id="2375" w:author="MUKOLWE" w:date="2024-11-23T01:26:00Z">
              <w:tcPr>
                <w:tcW w:w="1131" w:type="dxa"/>
              </w:tcPr>
            </w:tcPrChange>
          </w:tcPr>
          <w:p w14:paraId="0088B821" w14:textId="77777777" w:rsidR="00DD1D88" w:rsidRPr="00815E7C" w:rsidDel="00691795" w:rsidRDefault="00DD1D88" w:rsidP="0062071D">
            <w:pPr>
              <w:pStyle w:val="TableParagraph"/>
              <w:spacing w:line="276" w:lineRule="auto"/>
              <w:jc w:val="both"/>
              <w:rPr>
                <w:del w:id="2376" w:author="MUKOLWE" w:date="2024-11-23T01:27:00Z"/>
                <w:sz w:val="20"/>
                <w:highlight w:val="yellow"/>
                <w:rPrChange w:id="2377" w:author="MUKOLWE" w:date="2024-11-23T01:49:00Z">
                  <w:rPr>
                    <w:del w:id="2378" w:author="MUKOLWE" w:date="2024-11-23T01:27:00Z"/>
                    <w:sz w:val="20"/>
                  </w:rPr>
                </w:rPrChange>
              </w:rPr>
            </w:pPr>
          </w:p>
        </w:tc>
      </w:tr>
      <w:tr w:rsidR="00E71101" w:rsidRPr="00815E7C" w:rsidDel="00691795" w14:paraId="23F14F79" w14:textId="77777777" w:rsidTr="00691795">
        <w:trPr>
          <w:trHeight w:val="273"/>
          <w:del w:id="2379" w:author="MUKOLWE" w:date="2024-11-23T01:27:00Z"/>
          <w:trPrChange w:id="2380" w:author="MUKOLWE" w:date="2024-11-23T01:26:00Z">
            <w:trPr>
              <w:trHeight w:val="273"/>
            </w:trPr>
          </w:trPrChange>
        </w:trPr>
        <w:tc>
          <w:tcPr>
            <w:tcW w:w="1895" w:type="dxa"/>
            <w:tcPrChange w:id="2381" w:author="MUKOLWE" w:date="2024-11-23T01:26:00Z">
              <w:tcPr>
                <w:tcW w:w="1890" w:type="dxa"/>
              </w:tcPr>
            </w:tcPrChange>
          </w:tcPr>
          <w:p w14:paraId="3491B4BF" w14:textId="77777777" w:rsidR="00DD1D88" w:rsidRPr="00815E7C" w:rsidDel="00691795" w:rsidRDefault="00DD1D88">
            <w:pPr>
              <w:pStyle w:val="TableParagraph"/>
              <w:spacing w:line="276" w:lineRule="auto"/>
              <w:ind w:left="173"/>
              <w:jc w:val="both"/>
              <w:rPr>
                <w:del w:id="2382" w:author="MUKOLWE" w:date="2024-11-23T01:27:00Z"/>
                <w:b/>
                <w:sz w:val="20"/>
                <w:highlight w:val="yellow"/>
                <w:rPrChange w:id="2383" w:author="MUKOLWE" w:date="2024-11-23T01:49:00Z">
                  <w:rPr>
                    <w:del w:id="2384" w:author="MUKOLWE" w:date="2024-11-23T01:27:00Z"/>
                    <w:b/>
                    <w:sz w:val="20"/>
                  </w:rPr>
                </w:rPrChange>
              </w:rPr>
              <w:pPrChange w:id="2385" w:author="MUKOLWE" w:date="2024-11-23T01:25:00Z">
                <w:pPr>
                  <w:pStyle w:val="TableParagraph"/>
                  <w:spacing w:line="276" w:lineRule="auto"/>
                  <w:ind w:left="431"/>
                  <w:jc w:val="both"/>
                </w:pPr>
              </w:pPrChange>
            </w:pPr>
            <w:del w:id="2386" w:author="MUKOLWE" w:date="2024-11-23T01:27:00Z">
              <w:r w:rsidRPr="00815E7C" w:rsidDel="00691795">
                <w:rPr>
                  <w:b/>
                  <w:spacing w:val="-2"/>
                  <w:sz w:val="20"/>
                  <w:highlight w:val="yellow"/>
                  <w:rPrChange w:id="2387" w:author="MUKOLWE" w:date="2024-11-23T01:49:00Z">
                    <w:rPr>
                      <w:b/>
                      <w:spacing w:val="-2"/>
                      <w:sz w:val="20"/>
                    </w:rPr>
                  </w:rPrChange>
                </w:rPr>
                <w:delText>Advertising</w:delText>
              </w:r>
            </w:del>
          </w:p>
        </w:tc>
        <w:tc>
          <w:tcPr>
            <w:tcW w:w="854" w:type="dxa"/>
            <w:tcPrChange w:id="2388" w:author="MUKOLWE" w:date="2024-11-23T01:26:00Z">
              <w:tcPr>
                <w:tcW w:w="854" w:type="dxa"/>
              </w:tcPr>
            </w:tcPrChange>
          </w:tcPr>
          <w:p w14:paraId="54CFD2D9" w14:textId="77777777" w:rsidR="00DD1D88" w:rsidRPr="00815E7C" w:rsidDel="00691795" w:rsidRDefault="00DD1D88" w:rsidP="0062071D">
            <w:pPr>
              <w:pStyle w:val="TableParagraph"/>
              <w:spacing w:line="276" w:lineRule="auto"/>
              <w:jc w:val="both"/>
              <w:rPr>
                <w:del w:id="2389" w:author="MUKOLWE" w:date="2024-11-23T01:27:00Z"/>
                <w:sz w:val="20"/>
                <w:highlight w:val="yellow"/>
                <w:rPrChange w:id="2390" w:author="MUKOLWE" w:date="2024-11-23T01:49:00Z">
                  <w:rPr>
                    <w:del w:id="2391" w:author="MUKOLWE" w:date="2024-11-23T01:27:00Z"/>
                    <w:sz w:val="20"/>
                  </w:rPr>
                </w:rPrChange>
              </w:rPr>
            </w:pPr>
          </w:p>
        </w:tc>
        <w:tc>
          <w:tcPr>
            <w:tcW w:w="810" w:type="dxa"/>
            <w:tcPrChange w:id="2392" w:author="MUKOLWE" w:date="2024-11-23T01:26:00Z">
              <w:tcPr>
                <w:tcW w:w="810" w:type="dxa"/>
              </w:tcPr>
            </w:tcPrChange>
          </w:tcPr>
          <w:p w14:paraId="43D8ADA7" w14:textId="77777777" w:rsidR="00DD1D88" w:rsidRPr="00815E7C" w:rsidDel="00691795" w:rsidRDefault="00DD1D88" w:rsidP="0062071D">
            <w:pPr>
              <w:pStyle w:val="TableParagraph"/>
              <w:spacing w:line="276" w:lineRule="auto"/>
              <w:jc w:val="both"/>
              <w:rPr>
                <w:del w:id="2393" w:author="MUKOLWE" w:date="2024-11-23T01:27:00Z"/>
                <w:sz w:val="20"/>
                <w:highlight w:val="yellow"/>
                <w:rPrChange w:id="2394" w:author="MUKOLWE" w:date="2024-11-23T01:49:00Z">
                  <w:rPr>
                    <w:del w:id="2395" w:author="MUKOLWE" w:date="2024-11-23T01:27:00Z"/>
                    <w:sz w:val="20"/>
                  </w:rPr>
                </w:rPrChange>
              </w:rPr>
            </w:pPr>
          </w:p>
        </w:tc>
        <w:tc>
          <w:tcPr>
            <w:tcW w:w="810" w:type="dxa"/>
            <w:tcPrChange w:id="2396" w:author="MUKOLWE" w:date="2024-11-23T01:26:00Z">
              <w:tcPr>
                <w:tcW w:w="810" w:type="dxa"/>
              </w:tcPr>
            </w:tcPrChange>
          </w:tcPr>
          <w:p w14:paraId="6A8AC784" w14:textId="77777777" w:rsidR="00DD1D88" w:rsidRPr="00815E7C" w:rsidDel="00691795" w:rsidRDefault="00DD1D88" w:rsidP="0062071D">
            <w:pPr>
              <w:pStyle w:val="TableParagraph"/>
              <w:spacing w:line="276" w:lineRule="auto"/>
              <w:jc w:val="both"/>
              <w:rPr>
                <w:del w:id="2397" w:author="MUKOLWE" w:date="2024-11-23T01:27:00Z"/>
                <w:sz w:val="20"/>
                <w:highlight w:val="yellow"/>
                <w:rPrChange w:id="2398" w:author="MUKOLWE" w:date="2024-11-23T01:49:00Z">
                  <w:rPr>
                    <w:del w:id="2399" w:author="MUKOLWE" w:date="2024-11-23T01:27:00Z"/>
                    <w:sz w:val="20"/>
                  </w:rPr>
                </w:rPrChange>
              </w:rPr>
            </w:pPr>
          </w:p>
        </w:tc>
        <w:tc>
          <w:tcPr>
            <w:tcW w:w="964" w:type="dxa"/>
            <w:tcPrChange w:id="2400" w:author="MUKOLWE" w:date="2024-11-23T01:26:00Z">
              <w:tcPr>
                <w:tcW w:w="964" w:type="dxa"/>
              </w:tcPr>
            </w:tcPrChange>
          </w:tcPr>
          <w:p w14:paraId="691509B6" w14:textId="77777777" w:rsidR="00DD1D88" w:rsidRPr="00815E7C" w:rsidDel="00691795" w:rsidRDefault="00DD1D88" w:rsidP="0062071D">
            <w:pPr>
              <w:pStyle w:val="TableParagraph"/>
              <w:spacing w:line="276" w:lineRule="auto"/>
              <w:jc w:val="both"/>
              <w:rPr>
                <w:del w:id="2401" w:author="MUKOLWE" w:date="2024-11-23T01:27:00Z"/>
                <w:sz w:val="20"/>
                <w:highlight w:val="yellow"/>
                <w:rPrChange w:id="2402" w:author="MUKOLWE" w:date="2024-11-23T01:49:00Z">
                  <w:rPr>
                    <w:del w:id="2403" w:author="MUKOLWE" w:date="2024-11-23T01:27:00Z"/>
                    <w:sz w:val="20"/>
                  </w:rPr>
                </w:rPrChange>
              </w:rPr>
            </w:pPr>
          </w:p>
        </w:tc>
        <w:tc>
          <w:tcPr>
            <w:tcW w:w="862" w:type="dxa"/>
            <w:tcPrChange w:id="2404" w:author="MUKOLWE" w:date="2024-11-23T01:26:00Z">
              <w:tcPr>
                <w:tcW w:w="862" w:type="dxa"/>
              </w:tcPr>
            </w:tcPrChange>
          </w:tcPr>
          <w:p w14:paraId="6722877F" w14:textId="77777777" w:rsidR="00DD1D88" w:rsidRPr="00815E7C" w:rsidDel="00691795" w:rsidRDefault="00DD1D88" w:rsidP="0062071D">
            <w:pPr>
              <w:pStyle w:val="TableParagraph"/>
              <w:spacing w:line="276" w:lineRule="auto"/>
              <w:jc w:val="both"/>
              <w:rPr>
                <w:del w:id="2405" w:author="MUKOLWE" w:date="2024-11-23T01:27:00Z"/>
                <w:sz w:val="20"/>
                <w:highlight w:val="yellow"/>
                <w:rPrChange w:id="2406" w:author="MUKOLWE" w:date="2024-11-23T01:49:00Z">
                  <w:rPr>
                    <w:del w:id="2407" w:author="MUKOLWE" w:date="2024-11-23T01:27:00Z"/>
                    <w:sz w:val="20"/>
                  </w:rPr>
                </w:rPrChange>
              </w:rPr>
            </w:pPr>
          </w:p>
        </w:tc>
        <w:tc>
          <w:tcPr>
            <w:tcW w:w="810" w:type="dxa"/>
            <w:tcPrChange w:id="2408" w:author="MUKOLWE" w:date="2024-11-23T01:26:00Z">
              <w:tcPr>
                <w:tcW w:w="810" w:type="dxa"/>
              </w:tcPr>
            </w:tcPrChange>
          </w:tcPr>
          <w:p w14:paraId="32B5010F" w14:textId="77777777" w:rsidR="00DD1D88" w:rsidRPr="00815E7C" w:rsidDel="00691795" w:rsidRDefault="00DD1D88" w:rsidP="0062071D">
            <w:pPr>
              <w:pStyle w:val="TableParagraph"/>
              <w:spacing w:line="276" w:lineRule="auto"/>
              <w:jc w:val="both"/>
              <w:rPr>
                <w:del w:id="2409" w:author="MUKOLWE" w:date="2024-11-23T01:27:00Z"/>
                <w:sz w:val="20"/>
                <w:highlight w:val="yellow"/>
                <w:rPrChange w:id="2410" w:author="MUKOLWE" w:date="2024-11-23T01:49:00Z">
                  <w:rPr>
                    <w:del w:id="2411" w:author="MUKOLWE" w:date="2024-11-23T01:27:00Z"/>
                    <w:sz w:val="20"/>
                  </w:rPr>
                </w:rPrChange>
              </w:rPr>
            </w:pPr>
          </w:p>
        </w:tc>
        <w:tc>
          <w:tcPr>
            <w:tcW w:w="944" w:type="dxa"/>
            <w:tcPrChange w:id="2412" w:author="MUKOLWE" w:date="2024-11-23T01:26:00Z">
              <w:tcPr>
                <w:tcW w:w="944" w:type="dxa"/>
              </w:tcPr>
            </w:tcPrChange>
          </w:tcPr>
          <w:p w14:paraId="64F661D5" w14:textId="77777777" w:rsidR="00DD1D88" w:rsidRPr="00815E7C" w:rsidDel="00691795" w:rsidRDefault="00DD1D88" w:rsidP="0062071D">
            <w:pPr>
              <w:pStyle w:val="TableParagraph"/>
              <w:spacing w:line="276" w:lineRule="auto"/>
              <w:jc w:val="both"/>
              <w:rPr>
                <w:del w:id="2413" w:author="MUKOLWE" w:date="2024-11-23T01:27:00Z"/>
                <w:sz w:val="20"/>
                <w:highlight w:val="yellow"/>
                <w:rPrChange w:id="2414" w:author="MUKOLWE" w:date="2024-11-23T01:49:00Z">
                  <w:rPr>
                    <w:del w:id="2415" w:author="MUKOLWE" w:date="2024-11-23T01:27:00Z"/>
                    <w:sz w:val="20"/>
                  </w:rPr>
                </w:rPrChange>
              </w:rPr>
            </w:pPr>
          </w:p>
        </w:tc>
        <w:tc>
          <w:tcPr>
            <w:tcW w:w="982" w:type="dxa"/>
            <w:tcPrChange w:id="2416" w:author="MUKOLWE" w:date="2024-11-23T01:26:00Z">
              <w:tcPr>
                <w:tcW w:w="982" w:type="dxa"/>
              </w:tcPr>
            </w:tcPrChange>
          </w:tcPr>
          <w:p w14:paraId="5B1409DC" w14:textId="77777777" w:rsidR="00DD1D88" w:rsidRPr="00815E7C" w:rsidDel="00691795" w:rsidRDefault="00DD1D88" w:rsidP="0062071D">
            <w:pPr>
              <w:pStyle w:val="TableParagraph"/>
              <w:spacing w:line="276" w:lineRule="auto"/>
              <w:jc w:val="both"/>
              <w:rPr>
                <w:del w:id="2417" w:author="MUKOLWE" w:date="2024-11-23T01:27:00Z"/>
                <w:sz w:val="20"/>
                <w:highlight w:val="yellow"/>
                <w:rPrChange w:id="2418" w:author="MUKOLWE" w:date="2024-11-23T01:49:00Z">
                  <w:rPr>
                    <w:del w:id="2419" w:author="MUKOLWE" w:date="2024-11-23T01:27:00Z"/>
                    <w:sz w:val="20"/>
                  </w:rPr>
                </w:rPrChange>
              </w:rPr>
            </w:pPr>
          </w:p>
        </w:tc>
        <w:tc>
          <w:tcPr>
            <w:tcW w:w="1134" w:type="dxa"/>
            <w:tcPrChange w:id="2420" w:author="MUKOLWE" w:date="2024-11-23T01:26:00Z">
              <w:tcPr>
                <w:tcW w:w="992" w:type="dxa"/>
              </w:tcPr>
            </w:tcPrChange>
          </w:tcPr>
          <w:p w14:paraId="2ACB22D3" w14:textId="77777777" w:rsidR="00DD1D88" w:rsidRPr="00815E7C" w:rsidDel="00691795" w:rsidRDefault="00DD1D88" w:rsidP="0062071D">
            <w:pPr>
              <w:pStyle w:val="TableParagraph"/>
              <w:spacing w:line="276" w:lineRule="auto"/>
              <w:jc w:val="both"/>
              <w:rPr>
                <w:del w:id="2421" w:author="MUKOLWE" w:date="2024-11-23T01:27:00Z"/>
                <w:sz w:val="20"/>
                <w:highlight w:val="yellow"/>
                <w:rPrChange w:id="2422" w:author="MUKOLWE" w:date="2024-11-23T01:49:00Z">
                  <w:rPr>
                    <w:del w:id="2423" w:author="MUKOLWE" w:date="2024-11-23T01:27:00Z"/>
                    <w:sz w:val="20"/>
                  </w:rPr>
                </w:rPrChange>
              </w:rPr>
            </w:pPr>
          </w:p>
        </w:tc>
        <w:tc>
          <w:tcPr>
            <w:tcW w:w="992" w:type="dxa"/>
            <w:tcPrChange w:id="2424" w:author="MUKOLWE" w:date="2024-11-23T01:26:00Z">
              <w:tcPr>
                <w:tcW w:w="992" w:type="dxa"/>
              </w:tcPr>
            </w:tcPrChange>
          </w:tcPr>
          <w:p w14:paraId="4E03D3B1" w14:textId="77777777" w:rsidR="00DD1D88" w:rsidRPr="00815E7C" w:rsidDel="00691795" w:rsidRDefault="00DD1D88" w:rsidP="0062071D">
            <w:pPr>
              <w:pStyle w:val="TableParagraph"/>
              <w:spacing w:line="276" w:lineRule="auto"/>
              <w:jc w:val="both"/>
              <w:rPr>
                <w:del w:id="2425" w:author="MUKOLWE" w:date="2024-11-23T01:27:00Z"/>
                <w:sz w:val="20"/>
                <w:highlight w:val="yellow"/>
                <w:rPrChange w:id="2426" w:author="MUKOLWE" w:date="2024-11-23T01:49:00Z">
                  <w:rPr>
                    <w:del w:id="2427" w:author="MUKOLWE" w:date="2024-11-23T01:27:00Z"/>
                    <w:sz w:val="20"/>
                  </w:rPr>
                </w:rPrChange>
              </w:rPr>
            </w:pPr>
          </w:p>
        </w:tc>
        <w:tc>
          <w:tcPr>
            <w:tcW w:w="992" w:type="dxa"/>
            <w:tcPrChange w:id="2428" w:author="MUKOLWE" w:date="2024-11-23T01:26:00Z">
              <w:tcPr>
                <w:tcW w:w="992" w:type="dxa"/>
              </w:tcPr>
            </w:tcPrChange>
          </w:tcPr>
          <w:p w14:paraId="03DCFB61" w14:textId="77777777" w:rsidR="00DD1D88" w:rsidRPr="00815E7C" w:rsidDel="00691795" w:rsidRDefault="00DD1D88" w:rsidP="0062071D">
            <w:pPr>
              <w:pStyle w:val="TableParagraph"/>
              <w:spacing w:line="276" w:lineRule="auto"/>
              <w:jc w:val="both"/>
              <w:rPr>
                <w:del w:id="2429" w:author="MUKOLWE" w:date="2024-11-23T01:27:00Z"/>
                <w:sz w:val="20"/>
                <w:highlight w:val="yellow"/>
                <w:rPrChange w:id="2430" w:author="MUKOLWE" w:date="2024-11-23T01:49:00Z">
                  <w:rPr>
                    <w:del w:id="2431" w:author="MUKOLWE" w:date="2024-11-23T01:27:00Z"/>
                    <w:sz w:val="20"/>
                  </w:rPr>
                </w:rPrChange>
              </w:rPr>
            </w:pPr>
          </w:p>
        </w:tc>
        <w:tc>
          <w:tcPr>
            <w:tcW w:w="851" w:type="dxa"/>
            <w:tcPrChange w:id="2432" w:author="MUKOLWE" w:date="2024-11-23T01:26:00Z">
              <w:tcPr>
                <w:tcW w:w="851" w:type="dxa"/>
              </w:tcPr>
            </w:tcPrChange>
          </w:tcPr>
          <w:p w14:paraId="4FA4760E" w14:textId="77777777" w:rsidR="00DD1D88" w:rsidRPr="00815E7C" w:rsidDel="00691795" w:rsidRDefault="00DD1D88" w:rsidP="0062071D">
            <w:pPr>
              <w:pStyle w:val="TableParagraph"/>
              <w:spacing w:line="276" w:lineRule="auto"/>
              <w:jc w:val="both"/>
              <w:rPr>
                <w:del w:id="2433" w:author="MUKOLWE" w:date="2024-11-23T01:27:00Z"/>
                <w:sz w:val="20"/>
                <w:highlight w:val="yellow"/>
                <w:rPrChange w:id="2434" w:author="MUKOLWE" w:date="2024-11-23T01:49:00Z">
                  <w:rPr>
                    <w:del w:id="2435" w:author="MUKOLWE" w:date="2024-11-23T01:27:00Z"/>
                    <w:sz w:val="20"/>
                  </w:rPr>
                </w:rPrChange>
              </w:rPr>
            </w:pPr>
          </w:p>
        </w:tc>
        <w:tc>
          <w:tcPr>
            <w:tcW w:w="1134" w:type="dxa"/>
            <w:tcPrChange w:id="2436" w:author="MUKOLWE" w:date="2024-11-23T01:26:00Z">
              <w:tcPr>
                <w:tcW w:w="1131" w:type="dxa"/>
              </w:tcPr>
            </w:tcPrChange>
          </w:tcPr>
          <w:p w14:paraId="7351CB4D" w14:textId="77777777" w:rsidR="00DD1D88" w:rsidRPr="00815E7C" w:rsidDel="00691795" w:rsidRDefault="00DD1D88" w:rsidP="0062071D">
            <w:pPr>
              <w:pStyle w:val="TableParagraph"/>
              <w:spacing w:line="276" w:lineRule="auto"/>
              <w:jc w:val="both"/>
              <w:rPr>
                <w:del w:id="2437" w:author="MUKOLWE" w:date="2024-11-23T01:27:00Z"/>
                <w:sz w:val="20"/>
                <w:highlight w:val="yellow"/>
                <w:rPrChange w:id="2438" w:author="MUKOLWE" w:date="2024-11-23T01:49:00Z">
                  <w:rPr>
                    <w:del w:id="2439" w:author="MUKOLWE" w:date="2024-11-23T01:27:00Z"/>
                    <w:sz w:val="20"/>
                  </w:rPr>
                </w:rPrChange>
              </w:rPr>
            </w:pPr>
          </w:p>
        </w:tc>
      </w:tr>
      <w:tr w:rsidR="00E71101" w:rsidRPr="00815E7C" w:rsidDel="00691795" w14:paraId="027881BD" w14:textId="77777777" w:rsidTr="00691795">
        <w:trPr>
          <w:trHeight w:val="273"/>
          <w:del w:id="2440" w:author="MUKOLWE" w:date="2024-11-23T01:27:00Z"/>
          <w:trPrChange w:id="2441" w:author="MUKOLWE" w:date="2024-11-23T01:26:00Z">
            <w:trPr>
              <w:trHeight w:val="273"/>
            </w:trPr>
          </w:trPrChange>
        </w:trPr>
        <w:tc>
          <w:tcPr>
            <w:tcW w:w="1895" w:type="dxa"/>
            <w:tcPrChange w:id="2442" w:author="MUKOLWE" w:date="2024-11-23T01:26:00Z">
              <w:tcPr>
                <w:tcW w:w="1890" w:type="dxa"/>
              </w:tcPr>
            </w:tcPrChange>
          </w:tcPr>
          <w:p w14:paraId="7B828A3A" w14:textId="77777777" w:rsidR="00DD1D88" w:rsidRPr="00815E7C" w:rsidDel="00691795" w:rsidRDefault="00DD1D88">
            <w:pPr>
              <w:pStyle w:val="TableParagraph"/>
              <w:spacing w:line="276" w:lineRule="auto"/>
              <w:ind w:left="173"/>
              <w:jc w:val="both"/>
              <w:rPr>
                <w:del w:id="2443" w:author="MUKOLWE" w:date="2024-11-23T01:27:00Z"/>
                <w:b/>
                <w:sz w:val="20"/>
                <w:highlight w:val="yellow"/>
                <w:rPrChange w:id="2444" w:author="MUKOLWE" w:date="2024-11-23T01:49:00Z">
                  <w:rPr>
                    <w:del w:id="2445" w:author="MUKOLWE" w:date="2024-11-23T01:27:00Z"/>
                    <w:b/>
                    <w:sz w:val="20"/>
                  </w:rPr>
                </w:rPrChange>
              </w:rPr>
              <w:pPrChange w:id="2446" w:author="MUKOLWE" w:date="2024-11-23T01:25:00Z">
                <w:pPr>
                  <w:pStyle w:val="TableParagraph"/>
                  <w:spacing w:line="276" w:lineRule="auto"/>
                  <w:ind w:left="431"/>
                  <w:jc w:val="both"/>
                </w:pPr>
              </w:pPrChange>
            </w:pPr>
            <w:del w:id="2447" w:author="MUKOLWE" w:date="2024-11-23T01:27:00Z">
              <w:r w:rsidRPr="00815E7C" w:rsidDel="00691795">
                <w:rPr>
                  <w:b/>
                  <w:spacing w:val="-2"/>
                  <w:sz w:val="20"/>
                  <w:highlight w:val="yellow"/>
                  <w:rPrChange w:id="2448" w:author="MUKOLWE" w:date="2024-11-23T01:49:00Z">
                    <w:rPr>
                      <w:b/>
                      <w:spacing w:val="-2"/>
                      <w:sz w:val="20"/>
                    </w:rPr>
                  </w:rPrChange>
                </w:rPr>
                <w:delText>Travel/Auto</w:delText>
              </w:r>
            </w:del>
          </w:p>
        </w:tc>
        <w:tc>
          <w:tcPr>
            <w:tcW w:w="854" w:type="dxa"/>
            <w:tcPrChange w:id="2449" w:author="MUKOLWE" w:date="2024-11-23T01:26:00Z">
              <w:tcPr>
                <w:tcW w:w="854" w:type="dxa"/>
              </w:tcPr>
            </w:tcPrChange>
          </w:tcPr>
          <w:p w14:paraId="59FDD8E4" w14:textId="77777777" w:rsidR="00DD1D88" w:rsidRPr="00815E7C" w:rsidDel="00691795" w:rsidRDefault="00DD1D88" w:rsidP="00EB45BC">
            <w:pPr>
              <w:pStyle w:val="TableParagraph"/>
              <w:spacing w:line="276" w:lineRule="auto"/>
              <w:jc w:val="both"/>
              <w:rPr>
                <w:del w:id="2450" w:author="MUKOLWE" w:date="2024-11-23T01:27:00Z"/>
                <w:sz w:val="20"/>
                <w:highlight w:val="yellow"/>
                <w:rPrChange w:id="2451" w:author="MUKOLWE" w:date="2024-11-23T01:49:00Z">
                  <w:rPr>
                    <w:del w:id="2452" w:author="MUKOLWE" w:date="2024-11-23T01:27:00Z"/>
                    <w:sz w:val="20"/>
                  </w:rPr>
                </w:rPrChange>
              </w:rPr>
            </w:pPr>
            <w:del w:id="2453" w:author="MUKOLWE" w:date="2024-11-23T01:27:00Z">
              <w:r w:rsidRPr="00815E7C" w:rsidDel="00691795">
                <w:rPr>
                  <w:spacing w:val="-4"/>
                  <w:sz w:val="20"/>
                  <w:highlight w:val="yellow"/>
                  <w:rPrChange w:id="2454" w:author="MUKOLWE" w:date="2024-11-23T01:49:00Z">
                    <w:rPr>
                      <w:spacing w:val="-4"/>
                      <w:sz w:val="20"/>
                    </w:rPr>
                  </w:rPrChange>
                </w:rPr>
                <w:delText>1</w:delText>
              </w:r>
              <w:r w:rsidR="00A97D6C" w:rsidRPr="00815E7C" w:rsidDel="00691795">
                <w:rPr>
                  <w:spacing w:val="-4"/>
                  <w:sz w:val="20"/>
                  <w:highlight w:val="yellow"/>
                  <w:rPrChange w:id="2455" w:author="MUKOLWE" w:date="2024-11-23T01:49:00Z">
                    <w:rPr>
                      <w:spacing w:val="-4"/>
                      <w:sz w:val="20"/>
                    </w:rPr>
                  </w:rPrChange>
                </w:rPr>
                <w:delText>,</w:delText>
              </w:r>
              <w:r w:rsidRPr="00815E7C" w:rsidDel="00691795">
                <w:rPr>
                  <w:spacing w:val="-4"/>
                  <w:sz w:val="20"/>
                  <w:highlight w:val="yellow"/>
                  <w:rPrChange w:id="2456" w:author="MUKOLWE" w:date="2024-11-23T01:49:00Z">
                    <w:rPr>
                      <w:spacing w:val="-4"/>
                      <w:sz w:val="20"/>
                    </w:rPr>
                  </w:rPrChange>
                </w:rPr>
                <w:delText>000</w:delText>
              </w:r>
            </w:del>
          </w:p>
        </w:tc>
        <w:tc>
          <w:tcPr>
            <w:tcW w:w="810" w:type="dxa"/>
            <w:tcPrChange w:id="2457" w:author="MUKOLWE" w:date="2024-11-23T01:26:00Z">
              <w:tcPr>
                <w:tcW w:w="810" w:type="dxa"/>
              </w:tcPr>
            </w:tcPrChange>
          </w:tcPr>
          <w:p w14:paraId="7A768C8C" w14:textId="77777777" w:rsidR="00DD1D88" w:rsidRPr="00815E7C" w:rsidDel="00691795" w:rsidRDefault="00DD1D88" w:rsidP="00EB45BC">
            <w:pPr>
              <w:pStyle w:val="TableParagraph"/>
              <w:spacing w:line="276" w:lineRule="auto"/>
              <w:jc w:val="both"/>
              <w:rPr>
                <w:del w:id="2458" w:author="MUKOLWE" w:date="2024-11-23T01:27:00Z"/>
                <w:sz w:val="20"/>
                <w:highlight w:val="yellow"/>
                <w:rPrChange w:id="2459" w:author="MUKOLWE" w:date="2024-11-23T01:49:00Z">
                  <w:rPr>
                    <w:del w:id="2460" w:author="MUKOLWE" w:date="2024-11-23T01:27:00Z"/>
                    <w:sz w:val="20"/>
                  </w:rPr>
                </w:rPrChange>
              </w:rPr>
            </w:pPr>
            <w:del w:id="2461" w:author="MUKOLWE" w:date="2024-11-23T01:27:00Z">
              <w:r w:rsidRPr="00815E7C" w:rsidDel="00691795">
                <w:rPr>
                  <w:spacing w:val="-4"/>
                  <w:sz w:val="20"/>
                  <w:highlight w:val="yellow"/>
                  <w:rPrChange w:id="2462" w:author="MUKOLWE" w:date="2024-11-23T01:49:00Z">
                    <w:rPr>
                      <w:spacing w:val="-4"/>
                      <w:sz w:val="20"/>
                    </w:rPr>
                  </w:rPrChange>
                </w:rPr>
                <w:delText>1</w:delText>
              </w:r>
              <w:r w:rsidR="00A97D6C" w:rsidRPr="00815E7C" w:rsidDel="00691795">
                <w:rPr>
                  <w:spacing w:val="-4"/>
                  <w:sz w:val="20"/>
                  <w:highlight w:val="yellow"/>
                  <w:rPrChange w:id="2463" w:author="MUKOLWE" w:date="2024-11-23T01:49:00Z">
                    <w:rPr>
                      <w:spacing w:val="-4"/>
                      <w:sz w:val="20"/>
                    </w:rPr>
                  </w:rPrChange>
                </w:rPr>
                <w:delText>,</w:delText>
              </w:r>
              <w:r w:rsidRPr="00815E7C" w:rsidDel="00691795">
                <w:rPr>
                  <w:spacing w:val="-4"/>
                  <w:sz w:val="20"/>
                  <w:highlight w:val="yellow"/>
                  <w:rPrChange w:id="2464" w:author="MUKOLWE" w:date="2024-11-23T01:49:00Z">
                    <w:rPr>
                      <w:spacing w:val="-4"/>
                      <w:sz w:val="20"/>
                    </w:rPr>
                  </w:rPrChange>
                </w:rPr>
                <w:delText>000</w:delText>
              </w:r>
            </w:del>
          </w:p>
        </w:tc>
        <w:tc>
          <w:tcPr>
            <w:tcW w:w="810" w:type="dxa"/>
            <w:tcPrChange w:id="2465" w:author="MUKOLWE" w:date="2024-11-23T01:26:00Z">
              <w:tcPr>
                <w:tcW w:w="810" w:type="dxa"/>
              </w:tcPr>
            </w:tcPrChange>
          </w:tcPr>
          <w:p w14:paraId="30FAE261" w14:textId="77777777" w:rsidR="00DD1D88" w:rsidRPr="00815E7C" w:rsidDel="00691795" w:rsidRDefault="00DD1D88" w:rsidP="00EB45BC">
            <w:pPr>
              <w:pStyle w:val="TableParagraph"/>
              <w:spacing w:line="276" w:lineRule="auto"/>
              <w:jc w:val="both"/>
              <w:rPr>
                <w:del w:id="2466" w:author="MUKOLWE" w:date="2024-11-23T01:27:00Z"/>
                <w:sz w:val="20"/>
                <w:highlight w:val="yellow"/>
                <w:rPrChange w:id="2467" w:author="MUKOLWE" w:date="2024-11-23T01:49:00Z">
                  <w:rPr>
                    <w:del w:id="2468" w:author="MUKOLWE" w:date="2024-11-23T01:27:00Z"/>
                    <w:sz w:val="20"/>
                  </w:rPr>
                </w:rPrChange>
              </w:rPr>
            </w:pPr>
            <w:del w:id="2469" w:author="MUKOLWE" w:date="2024-11-23T01:27:00Z">
              <w:r w:rsidRPr="00815E7C" w:rsidDel="00691795">
                <w:rPr>
                  <w:spacing w:val="-4"/>
                  <w:sz w:val="20"/>
                  <w:highlight w:val="yellow"/>
                  <w:rPrChange w:id="2470" w:author="MUKOLWE" w:date="2024-11-23T01:49:00Z">
                    <w:rPr>
                      <w:spacing w:val="-4"/>
                      <w:sz w:val="20"/>
                    </w:rPr>
                  </w:rPrChange>
                </w:rPr>
                <w:delText>1</w:delText>
              </w:r>
              <w:r w:rsidR="00A97D6C" w:rsidRPr="00815E7C" w:rsidDel="00691795">
                <w:rPr>
                  <w:spacing w:val="-4"/>
                  <w:sz w:val="20"/>
                  <w:highlight w:val="yellow"/>
                  <w:rPrChange w:id="2471" w:author="MUKOLWE" w:date="2024-11-23T01:49:00Z">
                    <w:rPr>
                      <w:spacing w:val="-4"/>
                      <w:sz w:val="20"/>
                    </w:rPr>
                  </w:rPrChange>
                </w:rPr>
                <w:delText>,</w:delText>
              </w:r>
              <w:r w:rsidRPr="00815E7C" w:rsidDel="00691795">
                <w:rPr>
                  <w:spacing w:val="-4"/>
                  <w:sz w:val="20"/>
                  <w:highlight w:val="yellow"/>
                  <w:rPrChange w:id="2472" w:author="MUKOLWE" w:date="2024-11-23T01:49:00Z">
                    <w:rPr>
                      <w:spacing w:val="-4"/>
                      <w:sz w:val="20"/>
                    </w:rPr>
                  </w:rPrChange>
                </w:rPr>
                <w:delText>000</w:delText>
              </w:r>
            </w:del>
          </w:p>
        </w:tc>
        <w:tc>
          <w:tcPr>
            <w:tcW w:w="964" w:type="dxa"/>
            <w:tcPrChange w:id="2473" w:author="MUKOLWE" w:date="2024-11-23T01:26:00Z">
              <w:tcPr>
                <w:tcW w:w="964" w:type="dxa"/>
              </w:tcPr>
            </w:tcPrChange>
          </w:tcPr>
          <w:p w14:paraId="23CB5F1C" w14:textId="77777777" w:rsidR="00DD1D88" w:rsidRPr="00815E7C" w:rsidDel="00691795" w:rsidRDefault="00DD1D88" w:rsidP="00B03E09">
            <w:pPr>
              <w:pStyle w:val="TableParagraph"/>
              <w:spacing w:line="276" w:lineRule="auto"/>
              <w:jc w:val="both"/>
              <w:rPr>
                <w:del w:id="2474" w:author="MUKOLWE" w:date="2024-11-23T01:27:00Z"/>
                <w:sz w:val="20"/>
                <w:highlight w:val="yellow"/>
                <w:rPrChange w:id="2475" w:author="MUKOLWE" w:date="2024-11-23T01:49:00Z">
                  <w:rPr>
                    <w:del w:id="2476" w:author="MUKOLWE" w:date="2024-11-23T01:27:00Z"/>
                    <w:sz w:val="20"/>
                  </w:rPr>
                </w:rPrChange>
              </w:rPr>
            </w:pPr>
            <w:del w:id="2477" w:author="MUKOLWE" w:date="2024-11-23T01:27:00Z">
              <w:r w:rsidRPr="00815E7C" w:rsidDel="00691795">
                <w:rPr>
                  <w:spacing w:val="-5"/>
                  <w:sz w:val="20"/>
                  <w:highlight w:val="yellow"/>
                  <w:rPrChange w:id="2478" w:author="MUKOLWE" w:date="2024-11-23T01:49:00Z">
                    <w:rPr>
                      <w:spacing w:val="-5"/>
                      <w:sz w:val="20"/>
                    </w:rPr>
                  </w:rPrChange>
                </w:rPr>
                <w:delText>100</w:delText>
              </w:r>
            </w:del>
          </w:p>
        </w:tc>
        <w:tc>
          <w:tcPr>
            <w:tcW w:w="862" w:type="dxa"/>
            <w:tcPrChange w:id="2479" w:author="MUKOLWE" w:date="2024-11-23T01:26:00Z">
              <w:tcPr>
                <w:tcW w:w="862" w:type="dxa"/>
              </w:tcPr>
            </w:tcPrChange>
          </w:tcPr>
          <w:p w14:paraId="4C0C6DAB" w14:textId="77777777" w:rsidR="00DD1D88" w:rsidRPr="00815E7C" w:rsidDel="00691795" w:rsidRDefault="00DD1D88" w:rsidP="00E066EC">
            <w:pPr>
              <w:pStyle w:val="TableParagraph"/>
              <w:spacing w:line="276" w:lineRule="auto"/>
              <w:jc w:val="both"/>
              <w:rPr>
                <w:del w:id="2480" w:author="MUKOLWE" w:date="2024-11-23T01:27:00Z"/>
                <w:sz w:val="20"/>
                <w:highlight w:val="yellow"/>
                <w:rPrChange w:id="2481" w:author="MUKOLWE" w:date="2024-11-23T01:49:00Z">
                  <w:rPr>
                    <w:del w:id="2482" w:author="MUKOLWE" w:date="2024-11-23T01:27:00Z"/>
                    <w:sz w:val="20"/>
                  </w:rPr>
                </w:rPrChange>
              </w:rPr>
            </w:pPr>
            <w:del w:id="2483" w:author="MUKOLWE" w:date="2024-11-23T01:27:00Z">
              <w:r w:rsidRPr="00815E7C" w:rsidDel="00691795">
                <w:rPr>
                  <w:spacing w:val="-4"/>
                  <w:sz w:val="20"/>
                  <w:highlight w:val="yellow"/>
                  <w:rPrChange w:id="2484" w:author="MUKOLWE" w:date="2024-11-23T01:49:00Z">
                    <w:rPr>
                      <w:spacing w:val="-4"/>
                      <w:sz w:val="20"/>
                    </w:rPr>
                  </w:rPrChange>
                </w:rPr>
                <w:delText>1000</w:delText>
              </w:r>
            </w:del>
          </w:p>
        </w:tc>
        <w:tc>
          <w:tcPr>
            <w:tcW w:w="810" w:type="dxa"/>
            <w:tcPrChange w:id="2485" w:author="MUKOLWE" w:date="2024-11-23T01:26:00Z">
              <w:tcPr>
                <w:tcW w:w="810" w:type="dxa"/>
              </w:tcPr>
            </w:tcPrChange>
          </w:tcPr>
          <w:p w14:paraId="13D81151" w14:textId="77777777" w:rsidR="00DD1D88" w:rsidRPr="00815E7C" w:rsidDel="00691795" w:rsidRDefault="00DD1D88" w:rsidP="00E066EC">
            <w:pPr>
              <w:pStyle w:val="TableParagraph"/>
              <w:spacing w:line="276" w:lineRule="auto"/>
              <w:jc w:val="both"/>
              <w:rPr>
                <w:del w:id="2486" w:author="MUKOLWE" w:date="2024-11-23T01:27:00Z"/>
                <w:sz w:val="20"/>
                <w:highlight w:val="yellow"/>
                <w:rPrChange w:id="2487" w:author="MUKOLWE" w:date="2024-11-23T01:49:00Z">
                  <w:rPr>
                    <w:del w:id="2488" w:author="MUKOLWE" w:date="2024-11-23T01:27:00Z"/>
                    <w:sz w:val="20"/>
                  </w:rPr>
                </w:rPrChange>
              </w:rPr>
            </w:pPr>
            <w:del w:id="2489" w:author="MUKOLWE" w:date="2024-11-23T01:27:00Z">
              <w:r w:rsidRPr="00815E7C" w:rsidDel="00691795">
                <w:rPr>
                  <w:spacing w:val="-5"/>
                  <w:sz w:val="20"/>
                  <w:highlight w:val="yellow"/>
                  <w:rPrChange w:id="2490" w:author="MUKOLWE" w:date="2024-11-23T01:49:00Z">
                    <w:rPr>
                      <w:spacing w:val="-5"/>
                      <w:sz w:val="20"/>
                    </w:rPr>
                  </w:rPrChange>
                </w:rPr>
                <w:delText>500</w:delText>
              </w:r>
            </w:del>
          </w:p>
        </w:tc>
        <w:tc>
          <w:tcPr>
            <w:tcW w:w="944" w:type="dxa"/>
            <w:tcPrChange w:id="2491" w:author="MUKOLWE" w:date="2024-11-23T01:26:00Z">
              <w:tcPr>
                <w:tcW w:w="944" w:type="dxa"/>
              </w:tcPr>
            </w:tcPrChange>
          </w:tcPr>
          <w:p w14:paraId="631CFBE2" w14:textId="77777777" w:rsidR="00DD1D88" w:rsidRPr="00815E7C" w:rsidDel="00691795" w:rsidRDefault="00DD1D88" w:rsidP="00007AB0">
            <w:pPr>
              <w:pStyle w:val="TableParagraph"/>
              <w:spacing w:line="276" w:lineRule="auto"/>
              <w:jc w:val="both"/>
              <w:rPr>
                <w:del w:id="2492" w:author="MUKOLWE" w:date="2024-11-23T01:27:00Z"/>
                <w:sz w:val="20"/>
                <w:highlight w:val="yellow"/>
                <w:rPrChange w:id="2493" w:author="MUKOLWE" w:date="2024-11-23T01:49:00Z">
                  <w:rPr>
                    <w:del w:id="2494" w:author="MUKOLWE" w:date="2024-11-23T01:27:00Z"/>
                    <w:sz w:val="20"/>
                  </w:rPr>
                </w:rPrChange>
              </w:rPr>
            </w:pPr>
            <w:del w:id="2495" w:author="MUKOLWE" w:date="2024-11-23T01:27:00Z">
              <w:r w:rsidRPr="00815E7C" w:rsidDel="00691795">
                <w:rPr>
                  <w:spacing w:val="-5"/>
                  <w:sz w:val="20"/>
                  <w:highlight w:val="yellow"/>
                  <w:rPrChange w:id="2496" w:author="MUKOLWE" w:date="2024-11-23T01:49:00Z">
                    <w:rPr>
                      <w:spacing w:val="-5"/>
                      <w:sz w:val="20"/>
                    </w:rPr>
                  </w:rPrChange>
                </w:rPr>
                <w:delText>250</w:delText>
              </w:r>
            </w:del>
          </w:p>
        </w:tc>
        <w:tc>
          <w:tcPr>
            <w:tcW w:w="982" w:type="dxa"/>
            <w:tcPrChange w:id="2497" w:author="MUKOLWE" w:date="2024-11-23T01:26:00Z">
              <w:tcPr>
                <w:tcW w:w="982" w:type="dxa"/>
              </w:tcPr>
            </w:tcPrChange>
          </w:tcPr>
          <w:p w14:paraId="69F7F46D" w14:textId="77777777" w:rsidR="00DD1D88" w:rsidRPr="00815E7C" w:rsidDel="00691795" w:rsidRDefault="00DD1D88" w:rsidP="007A056F">
            <w:pPr>
              <w:pStyle w:val="TableParagraph"/>
              <w:spacing w:line="276" w:lineRule="auto"/>
              <w:jc w:val="both"/>
              <w:rPr>
                <w:del w:id="2498" w:author="MUKOLWE" w:date="2024-11-23T01:27:00Z"/>
                <w:sz w:val="20"/>
                <w:highlight w:val="yellow"/>
                <w:rPrChange w:id="2499" w:author="MUKOLWE" w:date="2024-11-23T01:49:00Z">
                  <w:rPr>
                    <w:del w:id="2500" w:author="MUKOLWE" w:date="2024-11-23T01:27:00Z"/>
                    <w:sz w:val="20"/>
                  </w:rPr>
                </w:rPrChange>
              </w:rPr>
            </w:pPr>
            <w:del w:id="2501" w:author="MUKOLWE" w:date="2024-11-23T01:27:00Z">
              <w:r w:rsidRPr="00815E7C" w:rsidDel="00691795">
                <w:rPr>
                  <w:spacing w:val="-5"/>
                  <w:sz w:val="20"/>
                  <w:highlight w:val="yellow"/>
                  <w:rPrChange w:id="2502" w:author="MUKOLWE" w:date="2024-11-23T01:49:00Z">
                    <w:rPr>
                      <w:spacing w:val="-5"/>
                      <w:sz w:val="20"/>
                    </w:rPr>
                  </w:rPrChange>
                </w:rPr>
                <w:delText>250</w:delText>
              </w:r>
            </w:del>
          </w:p>
        </w:tc>
        <w:tc>
          <w:tcPr>
            <w:tcW w:w="1134" w:type="dxa"/>
            <w:tcPrChange w:id="2503" w:author="MUKOLWE" w:date="2024-11-23T01:26:00Z">
              <w:tcPr>
                <w:tcW w:w="992" w:type="dxa"/>
              </w:tcPr>
            </w:tcPrChange>
          </w:tcPr>
          <w:p w14:paraId="6868E5F1" w14:textId="77777777" w:rsidR="00DD1D88" w:rsidRPr="00815E7C" w:rsidDel="00691795" w:rsidRDefault="00DD1D88" w:rsidP="009422A3">
            <w:pPr>
              <w:pStyle w:val="TableParagraph"/>
              <w:spacing w:line="276" w:lineRule="auto"/>
              <w:jc w:val="both"/>
              <w:rPr>
                <w:del w:id="2504" w:author="MUKOLWE" w:date="2024-11-23T01:27:00Z"/>
                <w:sz w:val="20"/>
                <w:highlight w:val="yellow"/>
                <w:rPrChange w:id="2505" w:author="MUKOLWE" w:date="2024-11-23T01:49:00Z">
                  <w:rPr>
                    <w:del w:id="2506" w:author="MUKOLWE" w:date="2024-11-23T01:27:00Z"/>
                    <w:sz w:val="20"/>
                  </w:rPr>
                </w:rPrChange>
              </w:rPr>
            </w:pPr>
            <w:del w:id="2507" w:author="MUKOLWE" w:date="2024-11-23T01:27:00Z">
              <w:r w:rsidRPr="00815E7C" w:rsidDel="00691795">
                <w:rPr>
                  <w:spacing w:val="-5"/>
                  <w:sz w:val="20"/>
                  <w:highlight w:val="yellow"/>
                  <w:rPrChange w:id="2508" w:author="MUKOLWE" w:date="2024-11-23T01:49:00Z">
                    <w:rPr>
                      <w:spacing w:val="-5"/>
                      <w:sz w:val="20"/>
                    </w:rPr>
                  </w:rPrChange>
                </w:rPr>
                <w:delText>500</w:delText>
              </w:r>
            </w:del>
          </w:p>
        </w:tc>
        <w:tc>
          <w:tcPr>
            <w:tcW w:w="992" w:type="dxa"/>
            <w:tcPrChange w:id="2509" w:author="MUKOLWE" w:date="2024-11-23T01:26:00Z">
              <w:tcPr>
                <w:tcW w:w="992" w:type="dxa"/>
              </w:tcPr>
            </w:tcPrChange>
          </w:tcPr>
          <w:p w14:paraId="1B4A416B" w14:textId="77777777" w:rsidR="00DD1D88" w:rsidRPr="00815E7C" w:rsidDel="00691795" w:rsidRDefault="00DD1D88" w:rsidP="00F51AD9">
            <w:pPr>
              <w:pStyle w:val="TableParagraph"/>
              <w:spacing w:line="276" w:lineRule="auto"/>
              <w:jc w:val="both"/>
              <w:rPr>
                <w:del w:id="2510" w:author="MUKOLWE" w:date="2024-11-23T01:27:00Z"/>
                <w:sz w:val="20"/>
                <w:highlight w:val="yellow"/>
                <w:rPrChange w:id="2511" w:author="MUKOLWE" w:date="2024-11-23T01:49:00Z">
                  <w:rPr>
                    <w:del w:id="2512" w:author="MUKOLWE" w:date="2024-11-23T01:27:00Z"/>
                    <w:sz w:val="20"/>
                  </w:rPr>
                </w:rPrChange>
              </w:rPr>
            </w:pPr>
            <w:del w:id="2513" w:author="MUKOLWE" w:date="2024-11-23T01:27:00Z">
              <w:r w:rsidRPr="00815E7C" w:rsidDel="00691795">
                <w:rPr>
                  <w:spacing w:val="-5"/>
                  <w:sz w:val="20"/>
                  <w:highlight w:val="yellow"/>
                  <w:rPrChange w:id="2514" w:author="MUKOLWE" w:date="2024-11-23T01:49:00Z">
                    <w:rPr>
                      <w:spacing w:val="-5"/>
                      <w:sz w:val="20"/>
                    </w:rPr>
                  </w:rPrChange>
                </w:rPr>
                <w:delText>500</w:delText>
              </w:r>
            </w:del>
          </w:p>
        </w:tc>
        <w:tc>
          <w:tcPr>
            <w:tcW w:w="992" w:type="dxa"/>
            <w:tcPrChange w:id="2515" w:author="MUKOLWE" w:date="2024-11-23T01:26:00Z">
              <w:tcPr>
                <w:tcW w:w="992" w:type="dxa"/>
              </w:tcPr>
            </w:tcPrChange>
          </w:tcPr>
          <w:p w14:paraId="0ABC6ACF" w14:textId="77777777" w:rsidR="00DD1D88" w:rsidRPr="00815E7C" w:rsidDel="00691795" w:rsidRDefault="00DD1D88" w:rsidP="0062071D">
            <w:pPr>
              <w:pStyle w:val="TableParagraph"/>
              <w:spacing w:line="276" w:lineRule="auto"/>
              <w:ind w:left="96"/>
              <w:jc w:val="both"/>
              <w:rPr>
                <w:del w:id="2516" w:author="MUKOLWE" w:date="2024-11-23T01:27:00Z"/>
                <w:sz w:val="20"/>
                <w:highlight w:val="yellow"/>
                <w:rPrChange w:id="2517" w:author="MUKOLWE" w:date="2024-11-23T01:49:00Z">
                  <w:rPr>
                    <w:del w:id="2518" w:author="MUKOLWE" w:date="2024-11-23T01:27:00Z"/>
                    <w:sz w:val="20"/>
                  </w:rPr>
                </w:rPrChange>
              </w:rPr>
            </w:pPr>
            <w:del w:id="2519" w:author="MUKOLWE" w:date="2024-11-23T01:27:00Z">
              <w:r w:rsidRPr="00815E7C" w:rsidDel="00691795">
                <w:rPr>
                  <w:spacing w:val="-5"/>
                  <w:sz w:val="20"/>
                  <w:highlight w:val="yellow"/>
                  <w:rPrChange w:id="2520" w:author="MUKOLWE" w:date="2024-11-23T01:49:00Z">
                    <w:rPr>
                      <w:spacing w:val="-5"/>
                      <w:sz w:val="20"/>
                    </w:rPr>
                  </w:rPrChange>
                </w:rPr>
                <w:delText>500</w:delText>
              </w:r>
            </w:del>
          </w:p>
        </w:tc>
        <w:tc>
          <w:tcPr>
            <w:tcW w:w="851" w:type="dxa"/>
            <w:tcPrChange w:id="2521" w:author="MUKOLWE" w:date="2024-11-23T01:26:00Z">
              <w:tcPr>
                <w:tcW w:w="851" w:type="dxa"/>
              </w:tcPr>
            </w:tcPrChange>
          </w:tcPr>
          <w:p w14:paraId="795A3EDE" w14:textId="77777777" w:rsidR="00DD1D88" w:rsidRPr="00815E7C" w:rsidDel="00691795" w:rsidRDefault="00DD1D88" w:rsidP="0062071D">
            <w:pPr>
              <w:pStyle w:val="TableParagraph"/>
              <w:spacing w:line="276" w:lineRule="auto"/>
              <w:ind w:left="99"/>
              <w:jc w:val="both"/>
              <w:rPr>
                <w:del w:id="2522" w:author="MUKOLWE" w:date="2024-11-23T01:27:00Z"/>
                <w:sz w:val="20"/>
                <w:highlight w:val="yellow"/>
                <w:rPrChange w:id="2523" w:author="MUKOLWE" w:date="2024-11-23T01:49:00Z">
                  <w:rPr>
                    <w:del w:id="2524" w:author="MUKOLWE" w:date="2024-11-23T01:27:00Z"/>
                    <w:sz w:val="20"/>
                  </w:rPr>
                </w:rPrChange>
              </w:rPr>
            </w:pPr>
            <w:del w:id="2525" w:author="MUKOLWE" w:date="2024-11-23T01:27:00Z">
              <w:r w:rsidRPr="00815E7C" w:rsidDel="00691795">
                <w:rPr>
                  <w:spacing w:val="-5"/>
                  <w:sz w:val="20"/>
                  <w:highlight w:val="yellow"/>
                  <w:rPrChange w:id="2526" w:author="MUKOLWE" w:date="2024-11-23T01:49:00Z">
                    <w:rPr>
                      <w:spacing w:val="-5"/>
                      <w:sz w:val="20"/>
                    </w:rPr>
                  </w:rPrChange>
                </w:rPr>
                <w:delText>500</w:delText>
              </w:r>
            </w:del>
          </w:p>
        </w:tc>
        <w:tc>
          <w:tcPr>
            <w:tcW w:w="1134" w:type="dxa"/>
            <w:tcPrChange w:id="2527" w:author="MUKOLWE" w:date="2024-11-23T01:26:00Z">
              <w:tcPr>
                <w:tcW w:w="1131" w:type="dxa"/>
              </w:tcPr>
            </w:tcPrChange>
          </w:tcPr>
          <w:p w14:paraId="162AC948" w14:textId="77777777" w:rsidR="00DD1D88" w:rsidRPr="00815E7C" w:rsidDel="00691795" w:rsidRDefault="00DD1D88" w:rsidP="0062071D">
            <w:pPr>
              <w:pStyle w:val="TableParagraph"/>
              <w:spacing w:line="276" w:lineRule="auto"/>
              <w:ind w:left="93"/>
              <w:jc w:val="both"/>
              <w:rPr>
                <w:del w:id="2528" w:author="MUKOLWE" w:date="2024-11-23T01:27:00Z"/>
                <w:sz w:val="20"/>
                <w:highlight w:val="yellow"/>
                <w:rPrChange w:id="2529" w:author="MUKOLWE" w:date="2024-11-23T01:49:00Z">
                  <w:rPr>
                    <w:del w:id="2530" w:author="MUKOLWE" w:date="2024-11-23T01:27:00Z"/>
                    <w:sz w:val="20"/>
                  </w:rPr>
                </w:rPrChange>
              </w:rPr>
            </w:pPr>
            <w:del w:id="2531" w:author="MUKOLWE" w:date="2024-11-23T01:27:00Z">
              <w:r w:rsidRPr="00815E7C" w:rsidDel="00691795">
                <w:rPr>
                  <w:spacing w:val="-2"/>
                  <w:sz w:val="20"/>
                  <w:highlight w:val="yellow"/>
                  <w:rPrChange w:id="2532" w:author="MUKOLWE" w:date="2024-11-23T01:49:00Z">
                    <w:rPr>
                      <w:spacing w:val="-2"/>
                      <w:sz w:val="20"/>
                    </w:rPr>
                  </w:rPrChange>
                </w:rPr>
                <w:delText>80</w:delText>
              </w:r>
              <w:r w:rsidR="00815D14" w:rsidRPr="00815E7C" w:rsidDel="00691795">
                <w:rPr>
                  <w:spacing w:val="-2"/>
                  <w:sz w:val="20"/>
                  <w:highlight w:val="yellow"/>
                  <w:rPrChange w:id="2533" w:author="MUKOLWE" w:date="2024-11-23T01:49:00Z">
                    <w:rPr>
                      <w:spacing w:val="-2"/>
                      <w:sz w:val="20"/>
                    </w:rPr>
                  </w:rPrChange>
                </w:rPr>
                <w:delText>,</w:delText>
              </w:r>
              <w:r w:rsidRPr="00815E7C" w:rsidDel="00691795">
                <w:rPr>
                  <w:spacing w:val="-2"/>
                  <w:sz w:val="20"/>
                  <w:highlight w:val="yellow"/>
                  <w:rPrChange w:id="2534" w:author="MUKOLWE" w:date="2024-11-23T01:49:00Z">
                    <w:rPr>
                      <w:spacing w:val="-2"/>
                      <w:sz w:val="20"/>
                    </w:rPr>
                  </w:rPrChange>
                </w:rPr>
                <w:delText>100</w:delText>
              </w:r>
            </w:del>
          </w:p>
        </w:tc>
      </w:tr>
      <w:tr w:rsidR="00E71101" w:rsidRPr="00815E7C" w:rsidDel="00691795" w14:paraId="31884DED" w14:textId="77777777" w:rsidTr="00691795">
        <w:trPr>
          <w:trHeight w:val="268"/>
          <w:del w:id="2535" w:author="MUKOLWE" w:date="2024-11-23T01:27:00Z"/>
          <w:trPrChange w:id="2536" w:author="MUKOLWE" w:date="2024-11-23T01:26:00Z">
            <w:trPr>
              <w:trHeight w:val="268"/>
            </w:trPr>
          </w:trPrChange>
        </w:trPr>
        <w:tc>
          <w:tcPr>
            <w:tcW w:w="1895" w:type="dxa"/>
            <w:tcPrChange w:id="2537" w:author="MUKOLWE" w:date="2024-11-23T01:26:00Z">
              <w:tcPr>
                <w:tcW w:w="1890" w:type="dxa"/>
              </w:tcPr>
            </w:tcPrChange>
          </w:tcPr>
          <w:p w14:paraId="6415D413" w14:textId="77777777" w:rsidR="00DD1D88" w:rsidRPr="00815E7C" w:rsidDel="00691795" w:rsidRDefault="00DD1D88">
            <w:pPr>
              <w:pStyle w:val="TableParagraph"/>
              <w:spacing w:line="276" w:lineRule="auto"/>
              <w:ind w:left="173"/>
              <w:jc w:val="both"/>
              <w:rPr>
                <w:del w:id="2538" w:author="MUKOLWE" w:date="2024-11-23T01:27:00Z"/>
                <w:b/>
                <w:sz w:val="20"/>
                <w:highlight w:val="yellow"/>
                <w:rPrChange w:id="2539" w:author="MUKOLWE" w:date="2024-11-23T01:49:00Z">
                  <w:rPr>
                    <w:del w:id="2540" w:author="MUKOLWE" w:date="2024-11-23T01:27:00Z"/>
                    <w:b/>
                    <w:sz w:val="20"/>
                  </w:rPr>
                </w:rPrChange>
              </w:rPr>
              <w:pPrChange w:id="2541" w:author="MUKOLWE" w:date="2024-11-23T01:25:00Z">
                <w:pPr>
                  <w:pStyle w:val="TableParagraph"/>
                  <w:spacing w:line="276" w:lineRule="auto"/>
                  <w:ind w:left="431"/>
                  <w:jc w:val="both"/>
                </w:pPr>
              </w:pPrChange>
            </w:pPr>
            <w:del w:id="2542" w:author="MUKOLWE" w:date="2024-11-23T01:27:00Z">
              <w:r w:rsidRPr="00815E7C" w:rsidDel="00691795">
                <w:rPr>
                  <w:b/>
                  <w:spacing w:val="-2"/>
                  <w:sz w:val="20"/>
                  <w:highlight w:val="yellow"/>
                  <w:rPrChange w:id="2543" w:author="MUKOLWE" w:date="2024-11-23T01:49:00Z">
                    <w:rPr>
                      <w:b/>
                      <w:spacing w:val="-2"/>
                      <w:sz w:val="20"/>
                    </w:rPr>
                  </w:rPrChange>
                </w:rPr>
                <w:delText>Dues/Subs.</w:delText>
              </w:r>
            </w:del>
          </w:p>
        </w:tc>
        <w:tc>
          <w:tcPr>
            <w:tcW w:w="854" w:type="dxa"/>
            <w:tcPrChange w:id="2544" w:author="MUKOLWE" w:date="2024-11-23T01:26:00Z">
              <w:tcPr>
                <w:tcW w:w="854" w:type="dxa"/>
              </w:tcPr>
            </w:tcPrChange>
          </w:tcPr>
          <w:p w14:paraId="3475C162" w14:textId="77777777" w:rsidR="00DD1D88" w:rsidRPr="00815E7C" w:rsidDel="00691795" w:rsidRDefault="00DD1D88" w:rsidP="0062071D">
            <w:pPr>
              <w:pStyle w:val="TableParagraph"/>
              <w:spacing w:line="276" w:lineRule="auto"/>
              <w:jc w:val="both"/>
              <w:rPr>
                <w:del w:id="2545" w:author="MUKOLWE" w:date="2024-11-23T01:27:00Z"/>
                <w:sz w:val="18"/>
                <w:highlight w:val="yellow"/>
                <w:rPrChange w:id="2546" w:author="MUKOLWE" w:date="2024-11-23T01:49:00Z">
                  <w:rPr>
                    <w:del w:id="2547" w:author="MUKOLWE" w:date="2024-11-23T01:27:00Z"/>
                    <w:sz w:val="18"/>
                  </w:rPr>
                </w:rPrChange>
              </w:rPr>
            </w:pPr>
          </w:p>
        </w:tc>
        <w:tc>
          <w:tcPr>
            <w:tcW w:w="810" w:type="dxa"/>
            <w:tcPrChange w:id="2548" w:author="MUKOLWE" w:date="2024-11-23T01:26:00Z">
              <w:tcPr>
                <w:tcW w:w="810" w:type="dxa"/>
              </w:tcPr>
            </w:tcPrChange>
          </w:tcPr>
          <w:p w14:paraId="2488AD56" w14:textId="77777777" w:rsidR="00DD1D88" w:rsidRPr="00815E7C" w:rsidDel="00691795" w:rsidRDefault="00DD1D88" w:rsidP="0062071D">
            <w:pPr>
              <w:pStyle w:val="TableParagraph"/>
              <w:spacing w:line="276" w:lineRule="auto"/>
              <w:jc w:val="both"/>
              <w:rPr>
                <w:del w:id="2549" w:author="MUKOLWE" w:date="2024-11-23T01:27:00Z"/>
                <w:sz w:val="18"/>
                <w:highlight w:val="yellow"/>
                <w:rPrChange w:id="2550" w:author="MUKOLWE" w:date="2024-11-23T01:49:00Z">
                  <w:rPr>
                    <w:del w:id="2551" w:author="MUKOLWE" w:date="2024-11-23T01:27:00Z"/>
                    <w:sz w:val="18"/>
                  </w:rPr>
                </w:rPrChange>
              </w:rPr>
            </w:pPr>
          </w:p>
        </w:tc>
        <w:tc>
          <w:tcPr>
            <w:tcW w:w="810" w:type="dxa"/>
            <w:tcPrChange w:id="2552" w:author="MUKOLWE" w:date="2024-11-23T01:26:00Z">
              <w:tcPr>
                <w:tcW w:w="810" w:type="dxa"/>
              </w:tcPr>
            </w:tcPrChange>
          </w:tcPr>
          <w:p w14:paraId="2A6E82D4" w14:textId="77777777" w:rsidR="00DD1D88" w:rsidRPr="00815E7C" w:rsidDel="00691795" w:rsidRDefault="00DD1D88" w:rsidP="0062071D">
            <w:pPr>
              <w:pStyle w:val="TableParagraph"/>
              <w:spacing w:line="276" w:lineRule="auto"/>
              <w:jc w:val="both"/>
              <w:rPr>
                <w:del w:id="2553" w:author="MUKOLWE" w:date="2024-11-23T01:27:00Z"/>
                <w:sz w:val="18"/>
                <w:highlight w:val="yellow"/>
                <w:rPrChange w:id="2554" w:author="MUKOLWE" w:date="2024-11-23T01:49:00Z">
                  <w:rPr>
                    <w:del w:id="2555" w:author="MUKOLWE" w:date="2024-11-23T01:27:00Z"/>
                    <w:sz w:val="18"/>
                  </w:rPr>
                </w:rPrChange>
              </w:rPr>
            </w:pPr>
          </w:p>
        </w:tc>
        <w:tc>
          <w:tcPr>
            <w:tcW w:w="964" w:type="dxa"/>
            <w:tcPrChange w:id="2556" w:author="MUKOLWE" w:date="2024-11-23T01:26:00Z">
              <w:tcPr>
                <w:tcW w:w="964" w:type="dxa"/>
              </w:tcPr>
            </w:tcPrChange>
          </w:tcPr>
          <w:p w14:paraId="6C9DB689" w14:textId="77777777" w:rsidR="00DD1D88" w:rsidRPr="00815E7C" w:rsidDel="00691795" w:rsidRDefault="00DD1D88" w:rsidP="0062071D">
            <w:pPr>
              <w:pStyle w:val="TableParagraph"/>
              <w:spacing w:line="276" w:lineRule="auto"/>
              <w:jc w:val="both"/>
              <w:rPr>
                <w:del w:id="2557" w:author="MUKOLWE" w:date="2024-11-23T01:27:00Z"/>
                <w:sz w:val="18"/>
                <w:highlight w:val="yellow"/>
                <w:rPrChange w:id="2558" w:author="MUKOLWE" w:date="2024-11-23T01:49:00Z">
                  <w:rPr>
                    <w:del w:id="2559" w:author="MUKOLWE" w:date="2024-11-23T01:27:00Z"/>
                    <w:sz w:val="18"/>
                  </w:rPr>
                </w:rPrChange>
              </w:rPr>
            </w:pPr>
          </w:p>
        </w:tc>
        <w:tc>
          <w:tcPr>
            <w:tcW w:w="862" w:type="dxa"/>
            <w:tcPrChange w:id="2560" w:author="MUKOLWE" w:date="2024-11-23T01:26:00Z">
              <w:tcPr>
                <w:tcW w:w="862" w:type="dxa"/>
              </w:tcPr>
            </w:tcPrChange>
          </w:tcPr>
          <w:p w14:paraId="79709675" w14:textId="77777777" w:rsidR="00DD1D88" w:rsidRPr="00815E7C" w:rsidDel="00691795" w:rsidRDefault="00DD1D88" w:rsidP="0062071D">
            <w:pPr>
              <w:pStyle w:val="TableParagraph"/>
              <w:spacing w:line="276" w:lineRule="auto"/>
              <w:jc w:val="both"/>
              <w:rPr>
                <w:del w:id="2561" w:author="MUKOLWE" w:date="2024-11-23T01:27:00Z"/>
                <w:sz w:val="18"/>
                <w:highlight w:val="yellow"/>
                <w:rPrChange w:id="2562" w:author="MUKOLWE" w:date="2024-11-23T01:49:00Z">
                  <w:rPr>
                    <w:del w:id="2563" w:author="MUKOLWE" w:date="2024-11-23T01:27:00Z"/>
                    <w:sz w:val="18"/>
                  </w:rPr>
                </w:rPrChange>
              </w:rPr>
            </w:pPr>
          </w:p>
        </w:tc>
        <w:tc>
          <w:tcPr>
            <w:tcW w:w="810" w:type="dxa"/>
            <w:tcPrChange w:id="2564" w:author="MUKOLWE" w:date="2024-11-23T01:26:00Z">
              <w:tcPr>
                <w:tcW w:w="810" w:type="dxa"/>
              </w:tcPr>
            </w:tcPrChange>
          </w:tcPr>
          <w:p w14:paraId="6F490DE6" w14:textId="77777777" w:rsidR="00DD1D88" w:rsidRPr="00815E7C" w:rsidDel="00691795" w:rsidRDefault="00DD1D88" w:rsidP="0062071D">
            <w:pPr>
              <w:pStyle w:val="TableParagraph"/>
              <w:spacing w:line="276" w:lineRule="auto"/>
              <w:jc w:val="both"/>
              <w:rPr>
                <w:del w:id="2565" w:author="MUKOLWE" w:date="2024-11-23T01:27:00Z"/>
                <w:sz w:val="18"/>
                <w:highlight w:val="yellow"/>
                <w:rPrChange w:id="2566" w:author="MUKOLWE" w:date="2024-11-23T01:49:00Z">
                  <w:rPr>
                    <w:del w:id="2567" w:author="MUKOLWE" w:date="2024-11-23T01:27:00Z"/>
                    <w:sz w:val="18"/>
                  </w:rPr>
                </w:rPrChange>
              </w:rPr>
            </w:pPr>
          </w:p>
        </w:tc>
        <w:tc>
          <w:tcPr>
            <w:tcW w:w="944" w:type="dxa"/>
            <w:tcPrChange w:id="2568" w:author="MUKOLWE" w:date="2024-11-23T01:26:00Z">
              <w:tcPr>
                <w:tcW w:w="944" w:type="dxa"/>
              </w:tcPr>
            </w:tcPrChange>
          </w:tcPr>
          <w:p w14:paraId="60A71315" w14:textId="77777777" w:rsidR="00DD1D88" w:rsidRPr="00815E7C" w:rsidDel="00691795" w:rsidRDefault="00DD1D88" w:rsidP="0062071D">
            <w:pPr>
              <w:pStyle w:val="TableParagraph"/>
              <w:spacing w:line="276" w:lineRule="auto"/>
              <w:jc w:val="both"/>
              <w:rPr>
                <w:del w:id="2569" w:author="MUKOLWE" w:date="2024-11-23T01:27:00Z"/>
                <w:sz w:val="18"/>
                <w:highlight w:val="yellow"/>
                <w:rPrChange w:id="2570" w:author="MUKOLWE" w:date="2024-11-23T01:49:00Z">
                  <w:rPr>
                    <w:del w:id="2571" w:author="MUKOLWE" w:date="2024-11-23T01:27:00Z"/>
                    <w:sz w:val="18"/>
                  </w:rPr>
                </w:rPrChange>
              </w:rPr>
            </w:pPr>
          </w:p>
        </w:tc>
        <w:tc>
          <w:tcPr>
            <w:tcW w:w="982" w:type="dxa"/>
            <w:tcPrChange w:id="2572" w:author="MUKOLWE" w:date="2024-11-23T01:26:00Z">
              <w:tcPr>
                <w:tcW w:w="982" w:type="dxa"/>
              </w:tcPr>
            </w:tcPrChange>
          </w:tcPr>
          <w:p w14:paraId="04940771" w14:textId="77777777" w:rsidR="00DD1D88" w:rsidRPr="00815E7C" w:rsidDel="00691795" w:rsidRDefault="00DD1D88" w:rsidP="0062071D">
            <w:pPr>
              <w:pStyle w:val="TableParagraph"/>
              <w:spacing w:line="276" w:lineRule="auto"/>
              <w:jc w:val="both"/>
              <w:rPr>
                <w:del w:id="2573" w:author="MUKOLWE" w:date="2024-11-23T01:27:00Z"/>
                <w:sz w:val="18"/>
                <w:highlight w:val="yellow"/>
                <w:rPrChange w:id="2574" w:author="MUKOLWE" w:date="2024-11-23T01:49:00Z">
                  <w:rPr>
                    <w:del w:id="2575" w:author="MUKOLWE" w:date="2024-11-23T01:27:00Z"/>
                    <w:sz w:val="18"/>
                  </w:rPr>
                </w:rPrChange>
              </w:rPr>
            </w:pPr>
          </w:p>
        </w:tc>
        <w:tc>
          <w:tcPr>
            <w:tcW w:w="1134" w:type="dxa"/>
            <w:tcPrChange w:id="2576" w:author="MUKOLWE" w:date="2024-11-23T01:26:00Z">
              <w:tcPr>
                <w:tcW w:w="992" w:type="dxa"/>
              </w:tcPr>
            </w:tcPrChange>
          </w:tcPr>
          <w:p w14:paraId="3DEE225D" w14:textId="77777777" w:rsidR="00DD1D88" w:rsidRPr="00815E7C" w:rsidDel="00691795" w:rsidRDefault="00DD1D88" w:rsidP="0062071D">
            <w:pPr>
              <w:pStyle w:val="TableParagraph"/>
              <w:spacing w:line="276" w:lineRule="auto"/>
              <w:jc w:val="both"/>
              <w:rPr>
                <w:del w:id="2577" w:author="MUKOLWE" w:date="2024-11-23T01:27:00Z"/>
                <w:sz w:val="18"/>
                <w:highlight w:val="yellow"/>
                <w:rPrChange w:id="2578" w:author="MUKOLWE" w:date="2024-11-23T01:49:00Z">
                  <w:rPr>
                    <w:del w:id="2579" w:author="MUKOLWE" w:date="2024-11-23T01:27:00Z"/>
                    <w:sz w:val="18"/>
                  </w:rPr>
                </w:rPrChange>
              </w:rPr>
            </w:pPr>
          </w:p>
        </w:tc>
        <w:tc>
          <w:tcPr>
            <w:tcW w:w="992" w:type="dxa"/>
            <w:tcPrChange w:id="2580" w:author="MUKOLWE" w:date="2024-11-23T01:26:00Z">
              <w:tcPr>
                <w:tcW w:w="992" w:type="dxa"/>
              </w:tcPr>
            </w:tcPrChange>
          </w:tcPr>
          <w:p w14:paraId="73A918FB" w14:textId="77777777" w:rsidR="00DD1D88" w:rsidRPr="00815E7C" w:rsidDel="00691795" w:rsidRDefault="00DD1D88" w:rsidP="0062071D">
            <w:pPr>
              <w:pStyle w:val="TableParagraph"/>
              <w:spacing w:line="276" w:lineRule="auto"/>
              <w:jc w:val="both"/>
              <w:rPr>
                <w:del w:id="2581" w:author="MUKOLWE" w:date="2024-11-23T01:27:00Z"/>
                <w:sz w:val="18"/>
                <w:highlight w:val="yellow"/>
                <w:rPrChange w:id="2582" w:author="MUKOLWE" w:date="2024-11-23T01:49:00Z">
                  <w:rPr>
                    <w:del w:id="2583" w:author="MUKOLWE" w:date="2024-11-23T01:27:00Z"/>
                    <w:sz w:val="18"/>
                  </w:rPr>
                </w:rPrChange>
              </w:rPr>
            </w:pPr>
          </w:p>
        </w:tc>
        <w:tc>
          <w:tcPr>
            <w:tcW w:w="992" w:type="dxa"/>
            <w:tcPrChange w:id="2584" w:author="MUKOLWE" w:date="2024-11-23T01:26:00Z">
              <w:tcPr>
                <w:tcW w:w="992" w:type="dxa"/>
              </w:tcPr>
            </w:tcPrChange>
          </w:tcPr>
          <w:p w14:paraId="39305529" w14:textId="77777777" w:rsidR="00DD1D88" w:rsidRPr="00815E7C" w:rsidDel="00691795" w:rsidRDefault="00DD1D88" w:rsidP="0062071D">
            <w:pPr>
              <w:pStyle w:val="TableParagraph"/>
              <w:spacing w:line="276" w:lineRule="auto"/>
              <w:jc w:val="both"/>
              <w:rPr>
                <w:del w:id="2585" w:author="MUKOLWE" w:date="2024-11-23T01:27:00Z"/>
                <w:sz w:val="18"/>
                <w:highlight w:val="yellow"/>
                <w:rPrChange w:id="2586" w:author="MUKOLWE" w:date="2024-11-23T01:49:00Z">
                  <w:rPr>
                    <w:del w:id="2587" w:author="MUKOLWE" w:date="2024-11-23T01:27:00Z"/>
                    <w:sz w:val="18"/>
                  </w:rPr>
                </w:rPrChange>
              </w:rPr>
            </w:pPr>
          </w:p>
        </w:tc>
        <w:tc>
          <w:tcPr>
            <w:tcW w:w="851" w:type="dxa"/>
            <w:tcPrChange w:id="2588" w:author="MUKOLWE" w:date="2024-11-23T01:26:00Z">
              <w:tcPr>
                <w:tcW w:w="851" w:type="dxa"/>
              </w:tcPr>
            </w:tcPrChange>
          </w:tcPr>
          <w:p w14:paraId="0E3FE907" w14:textId="77777777" w:rsidR="00DD1D88" w:rsidRPr="00815E7C" w:rsidDel="00691795" w:rsidRDefault="00DD1D88" w:rsidP="0062071D">
            <w:pPr>
              <w:pStyle w:val="TableParagraph"/>
              <w:spacing w:line="276" w:lineRule="auto"/>
              <w:jc w:val="both"/>
              <w:rPr>
                <w:del w:id="2589" w:author="MUKOLWE" w:date="2024-11-23T01:27:00Z"/>
                <w:sz w:val="18"/>
                <w:highlight w:val="yellow"/>
                <w:rPrChange w:id="2590" w:author="MUKOLWE" w:date="2024-11-23T01:49:00Z">
                  <w:rPr>
                    <w:del w:id="2591" w:author="MUKOLWE" w:date="2024-11-23T01:27:00Z"/>
                    <w:sz w:val="18"/>
                  </w:rPr>
                </w:rPrChange>
              </w:rPr>
            </w:pPr>
          </w:p>
        </w:tc>
        <w:tc>
          <w:tcPr>
            <w:tcW w:w="1134" w:type="dxa"/>
            <w:tcPrChange w:id="2592" w:author="MUKOLWE" w:date="2024-11-23T01:26:00Z">
              <w:tcPr>
                <w:tcW w:w="1131" w:type="dxa"/>
              </w:tcPr>
            </w:tcPrChange>
          </w:tcPr>
          <w:p w14:paraId="44DB70EF" w14:textId="77777777" w:rsidR="00DD1D88" w:rsidRPr="00815E7C" w:rsidDel="00691795" w:rsidRDefault="00DD1D88" w:rsidP="0062071D">
            <w:pPr>
              <w:pStyle w:val="TableParagraph"/>
              <w:spacing w:line="276" w:lineRule="auto"/>
              <w:jc w:val="both"/>
              <w:rPr>
                <w:del w:id="2593" w:author="MUKOLWE" w:date="2024-11-23T01:27:00Z"/>
                <w:sz w:val="18"/>
                <w:highlight w:val="yellow"/>
                <w:rPrChange w:id="2594" w:author="MUKOLWE" w:date="2024-11-23T01:49:00Z">
                  <w:rPr>
                    <w:del w:id="2595" w:author="MUKOLWE" w:date="2024-11-23T01:27:00Z"/>
                    <w:sz w:val="18"/>
                  </w:rPr>
                </w:rPrChange>
              </w:rPr>
            </w:pPr>
          </w:p>
        </w:tc>
      </w:tr>
      <w:tr w:rsidR="00E71101" w:rsidRPr="00815E7C" w:rsidDel="00691795" w14:paraId="79975C5F" w14:textId="77777777" w:rsidTr="00691795">
        <w:trPr>
          <w:trHeight w:val="268"/>
          <w:del w:id="2596" w:author="MUKOLWE" w:date="2024-11-23T01:27:00Z"/>
          <w:trPrChange w:id="2597" w:author="MUKOLWE" w:date="2024-11-23T01:26:00Z">
            <w:trPr>
              <w:trHeight w:val="268"/>
            </w:trPr>
          </w:trPrChange>
        </w:trPr>
        <w:tc>
          <w:tcPr>
            <w:tcW w:w="1895" w:type="dxa"/>
            <w:tcPrChange w:id="2598" w:author="MUKOLWE" w:date="2024-11-23T01:26:00Z">
              <w:tcPr>
                <w:tcW w:w="1890" w:type="dxa"/>
              </w:tcPr>
            </w:tcPrChange>
          </w:tcPr>
          <w:p w14:paraId="5522536A" w14:textId="77777777" w:rsidR="00DD1D88" w:rsidRPr="00815E7C" w:rsidDel="00691795" w:rsidRDefault="00DD1D88">
            <w:pPr>
              <w:pStyle w:val="TableParagraph"/>
              <w:spacing w:line="276" w:lineRule="auto"/>
              <w:ind w:left="173"/>
              <w:jc w:val="both"/>
              <w:rPr>
                <w:del w:id="2599" w:author="MUKOLWE" w:date="2024-11-23T01:27:00Z"/>
                <w:b/>
                <w:sz w:val="20"/>
                <w:highlight w:val="yellow"/>
                <w:rPrChange w:id="2600" w:author="MUKOLWE" w:date="2024-11-23T01:49:00Z">
                  <w:rPr>
                    <w:del w:id="2601" w:author="MUKOLWE" w:date="2024-11-23T01:27:00Z"/>
                    <w:b/>
                    <w:sz w:val="20"/>
                  </w:rPr>
                </w:rPrChange>
              </w:rPr>
              <w:pPrChange w:id="2602" w:author="MUKOLWE" w:date="2024-11-23T01:25:00Z">
                <w:pPr>
                  <w:pStyle w:val="TableParagraph"/>
                  <w:spacing w:line="276" w:lineRule="auto"/>
                  <w:ind w:left="431"/>
                  <w:jc w:val="both"/>
                </w:pPr>
              </w:pPrChange>
            </w:pPr>
            <w:del w:id="2603" w:author="MUKOLWE" w:date="2024-11-23T01:27:00Z">
              <w:r w:rsidRPr="00815E7C" w:rsidDel="00691795">
                <w:rPr>
                  <w:b/>
                  <w:spacing w:val="-2"/>
                  <w:sz w:val="20"/>
                  <w:highlight w:val="yellow"/>
                  <w:rPrChange w:id="2604" w:author="MUKOLWE" w:date="2024-11-23T01:49:00Z">
                    <w:rPr>
                      <w:b/>
                      <w:spacing w:val="-2"/>
                      <w:sz w:val="20"/>
                    </w:rPr>
                  </w:rPrChange>
                </w:rPr>
                <w:delText>Utilities</w:delText>
              </w:r>
            </w:del>
          </w:p>
        </w:tc>
        <w:tc>
          <w:tcPr>
            <w:tcW w:w="854" w:type="dxa"/>
            <w:tcPrChange w:id="2605" w:author="MUKOLWE" w:date="2024-11-23T01:26:00Z">
              <w:tcPr>
                <w:tcW w:w="854" w:type="dxa"/>
              </w:tcPr>
            </w:tcPrChange>
          </w:tcPr>
          <w:p w14:paraId="20E6ECF1" w14:textId="77777777" w:rsidR="00DD1D88" w:rsidRPr="00815E7C" w:rsidDel="00691795" w:rsidRDefault="00DD1D88" w:rsidP="00EB45BC">
            <w:pPr>
              <w:pStyle w:val="TableParagraph"/>
              <w:spacing w:line="276" w:lineRule="auto"/>
              <w:jc w:val="both"/>
              <w:rPr>
                <w:del w:id="2606" w:author="MUKOLWE" w:date="2024-11-23T01:27:00Z"/>
                <w:sz w:val="20"/>
                <w:highlight w:val="yellow"/>
                <w:rPrChange w:id="2607" w:author="MUKOLWE" w:date="2024-11-23T01:49:00Z">
                  <w:rPr>
                    <w:del w:id="2608" w:author="MUKOLWE" w:date="2024-11-23T01:27:00Z"/>
                    <w:sz w:val="20"/>
                  </w:rPr>
                </w:rPrChange>
              </w:rPr>
            </w:pPr>
            <w:del w:id="2609" w:author="MUKOLWE" w:date="2024-11-23T01:27:00Z">
              <w:r w:rsidRPr="00815E7C" w:rsidDel="00691795">
                <w:rPr>
                  <w:spacing w:val="-5"/>
                  <w:sz w:val="20"/>
                  <w:highlight w:val="yellow"/>
                  <w:rPrChange w:id="2610" w:author="MUKOLWE" w:date="2024-11-23T01:49:00Z">
                    <w:rPr>
                      <w:spacing w:val="-5"/>
                      <w:sz w:val="20"/>
                    </w:rPr>
                  </w:rPrChange>
                </w:rPr>
                <w:delText>450</w:delText>
              </w:r>
            </w:del>
          </w:p>
        </w:tc>
        <w:tc>
          <w:tcPr>
            <w:tcW w:w="810" w:type="dxa"/>
            <w:tcPrChange w:id="2611" w:author="MUKOLWE" w:date="2024-11-23T01:26:00Z">
              <w:tcPr>
                <w:tcW w:w="810" w:type="dxa"/>
              </w:tcPr>
            </w:tcPrChange>
          </w:tcPr>
          <w:p w14:paraId="561C8E73" w14:textId="77777777" w:rsidR="00DD1D88" w:rsidRPr="00815E7C" w:rsidDel="00691795" w:rsidRDefault="00DD1D88" w:rsidP="00EB45BC">
            <w:pPr>
              <w:pStyle w:val="TableParagraph"/>
              <w:spacing w:line="276" w:lineRule="auto"/>
              <w:jc w:val="both"/>
              <w:rPr>
                <w:del w:id="2612" w:author="MUKOLWE" w:date="2024-11-23T01:27:00Z"/>
                <w:sz w:val="20"/>
                <w:highlight w:val="yellow"/>
                <w:rPrChange w:id="2613" w:author="MUKOLWE" w:date="2024-11-23T01:49:00Z">
                  <w:rPr>
                    <w:del w:id="2614" w:author="MUKOLWE" w:date="2024-11-23T01:27:00Z"/>
                    <w:sz w:val="20"/>
                  </w:rPr>
                </w:rPrChange>
              </w:rPr>
            </w:pPr>
            <w:del w:id="2615" w:author="MUKOLWE" w:date="2024-11-23T01:27:00Z">
              <w:r w:rsidRPr="00815E7C" w:rsidDel="00691795">
                <w:rPr>
                  <w:spacing w:val="-5"/>
                  <w:sz w:val="20"/>
                  <w:highlight w:val="yellow"/>
                  <w:rPrChange w:id="2616" w:author="MUKOLWE" w:date="2024-11-23T01:49:00Z">
                    <w:rPr>
                      <w:spacing w:val="-5"/>
                      <w:sz w:val="20"/>
                    </w:rPr>
                  </w:rPrChange>
                </w:rPr>
                <w:delText>50</w:delText>
              </w:r>
            </w:del>
          </w:p>
        </w:tc>
        <w:tc>
          <w:tcPr>
            <w:tcW w:w="810" w:type="dxa"/>
            <w:tcPrChange w:id="2617" w:author="MUKOLWE" w:date="2024-11-23T01:26:00Z">
              <w:tcPr>
                <w:tcW w:w="810" w:type="dxa"/>
              </w:tcPr>
            </w:tcPrChange>
          </w:tcPr>
          <w:p w14:paraId="2091B4C3" w14:textId="77777777" w:rsidR="00DD1D88" w:rsidRPr="00815E7C" w:rsidDel="00691795" w:rsidRDefault="00DD1D88" w:rsidP="00EB45BC">
            <w:pPr>
              <w:pStyle w:val="TableParagraph"/>
              <w:spacing w:line="276" w:lineRule="auto"/>
              <w:jc w:val="both"/>
              <w:rPr>
                <w:del w:id="2618" w:author="MUKOLWE" w:date="2024-11-23T01:27:00Z"/>
                <w:sz w:val="20"/>
                <w:highlight w:val="yellow"/>
                <w:rPrChange w:id="2619" w:author="MUKOLWE" w:date="2024-11-23T01:49:00Z">
                  <w:rPr>
                    <w:del w:id="2620" w:author="MUKOLWE" w:date="2024-11-23T01:27:00Z"/>
                    <w:sz w:val="20"/>
                  </w:rPr>
                </w:rPrChange>
              </w:rPr>
            </w:pPr>
            <w:del w:id="2621" w:author="MUKOLWE" w:date="2024-11-23T01:27:00Z">
              <w:r w:rsidRPr="00815E7C" w:rsidDel="00691795">
                <w:rPr>
                  <w:spacing w:val="-5"/>
                  <w:sz w:val="20"/>
                  <w:highlight w:val="yellow"/>
                  <w:rPrChange w:id="2622" w:author="MUKOLWE" w:date="2024-11-23T01:49:00Z">
                    <w:rPr>
                      <w:spacing w:val="-5"/>
                      <w:sz w:val="20"/>
                    </w:rPr>
                  </w:rPrChange>
                </w:rPr>
                <w:delText>200</w:delText>
              </w:r>
            </w:del>
          </w:p>
        </w:tc>
        <w:tc>
          <w:tcPr>
            <w:tcW w:w="964" w:type="dxa"/>
            <w:tcPrChange w:id="2623" w:author="MUKOLWE" w:date="2024-11-23T01:26:00Z">
              <w:tcPr>
                <w:tcW w:w="964" w:type="dxa"/>
              </w:tcPr>
            </w:tcPrChange>
          </w:tcPr>
          <w:p w14:paraId="10D04E4C" w14:textId="77777777" w:rsidR="00DD1D88" w:rsidRPr="00815E7C" w:rsidDel="00691795" w:rsidRDefault="00DD1D88" w:rsidP="00B03E09">
            <w:pPr>
              <w:pStyle w:val="TableParagraph"/>
              <w:spacing w:line="276" w:lineRule="auto"/>
              <w:jc w:val="both"/>
              <w:rPr>
                <w:del w:id="2624" w:author="MUKOLWE" w:date="2024-11-23T01:27:00Z"/>
                <w:sz w:val="20"/>
                <w:highlight w:val="yellow"/>
                <w:rPrChange w:id="2625" w:author="MUKOLWE" w:date="2024-11-23T01:49:00Z">
                  <w:rPr>
                    <w:del w:id="2626" w:author="MUKOLWE" w:date="2024-11-23T01:27:00Z"/>
                    <w:sz w:val="20"/>
                  </w:rPr>
                </w:rPrChange>
              </w:rPr>
            </w:pPr>
            <w:del w:id="2627" w:author="MUKOLWE" w:date="2024-11-23T01:27:00Z">
              <w:r w:rsidRPr="00815E7C" w:rsidDel="00691795">
                <w:rPr>
                  <w:spacing w:val="-5"/>
                  <w:sz w:val="20"/>
                  <w:highlight w:val="yellow"/>
                  <w:rPrChange w:id="2628" w:author="MUKOLWE" w:date="2024-11-23T01:49:00Z">
                    <w:rPr>
                      <w:spacing w:val="-5"/>
                      <w:sz w:val="20"/>
                    </w:rPr>
                  </w:rPrChange>
                </w:rPr>
                <w:delText>300</w:delText>
              </w:r>
            </w:del>
          </w:p>
        </w:tc>
        <w:tc>
          <w:tcPr>
            <w:tcW w:w="862" w:type="dxa"/>
            <w:tcPrChange w:id="2629" w:author="MUKOLWE" w:date="2024-11-23T01:26:00Z">
              <w:tcPr>
                <w:tcW w:w="862" w:type="dxa"/>
              </w:tcPr>
            </w:tcPrChange>
          </w:tcPr>
          <w:p w14:paraId="22586897" w14:textId="77777777" w:rsidR="00DD1D88" w:rsidRPr="00815E7C" w:rsidDel="00691795" w:rsidRDefault="00DD1D88" w:rsidP="00E066EC">
            <w:pPr>
              <w:pStyle w:val="TableParagraph"/>
              <w:spacing w:line="276" w:lineRule="auto"/>
              <w:jc w:val="both"/>
              <w:rPr>
                <w:del w:id="2630" w:author="MUKOLWE" w:date="2024-11-23T01:27:00Z"/>
                <w:sz w:val="20"/>
                <w:highlight w:val="yellow"/>
                <w:rPrChange w:id="2631" w:author="MUKOLWE" w:date="2024-11-23T01:49:00Z">
                  <w:rPr>
                    <w:del w:id="2632" w:author="MUKOLWE" w:date="2024-11-23T01:27:00Z"/>
                    <w:sz w:val="20"/>
                  </w:rPr>
                </w:rPrChange>
              </w:rPr>
            </w:pPr>
            <w:del w:id="2633" w:author="MUKOLWE" w:date="2024-11-23T01:27:00Z">
              <w:r w:rsidRPr="00815E7C" w:rsidDel="00691795">
                <w:rPr>
                  <w:spacing w:val="-5"/>
                  <w:sz w:val="20"/>
                  <w:highlight w:val="yellow"/>
                  <w:rPrChange w:id="2634" w:author="MUKOLWE" w:date="2024-11-23T01:49:00Z">
                    <w:rPr>
                      <w:spacing w:val="-5"/>
                      <w:sz w:val="20"/>
                    </w:rPr>
                  </w:rPrChange>
                </w:rPr>
                <w:delText>400</w:delText>
              </w:r>
            </w:del>
          </w:p>
        </w:tc>
        <w:tc>
          <w:tcPr>
            <w:tcW w:w="810" w:type="dxa"/>
            <w:tcPrChange w:id="2635" w:author="MUKOLWE" w:date="2024-11-23T01:26:00Z">
              <w:tcPr>
                <w:tcW w:w="810" w:type="dxa"/>
              </w:tcPr>
            </w:tcPrChange>
          </w:tcPr>
          <w:p w14:paraId="34B13E6D" w14:textId="77777777" w:rsidR="00DD1D88" w:rsidRPr="00815E7C" w:rsidDel="00691795" w:rsidRDefault="00DD1D88" w:rsidP="00E066EC">
            <w:pPr>
              <w:pStyle w:val="TableParagraph"/>
              <w:spacing w:line="276" w:lineRule="auto"/>
              <w:jc w:val="both"/>
              <w:rPr>
                <w:del w:id="2636" w:author="MUKOLWE" w:date="2024-11-23T01:27:00Z"/>
                <w:sz w:val="20"/>
                <w:highlight w:val="yellow"/>
                <w:rPrChange w:id="2637" w:author="MUKOLWE" w:date="2024-11-23T01:49:00Z">
                  <w:rPr>
                    <w:del w:id="2638" w:author="MUKOLWE" w:date="2024-11-23T01:27:00Z"/>
                    <w:sz w:val="20"/>
                  </w:rPr>
                </w:rPrChange>
              </w:rPr>
            </w:pPr>
            <w:del w:id="2639" w:author="MUKOLWE" w:date="2024-11-23T01:27:00Z">
              <w:r w:rsidRPr="00815E7C" w:rsidDel="00691795">
                <w:rPr>
                  <w:spacing w:val="-5"/>
                  <w:sz w:val="20"/>
                  <w:highlight w:val="yellow"/>
                  <w:rPrChange w:id="2640" w:author="MUKOLWE" w:date="2024-11-23T01:49:00Z">
                    <w:rPr>
                      <w:spacing w:val="-5"/>
                      <w:sz w:val="20"/>
                    </w:rPr>
                  </w:rPrChange>
                </w:rPr>
                <w:delText>100</w:delText>
              </w:r>
            </w:del>
          </w:p>
        </w:tc>
        <w:tc>
          <w:tcPr>
            <w:tcW w:w="944" w:type="dxa"/>
            <w:tcPrChange w:id="2641" w:author="MUKOLWE" w:date="2024-11-23T01:26:00Z">
              <w:tcPr>
                <w:tcW w:w="944" w:type="dxa"/>
              </w:tcPr>
            </w:tcPrChange>
          </w:tcPr>
          <w:p w14:paraId="0EB49FB6" w14:textId="77777777" w:rsidR="00DD1D88" w:rsidRPr="00815E7C" w:rsidDel="00691795" w:rsidRDefault="00DD1D88" w:rsidP="00007AB0">
            <w:pPr>
              <w:pStyle w:val="TableParagraph"/>
              <w:spacing w:line="276" w:lineRule="auto"/>
              <w:jc w:val="both"/>
              <w:rPr>
                <w:del w:id="2642" w:author="MUKOLWE" w:date="2024-11-23T01:27:00Z"/>
                <w:sz w:val="20"/>
                <w:highlight w:val="yellow"/>
                <w:rPrChange w:id="2643" w:author="MUKOLWE" w:date="2024-11-23T01:49:00Z">
                  <w:rPr>
                    <w:del w:id="2644" w:author="MUKOLWE" w:date="2024-11-23T01:27:00Z"/>
                    <w:sz w:val="20"/>
                  </w:rPr>
                </w:rPrChange>
              </w:rPr>
            </w:pPr>
            <w:del w:id="2645" w:author="MUKOLWE" w:date="2024-11-23T01:27:00Z">
              <w:r w:rsidRPr="00815E7C" w:rsidDel="00691795">
                <w:rPr>
                  <w:spacing w:val="-5"/>
                  <w:sz w:val="20"/>
                  <w:highlight w:val="yellow"/>
                  <w:rPrChange w:id="2646" w:author="MUKOLWE" w:date="2024-11-23T01:49:00Z">
                    <w:rPr>
                      <w:spacing w:val="-5"/>
                      <w:sz w:val="20"/>
                    </w:rPr>
                  </w:rPrChange>
                </w:rPr>
                <w:delText>250</w:delText>
              </w:r>
            </w:del>
          </w:p>
        </w:tc>
        <w:tc>
          <w:tcPr>
            <w:tcW w:w="982" w:type="dxa"/>
            <w:tcPrChange w:id="2647" w:author="MUKOLWE" w:date="2024-11-23T01:26:00Z">
              <w:tcPr>
                <w:tcW w:w="982" w:type="dxa"/>
              </w:tcPr>
            </w:tcPrChange>
          </w:tcPr>
          <w:p w14:paraId="425FC0DD" w14:textId="77777777" w:rsidR="00DD1D88" w:rsidRPr="00815E7C" w:rsidDel="00691795" w:rsidRDefault="00DD1D88" w:rsidP="007A056F">
            <w:pPr>
              <w:pStyle w:val="TableParagraph"/>
              <w:spacing w:line="276" w:lineRule="auto"/>
              <w:jc w:val="both"/>
              <w:rPr>
                <w:del w:id="2648" w:author="MUKOLWE" w:date="2024-11-23T01:27:00Z"/>
                <w:sz w:val="20"/>
                <w:highlight w:val="yellow"/>
                <w:rPrChange w:id="2649" w:author="MUKOLWE" w:date="2024-11-23T01:49:00Z">
                  <w:rPr>
                    <w:del w:id="2650" w:author="MUKOLWE" w:date="2024-11-23T01:27:00Z"/>
                    <w:sz w:val="20"/>
                  </w:rPr>
                </w:rPrChange>
              </w:rPr>
            </w:pPr>
            <w:del w:id="2651" w:author="MUKOLWE" w:date="2024-11-23T01:27:00Z">
              <w:r w:rsidRPr="00815E7C" w:rsidDel="00691795">
                <w:rPr>
                  <w:spacing w:val="-5"/>
                  <w:sz w:val="20"/>
                  <w:highlight w:val="yellow"/>
                  <w:rPrChange w:id="2652" w:author="MUKOLWE" w:date="2024-11-23T01:49:00Z">
                    <w:rPr>
                      <w:spacing w:val="-5"/>
                      <w:sz w:val="20"/>
                    </w:rPr>
                  </w:rPrChange>
                </w:rPr>
                <w:delText>500</w:delText>
              </w:r>
            </w:del>
          </w:p>
        </w:tc>
        <w:tc>
          <w:tcPr>
            <w:tcW w:w="1134" w:type="dxa"/>
            <w:tcPrChange w:id="2653" w:author="MUKOLWE" w:date="2024-11-23T01:26:00Z">
              <w:tcPr>
                <w:tcW w:w="992" w:type="dxa"/>
              </w:tcPr>
            </w:tcPrChange>
          </w:tcPr>
          <w:p w14:paraId="6E76BD84" w14:textId="77777777" w:rsidR="00DD1D88" w:rsidRPr="00815E7C" w:rsidDel="00691795" w:rsidRDefault="00DD1D88" w:rsidP="009422A3">
            <w:pPr>
              <w:pStyle w:val="TableParagraph"/>
              <w:spacing w:line="276" w:lineRule="auto"/>
              <w:jc w:val="both"/>
              <w:rPr>
                <w:del w:id="2654" w:author="MUKOLWE" w:date="2024-11-23T01:27:00Z"/>
                <w:sz w:val="20"/>
                <w:highlight w:val="yellow"/>
                <w:rPrChange w:id="2655" w:author="MUKOLWE" w:date="2024-11-23T01:49:00Z">
                  <w:rPr>
                    <w:del w:id="2656" w:author="MUKOLWE" w:date="2024-11-23T01:27:00Z"/>
                    <w:sz w:val="20"/>
                  </w:rPr>
                </w:rPrChange>
              </w:rPr>
            </w:pPr>
            <w:del w:id="2657" w:author="MUKOLWE" w:date="2024-11-23T01:27:00Z">
              <w:r w:rsidRPr="00815E7C" w:rsidDel="00691795">
                <w:rPr>
                  <w:spacing w:val="-5"/>
                  <w:sz w:val="20"/>
                  <w:highlight w:val="yellow"/>
                  <w:rPrChange w:id="2658" w:author="MUKOLWE" w:date="2024-11-23T01:49:00Z">
                    <w:rPr>
                      <w:spacing w:val="-5"/>
                      <w:sz w:val="20"/>
                    </w:rPr>
                  </w:rPrChange>
                </w:rPr>
                <w:delText>250</w:delText>
              </w:r>
            </w:del>
          </w:p>
        </w:tc>
        <w:tc>
          <w:tcPr>
            <w:tcW w:w="992" w:type="dxa"/>
            <w:tcPrChange w:id="2659" w:author="MUKOLWE" w:date="2024-11-23T01:26:00Z">
              <w:tcPr>
                <w:tcW w:w="992" w:type="dxa"/>
              </w:tcPr>
            </w:tcPrChange>
          </w:tcPr>
          <w:p w14:paraId="5C516BFC" w14:textId="77777777" w:rsidR="00DD1D88" w:rsidRPr="00815E7C" w:rsidDel="00691795" w:rsidRDefault="00DD1D88" w:rsidP="00F51AD9">
            <w:pPr>
              <w:pStyle w:val="TableParagraph"/>
              <w:spacing w:line="276" w:lineRule="auto"/>
              <w:jc w:val="both"/>
              <w:rPr>
                <w:del w:id="2660" w:author="MUKOLWE" w:date="2024-11-23T01:27:00Z"/>
                <w:sz w:val="20"/>
                <w:highlight w:val="yellow"/>
                <w:rPrChange w:id="2661" w:author="MUKOLWE" w:date="2024-11-23T01:49:00Z">
                  <w:rPr>
                    <w:del w:id="2662" w:author="MUKOLWE" w:date="2024-11-23T01:27:00Z"/>
                    <w:sz w:val="20"/>
                  </w:rPr>
                </w:rPrChange>
              </w:rPr>
            </w:pPr>
            <w:del w:id="2663" w:author="MUKOLWE" w:date="2024-11-23T01:27:00Z">
              <w:r w:rsidRPr="00815E7C" w:rsidDel="00691795">
                <w:rPr>
                  <w:spacing w:val="-5"/>
                  <w:sz w:val="20"/>
                  <w:highlight w:val="yellow"/>
                  <w:rPrChange w:id="2664" w:author="MUKOLWE" w:date="2024-11-23T01:49:00Z">
                    <w:rPr>
                      <w:spacing w:val="-5"/>
                      <w:sz w:val="20"/>
                    </w:rPr>
                  </w:rPrChange>
                </w:rPr>
                <w:delText>500</w:delText>
              </w:r>
            </w:del>
          </w:p>
        </w:tc>
        <w:tc>
          <w:tcPr>
            <w:tcW w:w="992" w:type="dxa"/>
            <w:tcPrChange w:id="2665" w:author="MUKOLWE" w:date="2024-11-23T01:26:00Z">
              <w:tcPr>
                <w:tcW w:w="992" w:type="dxa"/>
              </w:tcPr>
            </w:tcPrChange>
          </w:tcPr>
          <w:p w14:paraId="3AA88647" w14:textId="77777777" w:rsidR="00DD1D88" w:rsidRPr="00815E7C" w:rsidDel="00691795" w:rsidRDefault="00DD1D88" w:rsidP="0062071D">
            <w:pPr>
              <w:pStyle w:val="TableParagraph"/>
              <w:spacing w:line="276" w:lineRule="auto"/>
              <w:ind w:left="96"/>
              <w:jc w:val="both"/>
              <w:rPr>
                <w:del w:id="2666" w:author="MUKOLWE" w:date="2024-11-23T01:27:00Z"/>
                <w:sz w:val="20"/>
                <w:highlight w:val="yellow"/>
                <w:rPrChange w:id="2667" w:author="MUKOLWE" w:date="2024-11-23T01:49:00Z">
                  <w:rPr>
                    <w:del w:id="2668" w:author="MUKOLWE" w:date="2024-11-23T01:27:00Z"/>
                    <w:sz w:val="20"/>
                  </w:rPr>
                </w:rPrChange>
              </w:rPr>
            </w:pPr>
            <w:del w:id="2669" w:author="MUKOLWE" w:date="2024-11-23T01:27:00Z">
              <w:r w:rsidRPr="00815E7C" w:rsidDel="00691795">
                <w:rPr>
                  <w:spacing w:val="-5"/>
                  <w:sz w:val="20"/>
                  <w:highlight w:val="yellow"/>
                  <w:rPrChange w:id="2670" w:author="MUKOLWE" w:date="2024-11-23T01:49:00Z">
                    <w:rPr>
                      <w:spacing w:val="-5"/>
                      <w:sz w:val="20"/>
                    </w:rPr>
                  </w:rPrChange>
                </w:rPr>
                <w:delText>500</w:delText>
              </w:r>
            </w:del>
          </w:p>
        </w:tc>
        <w:tc>
          <w:tcPr>
            <w:tcW w:w="851" w:type="dxa"/>
            <w:tcPrChange w:id="2671" w:author="MUKOLWE" w:date="2024-11-23T01:26:00Z">
              <w:tcPr>
                <w:tcW w:w="851" w:type="dxa"/>
              </w:tcPr>
            </w:tcPrChange>
          </w:tcPr>
          <w:p w14:paraId="6E342290" w14:textId="77777777" w:rsidR="00DD1D88" w:rsidRPr="00815E7C" w:rsidDel="00691795" w:rsidRDefault="00DD1D88" w:rsidP="0062071D">
            <w:pPr>
              <w:pStyle w:val="TableParagraph"/>
              <w:spacing w:line="276" w:lineRule="auto"/>
              <w:ind w:left="99"/>
              <w:jc w:val="both"/>
              <w:rPr>
                <w:del w:id="2672" w:author="MUKOLWE" w:date="2024-11-23T01:27:00Z"/>
                <w:sz w:val="20"/>
                <w:highlight w:val="yellow"/>
                <w:rPrChange w:id="2673" w:author="MUKOLWE" w:date="2024-11-23T01:49:00Z">
                  <w:rPr>
                    <w:del w:id="2674" w:author="MUKOLWE" w:date="2024-11-23T01:27:00Z"/>
                    <w:sz w:val="20"/>
                  </w:rPr>
                </w:rPrChange>
              </w:rPr>
            </w:pPr>
            <w:del w:id="2675" w:author="MUKOLWE" w:date="2024-11-23T01:27:00Z">
              <w:r w:rsidRPr="00815E7C" w:rsidDel="00691795">
                <w:rPr>
                  <w:spacing w:val="-5"/>
                  <w:sz w:val="20"/>
                  <w:highlight w:val="yellow"/>
                  <w:rPrChange w:id="2676" w:author="MUKOLWE" w:date="2024-11-23T01:49:00Z">
                    <w:rPr>
                      <w:spacing w:val="-5"/>
                      <w:sz w:val="20"/>
                    </w:rPr>
                  </w:rPrChange>
                </w:rPr>
                <w:delText>500</w:delText>
              </w:r>
            </w:del>
          </w:p>
        </w:tc>
        <w:tc>
          <w:tcPr>
            <w:tcW w:w="1134" w:type="dxa"/>
            <w:tcPrChange w:id="2677" w:author="MUKOLWE" w:date="2024-11-23T01:26:00Z">
              <w:tcPr>
                <w:tcW w:w="1131" w:type="dxa"/>
              </w:tcPr>
            </w:tcPrChange>
          </w:tcPr>
          <w:p w14:paraId="611EE72C" w14:textId="77777777" w:rsidR="00DD1D88" w:rsidRPr="00815E7C" w:rsidDel="00691795" w:rsidRDefault="00DD1D88" w:rsidP="0062071D">
            <w:pPr>
              <w:pStyle w:val="TableParagraph"/>
              <w:spacing w:line="276" w:lineRule="auto"/>
              <w:ind w:left="93"/>
              <w:jc w:val="both"/>
              <w:rPr>
                <w:del w:id="2678" w:author="MUKOLWE" w:date="2024-11-23T01:27:00Z"/>
                <w:sz w:val="20"/>
                <w:highlight w:val="yellow"/>
                <w:rPrChange w:id="2679" w:author="MUKOLWE" w:date="2024-11-23T01:49:00Z">
                  <w:rPr>
                    <w:del w:id="2680" w:author="MUKOLWE" w:date="2024-11-23T01:27:00Z"/>
                    <w:sz w:val="20"/>
                  </w:rPr>
                </w:rPrChange>
              </w:rPr>
            </w:pPr>
            <w:del w:id="2681" w:author="MUKOLWE" w:date="2024-11-23T01:27:00Z">
              <w:r w:rsidRPr="00815E7C" w:rsidDel="00691795">
                <w:rPr>
                  <w:spacing w:val="-4"/>
                  <w:sz w:val="20"/>
                  <w:highlight w:val="yellow"/>
                  <w:rPrChange w:id="2682" w:author="MUKOLWE" w:date="2024-11-23T01:49:00Z">
                    <w:rPr>
                      <w:spacing w:val="-4"/>
                      <w:sz w:val="20"/>
                    </w:rPr>
                  </w:rPrChange>
                </w:rPr>
                <w:delText>4</w:delText>
              </w:r>
              <w:r w:rsidR="00815D14" w:rsidRPr="00815E7C" w:rsidDel="00691795">
                <w:rPr>
                  <w:spacing w:val="-4"/>
                  <w:sz w:val="20"/>
                  <w:highlight w:val="yellow"/>
                  <w:rPrChange w:id="2683" w:author="MUKOLWE" w:date="2024-11-23T01:49:00Z">
                    <w:rPr>
                      <w:spacing w:val="-4"/>
                      <w:sz w:val="20"/>
                    </w:rPr>
                  </w:rPrChange>
                </w:rPr>
                <w:delText>,</w:delText>
              </w:r>
              <w:r w:rsidRPr="00815E7C" w:rsidDel="00691795">
                <w:rPr>
                  <w:spacing w:val="-4"/>
                  <w:sz w:val="20"/>
                  <w:highlight w:val="yellow"/>
                  <w:rPrChange w:id="2684" w:author="MUKOLWE" w:date="2024-11-23T01:49:00Z">
                    <w:rPr>
                      <w:spacing w:val="-4"/>
                      <w:sz w:val="20"/>
                    </w:rPr>
                  </w:rPrChange>
                </w:rPr>
                <w:delText>500</w:delText>
              </w:r>
            </w:del>
          </w:p>
        </w:tc>
      </w:tr>
      <w:tr w:rsidR="00E71101" w:rsidRPr="00815E7C" w:rsidDel="00691795" w14:paraId="640AACCF" w14:textId="77777777" w:rsidTr="00691795">
        <w:trPr>
          <w:trHeight w:val="268"/>
          <w:del w:id="2685" w:author="MUKOLWE" w:date="2024-11-23T01:27:00Z"/>
          <w:trPrChange w:id="2686" w:author="MUKOLWE" w:date="2024-11-23T01:26:00Z">
            <w:trPr>
              <w:trHeight w:val="268"/>
            </w:trPr>
          </w:trPrChange>
        </w:trPr>
        <w:tc>
          <w:tcPr>
            <w:tcW w:w="1895" w:type="dxa"/>
            <w:tcPrChange w:id="2687" w:author="MUKOLWE" w:date="2024-11-23T01:26:00Z">
              <w:tcPr>
                <w:tcW w:w="1890" w:type="dxa"/>
              </w:tcPr>
            </w:tcPrChange>
          </w:tcPr>
          <w:p w14:paraId="3EBF9D1A" w14:textId="77777777" w:rsidR="00DD1D88" w:rsidRPr="00815E7C" w:rsidDel="00691795" w:rsidRDefault="00DD1D88">
            <w:pPr>
              <w:pStyle w:val="TableParagraph"/>
              <w:spacing w:line="276" w:lineRule="auto"/>
              <w:ind w:left="173"/>
              <w:jc w:val="both"/>
              <w:rPr>
                <w:del w:id="2688" w:author="MUKOLWE" w:date="2024-11-23T01:27:00Z"/>
                <w:b/>
                <w:sz w:val="20"/>
                <w:highlight w:val="yellow"/>
                <w:rPrChange w:id="2689" w:author="MUKOLWE" w:date="2024-11-23T01:49:00Z">
                  <w:rPr>
                    <w:del w:id="2690" w:author="MUKOLWE" w:date="2024-11-23T01:27:00Z"/>
                    <w:b/>
                    <w:sz w:val="20"/>
                  </w:rPr>
                </w:rPrChange>
              </w:rPr>
              <w:pPrChange w:id="2691" w:author="MUKOLWE" w:date="2024-11-23T01:25:00Z">
                <w:pPr>
                  <w:pStyle w:val="TableParagraph"/>
                  <w:spacing w:line="276" w:lineRule="auto"/>
                  <w:ind w:left="431"/>
                  <w:jc w:val="both"/>
                </w:pPr>
              </w:pPrChange>
            </w:pPr>
            <w:del w:id="2692" w:author="MUKOLWE" w:date="2024-11-23T01:27:00Z">
              <w:r w:rsidRPr="00815E7C" w:rsidDel="00691795">
                <w:rPr>
                  <w:b/>
                  <w:spacing w:val="-2"/>
                  <w:sz w:val="20"/>
                  <w:highlight w:val="yellow"/>
                  <w:rPrChange w:id="2693" w:author="MUKOLWE" w:date="2024-11-23T01:49:00Z">
                    <w:rPr>
                      <w:b/>
                      <w:spacing w:val="-2"/>
                      <w:sz w:val="20"/>
                    </w:rPr>
                  </w:rPrChange>
                </w:rPr>
                <w:delText>Misc.</w:delText>
              </w:r>
            </w:del>
          </w:p>
        </w:tc>
        <w:tc>
          <w:tcPr>
            <w:tcW w:w="854" w:type="dxa"/>
            <w:tcPrChange w:id="2694" w:author="MUKOLWE" w:date="2024-11-23T01:26:00Z">
              <w:tcPr>
                <w:tcW w:w="854" w:type="dxa"/>
              </w:tcPr>
            </w:tcPrChange>
          </w:tcPr>
          <w:p w14:paraId="57FABA32" w14:textId="77777777" w:rsidR="00DD1D88" w:rsidRPr="00815E7C" w:rsidDel="00691795" w:rsidRDefault="00DD1D88" w:rsidP="00EB45BC">
            <w:pPr>
              <w:pStyle w:val="TableParagraph"/>
              <w:spacing w:line="276" w:lineRule="auto"/>
              <w:jc w:val="both"/>
              <w:rPr>
                <w:del w:id="2695" w:author="MUKOLWE" w:date="2024-11-23T01:27:00Z"/>
                <w:sz w:val="20"/>
                <w:highlight w:val="yellow"/>
                <w:rPrChange w:id="2696" w:author="MUKOLWE" w:date="2024-11-23T01:49:00Z">
                  <w:rPr>
                    <w:del w:id="2697" w:author="MUKOLWE" w:date="2024-11-23T01:27:00Z"/>
                    <w:sz w:val="20"/>
                  </w:rPr>
                </w:rPrChange>
              </w:rPr>
            </w:pPr>
            <w:del w:id="2698" w:author="MUKOLWE" w:date="2024-11-23T01:27:00Z">
              <w:r w:rsidRPr="00815E7C" w:rsidDel="00691795">
                <w:rPr>
                  <w:spacing w:val="-4"/>
                  <w:sz w:val="20"/>
                  <w:highlight w:val="yellow"/>
                  <w:rPrChange w:id="2699" w:author="MUKOLWE" w:date="2024-11-23T01:49:00Z">
                    <w:rPr>
                      <w:spacing w:val="-4"/>
                      <w:sz w:val="20"/>
                    </w:rPr>
                  </w:rPrChange>
                </w:rPr>
                <w:delText>1</w:delText>
              </w:r>
              <w:r w:rsidR="00C23F3A" w:rsidRPr="00815E7C" w:rsidDel="00691795">
                <w:rPr>
                  <w:spacing w:val="-4"/>
                  <w:sz w:val="20"/>
                  <w:highlight w:val="yellow"/>
                  <w:rPrChange w:id="2700" w:author="MUKOLWE" w:date="2024-11-23T01:49:00Z">
                    <w:rPr>
                      <w:spacing w:val="-4"/>
                      <w:sz w:val="20"/>
                    </w:rPr>
                  </w:rPrChange>
                </w:rPr>
                <w:delText>,</w:delText>
              </w:r>
              <w:r w:rsidRPr="00815E7C" w:rsidDel="00691795">
                <w:rPr>
                  <w:spacing w:val="-4"/>
                  <w:sz w:val="20"/>
                  <w:highlight w:val="yellow"/>
                  <w:rPrChange w:id="2701" w:author="MUKOLWE" w:date="2024-11-23T01:49:00Z">
                    <w:rPr>
                      <w:spacing w:val="-4"/>
                      <w:sz w:val="20"/>
                    </w:rPr>
                  </w:rPrChange>
                </w:rPr>
                <w:delText>200</w:delText>
              </w:r>
            </w:del>
          </w:p>
        </w:tc>
        <w:tc>
          <w:tcPr>
            <w:tcW w:w="810" w:type="dxa"/>
            <w:tcPrChange w:id="2702" w:author="MUKOLWE" w:date="2024-11-23T01:26:00Z">
              <w:tcPr>
                <w:tcW w:w="810" w:type="dxa"/>
              </w:tcPr>
            </w:tcPrChange>
          </w:tcPr>
          <w:p w14:paraId="48C60281" w14:textId="77777777" w:rsidR="00DD1D88" w:rsidRPr="00815E7C" w:rsidDel="00691795" w:rsidRDefault="00DD1D88" w:rsidP="00EB45BC">
            <w:pPr>
              <w:pStyle w:val="TableParagraph"/>
              <w:spacing w:line="276" w:lineRule="auto"/>
              <w:jc w:val="both"/>
              <w:rPr>
                <w:del w:id="2703" w:author="MUKOLWE" w:date="2024-11-23T01:27:00Z"/>
                <w:sz w:val="20"/>
                <w:highlight w:val="yellow"/>
                <w:rPrChange w:id="2704" w:author="MUKOLWE" w:date="2024-11-23T01:49:00Z">
                  <w:rPr>
                    <w:del w:id="2705" w:author="MUKOLWE" w:date="2024-11-23T01:27:00Z"/>
                    <w:sz w:val="20"/>
                  </w:rPr>
                </w:rPrChange>
              </w:rPr>
            </w:pPr>
            <w:del w:id="2706" w:author="MUKOLWE" w:date="2024-11-23T01:27:00Z">
              <w:r w:rsidRPr="00815E7C" w:rsidDel="00691795">
                <w:rPr>
                  <w:spacing w:val="-4"/>
                  <w:sz w:val="20"/>
                  <w:highlight w:val="yellow"/>
                  <w:rPrChange w:id="2707" w:author="MUKOLWE" w:date="2024-11-23T01:49:00Z">
                    <w:rPr>
                      <w:spacing w:val="-4"/>
                      <w:sz w:val="20"/>
                    </w:rPr>
                  </w:rPrChange>
                </w:rPr>
                <w:delText>4</w:delText>
              </w:r>
              <w:r w:rsidR="00C23F3A" w:rsidRPr="00815E7C" w:rsidDel="00691795">
                <w:rPr>
                  <w:spacing w:val="-4"/>
                  <w:sz w:val="20"/>
                  <w:highlight w:val="yellow"/>
                  <w:rPrChange w:id="2708" w:author="MUKOLWE" w:date="2024-11-23T01:49:00Z">
                    <w:rPr>
                      <w:spacing w:val="-4"/>
                      <w:sz w:val="20"/>
                    </w:rPr>
                  </w:rPrChange>
                </w:rPr>
                <w:delText>,</w:delText>
              </w:r>
              <w:r w:rsidRPr="00815E7C" w:rsidDel="00691795">
                <w:rPr>
                  <w:spacing w:val="-4"/>
                  <w:sz w:val="20"/>
                  <w:highlight w:val="yellow"/>
                  <w:rPrChange w:id="2709" w:author="MUKOLWE" w:date="2024-11-23T01:49:00Z">
                    <w:rPr>
                      <w:spacing w:val="-4"/>
                      <w:sz w:val="20"/>
                    </w:rPr>
                  </w:rPrChange>
                </w:rPr>
                <w:delText>255</w:delText>
              </w:r>
            </w:del>
          </w:p>
        </w:tc>
        <w:tc>
          <w:tcPr>
            <w:tcW w:w="810" w:type="dxa"/>
            <w:tcPrChange w:id="2710" w:author="MUKOLWE" w:date="2024-11-23T01:26:00Z">
              <w:tcPr>
                <w:tcW w:w="810" w:type="dxa"/>
              </w:tcPr>
            </w:tcPrChange>
          </w:tcPr>
          <w:p w14:paraId="6F5AEFBE" w14:textId="77777777" w:rsidR="00DD1D88" w:rsidRPr="00815E7C" w:rsidDel="00691795" w:rsidRDefault="00DD1D88" w:rsidP="00EB45BC">
            <w:pPr>
              <w:pStyle w:val="TableParagraph"/>
              <w:spacing w:line="276" w:lineRule="auto"/>
              <w:jc w:val="both"/>
              <w:rPr>
                <w:del w:id="2711" w:author="MUKOLWE" w:date="2024-11-23T01:27:00Z"/>
                <w:sz w:val="20"/>
                <w:highlight w:val="yellow"/>
                <w:rPrChange w:id="2712" w:author="MUKOLWE" w:date="2024-11-23T01:49:00Z">
                  <w:rPr>
                    <w:del w:id="2713" w:author="MUKOLWE" w:date="2024-11-23T01:27:00Z"/>
                    <w:sz w:val="20"/>
                  </w:rPr>
                </w:rPrChange>
              </w:rPr>
            </w:pPr>
            <w:del w:id="2714" w:author="MUKOLWE" w:date="2024-11-23T01:27:00Z">
              <w:r w:rsidRPr="00815E7C" w:rsidDel="00691795">
                <w:rPr>
                  <w:spacing w:val="-4"/>
                  <w:sz w:val="20"/>
                  <w:highlight w:val="yellow"/>
                  <w:rPrChange w:id="2715" w:author="MUKOLWE" w:date="2024-11-23T01:49:00Z">
                    <w:rPr>
                      <w:spacing w:val="-4"/>
                      <w:sz w:val="20"/>
                    </w:rPr>
                  </w:rPrChange>
                </w:rPr>
                <w:delText>1</w:delText>
              </w:r>
              <w:r w:rsidR="00C23F3A" w:rsidRPr="00815E7C" w:rsidDel="00691795">
                <w:rPr>
                  <w:spacing w:val="-4"/>
                  <w:sz w:val="20"/>
                  <w:highlight w:val="yellow"/>
                  <w:rPrChange w:id="2716" w:author="MUKOLWE" w:date="2024-11-23T01:49:00Z">
                    <w:rPr>
                      <w:spacing w:val="-4"/>
                      <w:sz w:val="20"/>
                    </w:rPr>
                  </w:rPrChange>
                </w:rPr>
                <w:delText>,</w:delText>
              </w:r>
              <w:r w:rsidRPr="00815E7C" w:rsidDel="00691795">
                <w:rPr>
                  <w:spacing w:val="-4"/>
                  <w:sz w:val="20"/>
                  <w:highlight w:val="yellow"/>
                  <w:rPrChange w:id="2717" w:author="MUKOLWE" w:date="2024-11-23T01:49:00Z">
                    <w:rPr>
                      <w:spacing w:val="-4"/>
                      <w:sz w:val="20"/>
                    </w:rPr>
                  </w:rPrChange>
                </w:rPr>
                <w:delText>255</w:delText>
              </w:r>
            </w:del>
          </w:p>
        </w:tc>
        <w:tc>
          <w:tcPr>
            <w:tcW w:w="964" w:type="dxa"/>
            <w:tcPrChange w:id="2718" w:author="MUKOLWE" w:date="2024-11-23T01:26:00Z">
              <w:tcPr>
                <w:tcW w:w="964" w:type="dxa"/>
              </w:tcPr>
            </w:tcPrChange>
          </w:tcPr>
          <w:p w14:paraId="0EAC46E9" w14:textId="77777777" w:rsidR="00DD1D88" w:rsidRPr="00815E7C" w:rsidDel="00691795" w:rsidRDefault="00DD1D88" w:rsidP="00B03E09">
            <w:pPr>
              <w:pStyle w:val="TableParagraph"/>
              <w:spacing w:line="276" w:lineRule="auto"/>
              <w:jc w:val="both"/>
              <w:rPr>
                <w:del w:id="2719" w:author="MUKOLWE" w:date="2024-11-23T01:27:00Z"/>
                <w:sz w:val="20"/>
                <w:highlight w:val="yellow"/>
                <w:rPrChange w:id="2720" w:author="MUKOLWE" w:date="2024-11-23T01:49:00Z">
                  <w:rPr>
                    <w:del w:id="2721" w:author="MUKOLWE" w:date="2024-11-23T01:27:00Z"/>
                    <w:sz w:val="20"/>
                  </w:rPr>
                </w:rPrChange>
              </w:rPr>
            </w:pPr>
            <w:del w:id="2722" w:author="MUKOLWE" w:date="2024-11-23T01:27:00Z">
              <w:r w:rsidRPr="00815E7C" w:rsidDel="00691795">
                <w:rPr>
                  <w:spacing w:val="-4"/>
                  <w:sz w:val="20"/>
                  <w:highlight w:val="yellow"/>
                  <w:rPrChange w:id="2723" w:author="MUKOLWE" w:date="2024-11-23T01:49:00Z">
                    <w:rPr>
                      <w:spacing w:val="-4"/>
                      <w:sz w:val="20"/>
                    </w:rPr>
                  </w:rPrChange>
                </w:rPr>
                <w:delText>7</w:delText>
              </w:r>
              <w:r w:rsidR="00C23F3A" w:rsidRPr="00815E7C" w:rsidDel="00691795">
                <w:rPr>
                  <w:spacing w:val="-4"/>
                  <w:sz w:val="20"/>
                  <w:highlight w:val="yellow"/>
                  <w:rPrChange w:id="2724" w:author="MUKOLWE" w:date="2024-11-23T01:49:00Z">
                    <w:rPr>
                      <w:spacing w:val="-4"/>
                      <w:sz w:val="20"/>
                    </w:rPr>
                  </w:rPrChange>
                </w:rPr>
                <w:delText>,</w:delText>
              </w:r>
              <w:r w:rsidRPr="00815E7C" w:rsidDel="00691795">
                <w:rPr>
                  <w:spacing w:val="-4"/>
                  <w:sz w:val="20"/>
                  <w:highlight w:val="yellow"/>
                  <w:rPrChange w:id="2725" w:author="MUKOLWE" w:date="2024-11-23T01:49:00Z">
                    <w:rPr>
                      <w:spacing w:val="-4"/>
                      <w:sz w:val="20"/>
                    </w:rPr>
                  </w:rPrChange>
                </w:rPr>
                <w:delText>588</w:delText>
              </w:r>
            </w:del>
          </w:p>
        </w:tc>
        <w:tc>
          <w:tcPr>
            <w:tcW w:w="862" w:type="dxa"/>
            <w:tcPrChange w:id="2726" w:author="MUKOLWE" w:date="2024-11-23T01:26:00Z">
              <w:tcPr>
                <w:tcW w:w="862" w:type="dxa"/>
              </w:tcPr>
            </w:tcPrChange>
          </w:tcPr>
          <w:p w14:paraId="022907EE" w14:textId="77777777" w:rsidR="00DD1D88" w:rsidRPr="00815E7C" w:rsidDel="00691795" w:rsidRDefault="00DD1D88" w:rsidP="00E066EC">
            <w:pPr>
              <w:pStyle w:val="TableParagraph"/>
              <w:spacing w:line="276" w:lineRule="auto"/>
              <w:jc w:val="both"/>
              <w:rPr>
                <w:del w:id="2727" w:author="MUKOLWE" w:date="2024-11-23T01:27:00Z"/>
                <w:sz w:val="20"/>
                <w:highlight w:val="yellow"/>
                <w:rPrChange w:id="2728" w:author="MUKOLWE" w:date="2024-11-23T01:49:00Z">
                  <w:rPr>
                    <w:del w:id="2729" w:author="MUKOLWE" w:date="2024-11-23T01:27:00Z"/>
                    <w:sz w:val="20"/>
                  </w:rPr>
                </w:rPrChange>
              </w:rPr>
            </w:pPr>
            <w:del w:id="2730" w:author="MUKOLWE" w:date="2024-11-23T01:27:00Z">
              <w:r w:rsidRPr="00815E7C" w:rsidDel="00691795">
                <w:rPr>
                  <w:spacing w:val="-4"/>
                  <w:sz w:val="20"/>
                  <w:highlight w:val="yellow"/>
                  <w:rPrChange w:id="2731" w:author="MUKOLWE" w:date="2024-11-23T01:49:00Z">
                    <w:rPr>
                      <w:spacing w:val="-4"/>
                      <w:sz w:val="20"/>
                    </w:rPr>
                  </w:rPrChange>
                </w:rPr>
                <w:delText>4</w:delText>
              </w:r>
              <w:r w:rsidR="00C23F3A" w:rsidRPr="00815E7C" w:rsidDel="00691795">
                <w:rPr>
                  <w:spacing w:val="-4"/>
                  <w:sz w:val="20"/>
                  <w:highlight w:val="yellow"/>
                  <w:rPrChange w:id="2732" w:author="MUKOLWE" w:date="2024-11-23T01:49:00Z">
                    <w:rPr>
                      <w:spacing w:val="-4"/>
                      <w:sz w:val="20"/>
                    </w:rPr>
                  </w:rPrChange>
                </w:rPr>
                <w:delText>,</w:delText>
              </w:r>
              <w:r w:rsidRPr="00815E7C" w:rsidDel="00691795">
                <w:rPr>
                  <w:spacing w:val="-4"/>
                  <w:sz w:val="20"/>
                  <w:highlight w:val="yellow"/>
                  <w:rPrChange w:id="2733" w:author="MUKOLWE" w:date="2024-11-23T01:49:00Z">
                    <w:rPr>
                      <w:spacing w:val="-4"/>
                      <w:sz w:val="20"/>
                    </w:rPr>
                  </w:rPrChange>
                </w:rPr>
                <w:delText>200</w:delText>
              </w:r>
            </w:del>
          </w:p>
        </w:tc>
        <w:tc>
          <w:tcPr>
            <w:tcW w:w="810" w:type="dxa"/>
            <w:tcPrChange w:id="2734" w:author="MUKOLWE" w:date="2024-11-23T01:26:00Z">
              <w:tcPr>
                <w:tcW w:w="810" w:type="dxa"/>
              </w:tcPr>
            </w:tcPrChange>
          </w:tcPr>
          <w:p w14:paraId="7B21DA2C" w14:textId="77777777" w:rsidR="00DD1D88" w:rsidRPr="00815E7C" w:rsidDel="00691795" w:rsidRDefault="00DD1D88" w:rsidP="00E066EC">
            <w:pPr>
              <w:pStyle w:val="TableParagraph"/>
              <w:spacing w:line="276" w:lineRule="auto"/>
              <w:jc w:val="both"/>
              <w:rPr>
                <w:del w:id="2735" w:author="MUKOLWE" w:date="2024-11-23T01:27:00Z"/>
                <w:sz w:val="20"/>
                <w:highlight w:val="yellow"/>
                <w:rPrChange w:id="2736" w:author="MUKOLWE" w:date="2024-11-23T01:49:00Z">
                  <w:rPr>
                    <w:del w:id="2737" w:author="MUKOLWE" w:date="2024-11-23T01:27:00Z"/>
                    <w:sz w:val="20"/>
                  </w:rPr>
                </w:rPrChange>
              </w:rPr>
            </w:pPr>
            <w:del w:id="2738" w:author="MUKOLWE" w:date="2024-11-23T01:27:00Z">
              <w:r w:rsidRPr="00815E7C" w:rsidDel="00691795">
                <w:rPr>
                  <w:spacing w:val="-4"/>
                  <w:sz w:val="20"/>
                  <w:highlight w:val="yellow"/>
                  <w:rPrChange w:id="2739" w:author="MUKOLWE" w:date="2024-11-23T01:49:00Z">
                    <w:rPr>
                      <w:spacing w:val="-4"/>
                      <w:sz w:val="20"/>
                    </w:rPr>
                  </w:rPrChange>
                </w:rPr>
                <w:delText>2</w:delText>
              </w:r>
              <w:r w:rsidR="00C23F3A" w:rsidRPr="00815E7C" w:rsidDel="00691795">
                <w:rPr>
                  <w:spacing w:val="-4"/>
                  <w:sz w:val="20"/>
                  <w:highlight w:val="yellow"/>
                  <w:rPrChange w:id="2740" w:author="MUKOLWE" w:date="2024-11-23T01:49:00Z">
                    <w:rPr>
                      <w:spacing w:val="-4"/>
                      <w:sz w:val="20"/>
                    </w:rPr>
                  </w:rPrChange>
                </w:rPr>
                <w:delText>,</w:delText>
              </w:r>
              <w:r w:rsidRPr="00815E7C" w:rsidDel="00691795">
                <w:rPr>
                  <w:spacing w:val="-4"/>
                  <w:sz w:val="20"/>
                  <w:highlight w:val="yellow"/>
                  <w:rPrChange w:id="2741" w:author="MUKOLWE" w:date="2024-11-23T01:49:00Z">
                    <w:rPr>
                      <w:spacing w:val="-4"/>
                      <w:sz w:val="20"/>
                    </w:rPr>
                  </w:rPrChange>
                </w:rPr>
                <w:delText>500</w:delText>
              </w:r>
            </w:del>
          </w:p>
        </w:tc>
        <w:tc>
          <w:tcPr>
            <w:tcW w:w="944" w:type="dxa"/>
            <w:tcPrChange w:id="2742" w:author="MUKOLWE" w:date="2024-11-23T01:26:00Z">
              <w:tcPr>
                <w:tcW w:w="944" w:type="dxa"/>
              </w:tcPr>
            </w:tcPrChange>
          </w:tcPr>
          <w:p w14:paraId="5CBBCA56" w14:textId="77777777" w:rsidR="00DD1D88" w:rsidRPr="00815E7C" w:rsidDel="00691795" w:rsidRDefault="00DD1D88" w:rsidP="007A056F">
            <w:pPr>
              <w:rPr>
                <w:del w:id="2743" w:author="MUKOLWE" w:date="2024-11-23T01:27:00Z"/>
                <w:highlight w:val="yellow"/>
                <w:rPrChange w:id="2744" w:author="MUKOLWE" w:date="2024-11-23T01:49:00Z">
                  <w:rPr>
                    <w:del w:id="2745" w:author="MUKOLWE" w:date="2024-11-23T01:27:00Z"/>
                  </w:rPr>
                </w:rPrChange>
              </w:rPr>
            </w:pPr>
            <w:del w:id="2746" w:author="MUKOLWE" w:date="2024-11-23T01:27:00Z">
              <w:r w:rsidRPr="00815E7C" w:rsidDel="00691795">
                <w:rPr>
                  <w:highlight w:val="yellow"/>
                  <w:rPrChange w:id="2747" w:author="MUKOLWE" w:date="2024-11-23T01:49:00Z">
                    <w:rPr/>
                  </w:rPrChange>
                </w:rPr>
                <w:delText>6</w:delText>
              </w:r>
              <w:r w:rsidR="00A003E5" w:rsidRPr="00815E7C" w:rsidDel="00691795">
                <w:rPr>
                  <w:highlight w:val="yellow"/>
                  <w:rPrChange w:id="2748" w:author="MUKOLWE" w:date="2024-11-23T01:49:00Z">
                    <w:rPr/>
                  </w:rPrChange>
                </w:rPr>
                <w:delText>,</w:delText>
              </w:r>
              <w:r w:rsidRPr="00815E7C" w:rsidDel="00691795">
                <w:rPr>
                  <w:highlight w:val="yellow"/>
                  <w:rPrChange w:id="2749" w:author="MUKOLWE" w:date="2024-11-23T01:49:00Z">
                    <w:rPr/>
                  </w:rPrChange>
                </w:rPr>
                <w:delText>550</w:delText>
              </w:r>
            </w:del>
          </w:p>
        </w:tc>
        <w:tc>
          <w:tcPr>
            <w:tcW w:w="982" w:type="dxa"/>
            <w:tcPrChange w:id="2750" w:author="MUKOLWE" w:date="2024-11-23T01:26:00Z">
              <w:tcPr>
                <w:tcW w:w="982" w:type="dxa"/>
              </w:tcPr>
            </w:tcPrChange>
          </w:tcPr>
          <w:p w14:paraId="2B4E3BDB" w14:textId="77777777" w:rsidR="00DD1D88" w:rsidRPr="00815E7C" w:rsidDel="00691795" w:rsidRDefault="00DD1D88" w:rsidP="007A056F">
            <w:pPr>
              <w:pStyle w:val="TableParagraph"/>
              <w:spacing w:line="276" w:lineRule="auto"/>
              <w:jc w:val="both"/>
              <w:rPr>
                <w:del w:id="2751" w:author="MUKOLWE" w:date="2024-11-23T01:27:00Z"/>
                <w:sz w:val="20"/>
                <w:highlight w:val="yellow"/>
                <w:rPrChange w:id="2752" w:author="MUKOLWE" w:date="2024-11-23T01:49:00Z">
                  <w:rPr>
                    <w:del w:id="2753" w:author="MUKOLWE" w:date="2024-11-23T01:27:00Z"/>
                    <w:sz w:val="20"/>
                  </w:rPr>
                </w:rPrChange>
              </w:rPr>
            </w:pPr>
            <w:del w:id="2754" w:author="MUKOLWE" w:date="2024-11-23T01:27:00Z">
              <w:r w:rsidRPr="00815E7C" w:rsidDel="00691795">
                <w:rPr>
                  <w:spacing w:val="-4"/>
                  <w:sz w:val="20"/>
                  <w:highlight w:val="yellow"/>
                  <w:rPrChange w:id="2755" w:author="MUKOLWE" w:date="2024-11-23T01:49:00Z">
                    <w:rPr>
                      <w:spacing w:val="-4"/>
                      <w:sz w:val="20"/>
                    </w:rPr>
                  </w:rPrChange>
                </w:rPr>
                <w:delText>4</w:delText>
              </w:r>
              <w:r w:rsidR="00A003E5" w:rsidRPr="00815E7C" w:rsidDel="00691795">
                <w:rPr>
                  <w:spacing w:val="-4"/>
                  <w:sz w:val="20"/>
                  <w:highlight w:val="yellow"/>
                  <w:rPrChange w:id="2756" w:author="MUKOLWE" w:date="2024-11-23T01:49:00Z">
                    <w:rPr>
                      <w:spacing w:val="-4"/>
                      <w:sz w:val="20"/>
                    </w:rPr>
                  </w:rPrChange>
                </w:rPr>
                <w:delText>,</w:delText>
              </w:r>
              <w:r w:rsidRPr="00815E7C" w:rsidDel="00691795">
                <w:rPr>
                  <w:spacing w:val="-4"/>
                  <w:sz w:val="20"/>
                  <w:highlight w:val="yellow"/>
                  <w:rPrChange w:id="2757" w:author="MUKOLWE" w:date="2024-11-23T01:49:00Z">
                    <w:rPr>
                      <w:spacing w:val="-4"/>
                      <w:sz w:val="20"/>
                    </w:rPr>
                  </w:rPrChange>
                </w:rPr>
                <w:delText>270</w:delText>
              </w:r>
            </w:del>
          </w:p>
        </w:tc>
        <w:tc>
          <w:tcPr>
            <w:tcW w:w="1134" w:type="dxa"/>
            <w:tcPrChange w:id="2758" w:author="MUKOLWE" w:date="2024-11-23T01:26:00Z">
              <w:tcPr>
                <w:tcW w:w="992" w:type="dxa"/>
              </w:tcPr>
            </w:tcPrChange>
          </w:tcPr>
          <w:p w14:paraId="735B08A3" w14:textId="77777777" w:rsidR="00DD1D88" w:rsidRPr="00815E7C" w:rsidDel="00691795" w:rsidRDefault="00DD1D88" w:rsidP="009422A3">
            <w:pPr>
              <w:pStyle w:val="TableParagraph"/>
              <w:spacing w:line="276" w:lineRule="auto"/>
              <w:jc w:val="both"/>
              <w:rPr>
                <w:del w:id="2759" w:author="MUKOLWE" w:date="2024-11-23T01:27:00Z"/>
                <w:sz w:val="20"/>
                <w:highlight w:val="yellow"/>
                <w:rPrChange w:id="2760" w:author="MUKOLWE" w:date="2024-11-23T01:49:00Z">
                  <w:rPr>
                    <w:del w:id="2761" w:author="MUKOLWE" w:date="2024-11-23T01:27:00Z"/>
                    <w:sz w:val="20"/>
                  </w:rPr>
                </w:rPrChange>
              </w:rPr>
            </w:pPr>
            <w:del w:id="2762" w:author="MUKOLWE" w:date="2024-11-23T01:27:00Z">
              <w:r w:rsidRPr="00815E7C" w:rsidDel="00691795">
                <w:rPr>
                  <w:spacing w:val="-4"/>
                  <w:sz w:val="20"/>
                  <w:highlight w:val="yellow"/>
                  <w:rPrChange w:id="2763" w:author="MUKOLWE" w:date="2024-11-23T01:49:00Z">
                    <w:rPr>
                      <w:spacing w:val="-4"/>
                      <w:sz w:val="20"/>
                    </w:rPr>
                  </w:rPrChange>
                </w:rPr>
                <w:delText>7</w:delText>
              </w:r>
              <w:r w:rsidR="00A003E5" w:rsidRPr="00815E7C" w:rsidDel="00691795">
                <w:rPr>
                  <w:spacing w:val="-4"/>
                  <w:sz w:val="20"/>
                  <w:highlight w:val="yellow"/>
                  <w:rPrChange w:id="2764" w:author="MUKOLWE" w:date="2024-11-23T01:49:00Z">
                    <w:rPr>
                      <w:spacing w:val="-4"/>
                      <w:sz w:val="20"/>
                    </w:rPr>
                  </w:rPrChange>
                </w:rPr>
                <w:delText>,</w:delText>
              </w:r>
              <w:r w:rsidRPr="00815E7C" w:rsidDel="00691795">
                <w:rPr>
                  <w:spacing w:val="-4"/>
                  <w:sz w:val="20"/>
                  <w:highlight w:val="yellow"/>
                  <w:rPrChange w:id="2765" w:author="MUKOLWE" w:date="2024-11-23T01:49:00Z">
                    <w:rPr>
                      <w:spacing w:val="-4"/>
                      <w:sz w:val="20"/>
                    </w:rPr>
                  </w:rPrChange>
                </w:rPr>
                <w:delText>585</w:delText>
              </w:r>
            </w:del>
          </w:p>
        </w:tc>
        <w:tc>
          <w:tcPr>
            <w:tcW w:w="992" w:type="dxa"/>
            <w:tcPrChange w:id="2766" w:author="MUKOLWE" w:date="2024-11-23T01:26:00Z">
              <w:tcPr>
                <w:tcW w:w="992" w:type="dxa"/>
              </w:tcPr>
            </w:tcPrChange>
          </w:tcPr>
          <w:p w14:paraId="06674B61" w14:textId="77777777" w:rsidR="00DD1D88" w:rsidRPr="00815E7C" w:rsidDel="00691795" w:rsidRDefault="00DD1D88" w:rsidP="00F51AD9">
            <w:pPr>
              <w:pStyle w:val="TableParagraph"/>
              <w:spacing w:line="276" w:lineRule="auto"/>
              <w:jc w:val="both"/>
              <w:rPr>
                <w:del w:id="2767" w:author="MUKOLWE" w:date="2024-11-23T01:27:00Z"/>
                <w:sz w:val="20"/>
                <w:highlight w:val="yellow"/>
                <w:rPrChange w:id="2768" w:author="MUKOLWE" w:date="2024-11-23T01:49:00Z">
                  <w:rPr>
                    <w:del w:id="2769" w:author="MUKOLWE" w:date="2024-11-23T01:27:00Z"/>
                    <w:sz w:val="20"/>
                  </w:rPr>
                </w:rPrChange>
              </w:rPr>
            </w:pPr>
            <w:del w:id="2770" w:author="MUKOLWE" w:date="2024-11-23T01:27:00Z">
              <w:r w:rsidRPr="00815E7C" w:rsidDel="00691795">
                <w:rPr>
                  <w:spacing w:val="-4"/>
                  <w:sz w:val="20"/>
                  <w:highlight w:val="yellow"/>
                  <w:rPrChange w:id="2771" w:author="MUKOLWE" w:date="2024-11-23T01:49:00Z">
                    <w:rPr>
                      <w:spacing w:val="-4"/>
                      <w:sz w:val="20"/>
                    </w:rPr>
                  </w:rPrChange>
                </w:rPr>
                <w:delText>9</w:delText>
              </w:r>
              <w:r w:rsidR="00815D14" w:rsidRPr="00815E7C" w:rsidDel="00691795">
                <w:rPr>
                  <w:spacing w:val="-4"/>
                  <w:sz w:val="20"/>
                  <w:highlight w:val="yellow"/>
                  <w:rPrChange w:id="2772" w:author="MUKOLWE" w:date="2024-11-23T01:49:00Z">
                    <w:rPr>
                      <w:spacing w:val="-4"/>
                      <w:sz w:val="20"/>
                    </w:rPr>
                  </w:rPrChange>
                </w:rPr>
                <w:delText>,</w:delText>
              </w:r>
              <w:r w:rsidRPr="00815E7C" w:rsidDel="00691795">
                <w:rPr>
                  <w:spacing w:val="-4"/>
                  <w:sz w:val="20"/>
                  <w:highlight w:val="yellow"/>
                  <w:rPrChange w:id="2773" w:author="MUKOLWE" w:date="2024-11-23T01:49:00Z">
                    <w:rPr>
                      <w:spacing w:val="-4"/>
                      <w:sz w:val="20"/>
                    </w:rPr>
                  </w:rPrChange>
                </w:rPr>
                <w:delText>200</w:delText>
              </w:r>
            </w:del>
          </w:p>
        </w:tc>
        <w:tc>
          <w:tcPr>
            <w:tcW w:w="992" w:type="dxa"/>
            <w:tcPrChange w:id="2774" w:author="MUKOLWE" w:date="2024-11-23T01:26:00Z">
              <w:tcPr>
                <w:tcW w:w="992" w:type="dxa"/>
              </w:tcPr>
            </w:tcPrChange>
          </w:tcPr>
          <w:p w14:paraId="43C38CF3" w14:textId="77777777" w:rsidR="00DD1D88" w:rsidRPr="00815E7C" w:rsidDel="00691795" w:rsidRDefault="00DD1D88" w:rsidP="0062071D">
            <w:pPr>
              <w:pStyle w:val="TableParagraph"/>
              <w:spacing w:line="276" w:lineRule="auto"/>
              <w:ind w:left="96"/>
              <w:jc w:val="both"/>
              <w:rPr>
                <w:del w:id="2775" w:author="MUKOLWE" w:date="2024-11-23T01:27:00Z"/>
                <w:sz w:val="20"/>
                <w:highlight w:val="yellow"/>
                <w:rPrChange w:id="2776" w:author="MUKOLWE" w:date="2024-11-23T01:49:00Z">
                  <w:rPr>
                    <w:del w:id="2777" w:author="MUKOLWE" w:date="2024-11-23T01:27:00Z"/>
                    <w:sz w:val="20"/>
                  </w:rPr>
                </w:rPrChange>
              </w:rPr>
            </w:pPr>
            <w:del w:id="2778" w:author="MUKOLWE" w:date="2024-11-23T01:27:00Z">
              <w:r w:rsidRPr="00815E7C" w:rsidDel="00691795">
                <w:rPr>
                  <w:spacing w:val="-4"/>
                  <w:sz w:val="20"/>
                  <w:highlight w:val="yellow"/>
                  <w:rPrChange w:id="2779" w:author="MUKOLWE" w:date="2024-11-23T01:49:00Z">
                    <w:rPr>
                      <w:spacing w:val="-4"/>
                      <w:sz w:val="20"/>
                    </w:rPr>
                  </w:rPrChange>
                </w:rPr>
                <w:delText>3</w:delText>
              </w:r>
              <w:r w:rsidR="00815D14" w:rsidRPr="00815E7C" w:rsidDel="00691795">
                <w:rPr>
                  <w:spacing w:val="-4"/>
                  <w:sz w:val="20"/>
                  <w:highlight w:val="yellow"/>
                  <w:rPrChange w:id="2780" w:author="MUKOLWE" w:date="2024-11-23T01:49:00Z">
                    <w:rPr>
                      <w:spacing w:val="-4"/>
                      <w:sz w:val="20"/>
                    </w:rPr>
                  </w:rPrChange>
                </w:rPr>
                <w:delText>,</w:delText>
              </w:r>
              <w:r w:rsidRPr="00815E7C" w:rsidDel="00691795">
                <w:rPr>
                  <w:spacing w:val="-4"/>
                  <w:sz w:val="20"/>
                  <w:highlight w:val="yellow"/>
                  <w:rPrChange w:id="2781" w:author="MUKOLWE" w:date="2024-11-23T01:49:00Z">
                    <w:rPr>
                      <w:spacing w:val="-4"/>
                      <w:sz w:val="20"/>
                    </w:rPr>
                  </w:rPrChange>
                </w:rPr>
                <w:delText>200</w:delText>
              </w:r>
            </w:del>
          </w:p>
        </w:tc>
        <w:tc>
          <w:tcPr>
            <w:tcW w:w="851" w:type="dxa"/>
            <w:tcPrChange w:id="2782" w:author="MUKOLWE" w:date="2024-11-23T01:26:00Z">
              <w:tcPr>
                <w:tcW w:w="851" w:type="dxa"/>
              </w:tcPr>
            </w:tcPrChange>
          </w:tcPr>
          <w:p w14:paraId="40030F68" w14:textId="77777777" w:rsidR="00DD1D88" w:rsidRPr="00815E7C" w:rsidDel="00691795" w:rsidRDefault="00DD1D88" w:rsidP="0062071D">
            <w:pPr>
              <w:pStyle w:val="TableParagraph"/>
              <w:spacing w:line="276" w:lineRule="auto"/>
              <w:ind w:left="99"/>
              <w:jc w:val="both"/>
              <w:rPr>
                <w:del w:id="2783" w:author="MUKOLWE" w:date="2024-11-23T01:27:00Z"/>
                <w:sz w:val="20"/>
                <w:highlight w:val="yellow"/>
                <w:rPrChange w:id="2784" w:author="MUKOLWE" w:date="2024-11-23T01:49:00Z">
                  <w:rPr>
                    <w:del w:id="2785" w:author="MUKOLWE" w:date="2024-11-23T01:27:00Z"/>
                    <w:sz w:val="20"/>
                  </w:rPr>
                </w:rPrChange>
              </w:rPr>
            </w:pPr>
            <w:del w:id="2786" w:author="MUKOLWE" w:date="2024-11-23T01:27:00Z">
              <w:r w:rsidRPr="00815E7C" w:rsidDel="00691795">
                <w:rPr>
                  <w:spacing w:val="-4"/>
                  <w:sz w:val="20"/>
                  <w:highlight w:val="yellow"/>
                  <w:rPrChange w:id="2787" w:author="MUKOLWE" w:date="2024-11-23T01:49:00Z">
                    <w:rPr>
                      <w:spacing w:val="-4"/>
                      <w:sz w:val="20"/>
                    </w:rPr>
                  </w:rPrChange>
                </w:rPr>
                <w:delText>1</w:delText>
              </w:r>
              <w:r w:rsidR="00815D14" w:rsidRPr="00815E7C" w:rsidDel="00691795">
                <w:rPr>
                  <w:spacing w:val="-4"/>
                  <w:sz w:val="20"/>
                  <w:highlight w:val="yellow"/>
                  <w:rPrChange w:id="2788" w:author="MUKOLWE" w:date="2024-11-23T01:49:00Z">
                    <w:rPr>
                      <w:spacing w:val="-4"/>
                      <w:sz w:val="20"/>
                    </w:rPr>
                  </w:rPrChange>
                </w:rPr>
                <w:delText>,</w:delText>
              </w:r>
              <w:r w:rsidRPr="00815E7C" w:rsidDel="00691795">
                <w:rPr>
                  <w:spacing w:val="-4"/>
                  <w:sz w:val="20"/>
                  <w:highlight w:val="yellow"/>
                  <w:rPrChange w:id="2789" w:author="MUKOLWE" w:date="2024-11-23T01:49:00Z">
                    <w:rPr>
                      <w:spacing w:val="-4"/>
                      <w:sz w:val="20"/>
                    </w:rPr>
                  </w:rPrChange>
                </w:rPr>
                <w:delText>250</w:delText>
              </w:r>
            </w:del>
          </w:p>
        </w:tc>
        <w:tc>
          <w:tcPr>
            <w:tcW w:w="1134" w:type="dxa"/>
            <w:tcPrChange w:id="2790" w:author="MUKOLWE" w:date="2024-11-23T01:26:00Z">
              <w:tcPr>
                <w:tcW w:w="1131" w:type="dxa"/>
              </w:tcPr>
            </w:tcPrChange>
          </w:tcPr>
          <w:p w14:paraId="5072ED69" w14:textId="77777777" w:rsidR="00DD1D88" w:rsidRPr="00815E7C" w:rsidDel="00691795" w:rsidRDefault="00DD1D88" w:rsidP="0062071D">
            <w:pPr>
              <w:pStyle w:val="TableParagraph"/>
              <w:spacing w:line="276" w:lineRule="auto"/>
              <w:ind w:left="93"/>
              <w:jc w:val="both"/>
              <w:rPr>
                <w:del w:id="2791" w:author="MUKOLWE" w:date="2024-11-23T01:27:00Z"/>
                <w:sz w:val="20"/>
                <w:highlight w:val="yellow"/>
                <w:rPrChange w:id="2792" w:author="MUKOLWE" w:date="2024-11-23T01:49:00Z">
                  <w:rPr>
                    <w:del w:id="2793" w:author="MUKOLWE" w:date="2024-11-23T01:27:00Z"/>
                    <w:sz w:val="20"/>
                  </w:rPr>
                </w:rPrChange>
              </w:rPr>
            </w:pPr>
            <w:del w:id="2794" w:author="MUKOLWE" w:date="2024-11-23T01:27:00Z">
              <w:r w:rsidRPr="00815E7C" w:rsidDel="00691795">
                <w:rPr>
                  <w:spacing w:val="-2"/>
                  <w:sz w:val="20"/>
                  <w:highlight w:val="yellow"/>
                  <w:rPrChange w:id="2795" w:author="MUKOLWE" w:date="2024-11-23T01:49:00Z">
                    <w:rPr>
                      <w:spacing w:val="-2"/>
                      <w:sz w:val="20"/>
                    </w:rPr>
                  </w:rPrChange>
                </w:rPr>
                <w:delText>34</w:delText>
              </w:r>
              <w:r w:rsidR="00815D14" w:rsidRPr="00815E7C" w:rsidDel="00691795">
                <w:rPr>
                  <w:spacing w:val="-2"/>
                  <w:sz w:val="20"/>
                  <w:highlight w:val="yellow"/>
                  <w:rPrChange w:id="2796" w:author="MUKOLWE" w:date="2024-11-23T01:49:00Z">
                    <w:rPr>
                      <w:spacing w:val="-2"/>
                      <w:sz w:val="20"/>
                    </w:rPr>
                  </w:rPrChange>
                </w:rPr>
                <w:delText>,</w:delText>
              </w:r>
              <w:r w:rsidRPr="00815E7C" w:rsidDel="00691795">
                <w:rPr>
                  <w:spacing w:val="-2"/>
                  <w:sz w:val="20"/>
                  <w:highlight w:val="yellow"/>
                  <w:rPrChange w:id="2797" w:author="MUKOLWE" w:date="2024-11-23T01:49:00Z">
                    <w:rPr>
                      <w:spacing w:val="-2"/>
                      <w:sz w:val="20"/>
                    </w:rPr>
                  </w:rPrChange>
                </w:rPr>
                <w:delText>645</w:delText>
              </w:r>
            </w:del>
          </w:p>
        </w:tc>
      </w:tr>
      <w:tr w:rsidR="00E71101" w:rsidRPr="00815E7C" w:rsidDel="00691795" w14:paraId="6F555605" w14:textId="77777777" w:rsidTr="00691795">
        <w:trPr>
          <w:trHeight w:val="532"/>
          <w:del w:id="2798" w:author="MUKOLWE" w:date="2024-11-23T01:27:00Z"/>
          <w:trPrChange w:id="2799" w:author="MUKOLWE" w:date="2024-11-23T01:26:00Z">
            <w:trPr>
              <w:trHeight w:val="532"/>
            </w:trPr>
          </w:trPrChange>
        </w:trPr>
        <w:tc>
          <w:tcPr>
            <w:tcW w:w="1895" w:type="dxa"/>
            <w:tcPrChange w:id="2800" w:author="MUKOLWE" w:date="2024-11-23T01:26:00Z">
              <w:tcPr>
                <w:tcW w:w="1890" w:type="dxa"/>
              </w:tcPr>
            </w:tcPrChange>
          </w:tcPr>
          <w:p w14:paraId="08946EF9" w14:textId="77777777" w:rsidR="00DD1D88" w:rsidRPr="00815E7C" w:rsidDel="00691795" w:rsidRDefault="00DD1D88" w:rsidP="00F93CEA">
            <w:pPr>
              <w:pStyle w:val="TableParagraph"/>
              <w:spacing w:line="276" w:lineRule="auto"/>
              <w:jc w:val="both"/>
              <w:rPr>
                <w:del w:id="2801" w:author="MUKOLWE" w:date="2024-11-23T01:27:00Z"/>
                <w:b/>
                <w:sz w:val="20"/>
                <w:highlight w:val="yellow"/>
                <w:rPrChange w:id="2802" w:author="MUKOLWE" w:date="2024-11-23T01:49:00Z">
                  <w:rPr>
                    <w:del w:id="2803" w:author="MUKOLWE" w:date="2024-11-23T01:27:00Z"/>
                    <w:b/>
                    <w:sz w:val="20"/>
                  </w:rPr>
                </w:rPrChange>
              </w:rPr>
            </w:pPr>
            <w:del w:id="2804" w:author="MUKOLWE" w:date="2024-11-23T01:27:00Z">
              <w:r w:rsidRPr="00815E7C" w:rsidDel="00691795">
                <w:rPr>
                  <w:b/>
                  <w:sz w:val="20"/>
                  <w:highlight w:val="yellow"/>
                  <w:rPrChange w:id="2805" w:author="MUKOLWE" w:date="2024-11-23T01:49:00Z">
                    <w:rPr>
                      <w:b/>
                      <w:sz w:val="20"/>
                    </w:rPr>
                  </w:rPrChange>
                </w:rPr>
                <w:delText>Total</w:delText>
              </w:r>
              <w:r w:rsidRPr="00815E7C" w:rsidDel="00691795">
                <w:rPr>
                  <w:b/>
                  <w:spacing w:val="-4"/>
                  <w:sz w:val="20"/>
                  <w:highlight w:val="yellow"/>
                  <w:rPrChange w:id="2806" w:author="MUKOLWE" w:date="2024-11-23T01:49:00Z">
                    <w:rPr>
                      <w:b/>
                      <w:spacing w:val="-4"/>
                      <w:sz w:val="20"/>
                    </w:rPr>
                  </w:rPrChange>
                </w:rPr>
                <w:delText xml:space="preserve"> </w:delText>
              </w:r>
              <w:r w:rsidRPr="00815E7C" w:rsidDel="00691795">
                <w:rPr>
                  <w:b/>
                  <w:spacing w:val="-2"/>
                  <w:sz w:val="20"/>
                  <w:highlight w:val="yellow"/>
                  <w:rPrChange w:id="2807" w:author="MUKOLWE" w:date="2024-11-23T01:49:00Z">
                    <w:rPr>
                      <w:b/>
                      <w:spacing w:val="-2"/>
                      <w:sz w:val="20"/>
                    </w:rPr>
                  </w:rPrChange>
                </w:rPr>
                <w:delText>Controllable</w:delText>
              </w:r>
            </w:del>
          </w:p>
          <w:p w14:paraId="4171FDE7" w14:textId="77777777" w:rsidR="00DD1D88" w:rsidRPr="00815E7C" w:rsidDel="00691795" w:rsidRDefault="00DD1D88" w:rsidP="0062071D">
            <w:pPr>
              <w:pStyle w:val="TableParagraph"/>
              <w:spacing w:line="276" w:lineRule="auto"/>
              <w:ind w:left="215"/>
              <w:jc w:val="both"/>
              <w:rPr>
                <w:del w:id="2808" w:author="MUKOLWE" w:date="2024-11-23T01:27:00Z"/>
                <w:b/>
                <w:sz w:val="20"/>
                <w:highlight w:val="yellow"/>
                <w:rPrChange w:id="2809" w:author="MUKOLWE" w:date="2024-11-23T01:49:00Z">
                  <w:rPr>
                    <w:del w:id="2810" w:author="MUKOLWE" w:date="2024-11-23T01:27:00Z"/>
                    <w:b/>
                    <w:sz w:val="20"/>
                  </w:rPr>
                </w:rPrChange>
              </w:rPr>
            </w:pPr>
            <w:del w:id="2811" w:author="MUKOLWE" w:date="2024-11-23T01:27:00Z">
              <w:r w:rsidRPr="00815E7C" w:rsidDel="00691795">
                <w:rPr>
                  <w:b/>
                  <w:spacing w:val="-4"/>
                  <w:sz w:val="20"/>
                  <w:highlight w:val="yellow"/>
                  <w:rPrChange w:id="2812" w:author="MUKOLWE" w:date="2024-11-23T01:49:00Z">
                    <w:rPr>
                      <w:b/>
                      <w:spacing w:val="-4"/>
                      <w:sz w:val="20"/>
                    </w:rPr>
                  </w:rPrChange>
                </w:rPr>
                <w:delText>Exp.</w:delText>
              </w:r>
            </w:del>
          </w:p>
        </w:tc>
        <w:tc>
          <w:tcPr>
            <w:tcW w:w="854" w:type="dxa"/>
            <w:tcPrChange w:id="2813" w:author="MUKOLWE" w:date="2024-11-23T01:26:00Z">
              <w:tcPr>
                <w:tcW w:w="854" w:type="dxa"/>
              </w:tcPr>
            </w:tcPrChange>
          </w:tcPr>
          <w:p w14:paraId="4D2670A4" w14:textId="77777777" w:rsidR="00DD1D88" w:rsidRPr="00815E7C" w:rsidDel="00691795" w:rsidRDefault="00DD1D88" w:rsidP="00EB45BC">
            <w:pPr>
              <w:pStyle w:val="TableParagraph"/>
              <w:spacing w:line="276" w:lineRule="auto"/>
              <w:jc w:val="both"/>
              <w:rPr>
                <w:del w:id="2814" w:author="MUKOLWE" w:date="2024-11-23T01:27:00Z"/>
                <w:sz w:val="20"/>
                <w:highlight w:val="yellow"/>
                <w:rPrChange w:id="2815" w:author="MUKOLWE" w:date="2024-11-23T01:49:00Z">
                  <w:rPr>
                    <w:del w:id="2816" w:author="MUKOLWE" w:date="2024-11-23T01:27:00Z"/>
                    <w:sz w:val="20"/>
                  </w:rPr>
                </w:rPrChange>
              </w:rPr>
            </w:pPr>
            <w:del w:id="2817" w:author="MUKOLWE" w:date="2024-11-23T01:27:00Z">
              <w:r w:rsidRPr="00815E7C" w:rsidDel="00691795">
                <w:rPr>
                  <w:spacing w:val="-2"/>
                  <w:sz w:val="20"/>
                  <w:highlight w:val="yellow"/>
                  <w:rPrChange w:id="2818" w:author="MUKOLWE" w:date="2024-11-23T01:49:00Z">
                    <w:rPr>
                      <w:spacing w:val="-2"/>
                      <w:sz w:val="20"/>
                    </w:rPr>
                  </w:rPrChange>
                </w:rPr>
                <w:delText>12</w:delText>
              </w:r>
              <w:r w:rsidR="00C23F3A" w:rsidRPr="00815E7C" w:rsidDel="00691795">
                <w:rPr>
                  <w:spacing w:val="-2"/>
                  <w:sz w:val="20"/>
                  <w:highlight w:val="yellow"/>
                  <w:rPrChange w:id="2819" w:author="MUKOLWE" w:date="2024-11-23T01:49:00Z">
                    <w:rPr>
                      <w:spacing w:val="-2"/>
                      <w:sz w:val="20"/>
                    </w:rPr>
                  </w:rPrChange>
                </w:rPr>
                <w:delText>,</w:delText>
              </w:r>
              <w:r w:rsidRPr="00815E7C" w:rsidDel="00691795">
                <w:rPr>
                  <w:spacing w:val="-2"/>
                  <w:sz w:val="20"/>
                  <w:highlight w:val="yellow"/>
                  <w:rPrChange w:id="2820" w:author="MUKOLWE" w:date="2024-11-23T01:49:00Z">
                    <w:rPr>
                      <w:spacing w:val="-2"/>
                      <w:sz w:val="20"/>
                    </w:rPr>
                  </w:rPrChange>
                </w:rPr>
                <w:delText>650</w:delText>
              </w:r>
            </w:del>
          </w:p>
        </w:tc>
        <w:tc>
          <w:tcPr>
            <w:tcW w:w="810" w:type="dxa"/>
            <w:tcPrChange w:id="2821" w:author="MUKOLWE" w:date="2024-11-23T01:26:00Z">
              <w:tcPr>
                <w:tcW w:w="810" w:type="dxa"/>
              </w:tcPr>
            </w:tcPrChange>
          </w:tcPr>
          <w:p w14:paraId="56BC28BB" w14:textId="77777777" w:rsidR="00DD1D88" w:rsidRPr="00815E7C" w:rsidDel="00691795" w:rsidRDefault="00DD1D88" w:rsidP="00EB45BC">
            <w:pPr>
              <w:pStyle w:val="TableParagraph"/>
              <w:spacing w:line="276" w:lineRule="auto"/>
              <w:jc w:val="both"/>
              <w:rPr>
                <w:del w:id="2822" w:author="MUKOLWE" w:date="2024-11-23T01:27:00Z"/>
                <w:sz w:val="20"/>
                <w:highlight w:val="yellow"/>
                <w:rPrChange w:id="2823" w:author="MUKOLWE" w:date="2024-11-23T01:49:00Z">
                  <w:rPr>
                    <w:del w:id="2824" w:author="MUKOLWE" w:date="2024-11-23T01:27:00Z"/>
                    <w:sz w:val="20"/>
                  </w:rPr>
                </w:rPrChange>
              </w:rPr>
            </w:pPr>
            <w:del w:id="2825" w:author="MUKOLWE" w:date="2024-11-23T01:27:00Z">
              <w:r w:rsidRPr="00815E7C" w:rsidDel="00691795">
                <w:rPr>
                  <w:spacing w:val="-2"/>
                  <w:sz w:val="20"/>
                  <w:highlight w:val="yellow"/>
                  <w:rPrChange w:id="2826" w:author="MUKOLWE" w:date="2024-11-23T01:49:00Z">
                    <w:rPr>
                      <w:spacing w:val="-2"/>
                      <w:sz w:val="20"/>
                    </w:rPr>
                  </w:rPrChange>
                </w:rPr>
                <w:delText>15</w:delText>
              </w:r>
              <w:r w:rsidR="00C23F3A" w:rsidRPr="00815E7C" w:rsidDel="00691795">
                <w:rPr>
                  <w:spacing w:val="-2"/>
                  <w:sz w:val="20"/>
                  <w:highlight w:val="yellow"/>
                  <w:rPrChange w:id="2827" w:author="MUKOLWE" w:date="2024-11-23T01:49:00Z">
                    <w:rPr>
                      <w:spacing w:val="-2"/>
                      <w:sz w:val="20"/>
                    </w:rPr>
                  </w:rPrChange>
                </w:rPr>
                <w:delText>,</w:delText>
              </w:r>
              <w:r w:rsidRPr="00815E7C" w:rsidDel="00691795">
                <w:rPr>
                  <w:spacing w:val="-2"/>
                  <w:sz w:val="20"/>
                  <w:highlight w:val="yellow"/>
                  <w:rPrChange w:id="2828" w:author="MUKOLWE" w:date="2024-11-23T01:49:00Z">
                    <w:rPr>
                      <w:spacing w:val="-2"/>
                      <w:sz w:val="20"/>
                    </w:rPr>
                  </w:rPrChange>
                </w:rPr>
                <w:delText>305</w:delText>
              </w:r>
            </w:del>
          </w:p>
        </w:tc>
        <w:tc>
          <w:tcPr>
            <w:tcW w:w="810" w:type="dxa"/>
            <w:tcPrChange w:id="2829" w:author="MUKOLWE" w:date="2024-11-23T01:26:00Z">
              <w:tcPr>
                <w:tcW w:w="810" w:type="dxa"/>
              </w:tcPr>
            </w:tcPrChange>
          </w:tcPr>
          <w:p w14:paraId="0B737005" w14:textId="77777777" w:rsidR="00DD1D88" w:rsidRPr="00815E7C" w:rsidDel="00691795" w:rsidRDefault="00DD1D88" w:rsidP="00EB45BC">
            <w:pPr>
              <w:pStyle w:val="TableParagraph"/>
              <w:spacing w:line="276" w:lineRule="auto"/>
              <w:jc w:val="both"/>
              <w:rPr>
                <w:del w:id="2830" w:author="MUKOLWE" w:date="2024-11-23T01:27:00Z"/>
                <w:sz w:val="20"/>
                <w:highlight w:val="yellow"/>
                <w:rPrChange w:id="2831" w:author="MUKOLWE" w:date="2024-11-23T01:49:00Z">
                  <w:rPr>
                    <w:del w:id="2832" w:author="MUKOLWE" w:date="2024-11-23T01:27:00Z"/>
                    <w:sz w:val="20"/>
                  </w:rPr>
                </w:rPrChange>
              </w:rPr>
            </w:pPr>
            <w:del w:id="2833" w:author="MUKOLWE" w:date="2024-11-23T01:27:00Z">
              <w:r w:rsidRPr="00815E7C" w:rsidDel="00691795">
                <w:rPr>
                  <w:spacing w:val="-4"/>
                  <w:sz w:val="20"/>
                  <w:highlight w:val="yellow"/>
                  <w:rPrChange w:id="2834" w:author="MUKOLWE" w:date="2024-11-23T01:49:00Z">
                    <w:rPr>
                      <w:spacing w:val="-4"/>
                      <w:sz w:val="20"/>
                    </w:rPr>
                  </w:rPrChange>
                </w:rPr>
                <w:delText>12</w:delText>
              </w:r>
              <w:r w:rsidR="00C23F3A" w:rsidRPr="00815E7C" w:rsidDel="00691795">
                <w:rPr>
                  <w:spacing w:val="-4"/>
                  <w:sz w:val="20"/>
                  <w:highlight w:val="yellow"/>
                  <w:rPrChange w:id="2835" w:author="MUKOLWE" w:date="2024-11-23T01:49:00Z">
                    <w:rPr>
                      <w:spacing w:val="-4"/>
                      <w:sz w:val="20"/>
                    </w:rPr>
                  </w:rPrChange>
                </w:rPr>
                <w:delText>,</w:delText>
              </w:r>
              <w:r w:rsidRPr="00815E7C" w:rsidDel="00691795">
                <w:rPr>
                  <w:spacing w:val="-4"/>
                  <w:sz w:val="20"/>
                  <w:highlight w:val="yellow"/>
                  <w:rPrChange w:id="2836" w:author="MUKOLWE" w:date="2024-11-23T01:49:00Z">
                    <w:rPr>
                      <w:spacing w:val="-4"/>
                      <w:sz w:val="20"/>
                    </w:rPr>
                  </w:rPrChange>
                </w:rPr>
                <w:delText>45</w:delText>
              </w:r>
              <w:r w:rsidRPr="00815E7C" w:rsidDel="00691795">
                <w:rPr>
                  <w:spacing w:val="-10"/>
                  <w:sz w:val="20"/>
                  <w:highlight w:val="yellow"/>
                  <w:rPrChange w:id="2837" w:author="MUKOLWE" w:date="2024-11-23T01:49:00Z">
                    <w:rPr>
                      <w:spacing w:val="-10"/>
                      <w:sz w:val="20"/>
                    </w:rPr>
                  </w:rPrChange>
                </w:rPr>
                <w:delText>5</w:delText>
              </w:r>
            </w:del>
          </w:p>
        </w:tc>
        <w:tc>
          <w:tcPr>
            <w:tcW w:w="964" w:type="dxa"/>
            <w:tcPrChange w:id="2838" w:author="MUKOLWE" w:date="2024-11-23T01:26:00Z">
              <w:tcPr>
                <w:tcW w:w="964" w:type="dxa"/>
              </w:tcPr>
            </w:tcPrChange>
          </w:tcPr>
          <w:p w14:paraId="669D1A60" w14:textId="77777777" w:rsidR="00DD1D88" w:rsidRPr="00815E7C" w:rsidDel="00691795" w:rsidRDefault="00DD1D88" w:rsidP="00B03E09">
            <w:pPr>
              <w:pStyle w:val="TableParagraph"/>
              <w:spacing w:line="276" w:lineRule="auto"/>
              <w:jc w:val="both"/>
              <w:rPr>
                <w:del w:id="2839" w:author="MUKOLWE" w:date="2024-11-23T01:27:00Z"/>
                <w:sz w:val="20"/>
                <w:highlight w:val="yellow"/>
                <w:rPrChange w:id="2840" w:author="MUKOLWE" w:date="2024-11-23T01:49:00Z">
                  <w:rPr>
                    <w:del w:id="2841" w:author="MUKOLWE" w:date="2024-11-23T01:27:00Z"/>
                    <w:sz w:val="20"/>
                  </w:rPr>
                </w:rPrChange>
              </w:rPr>
            </w:pPr>
            <w:del w:id="2842" w:author="MUKOLWE" w:date="2024-11-23T01:27:00Z">
              <w:r w:rsidRPr="00815E7C" w:rsidDel="00691795">
                <w:rPr>
                  <w:spacing w:val="-2"/>
                  <w:sz w:val="20"/>
                  <w:highlight w:val="yellow"/>
                  <w:rPrChange w:id="2843" w:author="MUKOLWE" w:date="2024-11-23T01:49:00Z">
                    <w:rPr>
                      <w:spacing w:val="-2"/>
                      <w:sz w:val="20"/>
                    </w:rPr>
                  </w:rPrChange>
                </w:rPr>
                <w:delText>17</w:delText>
              </w:r>
              <w:r w:rsidR="00C23F3A" w:rsidRPr="00815E7C" w:rsidDel="00691795">
                <w:rPr>
                  <w:spacing w:val="-2"/>
                  <w:sz w:val="20"/>
                  <w:highlight w:val="yellow"/>
                  <w:rPrChange w:id="2844" w:author="MUKOLWE" w:date="2024-11-23T01:49:00Z">
                    <w:rPr>
                      <w:spacing w:val="-2"/>
                      <w:sz w:val="20"/>
                    </w:rPr>
                  </w:rPrChange>
                </w:rPr>
                <w:delText>,</w:delText>
              </w:r>
              <w:r w:rsidRPr="00815E7C" w:rsidDel="00691795">
                <w:rPr>
                  <w:spacing w:val="-2"/>
                  <w:sz w:val="20"/>
                  <w:highlight w:val="yellow"/>
                  <w:rPrChange w:id="2845" w:author="MUKOLWE" w:date="2024-11-23T01:49:00Z">
                    <w:rPr>
                      <w:spacing w:val="-2"/>
                      <w:sz w:val="20"/>
                    </w:rPr>
                  </w:rPrChange>
                </w:rPr>
                <w:delText>985</w:delText>
              </w:r>
            </w:del>
          </w:p>
        </w:tc>
        <w:tc>
          <w:tcPr>
            <w:tcW w:w="862" w:type="dxa"/>
            <w:tcPrChange w:id="2846" w:author="MUKOLWE" w:date="2024-11-23T01:26:00Z">
              <w:tcPr>
                <w:tcW w:w="862" w:type="dxa"/>
              </w:tcPr>
            </w:tcPrChange>
          </w:tcPr>
          <w:p w14:paraId="3409B54F" w14:textId="77777777" w:rsidR="00DD1D88" w:rsidRPr="00815E7C" w:rsidDel="00691795" w:rsidRDefault="00DD1D88" w:rsidP="00E066EC">
            <w:pPr>
              <w:pStyle w:val="TableParagraph"/>
              <w:spacing w:line="276" w:lineRule="auto"/>
              <w:jc w:val="both"/>
              <w:rPr>
                <w:del w:id="2847" w:author="MUKOLWE" w:date="2024-11-23T01:27:00Z"/>
                <w:sz w:val="20"/>
                <w:highlight w:val="yellow"/>
                <w:rPrChange w:id="2848" w:author="MUKOLWE" w:date="2024-11-23T01:49:00Z">
                  <w:rPr>
                    <w:del w:id="2849" w:author="MUKOLWE" w:date="2024-11-23T01:27:00Z"/>
                    <w:sz w:val="20"/>
                  </w:rPr>
                </w:rPrChange>
              </w:rPr>
            </w:pPr>
            <w:del w:id="2850" w:author="MUKOLWE" w:date="2024-11-23T01:27:00Z">
              <w:r w:rsidRPr="00815E7C" w:rsidDel="00691795">
                <w:rPr>
                  <w:spacing w:val="-2"/>
                  <w:sz w:val="20"/>
                  <w:highlight w:val="yellow"/>
                  <w:rPrChange w:id="2851" w:author="MUKOLWE" w:date="2024-11-23T01:49:00Z">
                    <w:rPr>
                      <w:spacing w:val="-2"/>
                      <w:sz w:val="20"/>
                    </w:rPr>
                  </w:rPrChange>
                </w:rPr>
                <w:delText>15</w:delText>
              </w:r>
              <w:r w:rsidR="00C23F3A" w:rsidRPr="00815E7C" w:rsidDel="00691795">
                <w:rPr>
                  <w:spacing w:val="-2"/>
                  <w:sz w:val="20"/>
                  <w:highlight w:val="yellow"/>
                  <w:rPrChange w:id="2852" w:author="MUKOLWE" w:date="2024-11-23T01:49:00Z">
                    <w:rPr>
                      <w:spacing w:val="-2"/>
                      <w:sz w:val="20"/>
                    </w:rPr>
                  </w:rPrChange>
                </w:rPr>
                <w:delText>,</w:delText>
              </w:r>
              <w:r w:rsidRPr="00815E7C" w:rsidDel="00691795">
                <w:rPr>
                  <w:spacing w:val="-2"/>
                  <w:sz w:val="20"/>
                  <w:highlight w:val="yellow"/>
                  <w:rPrChange w:id="2853" w:author="MUKOLWE" w:date="2024-11-23T01:49:00Z">
                    <w:rPr>
                      <w:spacing w:val="-2"/>
                      <w:sz w:val="20"/>
                    </w:rPr>
                  </w:rPrChange>
                </w:rPr>
                <w:delText>600</w:delText>
              </w:r>
            </w:del>
          </w:p>
        </w:tc>
        <w:tc>
          <w:tcPr>
            <w:tcW w:w="810" w:type="dxa"/>
            <w:tcPrChange w:id="2854" w:author="MUKOLWE" w:date="2024-11-23T01:26:00Z">
              <w:tcPr>
                <w:tcW w:w="810" w:type="dxa"/>
              </w:tcPr>
            </w:tcPrChange>
          </w:tcPr>
          <w:p w14:paraId="737D68C5" w14:textId="77777777" w:rsidR="00DD1D88" w:rsidRPr="00815E7C" w:rsidDel="00691795" w:rsidRDefault="00DD1D88" w:rsidP="009422A3">
            <w:pPr>
              <w:rPr>
                <w:del w:id="2855" w:author="MUKOLWE" w:date="2024-11-23T01:27:00Z"/>
                <w:sz w:val="20"/>
                <w:highlight w:val="yellow"/>
                <w:rPrChange w:id="2856" w:author="MUKOLWE" w:date="2024-11-23T01:49:00Z">
                  <w:rPr>
                    <w:del w:id="2857" w:author="MUKOLWE" w:date="2024-11-23T01:27:00Z"/>
                    <w:sz w:val="20"/>
                  </w:rPr>
                </w:rPrChange>
              </w:rPr>
            </w:pPr>
            <w:del w:id="2858" w:author="MUKOLWE" w:date="2024-11-23T01:27:00Z">
              <w:r w:rsidRPr="00815E7C" w:rsidDel="00691795">
                <w:rPr>
                  <w:highlight w:val="yellow"/>
                  <w:rPrChange w:id="2859" w:author="MUKOLWE" w:date="2024-11-23T01:49:00Z">
                    <w:rPr/>
                  </w:rPrChange>
                </w:rPr>
                <w:delText>1400</w:delText>
              </w:r>
              <w:r w:rsidRPr="00815E7C" w:rsidDel="00691795">
                <w:rPr>
                  <w:spacing w:val="-10"/>
                  <w:sz w:val="20"/>
                  <w:highlight w:val="yellow"/>
                  <w:rPrChange w:id="2860" w:author="MUKOLWE" w:date="2024-11-23T01:49:00Z">
                    <w:rPr>
                      <w:spacing w:val="-10"/>
                      <w:sz w:val="20"/>
                    </w:rPr>
                  </w:rPrChange>
                </w:rPr>
                <w:delText>0</w:delText>
              </w:r>
            </w:del>
          </w:p>
        </w:tc>
        <w:tc>
          <w:tcPr>
            <w:tcW w:w="944" w:type="dxa"/>
            <w:tcPrChange w:id="2861" w:author="MUKOLWE" w:date="2024-11-23T01:26:00Z">
              <w:tcPr>
                <w:tcW w:w="944" w:type="dxa"/>
              </w:tcPr>
            </w:tcPrChange>
          </w:tcPr>
          <w:p w14:paraId="2D293BF0" w14:textId="77777777" w:rsidR="00DD1D88" w:rsidRPr="00815E7C" w:rsidDel="00691795" w:rsidRDefault="00DD1D88" w:rsidP="007A056F">
            <w:pPr>
              <w:pStyle w:val="TableParagraph"/>
              <w:spacing w:line="276" w:lineRule="auto"/>
              <w:jc w:val="both"/>
              <w:rPr>
                <w:del w:id="2862" w:author="MUKOLWE" w:date="2024-11-23T01:27:00Z"/>
                <w:sz w:val="20"/>
                <w:highlight w:val="yellow"/>
                <w:rPrChange w:id="2863" w:author="MUKOLWE" w:date="2024-11-23T01:49:00Z">
                  <w:rPr>
                    <w:del w:id="2864" w:author="MUKOLWE" w:date="2024-11-23T01:27:00Z"/>
                    <w:sz w:val="20"/>
                  </w:rPr>
                </w:rPrChange>
              </w:rPr>
            </w:pPr>
            <w:del w:id="2865" w:author="MUKOLWE" w:date="2024-11-23T01:27:00Z">
              <w:r w:rsidRPr="00815E7C" w:rsidDel="00691795">
                <w:rPr>
                  <w:spacing w:val="-2"/>
                  <w:sz w:val="20"/>
                  <w:highlight w:val="yellow"/>
                  <w:rPrChange w:id="2866" w:author="MUKOLWE" w:date="2024-11-23T01:49:00Z">
                    <w:rPr>
                      <w:spacing w:val="-2"/>
                      <w:sz w:val="20"/>
                    </w:rPr>
                  </w:rPrChange>
                </w:rPr>
                <w:delText>17050</w:delText>
              </w:r>
            </w:del>
          </w:p>
        </w:tc>
        <w:tc>
          <w:tcPr>
            <w:tcW w:w="982" w:type="dxa"/>
            <w:tcPrChange w:id="2867" w:author="MUKOLWE" w:date="2024-11-23T01:26:00Z">
              <w:tcPr>
                <w:tcW w:w="982" w:type="dxa"/>
              </w:tcPr>
            </w:tcPrChange>
          </w:tcPr>
          <w:p w14:paraId="21ED2F18" w14:textId="77777777" w:rsidR="00DD1D88" w:rsidRPr="00815E7C" w:rsidDel="00691795" w:rsidRDefault="00DD1D88" w:rsidP="007A056F">
            <w:pPr>
              <w:pStyle w:val="TableParagraph"/>
              <w:spacing w:line="276" w:lineRule="auto"/>
              <w:jc w:val="both"/>
              <w:rPr>
                <w:del w:id="2868" w:author="MUKOLWE" w:date="2024-11-23T01:27:00Z"/>
                <w:sz w:val="20"/>
                <w:highlight w:val="yellow"/>
                <w:rPrChange w:id="2869" w:author="MUKOLWE" w:date="2024-11-23T01:49:00Z">
                  <w:rPr>
                    <w:del w:id="2870" w:author="MUKOLWE" w:date="2024-11-23T01:27:00Z"/>
                    <w:sz w:val="20"/>
                  </w:rPr>
                </w:rPrChange>
              </w:rPr>
            </w:pPr>
            <w:del w:id="2871" w:author="MUKOLWE" w:date="2024-11-23T01:27:00Z">
              <w:r w:rsidRPr="00815E7C" w:rsidDel="00691795">
                <w:rPr>
                  <w:spacing w:val="-2"/>
                  <w:sz w:val="20"/>
                  <w:highlight w:val="yellow"/>
                  <w:rPrChange w:id="2872" w:author="MUKOLWE" w:date="2024-11-23T01:49:00Z">
                    <w:rPr>
                      <w:spacing w:val="-2"/>
                      <w:sz w:val="20"/>
                    </w:rPr>
                  </w:rPrChange>
                </w:rPr>
                <w:delText>15</w:delText>
              </w:r>
              <w:r w:rsidR="00815D14" w:rsidRPr="00815E7C" w:rsidDel="00691795">
                <w:rPr>
                  <w:spacing w:val="-2"/>
                  <w:sz w:val="20"/>
                  <w:highlight w:val="yellow"/>
                  <w:rPrChange w:id="2873" w:author="MUKOLWE" w:date="2024-11-23T01:49:00Z">
                    <w:rPr>
                      <w:spacing w:val="-2"/>
                      <w:sz w:val="20"/>
                    </w:rPr>
                  </w:rPrChange>
                </w:rPr>
                <w:delText>,</w:delText>
              </w:r>
              <w:r w:rsidRPr="00815E7C" w:rsidDel="00691795">
                <w:rPr>
                  <w:spacing w:val="-2"/>
                  <w:sz w:val="20"/>
                  <w:highlight w:val="yellow"/>
                  <w:rPrChange w:id="2874" w:author="MUKOLWE" w:date="2024-11-23T01:49:00Z">
                    <w:rPr>
                      <w:spacing w:val="-2"/>
                      <w:sz w:val="20"/>
                    </w:rPr>
                  </w:rPrChange>
                </w:rPr>
                <w:delText>020</w:delText>
              </w:r>
            </w:del>
          </w:p>
        </w:tc>
        <w:tc>
          <w:tcPr>
            <w:tcW w:w="1134" w:type="dxa"/>
            <w:tcPrChange w:id="2875" w:author="MUKOLWE" w:date="2024-11-23T01:26:00Z">
              <w:tcPr>
                <w:tcW w:w="992" w:type="dxa"/>
              </w:tcPr>
            </w:tcPrChange>
          </w:tcPr>
          <w:p w14:paraId="23347B72" w14:textId="77777777" w:rsidR="00DD1D88" w:rsidRPr="00815E7C" w:rsidDel="00691795" w:rsidRDefault="00DD1D88" w:rsidP="009422A3">
            <w:pPr>
              <w:pStyle w:val="TableParagraph"/>
              <w:spacing w:line="276" w:lineRule="auto"/>
              <w:jc w:val="both"/>
              <w:rPr>
                <w:del w:id="2876" w:author="MUKOLWE" w:date="2024-11-23T01:27:00Z"/>
                <w:sz w:val="20"/>
                <w:highlight w:val="yellow"/>
                <w:rPrChange w:id="2877" w:author="MUKOLWE" w:date="2024-11-23T01:49:00Z">
                  <w:rPr>
                    <w:del w:id="2878" w:author="MUKOLWE" w:date="2024-11-23T01:27:00Z"/>
                    <w:sz w:val="20"/>
                  </w:rPr>
                </w:rPrChange>
              </w:rPr>
            </w:pPr>
            <w:del w:id="2879" w:author="MUKOLWE" w:date="2024-11-23T01:27:00Z">
              <w:r w:rsidRPr="00815E7C" w:rsidDel="00691795">
                <w:rPr>
                  <w:spacing w:val="-2"/>
                  <w:sz w:val="20"/>
                  <w:highlight w:val="yellow"/>
                  <w:rPrChange w:id="2880" w:author="MUKOLWE" w:date="2024-11-23T01:49:00Z">
                    <w:rPr>
                      <w:spacing w:val="-2"/>
                      <w:sz w:val="20"/>
                    </w:rPr>
                  </w:rPrChange>
                </w:rPr>
                <w:delText>18</w:delText>
              </w:r>
              <w:r w:rsidR="00815D14" w:rsidRPr="00815E7C" w:rsidDel="00691795">
                <w:rPr>
                  <w:spacing w:val="-2"/>
                  <w:sz w:val="20"/>
                  <w:highlight w:val="yellow"/>
                  <w:rPrChange w:id="2881" w:author="MUKOLWE" w:date="2024-11-23T01:49:00Z">
                    <w:rPr>
                      <w:spacing w:val="-2"/>
                      <w:sz w:val="20"/>
                    </w:rPr>
                  </w:rPrChange>
                </w:rPr>
                <w:delText>,</w:delText>
              </w:r>
              <w:r w:rsidRPr="00815E7C" w:rsidDel="00691795">
                <w:rPr>
                  <w:spacing w:val="-2"/>
                  <w:sz w:val="20"/>
                  <w:highlight w:val="yellow"/>
                  <w:rPrChange w:id="2882" w:author="MUKOLWE" w:date="2024-11-23T01:49:00Z">
                    <w:rPr>
                      <w:spacing w:val="-2"/>
                      <w:sz w:val="20"/>
                    </w:rPr>
                  </w:rPrChange>
                </w:rPr>
                <w:delText>335</w:delText>
              </w:r>
            </w:del>
          </w:p>
        </w:tc>
        <w:tc>
          <w:tcPr>
            <w:tcW w:w="992" w:type="dxa"/>
            <w:tcPrChange w:id="2883" w:author="MUKOLWE" w:date="2024-11-23T01:26:00Z">
              <w:tcPr>
                <w:tcW w:w="992" w:type="dxa"/>
              </w:tcPr>
            </w:tcPrChange>
          </w:tcPr>
          <w:p w14:paraId="2F708215" w14:textId="77777777" w:rsidR="00DD1D88" w:rsidRPr="00815E7C" w:rsidDel="00691795" w:rsidRDefault="00DD1D88" w:rsidP="00F51AD9">
            <w:pPr>
              <w:pStyle w:val="TableParagraph"/>
              <w:spacing w:line="276" w:lineRule="auto"/>
              <w:jc w:val="both"/>
              <w:rPr>
                <w:del w:id="2884" w:author="MUKOLWE" w:date="2024-11-23T01:27:00Z"/>
                <w:sz w:val="20"/>
                <w:highlight w:val="yellow"/>
                <w:rPrChange w:id="2885" w:author="MUKOLWE" w:date="2024-11-23T01:49:00Z">
                  <w:rPr>
                    <w:del w:id="2886" w:author="MUKOLWE" w:date="2024-11-23T01:27:00Z"/>
                    <w:sz w:val="20"/>
                  </w:rPr>
                </w:rPrChange>
              </w:rPr>
            </w:pPr>
            <w:del w:id="2887" w:author="MUKOLWE" w:date="2024-11-23T01:27:00Z">
              <w:r w:rsidRPr="00815E7C" w:rsidDel="00691795">
                <w:rPr>
                  <w:spacing w:val="-2"/>
                  <w:sz w:val="20"/>
                  <w:highlight w:val="yellow"/>
                  <w:rPrChange w:id="2888" w:author="MUKOLWE" w:date="2024-11-23T01:49:00Z">
                    <w:rPr>
                      <w:spacing w:val="-2"/>
                      <w:sz w:val="20"/>
                    </w:rPr>
                  </w:rPrChange>
                </w:rPr>
                <w:delText>18</w:delText>
              </w:r>
              <w:r w:rsidR="00815D14" w:rsidRPr="00815E7C" w:rsidDel="00691795">
                <w:rPr>
                  <w:spacing w:val="-2"/>
                  <w:sz w:val="20"/>
                  <w:highlight w:val="yellow"/>
                  <w:rPrChange w:id="2889" w:author="MUKOLWE" w:date="2024-11-23T01:49:00Z">
                    <w:rPr>
                      <w:spacing w:val="-2"/>
                      <w:sz w:val="20"/>
                    </w:rPr>
                  </w:rPrChange>
                </w:rPr>
                <w:delText>,</w:delText>
              </w:r>
              <w:r w:rsidRPr="00815E7C" w:rsidDel="00691795">
                <w:rPr>
                  <w:spacing w:val="-2"/>
                  <w:sz w:val="20"/>
                  <w:highlight w:val="yellow"/>
                  <w:rPrChange w:id="2890" w:author="MUKOLWE" w:date="2024-11-23T01:49:00Z">
                    <w:rPr>
                      <w:spacing w:val="-2"/>
                      <w:sz w:val="20"/>
                    </w:rPr>
                  </w:rPrChange>
                </w:rPr>
                <w:delText>335</w:delText>
              </w:r>
            </w:del>
          </w:p>
        </w:tc>
        <w:tc>
          <w:tcPr>
            <w:tcW w:w="992" w:type="dxa"/>
            <w:tcPrChange w:id="2891" w:author="MUKOLWE" w:date="2024-11-23T01:26:00Z">
              <w:tcPr>
                <w:tcW w:w="992" w:type="dxa"/>
              </w:tcPr>
            </w:tcPrChange>
          </w:tcPr>
          <w:p w14:paraId="0A3B25EA" w14:textId="77777777" w:rsidR="00DD1D88" w:rsidRPr="00815E7C" w:rsidDel="00691795" w:rsidRDefault="00DD1D88" w:rsidP="0062071D">
            <w:pPr>
              <w:pStyle w:val="TableParagraph"/>
              <w:spacing w:line="276" w:lineRule="auto"/>
              <w:ind w:left="96"/>
              <w:jc w:val="both"/>
              <w:rPr>
                <w:del w:id="2892" w:author="MUKOLWE" w:date="2024-11-23T01:27:00Z"/>
                <w:sz w:val="20"/>
                <w:highlight w:val="yellow"/>
                <w:rPrChange w:id="2893" w:author="MUKOLWE" w:date="2024-11-23T01:49:00Z">
                  <w:rPr>
                    <w:del w:id="2894" w:author="MUKOLWE" w:date="2024-11-23T01:27:00Z"/>
                    <w:sz w:val="20"/>
                  </w:rPr>
                </w:rPrChange>
              </w:rPr>
            </w:pPr>
            <w:del w:id="2895" w:author="MUKOLWE" w:date="2024-11-23T01:27:00Z">
              <w:r w:rsidRPr="00815E7C" w:rsidDel="00691795">
                <w:rPr>
                  <w:spacing w:val="-2"/>
                  <w:sz w:val="20"/>
                  <w:highlight w:val="yellow"/>
                  <w:rPrChange w:id="2896" w:author="MUKOLWE" w:date="2024-11-23T01:49:00Z">
                    <w:rPr>
                      <w:spacing w:val="-2"/>
                      <w:sz w:val="20"/>
                    </w:rPr>
                  </w:rPrChange>
                </w:rPr>
                <w:delText>142</w:delText>
              </w:r>
              <w:r w:rsidR="00815D14" w:rsidRPr="00815E7C" w:rsidDel="00691795">
                <w:rPr>
                  <w:spacing w:val="-2"/>
                  <w:sz w:val="20"/>
                  <w:highlight w:val="yellow"/>
                  <w:rPrChange w:id="2897" w:author="MUKOLWE" w:date="2024-11-23T01:49:00Z">
                    <w:rPr>
                      <w:spacing w:val="-2"/>
                      <w:sz w:val="20"/>
                    </w:rPr>
                  </w:rPrChange>
                </w:rPr>
                <w:delText>,</w:delText>
              </w:r>
              <w:r w:rsidRPr="00815E7C" w:rsidDel="00691795">
                <w:rPr>
                  <w:spacing w:val="-2"/>
                  <w:sz w:val="20"/>
                  <w:highlight w:val="yellow"/>
                  <w:rPrChange w:id="2898" w:author="MUKOLWE" w:date="2024-11-23T01:49:00Z">
                    <w:rPr>
                      <w:spacing w:val="-2"/>
                      <w:sz w:val="20"/>
                    </w:rPr>
                  </w:rPrChange>
                </w:rPr>
                <w:delText>00</w:delText>
              </w:r>
            </w:del>
          </w:p>
        </w:tc>
        <w:tc>
          <w:tcPr>
            <w:tcW w:w="851" w:type="dxa"/>
            <w:tcPrChange w:id="2899" w:author="MUKOLWE" w:date="2024-11-23T01:26:00Z">
              <w:tcPr>
                <w:tcW w:w="851" w:type="dxa"/>
              </w:tcPr>
            </w:tcPrChange>
          </w:tcPr>
          <w:p w14:paraId="1A2A4406" w14:textId="77777777" w:rsidR="00DD1D88" w:rsidRPr="00815E7C" w:rsidDel="00691795" w:rsidRDefault="00DD1D88" w:rsidP="00815D14">
            <w:pPr>
              <w:pStyle w:val="TableParagraph"/>
              <w:spacing w:line="276" w:lineRule="auto"/>
              <w:ind w:left="88"/>
              <w:jc w:val="both"/>
              <w:rPr>
                <w:del w:id="2900" w:author="MUKOLWE" w:date="2024-11-23T01:27:00Z"/>
                <w:sz w:val="20"/>
                <w:highlight w:val="yellow"/>
                <w:rPrChange w:id="2901" w:author="MUKOLWE" w:date="2024-11-23T01:49:00Z">
                  <w:rPr>
                    <w:del w:id="2902" w:author="MUKOLWE" w:date="2024-11-23T01:27:00Z"/>
                    <w:sz w:val="20"/>
                  </w:rPr>
                </w:rPrChange>
              </w:rPr>
            </w:pPr>
            <w:del w:id="2903" w:author="MUKOLWE" w:date="2024-11-23T01:27:00Z">
              <w:r w:rsidRPr="00815E7C" w:rsidDel="00691795">
                <w:rPr>
                  <w:spacing w:val="-4"/>
                  <w:sz w:val="20"/>
                  <w:highlight w:val="yellow"/>
                  <w:rPrChange w:id="2904" w:author="MUKOLWE" w:date="2024-11-23T01:49:00Z">
                    <w:rPr>
                      <w:spacing w:val="-4"/>
                      <w:sz w:val="20"/>
                    </w:rPr>
                  </w:rPrChange>
                </w:rPr>
                <w:delText>12</w:delText>
              </w:r>
              <w:r w:rsidR="00815D14" w:rsidRPr="00815E7C" w:rsidDel="00691795">
                <w:rPr>
                  <w:spacing w:val="-4"/>
                  <w:sz w:val="20"/>
                  <w:highlight w:val="yellow"/>
                  <w:rPrChange w:id="2905" w:author="MUKOLWE" w:date="2024-11-23T01:49:00Z">
                    <w:rPr>
                      <w:spacing w:val="-4"/>
                      <w:sz w:val="20"/>
                    </w:rPr>
                  </w:rPrChange>
                </w:rPr>
                <w:delText>,</w:delText>
              </w:r>
              <w:r w:rsidRPr="00815E7C" w:rsidDel="00691795">
                <w:rPr>
                  <w:spacing w:val="-4"/>
                  <w:sz w:val="20"/>
                  <w:highlight w:val="yellow"/>
                  <w:rPrChange w:id="2906" w:author="MUKOLWE" w:date="2024-11-23T01:49:00Z">
                    <w:rPr>
                      <w:spacing w:val="-4"/>
                      <w:sz w:val="20"/>
                    </w:rPr>
                  </w:rPrChange>
                </w:rPr>
                <w:delText>25</w:delText>
              </w:r>
              <w:r w:rsidRPr="00815E7C" w:rsidDel="00691795">
                <w:rPr>
                  <w:spacing w:val="-10"/>
                  <w:sz w:val="20"/>
                  <w:highlight w:val="yellow"/>
                  <w:rPrChange w:id="2907" w:author="MUKOLWE" w:date="2024-11-23T01:49:00Z">
                    <w:rPr>
                      <w:spacing w:val="-10"/>
                      <w:sz w:val="20"/>
                    </w:rPr>
                  </w:rPrChange>
                </w:rPr>
                <w:delText>0</w:delText>
              </w:r>
            </w:del>
          </w:p>
        </w:tc>
        <w:tc>
          <w:tcPr>
            <w:tcW w:w="1134" w:type="dxa"/>
            <w:tcPrChange w:id="2908" w:author="MUKOLWE" w:date="2024-11-23T01:26:00Z">
              <w:tcPr>
                <w:tcW w:w="1131" w:type="dxa"/>
              </w:tcPr>
            </w:tcPrChange>
          </w:tcPr>
          <w:p w14:paraId="62804EA1" w14:textId="77777777" w:rsidR="00DD1D88" w:rsidRPr="00815E7C" w:rsidDel="00691795" w:rsidRDefault="00DD1D88" w:rsidP="0062071D">
            <w:pPr>
              <w:pStyle w:val="TableParagraph"/>
              <w:spacing w:line="276" w:lineRule="auto"/>
              <w:ind w:left="93"/>
              <w:jc w:val="both"/>
              <w:rPr>
                <w:del w:id="2909" w:author="MUKOLWE" w:date="2024-11-23T01:27:00Z"/>
                <w:sz w:val="20"/>
                <w:highlight w:val="yellow"/>
                <w:rPrChange w:id="2910" w:author="MUKOLWE" w:date="2024-11-23T01:49:00Z">
                  <w:rPr>
                    <w:del w:id="2911" w:author="MUKOLWE" w:date="2024-11-23T01:27:00Z"/>
                    <w:sz w:val="20"/>
                  </w:rPr>
                </w:rPrChange>
              </w:rPr>
            </w:pPr>
            <w:del w:id="2912" w:author="MUKOLWE" w:date="2024-11-23T01:27:00Z">
              <w:r w:rsidRPr="00815E7C" w:rsidDel="00691795">
                <w:rPr>
                  <w:spacing w:val="-2"/>
                  <w:sz w:val="20"/>
                  <w:highlight w:val="yellow"/>
                  <w:rPrChange w:id="2913" w:author="MUKOLWE" w:date="2024-11-23T01:49:00Z">
                    <w:rPr>
                      <w:spacing w:val="-2"/>
                      <w:sz w:val="20"/>
                    </w:rPr>
                  </w:rPrChange>
                </w:rPr>
                <w:delText>429</w:delText>
              </w:r>
              <w:r w:rsidR="00815D14" w:rsidRPr="00815E7C" w:rsidDel="00691795">
                <w:rPr>
                  <w:spacing w:val="-2"/>
                  <w:sz w:val="20"/>
                  <w:highlight w:val="yellow"/>
                  <w:rPrChange w:id="2914" w:author="MUKOLWE" w:date="2024-11-23T01:49:00Z">
                    <w:rPr>
                      <w:spacing w:val="-2"/>
                      <w:sz w:val="20"/>
                    </w:rPr>
                  </w:rPrChange>
                </w:rPr>
                <w:delText>,</w:delText>
              </w:r>
              <w:r w:rsidRPr="00815E7C" w:rsidDel="00691795">
                <w:rPr>
                  <w:spacing w:val="-2"/>
                  <w:sz w:val="20"/>
                  <w:highlight w:val="yellow"/>
                  <w:rPrChange w:id="2915" w:author="MUKOLWE" w:date="2024-11-23T01:49:00Z">
                    <w:rPr>
                      <w:spacing w:val="-2"/>
                      <w:sz w:val="20"/>
                    </w:rPr>
                  </w:rPrChange>
                </w:rPr>
                <w:delText>245</w:delText>
              </w:r>
            </w:del>
          </w:p>
        </w:tc>
      </w:tr>
      <w:tr w:rsidR="00E71101" w:rsidRPr="00815E7C" w:rsidDel="00691795" w14:paraId="13CCCE45" w14:textId="77777777" w:rsidTr="00691795">
        <w:trPr>
          <w:trHeight w:val="268"/>
          <w:del w:id="2916" w:author="MUKOLWE" w:date="2024-11-23T01:27:00Z"/>
          <w:trPrChange w:id="2917" w:author="MUKOLWE" w:date="2024-11-23T01:26:00Z">
            <w:trPr>
              <w:trHeight w:val="268"/>
            </w:trPr>
          </w:trPrChange>
        </w:trPr>
        <w:tc>
          <w:tcPr>
            <w:tcW w:w="1895" w:type="dxa"/>
            <w:tcPrChange w:id="2918" w:author="MUKOLWE" w:date="2024-11-23T01:26:00Z">
              <w:tcPr>
                <w:tcW w:w="1890" w:type="dxa"/>
              </w:tcPr>
            </w:tcPrChange>
          </w:tcPr>
          <w:p w14:paraId="37D1EE5C" w14:textId="77777777" w:rsidR="00DD1D88" w:rsidRPr="00815E7C" w:rsidDel="00691795" w:rsidRDefault="00DD1D88" w:rsidP="0062071D">
            <w:pPr>
              <w:pStyle w:val="TableParagraph"/>
              <w:spacing w:line="276" w:lineRule="auto"/>
              <w:ind w:left="215"/>
              <w:jc w:val="both"/>
              <w:rPr>
                <w:del w:id="2919" w:author="MUKOLWE" w:date="2024-11-23T01:27:00Z"/>
                <w:b/>
                <w:sz w:val="20"/>
                <w:highlight w:val="yellow"/>
                <w:rPrChange w:id="2920" w:author="MUKOLWE" w:date="2024-11-23T01:49:00Z">
                  <w:rPr>
                    <w:del w:id="2921" w:author="MUKOLWE" w:date="2024-11-23T01:27:00Z"/>
                    <w:b/>
                    <w:sz w:val="20"/>
                  </w:rPr>
                </w:rPrChange>
              </w:rPr>
            </w:pPr>
            <w:del w:id="2922" w:author="MUKOLWE" w:date="2024-11-23T01:27:00Z">
              <w:r w:rsidRPr="00815E7C" w:rsidDel="00691795">
                <w:rPr>
                  <w:b/>
                  <w:sz w:val="20"/>
                  <w:highlight w:val="yellow"/>
                  <w:rPrChange w:id="2923" w:author="MUKOLWE" w:date="2024-11-23T01:49:00Z">
                    <w:rPr>
                      <w:b/>
                      <w:sz w:val="20"/>
                    </w:rPr>
                  </w:rPrChange>
                </w:rPr>
                <w:delText>Fixed</w:delText>
              </w:r>
              <w:r w:rsidRPr="00815E7C" w:rsidDel="00691795">
                <w:rPr>
                  <w:b/>
                  <w:spacing w:val="-6"/>
                  <w:sz w:val="20"/>
                  <w:highlight w:val="yellow"/>
                  <w:rPrChange w:id="2924" w:author="MUKOLWE" w:date="2024-11-23T01:49:00Z">
                    <w:rPr>
                      <w:b/>
                      <w:spacing w:val="-6"/>
                      <w:sz w:val="20"/>
                    </w:rPr>
                  </w:rPrChange>
                </w:rPr>
                <w:delText xml:space="preserve"> </w:delText>
              </w:r>
              <w:r w:rsidRPr="00815E7C" w:rsidDel="00691795">
                <w:rPr>
                  <w:b/>
                  <w:spacing w:val="-2"/>
                  <w:sz w:val="20"/>
                  <w:highlight w:val="yellow"/>
                  <w:rPrChange w:id="2925" w:author="MUKOLWE" w:date="2024-11-23T01:49:00Z">
                    <w:rPr>
                      <w:b/>
                      <w:spacing w:val="-2"/>
                      <w:sz w:val="20"/>
                    </w:rPr>
                  </w:rPrChange>
                </w:rPr>
                <w:delText>Expenses:</w:delText>
              </w:r>
            </w:del>
          </w:p>
        </w:tc>
        <w:tc>
          <w:tcPr>
            <w:tcW w:w="854" w:type="dxa"/>
            <w:tcPrChange w:id="2926" w:author="MUKOLWE" w:date="2024-11-23T01:26:00Z">
              <w:tcPr>
                <w:tcW w:w="854" w:type="dxa"/>
              </w:tcPr>
            </w:tcPrChange>
          </w:tcPr>
          <w:p w14:paraId="0BB212AC" w14:textId="77777777" w:rsidR="00DD1D88" w:rsidRPr="00815E7C" w:rsidDel="00691795" w:rsidRDefault="00DD1D88" w:rsidP="0062071D">
            <w:pPr>
              <w:pStyle w:val="TableParagraph"/>
              <w:spacing w:line="276" w:lineRule="auto"/>
              <w:jc w:val="both"/>
              <w:rPr>
                <w:del w:id="2927" w:author="MUKOLWE" w:date="2024-11-23T01:27:00Z"/>
                <w:sz w:val="18"/>
                <w:highlight w:val="yellow"/>
                <w:rPrChange w:id="2928" w:author="MUKOLWE" w:date="2024-11-23T01:49:00Z">
                  <w:rPr>
                    <w:del w:id="2929" w:author="MUKOLWE" w:date="2024-11-23T01:27:00Z"/>
                    <w:sz w:val="18"/>
                  </w:rPr>
                </w:rPrChange>
              </w:rPr>
            </w:pPr>
          </w:p>
        </w:tc>
        <w:tc>
          <w:tcPr>
            <w:tcW w:w="810" w:type="dxa"/>
            <w:tcPrChange w:id="2930" w:author="MUKOLWE" w:date="2024-11-23T01:26:00Z">
              <w:tcPr>
                <w:tcW w:w="810" w:type="dxa"/>
              </w:tcPr>
            </w:tcPrChange>
          </w:tcPr>
          <w:p w14:paraId="4982FC64" w14:textId="77777777" w:rsidR="00DD1D88" w:rsidRPr="00815E7C" w:rsidDel="00691795" w:rsidRDefault="00DD1D88" w:rsidP="0062071D">
            <w:pPr>
              <w:pStyle w:val="TableParagraph"/>
              <w:spacing w:line="276" w:lineRule="auto"/>
              <w:jc w:val="both"/>
              <w:rPr>
                <w:del w:id="2931" w:author="MUKOLWE" w:date="2024-11-23T01:27:00Z"/>
                <w:sz w:val="18"/>
                <w:highlight w:val="yellow"/>
                <w:rPrChange w:id="2932" w:author="MUKOLWE" w:date="2024-11-23T01:49:00Z">
                  <w:rPr>
                    <w:del w:id="2933" w:author="MUKOLWE" w:date="2024-11-23T01:27:00Z"/>
                    <w:sz w:val="18"/>
                  </w:rPr>
                </w:rPrChange>
              </w:rPr>
            </w:pPr>
          </w:p>
        </w:tc>
        <w:tc>
          <w:tcPr>
            <w:tcW w:w="810" w:type="dxa"/>
            <w:tcPrChange w:id="2934" w:author="MUKOLWE" w:date="2024-11-23T01:26:00Z">
              <w:tcPr>
                <w:tcW w:w="810" w:type="dxa"/>
              </w:tcPr>
            </w:tcPrChange>
          </w:tcPr>
          <w:p w14:paraId="4119731A" w14:textId="77777777" w:rsidR="00DD1D88" w:rsidRPr="00815E7C" w:rsidDel="00691795" w:rsidRDefault="00DD1D88" w:rsidP="0062071D">
            <w:pPr>
              <w:pStyle w:val="TableParagraph"/>
              <w:spacing w:line="276" w:lineRule="auto"/>
              <w:jc w:val="both"/>
              <w:rPr>
                <w:del w:id="2935" w:author="MUKOLWE" w:date="2024-11-23T01:27:00Z"/>
                <w:sz w:val="18"/>
                <w:highlight w:val="yellow"/>
                <w:rPrChange w:id="2936" w:author="MUKOLWE" w:date="2024-11-23T01:49:00Z">
                  <w:rPr>
                    <w:del w:id="2937" w:author="MUKOLWE" w:date="2024-11-23T01:27:00Z"/>
                    <w:sz w:val="18"/>
                  </w:rPr>
                </w:rPrChange>
              </w:rPr>
            </w:pPr>
          </w:p>
        </w:tc>
        <w:tc>
          <w:tcPr>
            <w:tcW w:w="964" w:type="dxa"/>
            <w:tcPrChange w:id="2938" w:author="MUKOLWE" w:date="2024-11-23T01:26:00Z">
              <w:tcPr>
                <w:tcW w:w="964" w:type="dxa"/>
              </w:tcPr>
            </w:tcPrChange>
          </w:tcPr>
          <w:p w14:paraId="08618012" w14:textId="77777777" w:rsidR="00DD1D88" w:rsidRPr="00815E7C" w:rsidDel="00691795" w:rsidRDefault="00DD1D88" w:rsidP="0062071D">
            <w:pPr>
              <w:pStyle w:val="TableParagraph"/>
              <w:spacing w:line="276" w:lineRule="auto"/>
              <w:jc w:val="both"/>
              <w:rPr>
                <w:del w:id="2939" w:author="MUKOLWE" w:date="2024-11-23T01:27:00Z"/>
                <w:sz w:val="18"/>
                <w:highlight w:val="yellow"/>
                <w:rPrChange w:id="2940" w:author="MUKOLWE" w:date="2024-11-23T01:49:00Z">
                  <w:rPr>
                    <w:del w:id="2941" w:author="MUKOLWE" w:date="2024-11-23T01:27:00Z"/>
                    <w:sz w:val="18"/>
                  </w:rPr>
                </w:rPrChange>
              </w:rPr>
            </w:pPr>
          </w:p>
        </w:tc>
        <w:tc>
          <w:tcPr>
            <w:tcW w:w="862" w:type="dxa"/>
            <w:tcPrChange w:id="2942" w:author="MUKOLWE" w:date="2024-11-23T01:26:00Z">
              <w:tcPr>
                <w:tcW w:w="862" w:type="dxa"/>
              </w:tcPr>
            </w:tcPrChange>
          </w:tcPr>
          <w:p w14:paraId="1F7ADAED" w14:textId="77777777" w:rsidR="00DD1D88" w:rsidRPr="00815E7C" w:rsidDel="00691795" w:rsidRDefault="00DD1D88" w:rsidP="0062071D">
            <w:pPr>
              <w:pStyle w:val="TableParagraph"/>
              <w:spacing w:line="276" w:lineRule="auto"/>
              <w:jc w:val="both"/>
              <w:rPr>
                <w:del w:id="2943" w:author="MUKOLWE" w:date="2024-11-23T01:27:00Z"/>
                <w:sz w:val="18"/>
                <w:highlight w:val="yellow"/>
                <w:rPrChange w:id="2944" w:author="MUKOLWE" w:date="2024-11-23T01:49:00Z">
                  <w:rPr>
                    <w:del w:id="2945" w:author="MUKOLWE" w:date="2024-11-23T01:27:00Z"/>
                    <w:sz w:val="18"/>
                  </w:rPr>
                </w:rPrChange>
              </w:rPr>
            </w:pPr>
          </w:p>
        </w:tc>
        <w:tc>
          <w:tcPr>
            <w:tcW w:w="810" w:type="dxa"/>
            <w:tcPrChange w:id="2946" w:author="MUKOLWE" w:date="2024-11-23T01:26:00Z">
              <w:tcPr>
                <w:tcW w:w="810" w:type="dxa"/>
              </w:tcPr>
            </w:tcPrChange>
          </w:tcPr>
          <w:p w14:paraId="472D8C44" w14:textId="77777777" w:rsidR="00DD1D88" w:rsidRPr="00815E7C" w:rsidDel="00691795" w:rsidRDefault="00DD1D88" w:rsidP="0062071D">
            <w:pPr>
              <w:pStyle w:val="TableParagraph"/>
              <w:spacing w:line="276" w:lineRule="auto"/>
              <w:jc w:val="both"/>
              <w:rPr>
                <w:del w:id="2947" w:author="MUKOLWE" w:date="2024-11-23T01:27:00Z"/>
                <w:sz w:val="18"/>
                <w:highlight w:val="yellow"/>
                <w:rPrChange w:id="2948" w:author="MUKOLWE" w:date="2024-11-23T01:49:00Z">
                  <w:rPr>
                    <w:del w:id="2949" w:author="MUKOLWE" w:date="2024-11-23T01:27:00Z"/>
                    <w:sz w:val="18"/>
                  </w:rPr>
                </w:rPrChange>
              </w:rPr>
            </w:pPr>
          </w:p>
        </w:tc>
        <w:tc>
          <w:tcPr>
            <w:tcW w:w="944" w:type="dxa"/>
            <w:tcPrChange w:id="2950" w:author="MUKOLWE" w:date="2024-11-23T01:26:00Z">
              <w:tcPr>
                <w:tcW w:w="944" w:type="dxa"/>
              </w:tcPr>
            </w:tcPrChange>
          </w:tcPr>
          <w:p w14:paraId="396AE232" w14:textId="77777777" w:rsidR="00DD1D88" w:rsidRPr="00815E7C" w:rsidDel="00691795" w:rsidRDefault="00DD1D88" w:rsidP="0062071D">
            <w:pPr>
              <w:pStyle w:val="TableParagraph"/>
              <w:spacing w:line="276" w:lineRule="auto"/>
              <w:jc w:val="both"/>
              <w:rPr>
                <w:del w:id="2951" w:author="MUKOLWE" w:date="2024-11-23T01:27:00Z"/>
                <w:sz w:val="18"/>
                <w:highlight w:val="yellow"/>
                <w:rPrChange w:id="2952" w:author="MUKOLWE" w:date="2024-11-23T01:49:00Z">
                  <w:rPr>
                    <w:del w:id="2953" w:author="MUKOLWE" w:date="2024-11-23T01:27:00Z"/>
                    <w:sz w:val="18"/>
                  </w:rPr>
                </w:rPrChange>
              </w:rPr>
            </w:pPr>
          </w:p>
        </w:tc>
        <w:tc>
          <w:tcPr>
            <w:tcW w:w="982" w:type="dxa"/>
            <w:tcPrChange w:id="2954" w:author="MUKOLWE" w:date="2024-11-23T01:26:00Z">
              <w:tcPr>
                <w:tcW w:w="982" w:type="dxa"/>
              </w:tcPr>
            </w:tcPrChange>
          </w:tcPr>
          <w:p w14:paraId="54747BAB" w14:textId="77777777" w:rsidR="00DD1D88" w:rsidRPr="00815E7C" w:rsidDel="00691795" w:rsidRDefault="00DD1D88" w:rsidP="0062071D">
            <w:pPr>
              <w:pStyle w:val="TableParagraph"/>
              <w:spacing w:line="276" w:lineRule="auto"/>
              <w:jc w:val="both"/>
              <w:rPr>
                <w:del w:id="2955" w:author="MUKOLWE" w:date="2024-11-23T01:27:00Z"/>
                <w:sz w:val="18"/>
                <w:highlight w:val="yellow"/>
                <w:rPrChange w:id="2956" w:author="MUKOLWE" w:date="2024-11-23T01:49:00Z">
                  <w:rPr>
                    <w:del w:id="2957" w:author="MUKOLWE" w:date="2024-11-23T01:27:00Z"/>
                    <w:sz w:val="18"/>
                  </w:rPr>
                </w:rPrChange>
              </w:rPr>
            </w:pPr>
          </w:p>
        </w:tc>
        <w:tc>
          <w:tcPr>
            <w:tcW w:w="1134" w:type="dxa"/>
            <w:tcPrChange w:id="2958" w:author="MUKOLWE" w:date="2024-11-23T01:26:00Z">
              <w:tcPr>
                <w:tcW w:w="992" w:type="dxa"/>
              </w:tcPr>
            </w:tcPrChange>
          </w:tcPr>
          <w:p w14:paraId="13B9315B" w14:textId="77777777" w:rsidR="00DD1D88" w:rsidRPr="00815E7C" w:rsidDel="00691795" w:rsidRDefault="00DD1D88" w:rsidP="0062071D">
            <w:pPr>
              <w:pStyle w:val="TableParagraph"/>
              <w:spacing w:line="276" w:lineRule="auto"/>
              <w:jc w:val="both"/>
              <w:rPr>
                <w:del w:id="2959" w:author="MUKOLWE" w:date="2024-11-23T01:27:00Z"/>
                <w:sz w:val="18"/>
                <w:highlight w:val="yellow"/>
                <w:rPrChange w:id="2960" w:author="MUKOLWE" w:date="2024-11-23T01:49:00Z">
                  <w:rPr>
                    <w:del w:id="2961" w:author="MUKOLWE" w:date="2024-11-23T01:27:00Z"/>
                    <w:sz w:val="18"/>
                  </w:rPr>
                </w:rPrChange>
              </w:rPr>
            </w:pPr>
          </w:p>
        </w:tc>
        <w:tc>
          <w:tcPr>
            <w:tcW w:w="992" w:type="dxa"/>
            <w:tcPrChange w:id="2962" w:author="MUKOLWE" w:date="2024-11-23T01:26:00Z">
              <w:tcPr>
                <w:tcW w:w="992" w:type="dxa"/>
              </w:tcPr>
            </w:tcPrChange>
          </w:tcPr>
          <w:p w14:paraId="42A7288E" w14:textId="77777777" w:rsidR="00DD1D88" w:rsidRPr="00815E7C" w:rsidDel="00691795" w:rsidRDefault="00DD1D88" w:rsidP="0062071D">
            <w:pPr>
              <w:pStyle w:val="TableParagraph"/>
              <w:spacing w:line="276" w:lineRule="auto"/>
              <w:jc w:val="both"/>
              <w:rPr>
                <w:del w:id="2963" w:author="MUKOLWE" w:date="2024-11-23T01:27:00Z"/>
                <w:sz w:val="18"/>
                <w:highlight w:val="yellow"/>
                <w:rPrChange w:id="2964" w:author="MUKOLWE" w:date="2024-11-23T01:49:00Z">
                  <w:rPr>
                    <w:del w:id="2965" w:author="MUKOLWE" w:date="2024-11-23T01:27:00Z"/>
                    <w:sz w:val="18"/>
                  </w:rPr>
                </w:rPrChange>
              </w:rPr>
            </w:pPr>
          </w:p>
        </w:tc>
        <w:tc>
          <w:tcPr>
            <w:tcW w:w="992" w:type="dxa"/>
            <w:tcPrChange w:id="2966" w:author="MUKOLWE" w:date="2024-11-23T01:26:00Z">
              <w:tcPr>
                <w:tcW w:w="992" w:type="dxa"/>
              </w:tcPr>
            </w:tcPrChange>
          </w:tcPr>
          <w:p w14:paraId="21CBA7C7" w14:textId="77777777" w:rsidR="00DD1D88" w:rsidRPr="00815E7C" w:rsidDel="00691795" w:rsidRDefault="00DD1D88" w:rsidP="0062071D">
            <w:pPr>
              <w:pStyle w:val="TableParagraph"/>
              <w:spacing w:line="276" w:lineRule="auto"/>
              <w:jc w:val="both"/>
              <w:rPr>
                <w:del w:id="2967" w:author="MUKOLWE" w:date="2024-11-23T01:27:00Z"/>
                <w:sz w:val="18"/>
                <w:highlight w:val="yellow"/>
                <w:rPrChange w:id="2968" w:author="MUKOLWE" w:date="2024-11-23T01:49:00Z">
                  <w:rPr>
                    <w:del w:id="2969" w:author="MUKOLWE" w:date="2024-11-23T01:27:00Z"/>
                    <w:sz w:val="18"/>
                  </w:rPr>
                </w:rPrChange>
              </w:rPr>
            </w:pPr>
          </w:p>
        </w:tc>
        <w:tc>
          <w:tcPr>
            <w:tcW w:w="851" w:type="dxa"/>
            <w:tcPrChange w:id="2970" w:author="MUKOLWE" w:date="2024-11-23T01:26:00Z">
              <w:tcPr>
                <w:tcW w:w="851" w:type="dxa"/>
              </w:tcPr>
            </w:tcPrChange>
          </w:tcPr>
          <w:p w14:paraId="1CF04F1E" w14:textId="77777777" w:rsidR="00DD1D88" w:rsidRPr="00815E7C" w:rsidDel="00691795" w:rsidRDefault="00DD1D88" w:rsidP="0062071D">
            <w:pPr>
              <w:pStyle w:val="TableParagraph"/>
              <w:spacing w:line="276" w:lineRule="auto"/>
              <w:jc w:val="both"/>
              <w:rPr>
                <w:del w:id="2971" w:author="MUKOLWE" w:date="2024-11-23T01:27:00Z"/>
                <w:sz w:val="18"/>
                <w:highlight w:val="yellow"/>
                <w:rPrChange w:id="2972" w:author="MUKOLWE" w:date="2024-11-23T01:49:00Z">
                  <w:rPr>
                    <w:del w:id="2973" w:author="MUKOLWE" w:date="2024-11-23T01:27:00Z"/>
                    <w:sz w:val="18"/>
                  </w:rPr>
                </w:rPrChange>
              </w:rPr>
            </w:pPr>
          </w:p>
        </w:tc>
        <w:tc>
          <w:tcPr>
            <w:tcW w:w="1134" w:type="dxa"/>
            <w:tcPrChange w:id="2974" w:author="MUKOLWE" w:date="2024-11-23T01:26:00Z">
              <w:tcPr>
                <w:tcW w:w="1131" w:type="dxa"/>
              </w:tcPr>
            </w:tcPrChange>
          </w:tcPr>
          <w:p w14:paraId="4A17F2DC" w14:textId="77777777" w:rsidR="00DD1D88" w:rsidRPr="00815E7C" w:rsidDel="00691795" w:rsidRDefault="00DD1D88" w:rsidP="0062071D">
            <w:pPr>
              <w:pStyle w:val="TableParagraph"/>
              <w:spacing w:line="276" w:lineRule="auto"/>
              <w:jc w:val="both"/>
              <w:rPr>
                <w:del w:id="2975" w:author="MUKOLWE" w:date="2024-11-23T01:27:00Z"/>
                <w:sz w:val="18"/>
                <w:highlight w:val="yellow"/>
                <w:rPrChange w:id="2976" w:author="MUKOLWE" w:date="2024-11-23T01:49:00Z">
                  <w:rPr>
                    <w:del w:id="2977" w:author="MUKOLWE" w:date="2024-11-23T01:27:00Z"/>
                    <w:sz w:val="18"/>
                  </w:rPr>
                </w:rPrChange>
              </w:rPr>
            </w:pPr>
          </w:p>
        </w:tc>
      </w:tr>
      <w:tr w:rsidR="00E71101" w:rsidRPr="00815E7C" w:rsidDel="00691795" w14:paraId="790E7C60" w14:textId="77777777" w:rsidTr="00691795">
        <w:trPr>
          <w:trHeight w:val="64"/>
          <w:del w:id="2978" w:author="MUKOLWE" w:date="2024-11-23T01:27:00Z"/>
          <w:trPrChange w:id="2979" w:author="MUKOLWE" w:date="2024-11-23T01:26:00Z">
            <w:trPr>
              <w:trHeight w:val="64"/>
            </w:trPr>
          </w:trPrChange>
        </w:trPr>
        <w:tc>
          <w:tcPr>
            <w:tcW w:w="1895" w:type="dxa"/>
            <w:tcPrChange w:id="2980" w:author="MUKOLWE" w:date="2024-11-23T01:26:00Z">
              <w:tcPr>
                <w:tcW w:w="1890" w:type="dxa"/>
              </w:tcPr>
            </w:tcPrChange>
          </w:tcPr>
          <w:p w14:paraId="3311F992" w14:textId="77777777" w:rsidR="00DD1D88" w:rsidRPr="00815E7C" w:rsidDel="00691795" w:rsidRDefault="00DD1D88" w:rsidP="00454762">
            <w:pPr>
              <w:pStyle w:val="TableParagraph"/>
              <w:spacing w:line="276" w:lineRule="auto"/>
              <w:ind w:left="93"/>
              <w:jc w:val="both"/>
              <w:rPr>
                <w:del w:id="2981" w:author="MUKOLWE" w:date="2024-11-23T01:27:00Z"/>
                <w:b/>
                <w:sz w:val="20"/>
                <w:highlight w:val="yellow"/>
                <w:rPrChange w:id="2982" w:author="MUKOLWE" w:date="2024-11-23T01:49:00Z">
                  <w:rPr>
                    <w:del w:id="2983" w:author="MUKOLWE" w:date="2024-11-23T01:27:00Z"/>
                    <w:b/>
                    <w:sz w:val="20"/>
                  </w:rPr>
                </w:rPrChange>
              </w:rPr>
            </w:pPr>
            <w:del w:id="2984" w:author="MUKOLWE" w:date="2024-11-23T01:27:00Z">
              <w:r w:rsidRPr="00815E7C" w:rsidDel="00691795">
                <w:rPr>
                  <w:b/>
                  <w:spacing w:val="-4"/>
                  <w:sz w:val="20"/>
                  <w:highlight w:val="yellow"/>
                  <w:rPrChange w:id="2985" w:author="MUKOLWE" w:date="2024-11-23T01:49:00Z">
                    <w:rPr>
                      <w:b/>
                      <w:spacing w:val="-4"/>
                      <w:sz w:val="20"/>
                    </w:rPr>
                  </w:rPrChange>
                </w:rPr>
                <w:delText>Rent</w:delText>
              </w:r>
            </w:del>
          </w:p>
        </w:tc>
        <w:tc>
          <w:tcPr>
            <w:tcW w:w="854" w:type="dxa"/>
            <w:tcPrChange w:id="2986" w:author="MUKOLWE" w:date="2024-11-23T01:26:00Z">
              <w:tcPr>
                <w:tcW w:w="854" w:type="dxa"/>
              </w:tcPr>
            </w:tcPrChange>
          </w:tcPr>
          <w:p w14:paraId="53A01AF9" w14:textId="77777777" w:rsidR="00DD1D88" w:rsidRPr="00815E7C" w:rsidDel="00691795" w:rsidRDefault="00DD1D88" w:rsidP="00EB45BC">
            <w:pPr>
              <w:pStyle w:val="TableParagraph"/>
              <w:spacing w:line="276" w:lineRule="auto"/>
              <w:jc w:val="both"/>
              <w:rPr>
                <w:del w:id="2987" w:author="MUKOLWE" w:date="2024-11-23T01:27:00Z"/>
                <w:sz w:val="20"/>
                <w:highlight w:val="yellow"/>
                <w:rPrChange w:id="2988" w:author="MUKOLWE" w:date="2024-11-23T01:49:00Z">
                  <w:rPr>
                    <w:del w:id="2989" w:author="MUKOLWE" w:date="2024-11-23T01:27:00Z"/>
                    <w:sz w:val="20"/>
                  </w:rPr>
                </w:rPrChange>
              </w:rPr>
            </w:pPr>
            <w:del w:id="2990" w:author="MUKOLWE" w:date="2024-11-23T01:27:00Z">
              <w:r w:rsidRPr="00815E7C" w:rsidDel="00691795">
                <w:rPr>
                  <w:spacing w:val="-2"/>
                  <w:sz w:val="20"/>
                  <w:highlight w:val="yellow"/>
                  <w:rPrChange w:id="2991" w:author="MUKOLWE" w:date="2024-11-23T01:49:00Z">
                    <w:rPr>
                      <w:spacing w:val="-2"/>
                      <w:sz w:val="20"/>
                    </w:rPr>
                  </w:rPrChange>
                </w:rPr>
                <w:delText>17</w:delText>
              </w:r>
              <w:r w:rsidR="00A97D6C" w:rsidRPr="00815E7C" w:rsidDel="00691795">
                <w:rPr>
                  <w:spacing w:val="-2"/>
                  <w:sz w:val="20"/>
                  <w:highlight w:val="yellow"/>
                  <w:rPrChange w:id="2992" w:author="MUKOLWE" w:date="2024-11-23T01:49:00Z">
                    <w:rPr>
                      <w:spacing w:val="-2"/>
                      <w:sz w:val="20"/>
                    </w:rPr>
                  </w:rPrChange>
                </w:rPr>
                <w:delText>,</w:delText>
              </w:r>
              <w:r w:rsidRPr="00815E7C" w:rsidDel="00691795">
                <w:rPr>
                  <w:spacing w:val="-2"/>
                  <w:sz w:val="20"/>
                  <w:highlight w:val="yellow"/>
                  <w:rPrChange w:id="2993" w:author="MUKOLWE" w:date="2024-11-23T01:49:00Z">
                    <w:rPr>
                      <w:spacing w:val="-2"/>
                      <w:sz w:val="20"/>
                    </w:rPr>
                  </w:rPrChange>
                </w:rPr>
                <w:delText>000</w:delText>
              </w:r>
            </w:del>
          </w:p>
        </w:tc>
        <w:tc>
          <w:tcPr>
            <w:tcW w:w="810" w:type="dxa"/>
            <w:tcPrChange w:id="2994" w:author="MUKOLWE" w:date="2024-11-23T01:26:00Z">
              <w:tcPr>
                <w:tcW w:w="810" w:type="dxa"/>
              </w:tcPr>
            </w:tcPrChange>
          </w:tcPr>
          <w:p w14:paraId="4037A07E" w14:textId="77777777" w:rsidR="00DD1D88" w:rsidRPr="00815E7C" w:rsidDel="00691795" w:rsidRDefault="00DD1D88" w:rsidP="00EB45BC">
            <w:pPr>
              <w:pStyle w:val="TableParagraph"/>
              <w:spacing w:line="276" w:lineRule="auto"/>
              <w:jc w:val="both"/>
              <w:rPr>
                <w:del w:id="2995" w:author="MUKOLWE" w:date="2024-11-23T01:27:00Z"/>
                <w:sz w:val="20"/>
                <w:highlight w:val="yellow"/>
                <w:rPrChange w:id="2996" w:author="MUKOLWE" w:date="2024-11-23T01:49:00Z">
                  <w:rPr>
                    <w:del w:id="2997" w:author="MUKOLWE" w:date="2024-11-23T01:27:00Z"/>
                    <w:sz w:val="20"/>
                  </w:rPr>
                </w:rPrChange>
              </w:rPr>
            </w:pPr>
            <w:del w:id="2998" w:author="MUKOLWE" w:date="2024-11-23T01:27:00Z">
              <w:r w:rsidRPr="00815E7C" w:rsidDel="00691795">
                <w:rPr>
                  <w:spacing w:val="-2"/>
                  <w:sz w:val="20"/>
                  <w:highlight w:val="yellow"/>
                  <w:rPrChange w:id="2999" w:author="MUKOLWE" w:date="2024-11-23T01:49:00Z">
                    <w:rPr>
                      <w:spacing w:val="-2"/>
                      <w:sz w:val="20"/>
                    </w:rPr>
                  </w:rPrChange>
                </w:rPr>
                <w:delText>17</w:delText>
              </w:r>
              <w:r w:rsidR="00A97D6C" w:rsidRPr="00815E7C" w:rsidDel="00691795">
                <w:rPr>
                  <w:spacing w:val="-2"/>
                  <w:sz w:val="20"/>
                  <w:highlight w:val="yellow"/>
                  <w:rPrChange w:id="3000" w:author="MUKOLWE" w:date="2024-11-23T01:49:00Z">
                    <w:rPr>
                      <w:spacing w:val="-2"/>
                      <w:sz w:val="20"/>
                    </w:rPr>
                  </w:rPrChange>
                </w:rPr>
                <w:delText>,</w:delText>
              </w:r>
              <w:r w:rsidRPr="00815E7C" w:rsidDel="00691795">
                <w:rPr>
                  <w:spacing w:val="-2"/>
                  <w:sz w:val="20"/>
                  <w:highlight w:val="yellow"/>
                  <w:rPrChange w:id="3001" w:author="MUKOLWE" w:date="2024-11-23T01:49:00Z">
                    <w:rPr>
                      <w:spacing w:val="-2"/>
                      <w:sz w:val="20"/>
                    </w:rPr>
                  </w:rPrChange>
                </w:rPr>
                <w:delText>000</w:delText>
              </w:r>
            </w:del>
          </w:p>
        </w:tc>
        <w:tc>
          <w:tcPr>
            <w:tcW w:w="810" w:type="dxa"/>
            <w:tcPrChange w:id="3002" w:author="MUKOLWE" w:date="2024-11-23T01:26:00Z">
              <w:tcPr>
                <w:tcW w:w="810" w:type="dxa"/>
              </w:tcPr>
            </w:tcPrChange>
          </w:tcPr>
          <w:p w14:paraId="3114DA0A" w14:textId="77777777" w:rsidR="00DD1D88" w:rsidRPr="00815E7C" w:rsidDel="00691795" w:rsidRDefault="00DD1D88" w:rsidP="00EB45BC">
            <w:pPr>
              <w:pStyle w:val="TableParagraph"/>
              <w:spacing w:line="276" w:lineRule="auto"/>
              <w:jc w:val="both"/>
              <w:rPr>
                <w:del w:id="3003" w:author="MUKOLWE" w:date="2024-11-23T01:27:00Z"/>
                <w:sz w:val="20"/>
                <w:highlight w:val="yellow"/>
                <w:rPrChange w:id="3004" w:author="MUKOLWE" w:date="2024-11-23T01:49:00Z">
                  <w:rPr>
                    <w:del w:id="3005" w:author="MUKOLWE" w:date="2024-11-23T01:27:00Z"/>
                    <w:sz w:val="20"/>
                  </w:rPr>
                </w:rPrChange>
              </w:rPr>
            </w:pPr>
            <w:del w:id="3006" w:author="MUKOLWE" w:date="2024-11-23T01:27:00Z">
              <w:r w:rsidRPr="00815E7C" w:rsidDel="00691795">
                <w:rPr>
                  <w:spacing w:val="-4"/>
                  <w:sz w:val="20"/>
                  <w:highlight w:val="yellow"/>
                  <w:rPrChange w:id="3007" w:author="MUKOLWE" w:date="2024-11-23T01:49:00Z">
                    <w:rPr>
                      <w:spacing w:val="-4"/>
                      <w:sz w:val="20"/>
                    </w:rPr>
                  </w:rPrChange>
                </w:rPr>
                <w:delText>17</w:delText>
              </w:r>
              <w:r w:rsidR="00A97D6C" w:rsidRPr="00815E7C" w:rsidDel="00691795">
                <w:rPr>
                  <w:spacing w:val="-4"/>
                  <w:sz w:val="20"/>
                  <w:highlight w:val="yellow"/>
                  <w:rPrChange w:id="3008" w:author="MUKOLWE" w:date="2024-11-23T01:49:00Z">
                    <w:rPr>
                      <w:spacing w:val="-4"/>
                      <w:sz w:val="20"/>
                    </w:rPr>
                  </w:rPrChange>
                </w:rPr>
                <w:delText>,</w:delText>
              </w:r>
              <w:r w:rsidRPr="00815E7C" w:rsidDel="00691795">
                <w:rPr>
                  <w:spacing w:val="-4"/>
                  <w:sz w:val="20"/>
                  <w:highlight w:val="yellow"/>
                  <w:rPrChange w:id="3009" w:author="MUKOLWE" w:date="2024-11-23T01:49:00Z">
                    <w:rPr>
                      <w:spacing w:val="-4"/>
                      <w:sz w:val="20"/>
                    </w:rPr>
                  </w:rPrChange>
                </w:rPr>
                <w:delText>00</w:delText>
              </w:r>
              <w:r w:rsidRPr="00815E7C" w:rsidDel="00691795">
                <w:rPr>
                  <w:spacing w:val="-10"/>
                  <w:sz w:val="20"/>
                  <w:highlight w:val="yellow"/>
                  <w:rPrChange w:id="3010" w:author="MUKOLWE" w:date="2024-11-23T01:49:00Z">
                    <w:rPr>
                      <w:spacing w:val="-10"/>
                      <w:sz w:val="20"/>
                    </w:rPr>
                  </w:rPrChange>
                </w:rPr>
                <w:delText>0</w:delText>
              </w:r>
            </w:del>
          </w:p>
        </w:tc>
        <w:tc>
          <w:tcPr>
            <w:tcW w:w="964" w:type="dxa"/>
            <w:tcPrChange w:id="3011" w:author="MUKOLWE" w:date="2024-11-23T01:26:00Z">
              <w:tcPr>
                <w:tcW w:w="964" w:type="dxa"/>
              </w:tcPr>
            </w:tcPrChange>
          </w:tcPr>
          <w:p w14:paraId="07FD8A6D" w14:textId="77777777" w:rsidR="00DD1D88" w:rsidRPr="00815E7C" w:rsidDel="00691795" w:rsidRDefault="00DD1D88" w:rsidP="00B03E09">
            <w:pPr>
              <w:pStyle w:val="TableParagraph"/>
              <w:spacing w:line="276" w:lineRule="auto"/>
              <w:jc w:val="both"/>
              <w:rPr>
                <w:del w:id="3012" w:author="MUKOLWE" w:date="2024-11-23T01:27:00Z"/>
                <w:sz w:val="20"/>
                <w:highlight w:val="yellow"/>
                <w:rPrChange w:id="3013" w:author="MUKOLWE" w:date="2024-11-23T01:49:00Z">
                  <w:rPr>
                    <w:del w:id="3014" w:author="MUKOLWE" w:date="2024-11-23T01:27:00Z"/>
                    <w:sz w:val="20"/>
                  </w:rPr>
                </w:rPrChange>
              </w:rPr>
            </w:pPr>
            <w:del w:id="3015" w:author="MUKOLWE" w:date="2024-11-23T01:27:00Z">
              <w:r w:rsidRPr="00815E7C" w:rsidDel="00691795">
                <w:rPr>
                  <w:spacing w:val="-2"/>
                  <w:sz w:val="20"/>
                  <w:highlight w:val="yellow"/>
                  <w:rPrChange w:id="3016" w:author="MUKOLWE" w:date="2024-11-23T01:49:00Z">
                    <w:rPr>
                      <w:spacing w:val="-2"/>
                      <w:sz w:val="20"/>
                    </w:rPr>
                  </w:rPrChange>
                </w:rPr>
                <w:delText>17</w:delText>
              </w:r>
              <w:r w:rsidR="00A97D6C" w:rsidRPr="00815E7C" w:rsidDel="00691795">
                <w:rPr>
                  <w:spacing w:val="-2"/>
                  <w:sz w:val="20"/>
                  <w:highlight w:val="yellow"/>
                  <w:rPrChange w:id="3017" w:author="MUKOLWE" w:date="2024-11-23T01:49:00Z">
                    <w:rPr>
                      <w:spacing w:val="-2"/>
                      <w:sz w:val="20"/>
                    </w:rPr>
                  </w:rPrChange>
                </w:rPr>
                <w:delText>,</w:delText>
              </w:r>
              <w:r w:rsidRPr="00815E7C" w:rsidDel="00691795">
                <w:rPr>
                  <w:spacing w:val="-2"/>
                  <w:sz w:val="20"/>
                  <w:highlight w:val="yellow"/>
                  <w:rPrChange w:id="3018" w:author="MUKOLWE" w:date="2024-11-23T01:49:00Z">
                    <w:rPr>
                      <w:spacing w:val="-2"/>
                      <w:sz w:val="20"/>
                    </w:rPr>
                  </w:rPrChange>
                </w:rPr>
                <w:delText>000</w:delText>
              </w:r>
            </w:del>
          </w:p>
        </w:tc>
        <w:tc>
          <w:tcPr>
            <w:tcW w:w="862" w:type="dxa"/>
            <w:tcPrChange w:id="3019" w:author="MUKOLWE" w:date="2024-11-23T01:26:00Z">
              <w:tcPr>
                <w:tcW w:w="862" w:type="dxa"/>
              </w:tcPr>
            </w:tcPrChange>
          </w:tcPr>
          <w:p w14:paraId="24B43471" w14:textId="77777777" w:rsidR="00DD1D88" w:rsidRPr="00815E7C" w:rsidDel="00691795" w:rsidRDefault="00DD1D88" w:rsidP="00E066EC">
            <w:pPr>
              <w:pStyle w:val="TableParagraph"/>
              <w:spacing w:line="276" w:lineRule="auto"/>
              <w:jc w:val="both"/>
              <w:rPr>
                <w:del w:id="3020" w:author="MUKOLWE" w:date="2024-11-23T01:27:00Z"/>
                <w:sz w:val="20"/>
                <w:highlight w:val="yellow"/>
                <w:rPrChange w:id="3021" w:author="MUKOLWE" w:date="2024-11-23T01:49:00Z">
                  <w:rPr>
                    <w:del w:id="3022" w:author="MUKOLWE" w:date="2024-11-23T01:27:00Z"/>
                    <w:sz w:val="20"/>
                  </w:rPr>
                </w:rPrChange>
              </w:rPr>
            </w:pPr>
            <w:del w:id="3023" w:author="MUKOLWE" w:date="2024-11-23T01:27:00Z">
              <w:r w:rsidRPr="00815E7C" w:rsidDel="00691795">
                <w:rPr>
                  <w:spacing w:val="-2"/>
                  <w:sz w:val="20"/>
                  <w:highlight w:val="yellow"/>
                  <w:rPrChange w:id="3024" w:author="MUKOLWE" w:date="2024-11-23T01:49:00Z">
                    <w:rPr>
                      <w:spacing w:val="-2"/>
                      <w:sz w:val="20"/>
                    </w:rPr>
                  </w:rPrChange>
                </w:rPr>
                <w:delText>17</w:delText>
              </w:r>
              <w:r w:rsidR="00A97D6C" w:rsidRPr="00815E7C" w:rsidDel="00691795">
                <w:rPr>
                  <w:spacing w:val="-2"/>
                  <w:sz w:val="20"/>
                  <w:highlight w:val="yellow"/>
                  <w:rPrChange w:id="3025" w:author="MUKOLWE" w:date="2024-11-23T01:49:00Z">
                    <w:rPr>
                      <w:spacing w:val="-2"/>
                      <w:sz w:val="20"/>
                    </w:rPr>
                  </w:rPrChange>
                </w:rPr>
                <w:delText>,</w:delText>
              </w:r>
              <w:r w:rsidRPr="00815E7C" w:rsidDel="00691795">
                <w:rPr>
                  <w:spacing w:val="-2"/>
                  <w:sz w:val="20"/>
                  <w:highlight w:val="yellow"/>
                  <w:rPrChange w:id="3026" w:author="MUKOLWE" w:date="2024-11-23T01:49:00Z">
                    <w:rPr>
                      <w:spacing w:val="-2"/>
                      <w:sz w:val="20"/>
                    </w:rPr>
                  </w:rPrChange>
                </w:rPr>
                <w:delText>000</w:delText>
              </w:r>
            </w:del>
          </w:p>
        </w:tc>
        <w:tc>
          <w:tcPr>
            <w:tcW w:w="810" w:type="dxa"/>
            <w:tcPrChange w:id="3027" w:author="MUKOLWE" w:date="2024-11-23T01:26:00Z">
              <w:tcPr>
                <w:tcW w:w="810" w:type="dxa"/>
              </w:tcPr>
            </w:tcPrChange>
          </w:tcPr>
          <w:p w14:paraId="304C9969" w14:textId="77777777" w:rsidR="00DD1D88" w:rsidRPr="00815E7C" w:rsidDel="00691795" w:rsidRDefault="00DD1D88" w:rsidP="00E066EC">
            <w:pPr>
              <w:pStyle w:val="TableParagraph"/>
              <w:spacing w:line="276" w:lineRule="auto"/>
              <w:jc w:val="both"/>
              <w:rPr>
                <w:del w:id="3028" w:author="MUKOLWE" w:date="2024-11-23T01:27:00Z"/>
                <w:sz w:val="20"/>
                <w:highlight w:val="yellow"/>
                <w:rPrChange w:id="3029" w:author="MUKOLWE" w:date="2024-11-23T01:49:00Z">
                  <w:rPr>
                    <w:del w:id="3030" w:author="MUKOLWE" w:date="2024-11-23T01:27:00Z"/>
                    <w:sz w:val="20"/>
                  </w:rPr>
                </w:rPrChange>
              </w:rPr>
            </w:pPr>
            <w:del w:id="3031" w:author="MUKOLWE" w:date="2024-11-23T01:27:00Z">
              <w:r w:rsidRPr="00815E7C" w:rsidDel="00691795">
                <w:rPr>
                  <w:spacing w:val="-4"/>
                  <w:sz w:val="20"/>
                  <w:highlight w:val="yellow"/>
                  <w:rPrChange w:id="3032" w:author="MUKOLWE" w:date="2024-11-23T01:49:00Z">
                    <w:rPr>
                      <w:spacing w:val="-4"/>
                      <w:sz w:val="20"/>
                    </w:rPr>
                  </w:rPrChange>
                </w:rPr>
                <w:delText>17</w:delText>
              </w:r>
              <w:r w:rsidR="00A97D6C" w:rsidRPr="00815E7C" w:rsidDel="00691795">
                <w:rPr>
                  <w:spacing w:val="-4"/>
                  <w:sz w:val="20"/>
                  <w:highlight w:val="yellow"/>
                  <w:rPrChange w:id="3033" w:author="MUKOLWE" w:date="2024-11-23T01:49:00Z">
                    <w:rPr>
                      <w:spacing w:val="-4"/>
                      <w:sz w:val="20"/>
                    </w:rPr>
                  </w:rPrChange>
                </w:rPr>
                <w:delText>,</w:delText>
              </w:r>
              <w:r w:rsidRPr="00815E7C" w:rsidDel="00691795">
                <w:rPr>
                  <w:spacing w:val="-4"/>
                  <w:sz w:val="20"/>
                  <w:highlight w:val="yellow"/>
                  <w:rPrChange w:id="3034" w:author="MUKOLWE" w:date="2024-11-23T01:49:00Z">
                    <w:rPr>
                      <w:spacing w:val="-4"/>
                      <w:sz w:val="20"/>
                    </w:rPr>
                  </w:rPrChange>
                </w:rPr>
                <w:delText>00</w:delText>
              </w:r>
              <w:r w:rsidRPr="00815E7C" w:rsidDel="00691795">
                <w:rPr>
                  <w:spacing w:val="-10"/>
                  <w:sz w:val="20"/>
                  <w:highlight w:val="yellow"/>
                  <w:rPrChange w:id="3035" w:author="MUKOLWE" w:date="2024-11-23T01:49:00Z">
                    <w:rPr>
                      <w:spacing w:val="-10"/>
                      <w:sz w:val="20"/>
                    </w:rPr>
                  </w:rPrChange>
                </w:rPr>
                <w:delText>0</w:delText>
              </w:r>
            </w:del>
          </w:p>
        </w:tc>
        <w:tc>
          <w:tcPr>
            <w:tcW w:w="944" w:type="dxa"/>
            <w:tcPrChange w:id="3036" w:author="MUKOLWE" w:date="2024-11-23T01:26:00Z">
              <w:tcPr>
                <w:tcW w:w="944" w:type="dxa"/>
              </w:tcPr>
            </w:tcPrChange>
          </w:tcPr>
          <w:p w14:paraId="05A61A21" w14:textId="77777777" w:rsidR="00DD1D88" w:rsidRPr="00815E7C" w:rsidDel="00691795" w:rsidRDefault="00DD1D88" w:rsidP="007A056F">
            <w:pPr>
              <w:pStyle w:val="TableParagraph"/>
              <w:spacing w:line="276" w:lineRule="auto"/>
              <w:jc w:val="both"/>
              <w:rPr>
                <w:del w:id="3037" w:author="MUKOLWE" w:date="2024-11-23T01:27:00Z"/>
                <w:sz w:val="20"/>
                <w:highlight w:val="yellow"/>
                <w:rPrChange w:id="3038" w:author="MUKOLWE" w:date="2024-11-23T01:49:00Z">
                  <w:rPr>
                    <w:del w:id="3039" w:author="MUKOLWE" w:date="2024-11-23T01:27:00Z"/>
                    <w:sz w:val="20"/>
                  </w:rPr>
                </w:rPrChange>
              </w:rPr>
            </w:pPr>
            <w:del w:id="3040" w:author="MUKOLWE" w:date="2024-11-23T01:27:00Z">
              <w:r w:rsidRPr="00815E7C" w:rsidDel="00691795">
                <w:rPr>
                  <w:spacing w:val="-2"/>
                  <w:sz w:val="20"/>
                  <w:highlight w:val="yellow"/>
                  <w:rPrChange w:id="3041" w:author="MUKOLWE" w:date="2024-11-23T01:49:00Z">
                    <w:rPr>
                      <w:spacing w:val="-2"/>
                      <w:sz w:val="20"/>
                    </w:rPr>
                  </w:rPrChange>
                </w:rPr>
                <w:delText>17</w:delText>
              </w:r>
              <w:r w:rsidR="00815D14" w:rsidRPr="00815E7C" w:rsidDel="00691795">
                <w:rPr>
                  <w:spacing w:val="-2"/>
                  <w:sz w:val="20"/>
                  <w:highlight w:val="yellow"/>
                  <w:rPrChange w:id="3042" w:author="MUKOLWE" w:date="2024-11-23T01:49:00Z">
                    <w:rPr>
                      <w:spacing w:val="-2"/>
                      <w:sz w:val="20"/>
                    </w:rPr>
                  </w:rPrChange>
                </w:rPr>
                <w:delText>,</w:delText>
              </w:r>
              <w:r w:rsidRPr="00815E7C" w:rsidDel="00691795">
                <w:rPr>
                  <w:spacing w:val="-2"/>
                  <w:sz w:val="20"/>
                  <w:highlight w:val="yellow"/>
                  <w:rPrChange w:id="3043" w:author="MUKOLWE" w:date="2024-11-23T01:49:00Z">
                    <w:rPr>
                      <w:spacing w:val="-2"/>
                      <w:sz w:val="20"/>
                    </w:rPr>
                  </w:rPrChange>
                </w:rPr>
                <w:delText>000</w:delText>
              </w:r>
            </w:del>
          </w:p>
        </w:tc>
        <w:tc>
          <w:tcPr>
            <w:tcW w:w="982" w:type="dxa"/>
            <w:tcPrChange w:id="3044" w:author="MUKOLWE" w:date="2024-11-23T01:26:00Z">
              <w:tcPr>
                <w:tcW w:w="982" w:type="dxa"/>
              </w:tcPr>
            </w:tcPrChange>
          </w:tcPr>
          <w:p w14:paraId="50451451" w14:textId="77777777" w:rsidR="00DD1D88" w:rsidRPr="00815E7C" w:rsidDel="00691795" w:rsidRDefault="00DD1D88" w:rsidP="007A056F">
            <w:pPr>
              <w:pStyle w:val="TableParagraph"/>
              <w:spacing w:line="276" w:lineRule="auto"/>
              <w:jc w:val="both"/>
              <w:rPr>
                <w:del w:id="3045" w:author="MUKOLWE" w:date="2024-11-23T01:27:00Z"/>
                <w:sz w:val="20"/>
                <w:highlight w:val="yellow"/>
                <w:rPrChange w:id="3046" w:author="MUKOLWE" w:date="2024-11-23T01:49:00Z">
                  <w:rPr>
                    <w:del w:id="3047" w:author="MUKOLWE" w:date="2024-11-23T01:27:00Z"/>
                    <w:sz w:val="20"/>
                  </w:rPr>
                </w:rPrChange>
              </w:rPr>
            </w:pPr>
            <w:del w:id="3048" w:author="MUKOLWE" w:date="2024-11-23T01:27:00Z">
              <w:r w:rsidRPr="00815E7C" w:rsidDel="00691795">
                <w:rPr>
                  <w:spacing w:val="-2"/>
                  <w:sz w:val="20"/>
                  <w:highlight w:val="yellow"/>
                  <w:rPrChange w:id="3049" w:author="MUKOLWE" w:date="2024-11-23T01:49:00Z">
                    <w:rPr>
                      <w:spacing w:val="-2"/>
                      <w:sz w:val="20"/>
                    </w:rPr>
                  </w:rPrChange>
                </w:rPr>
                <w:delText>17</w:delText>
              </w:r>
              <w:r w:rsidR="00815D14" w:rsidRPr="00815E7C" w:rsidDel="00691795">
                <w:rPr>
                  <w:spacing w:val="-2"/>
                  <w:sz w:val="20"/>
                  <w:highlight w:val="yellow"/>
                  <w:rPrChange w:id="3050" w:author="MUKOLWE" w:date="2024-11-23T01:49:00Z">
                    <w:rPr>
                      <w:spacing w:val="-2"/>
                      <w:sz w:val="20"/>
                    </w:rPr>
                  </w:rPrChange>
                </w:rPr>
                <w:delText>,</w:delText>
              </w:r>
              <w:r w:rsidRPr="00815E7C" w:rsidDel="00691795">
                <w:rPr>
                  <w:spacing w:val="-2"/>
                  <w:sz w:val="20"/>
                  <w:highlight w:val="yellow"/>
                  <w:rPrChange w:id="3051" w:author="MUKOLWE" w:date="2024-11-23T01:49:00Z">
                    <w:rPr>
                      <w:spacing w:val="-2"/>
                      <w:sz w:val="20"/>
                    </w:rPr>
                  </w:rPrChange>
                </w:rPr>
                <w:delText>000</w:delText>
              </w:r>
            </w:del>
          </w:p>
        </w:tc>
        <w:tc>
          <w:tcPr>
            <w:tcW w:w="1134" w:type="dxa"/>
            <w:tcPrChange w:id="3052" w:author="MUKOLWE" w:date="2024-11-23T01:26:00Z">
              <w:tcPr>
                <w:tcW w:w="992" w:type="dxa"/>
              </w:tcPr>
            </w:tcPrChange>
          </w:tcPr>
          <w:p w14:paraId="05294757" w14:textId="77777777" w:rsidR="00DD1D88" w:rsidRPr="00815E7C" w:rsidDel="00691795" w:rsidRDefault="00DD1D88" w:rsidP="00F51AD9">
            <w:pPr>
              <w:pStyle w:val="TableParagraph"/>
              <w:spacing w:line="276" w:lineRule="auto"/>
              <w:jc w:val="both"/>
              <w:rPr>
                <w:del w:id="3053" w:author="MUKOLWE" w:date="2024-11-23T01:27:00Z"/>
                <w:sz w:val="20"/>
                <w:highlight w:val="yellow"/>
                <w:rPrChange w:id="3054" w:author="MUKOLWE" w:date="2024-11-23T01:49:00Z">
                  <w:rPr>
                    <w:del w:id="3055" w:author="MUKOLWE" w:date="2024-11-23T01:27:00Z"/>
                    <w:sz w:val="20"/>
                  </w:rPr>
                </w:rPrChange>
              </w:rPr>
            </w:pPr>
            <w:del w:id="3056" w:author="MUKOLWE" w:date="2024-11-23T01:27:00Z">
              <w:r w:rsidRPr="00815E7C" w:rsidDel="00691795">
                <w:rPr>
                  <w:spacing w:val="-2"/>
                  <w:sz w:val="20"/>
                  <w:highlight w:val="yellow"/>
                  <w:rPrChange w:id="3057" w:author="MUKOLWE" w:date="2024-11-23T01:49:00Z">
                    <w:rPr>
                      <w:spacing w:val="-2"/>
                      <w:sz w:val="20"/>
                    </w:rPr>
                  </w:rPrChange>
                </w:rPr>
                <w:delText>17</w:delText>
              </w:r>
              <w:r w:rsidR="00815D14" w:rsidRPr="00815E7C" w:rsidDel="00691795">
                <w:rPr>
                  <w:spacing w:val="-2"/>
                  <w:sz w:val="20"/>
                  <w:highlight w:val="yellow"/>
                  <w:rPrChange w:id="3058" w:author="MUKOLWE" w:date="2024-11-23T01:49:00Z">
                    <w:rPr>
                      <w:spacing w:val="-2"/>
                      <w:sz w:val="20"/>
                    </w:rPr>
                  </w:rPrChange>
                </w:rPr>
                <w:delText>,</w:delText>
              </w:r>
              <w:r w:rsidRPr="00815E7C" w:rsidDel="00691795">
                <w:rPr>
                  <w:spacing w:val="-2"/>
                  <w:sz w:val="20"/>
                  <w:highlight w:val="yellow"/>
                  <w:rPrChange w:id="3059" w:author="MUKOLWE" w:date="2024-11-23T01:49:00Z">
                    <w:rPr>
                      <w:spacing w:val="-2"/>
                      <w:sz w:val="20"/>
                    </w:rPr>
                  </w:rPrChange>
                </w:rPr>
                <w:delText>000</w:delText>
              </w:r>
            </w:del>
          </w:p>
        </w:tc>
        <w:tc>
          <w:tcPr>
            <w:tcW w:w="992" w:type="dxa"/>
            <w:tcPrChange w:id="3060" w:author="MUKOLWE" w:date="2024-11-23T01:26:00Z">
              <w:tcPr>
                <w:tcW w:w="992" w:type="dxa"/>
              </w:tcPr>
            </w:tcPrChange>
          </w:tcPr>
          <w:p w14:paraId="1BA274E7" w14:textId="77777777" w:rsidR="00DD1D88" w:rsidRPr="00815E7C" w:rsidDel="00691795" w:rsidRDefault="00DD1D88" w:rsidP="00F51AD9">
            <w:pPr>
              <w:pStyle w:val="TableParagraph"/>
              <w:spacing w:line="276" w:lineRule="auto"/>
              <w:jc w:val="both"/>
              <w:rPr>
                <w:del w:id="3061" w:author="MUKOLWE" w:date="2024-11-23T01:27:00Z"/>
                <w:sz w:val="20"/>
                <w:highlight w:val="yellow"/>
                <w:rPrChange w:id="3062" w:author="MUKOLWE" w:date="2024-11-23T01:49:00Z">
                  <w:rPr>
                    <w:del w:id="3063" w:author="MUKOLWE" w:date="2024-11-23T01:27:00Z"/>
                    <w:sz w:val="20"/>
                  </w:rPr>
                </w:rPrChange>
              </w:rPr>
            </w:pPr>
            <w:del w:id="3064" w:author="MUKOLWE" w:date="2024-11-23T01:27:00Z">
              <w:r w:rsidRPr="00815E7C" w:rsidDel="00691795">
                <w:rPr>
                  <w:spacing w:val="-2"/>
                  <w:sz w:val="20"/>
                  <w:highlight w:val="yellow"/>
                  <w:rPrChange w:id="3065" w:author="MUKOLWE" w:date="2024-11-23T01:49:00Z">
                    <w:rPr>
                      <w:spacing w:val="-2"/>
                      <w:sz w:val="20"/>
                    </w:rPr>
                  </w:rPrChange>
                </w:rPr>
                <w:delText>17</w:delText>
              </w:r>
              <w:r w:rsidR="00815D14" w:rsidRPr="00815E7C" w:rsidDel="00691795">
                <w:rPr>
                  <w:spacing w:val="-2"/>
                  <w:sz w:val="20"/>
                  <w:highlight w:val="yellow"/>
                  <w:rPrChange w:id="3066" w:author="MUKOLWE" w:date="2024-11-23T01:49:00Z">
                    <w:rPr>
                      <w:spacing w:val="-2"/>
                      <w:sz w:val="20"/>
                    </w:rPr>
                  </w:rPrChange>
                </w:rPr>
                <w:delText>,</w:delText>
              </w:r>
              <w:r w:rsidRPr="00815E7C" w:rsidDel="00691795">
                <w:rPr>
                  <w:spacing w:val="-2"/>
                  <w:sz w:val="20"/>
                  <w:highlight w:val="yellow"/>
                  <w:rPrChange w:id="3067" w:author="MUKOLWE" w:date="2024-11-23T01:49:00Z">
                    <w:rPr>
                      <w:spacing w:val="-2"/>
                      <w:sz w:val="20"/>
                    </w:rPr>
                  </w:rPrChange>
                </w:rPr>
                <w:delText>000</w:delText>
              </w:r>
            </w:del>
          </w:p>
        </w:tc>
        <w:tc>
          <w:tcPr>
            <w:tcW w:w="992" w:type="dxa"/>
            <w:tcPrChange w:id="3068" w:author="MUKOLWE" w:date="2024-11-23T01:26:00Z">
              <w:tcPr>
                <w:tcW w:w="992" w:type="dxa"/>
              </w:tcPr>
            </w:tcPrChange>
          </w:tcPr>
          <w:p w14:paraId="426B8069" w14:textId="77777777" w:rsidR="00DD1D88" w:rsidRPr="00815E7C" w:rsidDel="00691795" w:rsidRDefault="00DD1D88" w:rsidP="0062071D">
            <w:pPr>
              <w:pStyle w:val="TableParagraph"/>
              <w:spacing w:line="276" w:lineRule="auto"/>
              <w:ind w:left="96"/>
              <w:jc w:val="both"/>
              <w:rPr>
                <w:del w:id="3069" w:author="MUKOLWE" w:date="2024-11-23T01:27:00Z"/>
                <w:sz w:val="20"/>
                <w:highlight w:val="yellow"/>
                <w:rPrChange w:id="3070" w:author="MUKOLWE" w:date="2024-11-23T01:49:00Z">
                  <w:rPr>
                    <w:del w:id="3071" w:author="MUKOLWE" w:date="2024-11-23T01:27:00Z"/>
                    <w:sz w:val="20"/>
                  </w:rPr>
                </w:rPrChange>
              </w:rPr>
            </w:pPr>
            <w:del w:id="3072" w:author="MUKOLWE" w:date="2024-11-23T01:27:00Z">
              <w:r w:rsidRPr="00815E7C" w:rsidDel="00691795">
                <w:rPr>
                  <w:spacing w:val="-2"/>
                  <w:sz w:val="20"/>
                  <w:highlight w:val="yellow"/>
                  <w:rPrChange w:id="3073" w:author="MUKOLWE" w:date="2024-11-23T01:49:00Z">
                    <w:rPr>
                      <w:spacing w:val="-2"/>
                      <w:sz w:val="20"/>
                    </w:rPr>
                  </w:rPrChange>
                </w:rPr>
                <w:delText>17</w:delText>
              </w:r>
              <w:r w:rsidR="00815D14" w:rsidRPr="00815E7C" w:rsidDel="00691795">
                <w:rPr>
                  <w:spacing w:val="-2"/>
                  <w:sz w:val="20"/>
                  <w:highlight w:val="yellow"/>
                  <w:rPrChange w:id="3074" w:author="MUKOLWE" w:date="2024-11-23T01:49:00Z">
                    <w:rPr>
                      <w:spacing w:val="-2"/>
                      <w:sz w:val="20"/>
                    </w:rPr>
                  </w:rPrChange>
                </w:rPr>
                <w:delText>,</w:delText>
              </w:r>
              <w:r w:rsidRPr="00815E7C" w:rsidDel="00691795">
                <w:rPr>
                  <w:spacing w:val="-2"/>
                  <w:sz w:val="20"/>
                  <w:highlight w:val="yellow"/>
                  <w:rPrChange w:id="3075" w:author="MUKOLWE" w:date="2024-11-23T01:49:00Z">
                    <w:rPr>
                      <w:spacing w:val="-2"/>
                      <w:sz w:val="20"/>
                    </w:rPr>
                  </w:rPrChange>
                </w:rPr>
                <w:delText>000</w:delText>
              </w:r>
            </w:del>
          </w:p>
        </w:tc>
        <w:tc>
          <w:tcPr>
            <w:tcW w:w="851" w:type="dxa"/>
            <w:tcPrChange w:id="3076" w:author="MUKOLWE" w:date="2024-11-23T01:26:00Z">
              <w:tcPr>
                <w:tcW w:w="851" w:type="dxa"/>
              </w:tcPr>
            </w:tcPrChange>
          </w:tcPr>
          <w:p w14:paraId="312A025B" w14:textId="77777777" w:rsidR="00DD1D88" w:rsidRPr="00815E7C" w:rsidDel="00691795" w:rsidRDefault="00DD1D88" w:rsidP="0062071D">
            <w:pPr>
              <w:pStyle w:val="TableParagraph"/>
              <w:spacing w:line="276" w:lineRule="auto"/>
              <w:ind w:left="99"/>
              <w:jc w:val="both"/>
              <w:rPr>
                <w:del w:id="3077" w:author="MUKOLWE" w:date="2024-11-23T01:27:00Z"/>
                <w:sz w:val="20"/>
                <w:highlight w:val="yellow"/>
                <w:rPrChange w:id="3078" w:author="MUKOLWE" w:date="2024-11-23T01:49:00Z">
                  <w:rPr>
                    <w:del w:id="3079" w:author="MUKOLWE" w:date="2024-11-23T01:27:00Z"/>
                    <w:sz w:val="20"/>
                  </w:rPr>
                </w:rPrChange>
              </w:rPr>
            </w:pPr>
            <w:del w:id="3080" w:author="MUKOLWE" w:date="2024-11-23T01:27:00Z">
              <w:r w:rsidRPr="00815E7C" w:rsidDel="00691795">
                <w:rPr>
                  <w:spacing w:val="-4"/>
                  <w:sz w:val="20"/>
                  <w:highlight w:val="yellow"/>
                  <w:rPrChange w:id="3081" w:author="MUKOLWE" w:date="2024-11-23T01:49:00Z">
                    <w:rPr>
                      <w:spacing w:val="-4"/>
                      <w:sz w:val="20"/>
                    </w:rPr>
                  </w:rPrChange>
                </w:rPr>
                <w:delText>17</w:delText>
              </w:r>
              <w:r w:rsidR="00815D14" w:rsidRPr="00815E7C" w:rsidDel="00691795">
                <w:rPr>
                  <w:spacing w:val="-4"/>
                  <w:sz w:val="20"/>
                  <w:highlight w:val="yellow"/>
                  <w:rPrChange w:id="3082" w:author="MUKOLWE" w:date="2024-11-23T01:49:00Z">
                    <w:rPr>
                      <w:spacing w:val="-4"/>
                      <w:sz w:val="20"/>
                    </w:rPr>
                  </w:rPrChange>
                </w:rPr>
                <w:delText>,</w:delText>
              </w:r>
              <w:r w:rsidRPr="00815E7C" w:rsidDel="00691795">
                <w:rPr>
                  <w:spacing w:val="-4"/>
                  <w:sz w:val="20"/>
                  <w:highlight w:val="yellow"/>
                  <w:rPrChange w:id="3083" w:author="MUKOLWE" w:date="2024-11-23T01:49:00Z">
                    <w:rPr>
                      <w:spacing w:val="-4"/>
                      <w:sz w:val="20"/>
                    </w:rPr>
                  </w:rPrChange>
                </w:rPr>
                <w:delText>00</w:delText>
              </w:r>
              <w:r w:rsidRPr="00815E7C" w:rsidDel="00691795">
                <w:rPr>
                  <w:spacing w:val="-10"/>
                  <w:sz w:val="20"/>
                  <w:highlight w:val="yellow"/>
                  <w:rPrChange w:id="3084" w:author="MUKOLWE" w:date="2024-11-23T01:49:00Z">
                    <w:rPr>
                      <w:spacing w:val="-10"/>
                      <w:sz w:val="20"/>
                    </w:rPr>
                  </w:rPrChange>
                </w:rPr>
                <w:delText>0</w:delText>
              </w:r>
            </w:del>
          </w:p>
        </w:tc>
        <w:tc>
          <w:tcPr>
            <w:tcW w:w="1134" w:type="dxa"/>
            <w:tcPrChange w:id="3085" w:author="MUKOLWE" w:date="2024-11-23T01:26:00Z">
              <w:tcPr>
                <w:tcW w:w="1131" w:type="dxa"/>
              </w:tcPr>
            </w:tcPrChange>
          </w:tcPr>
          <w:p w14:paraId="33A9181A" w14:textId="77777777" w:rsidR="00DD1D88" w:rsidRPr="00815E7C" w:rsidDel="00691795" w:rsidRDefault="00DD1D88" w:rsidP="0062071D">
            <w:pPr>
              <w:pStyle w:val="TableParagraph"/>
              <w:spacing w:line="276" w:lineRule="auto"/>
              <w:ind w:left="199"/>
              <w:jc w:val="both"/>
              <w:rPr>
                <w:del w:id="3086" w:author="MUKOLWE" w:date="2024-11-23T01:27:00Z"/>
                <w:sz w:val="20"/>
                <w:highlight w:val="yellow"/>
                <w:rPrChange w:id="3087" w:author="MUKOLWE" w:date="2024-11-23T01:49:00Z">
                  <w:rPr>
                    <w:del w:id="3088" w:author="MUKOLWE" w:date="2024-11-23T01:27:00Z"/>
                    <w:sz w:val="20"/>
                  </w:rPr>
                </w:rPrChange>
              </w:rPr>
            </w:pPr>
            <w:del w:id="3089" w:author="MUKOLWE" w:date="2024-11-23T01:27:00Z">
              <w:r w:rsidRPr="00815E7C" w:rsidDel="00691795">
                <w:rPr>
                  <w:spacing w:val="-2"/>
                  <w:sz w:val="20"/>
                  <w:highlight w:val="yellow"/>
                  <w:rPrChange w:id="3090" w:author="MUKOLWE" w:date="2024-11-23T01:49:00Z">
                    <w:rPr>
                      <w:spacing w:val="-2"/>
                      <w:sz w:val="20"/>
                    </w:rPr>
                  </w:rPrChange>
                </w:rPr>
                <w:delText>204</w:delText>
              </w:r>
              <w:r w:rsidR="00815D14" w:rsidRPr="00815E7C" w:rsidDel="00691795">
                <w:rPr>
                  <w:spacing w:val="-2"/>
                  <w:sz w:val="20"/>
                  <w:highlight w:val="yellow"/>
                  <w:rPrChange w:id="3091" w:author="MUKOLWE" w:date="2024-11-23T01:49:00Z">
                    <w:rPr>
                      <w:spacing w:val="-2"/>
                      <w:sz w:val="20"/>
                    </w:rPr>
                  </w:rPrChange>
                </w:rPr>
                <w:delText>,</w:delText>
              </w:r>
              <w:r w:rsidRPr="00815E7C" w:rsidDel="00691795">
                <w:rPr>
                  <w:spacing w:val="-2"/>
                  <w:sz w:val="20"/>
                  <w:highlight w:val="yellow"/>
                  <w:rPrChange w:id="3092" w:author="MUKOLWE" w:date="2024-11-23T01:49:00Z">
                    <w:rPr>
                      <w:spacing w:val="-2"/>
                      <w:sz w:val="20"/>
                    </w:rPr>
                  </w:rPrChange>
                </w:rPr>
                <w:delText>000</w:delText>
              </w:r>
            </w:del>
          </w:p>
        </w:tc>
      </w:tr>
      <w:tr w:rsidR="00E71101" w:rsidRPr="00815E7C" w:rsidDel="00691795" w14:paraId="03CB06BE" w14:textId="77777777" w:rsidTr="00691795">
        <w:trPr>
          <w:trHeight w:val="273"/>
          <w:del w:id="3093" w:author="MUKOLWE" w:date="2024-11-23T01:27:00Z"/>
          <w:trPrChange w:id="3094" w:author="MUKOLWE" w:date="2024-11-23T01:26:00Z">
            <w:trPr>
              <w:trHeight w:val="273"/>
            </w:trPr>
          </w:trPrChange>
        </w:trPr>
        <w:tc>
          <w:tcPr>
            <w:tcW w:w="1895" w:type="dxa"/>
            <w:tcPrChange w:id="3095" w:author="MUKOLWE" w:date="2024-11-23T01:26:00Z">
              <w:tcPr>
                <w:tcW w:w="1890" w:type="dxa"/>
              </w:tcPr>
            </w:tcPrChange>
          </w:tcPr>
          <w:p w14:paraId="3BC67466" w14:textId="77777777" w:rsidR="00DD1D88" w:rsidRPr="00815E7C" w:rsidDel="00691795" w:rsidRDefault="00DD1D88" w:rsidP="00454762">
            <w:pPr>
              <w:pStyle w:val="TableParagraph"/>
              <w:spacing w:line="276" w:lineRule="auto"/>
              <w:ind w:left="93"/>
              <w:jc w:val="both"/>
              <w:rPr>
                <w:del w:id="3096" w:author="MUKOLWE" w:date="2024-11-23T01:27:00Z"/>
                <w:b/>
                <w:sz w:val="20"/>
                <w:highlight w:val="yellow"/>
                <w:rPrChange w:id="3097" w:author="MUKOLWE" w:date="2024-11-23T01:49:00Z">
                  <w:rPr>
                    <w:del w:id="3098" w:author="MUKOLWE" w:date="2024-11-23T01:27:00Z"/>
                    <w:b/>
                    <w:sz w:val="20"/>
                  </w:rPr>
                </w:rPrChange>
              </w:rPr>
            </w:pPr>
            <w:del w:id="3099" w:author="MUKOLWE" w:date="2024-11-23T01:27:00Z">
              <w:r w:rsidRPr="00815E7C" w:rsidDel="00691795">
                <w:rPr>
                  <w:b/>
                  <w:spacing w:val="-2"/>
                  <w:sz w:val="20"/>
                  <w:highlight w:val="yellow"/>
                  <w:rPrChange w:id="3100" w:author="MUKOLWE" w:date="2024-11-23T01:49:00Z">
                    <w:rPr>
                      <w:b/>
                      <w:spacing w:val="-2"/>
                      <w:sz w:val="20"/>
                    </w:rPr>
                  </w:rPrChange>
                </w:rPr>
                <w:delText>Depreciation</w:delText>
              </w:r>
            </w:del>
          </w:p>
        </w:tc>
        <w:tc>
          <w:tcPr>
            <w:tcW w:w="854" w:type="dxa"/>
            <w:tcPrChange w:id="3101" w:author="MUKOLWE" w:date="2024-11-23T01:26:00Z">
              <w:tcPr>
                <w:tcW w:w="854" w:type="dxa"/>
              </w:tcPr>
            </w:tcPrChange>
          </w:tcPr>
          <w:p w14:paraId="476C3AE8" w14:textId="77777777" w:rsidR="00DD1D88" w:rsidRPr="00815E7C" w:rsidDel="00691795" w:rsidRDefault="00DD1D88" w:rsidP="0062071D">
            <w:pPr>
              <w:pStyle w:val="TableParagraph"/>
              <w:spacing w:line="276" w:lineRule="auto"/>
              <w:jc w:val="both"/>
              <w:rPr>
                <w:del w:id="3102" w:author="MUKOLWE" w:date="2024-11-23T01:27:00Z"/>
                <w:sz w:val="20"/>
                <w:highlight w:val="yellow"/>
                <w:rPrChange w:id="3103" w:author="MUKOLWE" w:date="2024-11-23T01:49:00Z">
                  <w:rPr>
                    <w:del w:id="3104" w:author="MUKOLWE" w:date="2024-11-23T01:27:00Z"/>
                    <w:sz w:val="20"/>
                  </w:rPr>
                </w:rPrChange>
              </w:rPr>
            </w:pPr>
          </w:p>
        </w:tc>
        <w:tc>
          <w:tcPr>
            <w:tcW w:w="810" w:type="dxa"/>
            <w:tcPrChange w:id="3105" w:author="MUKOLWE" w:date="2024-11-23T01:26:00Z">
              <w:tcPr>
                <w:tcW w:w="810" w:type="dxa"/>
              </w:tcPr>
            </w:tcPrChange>
          </w:tcPr>
          <w:p w14:paraId="1E1CA58F" w14:textId="77777777" w:rsidR="00DD1D88" w:rsidRPr="00815E7C" w:rsidDel="00691795" w:rsidRDefault="00DD1D88" w:rsidP="0062071D">
            <w:pPr>
              <w:pStyle w:val="TableParagraph"/>
              <w:spacing w:line="276" w:lineRule="auto"/>
              <w:jc w:val="both"/>
              <w:rPr>
                <w:del w:id="3106" w:author="MUKOLWE" w:date="2024-11-23T01:27:00Z"/>
                <w:sz w:val="20"/>
                <w:highlight w:val="yellow"/>
                <w:rPrChange w:id="3107" w:author="MUKOLWE" w:date="2024-11-23T01:49:00Z">
                  <w:rPr>
                    <w:del w:id="3108" w:author="MUKOLWE" w:date="2024-11-23T01:27:00Z"/>
                    <w:sz w:val="20"/>
                  </w:rPr>
                </w:rPrChange>
              </w:rPr>
            </w:pPr>
          </w:p>
        </w:tc>
        <w:tc>
          <w:tcPr>
            <w:tcW w:w="810" w:type="dxa"/>
            <w:tcPrChange w:id="3109" w:author="MUKOLWE" w:date="2024-11-23T01:26:00Z">
              <w:tcPr>
                <w:tcW w:w="810" w:type="dxa"/>
              </w:tcPr>
            </w:tcPrChange>
          </w:tcPr>
          <w:p w14:paraId="4C08192B" w14:textId="77777777" w:rsidR="00DD1D88" w:rsidRPr="00815E7C" w:rsidDel="00691795" w:rsidRDefault="00DD1D88" w:rsidP="0062071D">
            <w:pPr>
              <w:pStyle w:val="TableParagraph"/>
              <w:spacing w:line="276" w:lineRule="auto"/>
              <w:jc w:val="both"/>
              <w:rPr>
                <w:del w:id="3110" w:author="MUKOLWE" w:date="2024-11-23T01:27:00Z"/>
                <w:sz w:val="20"/>
                <w:highlight w:val="yellow"/>
                <w:rPrChange w:id="3111" w:author="MUKOLWE" w:date="2024-11-23T01:49:00Z">
                  <w:rPr>
                    <w:del w:id="3112" w:author="MUKOLWE" w:date="2024-11-23T01:27:00Z"/>
                    <w:sz w:val="20"/>
                  </w:rPr>
                </w:rPrChange>
              </w:rPr>
            </w:pPr>
          </w:p>
        </w:tc>
        <w:tc>
          <w:tcPr>
            <w:tcW w:w="964" w:type="dxa"/>
            <w:tcPrChange w:id="3113" w:author="MUKOLWE" w:date="2024-11-23T01:26:00Z">
              <w:tcPr>
                <w:tcW w:w="964" w:type="dxa"/>
              </w:tcPr>
            </w:tcPrChange>
          </w:tcPr>
          <w:p w14:paraId="6DBA65A1" w14:textId="77777777" w:rsidR="00DD1D88" w:rsidRPr="00815E7C" w:rsidDel="00691795" w:rsidRDefault="00DD1D88" w:rsidP="0062071D">
            <w:pPr>
              <w:pStyle w:val="TableParagraph"/>
              <w:spacing w:line="276" w:lineRule="auto"/>
              <w:jc w:val="both"/>
              <w:rPr>
                <w:del w:id="3114" w:author="MUKOLWE" w:date="2024-11-23T01:27:00Z"/>
                <w:sz w:val="20"/>
                <w:highlight w:val="yellow"/>
                <w:rPrChange w:id="3115" w:author="MUKOLWE" w:date="2024-11-23T01:49:00Z">
                  <w:rPr>
                    <w:del w:id="3116" w:author="MUKOLWE" w:date="2024-11-23T01:27:00Z"/>
                    <w:sz w:val="20"/>
                  </w:rPr>
                </w:rPrChange>
              </w:rPr>
            </w:pPr>
          </w:p>
        </w:tc>
        <w:tc>
          <w:tcPr>
            <w:tcW w:w="862" w:type="dxa"/>
            <w:tcPrChange w:id="3117" w:author="MUKOLWE" w:date="2024-11-23T01:26:00Z">
              <w:tcPr>
                <w:tcW w:w="862" w:type="dxa"/>
              </w:tcPr>
            </w:tcPrChange>
          </w:tcPr>
          <w:p w14:paraId="22D9B79E" w14:textId="77777777" w:rsidR="00DD1D88" w:rsidRPr="00815E7C" w:rsidDel="00691795" w:rsidRDefault="00DD1D88" w:rsidP="0062071D">
            <w:pPr>
              <w:pStyle w:val="TableParagraph"/>
              <w:spacing w:line="276" w:lineRule="auto"/>
              <w:jc w:val="both"/>
              <w:rPr>
                <w:del w:id="3118" w:author="MUKOLWE" w:date="2024-11-23T01:27:00Z"/>
                <w:sz w:val="20"/>
                <w:highlight w:val="yellow"/>
                <w:rPrChange w:id="3119" w:author="MUKOLWE" w:date="2024-11-23T01:49:00Z">
                  <w:rPr>
                    <w:del w:id="3120" w:author="MUKOLWE" w:date="2024-11-23T01:27:00Z"/>
                    <w:sz w:val="20"/>
                  </w:rPr>
                </w:rPrChange>
              </w:rPr>
            </w:pPr>
          </w:p>
        </w:tc>
        <w:tc>
          <w:tcPr>
            <w:tcW w:w="810" w:type="dxa"/>
            <w:tcPrChange w:id="3121" w:author="MUKOLWE" w:date="2024-11-23T01:26:00Z">
              <w:tcPr>
                <w:tcW w:w="810" w:type="dxa"/>
              </w:tcPr>
            </w:tcPrChange>
          </w:tcPr>
          <w:p w14:paraId="1565F20E" w14:textId="77777777" w:rsidR="00DD1D88" w:rsidRPr="00815E7C" w:rsidDel="00691795" w:rsidRDefault="00DD1D88" w:rsidP="0062071D">
            <w:pPr>
              <w:pStyle w:val="TableParagraph"/>
              <w:spacing w:line="276" w:lineRule="auto"/>
              <w:jc w:val="both"/>
              <w:rPr>
                <w:del w:id="3122" w:author="MUKOLWE" w:date="2024-11-23T01:27:00Z"/>
                <w:sz w:val="20"/>
                <w:highlight w:val="yellow"/>
                <w:rPrChange w:id="3123" w:author="MUKOLWE" w:date="2024-11-23T01:49:00Z">
                  <w:rPr>
                    <w:del w:id="3124" w:author="MUKOLWE" w:date="2024-11-23T01:27:00Z"/>
                    <w:sz w:val="20"/>
                  </w:rPr>
                </w:rPrChange>
              </w:rPr>
            </w:pPr>
          </w:p>
        </w:tc>
        <w:tc>
          <w:tcPr>
            <w:tcW w:w="944" w:type="dxa"/>
            <w:tcPrChange w:id="3125" w:author="MUKOLWE" w:date="2024-11-23T01:26:00Z">
              <w:tcPr>
                <w:tcW w:w="944" w:type="dxa"/>
              </w:tcPr>
            </w:tcPrChange>
          </w:tcPr>
          <w:p w14:paraId="0303CBC5" w14:textId="77777777" w:rsidR="00DD1D88" w:rsidRPr="00815E7C" w:rsidDel="00691795" w:rsidRDefault="00DD1D88" w:rsidP="0062071D">
            <w:pPr>
              <w:pStyle w:val="TableParagraph"/>
              <w:spacing w:line="276" w:lineRule="auto"/>
              <w:jc w:val="both"/>
              <w:rPr>
                <w:del w:id="3126" w:author="MUKOLWE" w:date="2024-11-23T01:27:00Z"/>
                <w:sz w:val="20"/>
                <w:highlight w:val="yellow"/>
                <w:rPrChange w:id="3127" w:author="MUKOLWE" w:date="2024-11-23T01:49:00Z">
                  <w:rPr>
                    <w:del w:id="3128" w:author="MUKOLWE" w:date="2024-11-23T01:27:00Z"/>
                    <w:sz w:val="20"/>
                  </w:rPr>
                </w:rPrChange>
              </w:rPr>
            </w:pPr>
          </w:p>
        </w:tc>
        <w:tc>
          <w:tcPr>
            <w:tcW w:w="982" w:type="dxa"/>
            <w:tcPrChange w:id="3129" w:author="MUKOLWE" w:date="2024-11-23T01:26:00Z">
              <w:tcPr>
                <w:tcW w:w="982" w:type="dxa"/>
              </w:tcPr>
            </w:tcPrChange>
          </w:tcPr>
          <w:p w14:paraId="43ACFF63" w14:textId="77777777" w:rsidR="00DD1D88" w:rsidRPr="00815E7C" w:rsidDel="00691795" w:rsidRDefault="00DD1D88" w:rsidP="0062071D">
            <w:pPr>
              <w:pStyle w:val="TableParagraph"/>
              <w:spacing w:line="276" w:lineRule="auto"/>
              <w:jc w:val="both"/>
              <w:rPr>
                <w:del w:id="3130" w:author="MUKOLWE" w:date="2024-11-23T01:27:00Z"/>
                <w:sz w:val="20"/>
                <w:highlight w:val="yellow"/>
                <w:rPrChange w:id="3131" w:author="MUKOLWE" w:date="2024-11-23T01:49:00Z">
                  <w:rPr>
                    <w:del w:id="3132" w:author="MUKOLWE" w:date="2024-11-23T01:27:00Z"/>
                    <w:sz w:val="20"/>
                  </w:rPr>
                </w:rPrChange>
              </w:rPr>
            </w:pPr>
          </w:p>
        </w:tc>
        <w:tc>
          <w:tcPr>
            <w:tcW w:w="1134" w:type="dxa"/>
            <w:tcPrChange w:id="3133" w:author="MUKOLWE" w:date="2024-11-23T01:26:00Z">
              <w:tcPr>
                <w:tcW w:w="992" w:type="dxa"/>
              </w:tcPr>
            </w:tcPrChange>
          </w:tcPr>
          <w:p w14:paraId="5ECE42FF" w14:textId="77777777" w:rsidR="00DD1D88" w:rsidRPr="00815E7C" w:rsidDel="00691795" w:rsidRDefault="00DD1D88" w:rsidP="0062071D">
            <w:pPr>
              <w:pStyle w:val="TableParagraph"/>
              <w:spacing w:line="276" w:lineRule="auto"/>
              <w:jc w:val="both"/>
              <w:rPr>
                <w:del w:id="3134" w:author="MUKOLWE" w:date="2024-11-23T01:27:00Z"/>
                <w:sz w:val="20"/>
                <w:highlight w:val="yellow"/>
                <w:rPrChange w:id="3135" w:author="MUKOLWE" w:date="2024-11-23T01:49:00Z">
                  <w:rPr>
                    <w:del w:id="3136" w:author="MUKOLWE" w:date="2024-11-23T01:27:00Z"/>
                    <w:sz w:val="20"/>
                  </w:rPr>
                </w:rPrChange>
              </w:rPr>
            </w:pPr>
          </w:p>
        </w:tc>
        <w:tc>
          <w:tcPr>
            <w:tcW w:w="992" w:type="dxa"/>
            <w:tcPrChange w:id="3137" w:author="MUKOLWE" w:date="2024-11-23T01:26:00Z">
              <w:tcPr>
                <w:tcW w:w="992" w:type="dxa"/>
              </w:tcPr>
            </w:tcPrChange>
          </w:tcPr>
          <w:p w14:paraId="29ED0CCD" w14:textId="77777777" w:rsidR="00DD1D88" w:rsidRPr="00815E7C" w:rsidDel="00691795" w:rsidRDefault="00DD1D88" w:rsidP="0062071D">
            <w:pPr>
              <w:pStyle w:val="TableParagraph"/>
              <w:spacing w:line="276" w:lineRule="auto"/>
              <w:jc w:val="both"/>
              <w:rPr>
                <w:del w:id="3138" w:author="MUKOLWE" w:date="2024-11-23T01:27:00Z"/>
                <w:sz w:val="20"/>
                <w:highlight w:val="yellow"/>
                <w:rPrChange w:id="3139" w:author="MUKOLWE" w:date="2024-11-23T01:49:00Z">
                  <w:rPr>
                    <w:del w:id="3140" w:author="MUKOLWE" w:date="2024-11-23T01:27:00Z"/>
                    <w:sz w:val="20"/>
                  </w:rPr>
                </w:rPrChange>
              </w:rPr>
            </w:pPr>
          </w:p>
        </w:tc>
        <w:tc>
          <w:tcPr>
            <w:tcW w:w="992" w:type="dxa"/>
            <w:tcPrChange w:id="3141" w:author="MUKOLWE" w:date="2024-11-23T01:26:00Z">
              <w:tcPr>
                <w:tcW w:w="992" w:type="dxa"/>
              </w:tcPr>
            </w:tcPrChange>
          </w:tcPr>
          <w:p w14:paraId="0610D7FD" w14:textId="77777777" w:rsidR="00DD1D88" w:rsidRPr="00815E7C" w:rsidDel="00691795" w:rsidRDefault="00DD1D88" w:rsidP="0062071D">
            <w:pPr>
              <w:pStyle w:val="TableParagraph"/>
              <w:spacing w:line="276" w:lineRule="auto"/>
              <w:jc w:val="both"/>
              <w:rPr>
                <w:del w:id="3142" w:author="MUKOLWE" w:date="2024-11-23T01:27:00Z"/>
                <w:sz w:val="20"/>
                <w:highlight w:val="yellow"/>
                <w:rPrChange w:id="3143" w:author="MUKOLWE" w:date="2024-11-23T01:49:00Z">
                  <w:rPr>
                    <w:del w:id="3144" w:author="MUKOLWE" w:date="2024-11-23T01:27:00Z"/>
                    <w:sz w:val="20"/>
                  </w:rPr>
                </w:rPrChange>
              </w:rPr>
            </w:pPr>
          </w:p>
        </w:tc>
        <w:tc>
          <w:tcPr>
            <w:tcW w:w="851" w:type="dxa"/>
            <w:tcPrChange w:id="3145" w:author="MUKOLWE" w:date="2024-11-23T01:26:00Z">
              <w:tcPr>
                <w:tcW w:w="851" w:type="dxa"/>
              </w:tcPr>
            </w:tcPrChange>
          </w:tcPr>
          <w:p w14:paraId="4F3AAB46" w14:textId="77777777" w:rsidR="00DD1D88" w:rsidRPr="00815E7C" w:rsidDel="00691795" w:rsidRDefault="00DD1D88" w:rsidP="0062071D">
            <w:pPr>
              <w:pStyle w:val="TableParagraph"/>
              <w:spacing w:line="276" w:lineRule="auto"/>
              <w:jc w:val="both"/>
              <w:rPr>
                <w:del w:id="3146" w:author="MUKOLWE" w:date="2024-11-23T01:27:00Z"/>
                <w:sz w:val="20"/>
                <w:highlight w:val="yellow"/>
                <w:rPrChange w:id="3147" w:author="MUKOLWE" w:date="2024-11-23T01:49:00Z">
                  <w:rPr>
                    <w:del w:id="3148" w:author="MUKOLWE" w:date="2024-11-23T01:27:00Z"/>
                    <w:sz w:val="20"/>
                  </w:rPr>
                </w:rPrChange>
              </w:rPr>
            </w:pPr>
          </w:p>
        </w:tc>
        <w:tc>
          <w:tcPr>
            <w:tcW w:w="1134" w:type="dxa"/>
            <w:tcPrChange w:id="3149" w:author="MUKOLWE" w:date="2024-11-23T01:26:00Z">
              <w:tcPr>
                <w:tcW w:w="1131" w:type="dxa"/>
              </w:tcPr>
            </w:tcPrChange>
          </w:tcPr>
          <w:p w14:paraId="18C97645" w14:textId="77777777" w:rsidR="00DD1D88" w:rsidRPr="00815E7C" w:rsidDel="00691795" w:rsidRDefault="00DD1D88" w:rsidP="0062071D">
            <w:pPr>
              <w:pStyle w:val="TableParagraph"/>
              <w:spacing w:line="276" w:lineRule="auto"/>
              <w:jc w:val="both"/>
              <w:rPr>
                <w:del w:id="3150" w:author="MUKOLWE" w:date="2024-11-23T01:27:00Z"/>
                <w:sz w:val="20"/>
                <w:highlight w:val="yellow"/>
                <w:rPrChange w:id="3151" w:author="MUKOLWE" w:date="2024-11-23T01:49:00Z">
                  <w:rPr>
                    <w:del w:id="3152" w:author="MUKOLWE" w:date="2024-11-23T01:27:00Z"/>
                    <w:sz w:val="20"/>
                  </w:rPr>
                </w:rPrChange>
              </w:rPr>
            </w:pPr>
          </w:p>
        </w:tc>
      </w:tr>
      <w:tr w:rsidR="00E71101" w:rsidRPr="00815E7C" w:rsidDel="00691795" w14:paraId="78A4D5BB" w14:textId="77777777" w:rsidTr="00691795">
        <w:trPr>
          <w:trHeight w:val="273"/>
          <w:del w:id="3153" w:author="MUKOLWE" w:date="2024-11-23T01:27:00Z"/>
          <w:trPrChange w:id="3154" w:author="MUKOLWE" w:date="2024-11-23T01:26:00Z">
            <w:trPr>
              <w:trHeight w:val="273"/>
            </w:trPr>
          </w:trPrChange>
        </w:trPr>
        <w:tc>
          <w:tcPr>
            <w:tcW w:w="1895" w:type="dxa"/>
            <w:tcPrChange w:id="3155" w:author="MUKOLWE" w:date="2024-11-23T01:26:00Z">
              <w:tcPr>
                <w:tcW w:w="1890" w:type="dxa"/>
              </w:tcPr>
            </w:tcPrChange>
          </w:tcPr>
          <w:p w14:paraId="1ECE5A0D" w14:textId="77777777" w:rsidR="00DD1D88" w:rsidRPr="00815E7C" w:rsidDel="00691795" w:rsidRDefault="00DD1D88" w:rsidP="00454762">
            <w:pPr>
              <w:pStyle w:val="TableParagraph"/>
              <w:spacing w:line="276" w:lineRule="auto"/>
              <w:ind w:left="93"/>
              <w:jc w:val="both"/>
              <w:rPr>
                <w:del w:id="3156" w:author="MUKOLWE" w:date="2024-11-23T01:27:00Z"/>
                <w:b/>
                <w:sz w:val="20"/>
                <w:highlight w:val="yellow"/>
                <w:rPrChange w:id="3157" w:author="MUKOLWE" w:date="2024-11-23T01:49:00Z">
                  <w:rPr>
                    <w:del w:id="3158" w:author="MUKOLWE" w:date="2024-11-23T01:27:00Z"/>
                    <w:b/>
                    <w:sz w:val="20"/>
                  </w:rPr>
                </w:rPrChange>
              </w:rPr>
            </w:pPr>
            <w:del w:id="3159" w:author="MUKOLWE" w:date="2024-11-23T01:27:00Z">
              <w:r w:rsidRPr="00815E7C" w:rsidDel="00691795">
                <w:rPr>
                  <w:b/>
                  <w:spacing w:val="-2"/>
                  <w:sz w:val="20"/>
                  <w:highlight w:val="yellow"/>
                  <w:rPrChange w:id="3160" w:author="MUKOLWE" w:date="2024-11-23T01:49:00Z">
                    <w:rPr>
                      <w:b/>
                      <w:spacing w:val="-2"/>
                      <w:sz w:val="20"/>
                    </w:rPr>
                  </w:rPrChange>
                </w:rPr>
                <w:delText>Insurance</w:delText>
              </w:r>
            </w:del>
          </w:p>
        </w:tc>
        <w:tc>
          <w:tcPr>
            <w:tcW w:w="854" w:type="dxa"/>
            <w:tcPrChange w:id="3161" w:author="MUKOLWE" w:date="2024-11-23T01:26:00Z">
              <w:tcPr>
                <w:tcW w:w="854" w:type="dxa"/>
              </w:tcPr>
            </w:tcPrChange>
          </w:tcPr>
          <w:p w14:paraId="6D6172F2" w14:textId="77777777" w:rsidR="00DD1D88" w:rsidRPr="00815E7C" w:rsidDel="00691795" w:rsidRDefault="00DD1D88" w:rsidP="00EB45BC">
            <w:pPr>
              <w:pStyle w:val="TableParagraph"/>
              <w:spacing w:line="276" w:lineRule="auto"/>
              <w:jc w:val="both"/>
              <w:rPr>
                <w:del w:id="3162" w:author="MUKOLWE" w:date="2024-11-23T01:27:00Z"/>
                <w:sz w:val="20"/>
                <w:highlight w:val="yellow"/>
                <w:rPrChange w:id="3163" w:author="MUKOLWE" w:date="2024-11-23T01:49:00Z">
                  <w:rPr>
                    <w:del w:id="3164" w:author="MUKOLWE" w:date="2024-11-23T01:27:00Z"/>
                    <w:sz w:val="20"/>
                  </w:rPr>
                </w:rPrChange>
              </w:rPr>
            </w:pPr>
            <w:del w:id="3165" w:author="MUKOLWE" w:date="2024-11-23T01:27:00Z">
              <w:r w:rsidRPr="00815E7C" w:rsidDel="00691795">
                <w:rPr>
                  <w:spacing w:val="-10"/>
                  <w:sz w:val="20"/>
                  <w:highlight w:val="yellow"/>
                  <w:rPrChange w:id="3166" w:author="MUKOLWE" w:date="2024-11-23T01:49:00Z">
                    <w:rPr>
                      <w:spacing w:val="-10"/>
                      <w:sz w:val="20"/>
                    </w:rPr>
                  </w:rPrChange>
                </w:rPr>
                <w:delText>0</w:delText>
              </w:r>
            </w:del>
          </w:p>
        </w:tc>
        <w:tc>
          <w:tcPr>
            <w:tcW w:w="810" w:type="dxa"/>
            <w:tcPrChange w:id="3167" w:author="MUKOLWE" w:date="2024-11-23T01:26:00Z">
              <w:tcPr>
                <w:tcW w:w="810" w:type="dxa"/>
              </w:tcPr>
            </w:tcPrChange>
          </w:tcPr>
          <w:p w14:paraId="4E83A007" w14:textId="77777777" w:rsidR="00DD1D88" w:rsidRPr="00815E7C" w:rsidDel="00691795" w:rsidRDefault="00DD1D88" w:rsidP="00EB45BC">
            <w:pPr>
              <w:pStyle w:val="TableParagraph"/>
              <w:spacing w:line="276" w:lineRule="auto"/>
              <w:jc w:val="both"/>
              <w:rPr>
                <w:del w:id="3168" w:author="MUKOLWE" w:date="2024-11-23T01:27:00Z"/>
                <w:sz w:val="20"/>
                <w:highlight w:val="yellow"/>
                <w:rPrChange w:id="3169" w:author="MUKOLWE" w:date="2024-11-23T01:49:00Z">
                  <w:rPr>
                    <w:del w:id="3170" w:author="MUKOLWE" w:date="2024-11-23T01:27:00Z"/>
                    <w:sz w:val="20"/>
                  </w:rPr>
                </w:rPrChange>
              </w:rPr>
            </w:pPr>
            <w:del w:id="3171" w:author="MUKOLWE" w:date="2024-11-23T01:27:00Z">
              <w:r w:rsidRPr="00815E7C" w:rsidDel="00691795">
                <w:rPr>
                  <w:spacing w:val="-10"/>
                  <w:sz w:val="20"/>
                  <w:highlight w:val="yellow"/>
                  <w:rPrChange w:id="3172" w:author="MUKOLWE" w:date="2024-11-23T01:49:00Z">
                    <w:rPr>
                      <w:spacing w:val="-10"/>
                      <w:sz w:val="20"/>
                    </w:rPr>
                  </w:rPrChange>
                </w:rPr>
                <w:delText>0</w:delText>
              </w:r>
            </w:del>
          </w:p>
        </w:tc>
        <w:tc>
          <w:tcPr>
            <w:tcW w:w="810" w:type="dxa"/>
            <w:tcPrChange w:id="3173" w:author="MUKOLWE" w:date="2024-11-23T01:26:00Z">
              <w:tcPr>
                <w:tcW w:w="810" w:type="dxa"/>
              </w:tcPr>
            </w:tcPrChange>
          </w:tcPr>
          <w:p w14:paraId="2A9F1EF6" w14:textId="77777777" w:rsidR="00DD1D88" w:rsidRPr="00815E7C" w:rsidDel="00691795" w:rsidRDefault="00DD1D88" w:rsidP="00EB45BC">
            <w:pPr>
              <w:pStyle w:val="TableParagraph"/>
              <w:spacing w:line="276" w:lineRule="auto"/>
              <w:jc w:val="both"/>
              <w:rPr>
                <w:del w:id="3174" w:author="MUKOLWE" w:date="2024-11-23T01:27:00Z"/>
                <w:sz w:val="20"/>
                <w:highlight w:val="yellow"/>
                <w:rPrChange w:id="3175" w:author="MUKOLWE" w:date="2024-11-23T01:49:00Z">
                  <w:rPr>
                    <w:del w:id="3176" w:author="MUKOLWE" w:date="2024-11-23T01:27:00Z"/>
                    <w:sz w:val="20"/>
                  </w:rPr>
                </w:rPrChange>
              </w:rPr>
            </w:pPr>
            <w:del w:id="3177" w:author="MUKOLWE" w:date="2024-11-23T01:27:00Z">
              <w:r w:rsidRPr="00815E7C" w:rsidDel="00691795">
                <w:rPr>
                  <w:spacing w:val="-10"/>
                  <w:sz w:val="20"/>
                  <w:highlight w:val="yellow"/>
                  <w:rPrChange w:id="3178" w:author="MUKOLWE" w:date="2024-11-23T01:49:00Z">
                    <w:rPr>
                      <w:spacing w:val="-10"/>
                      <w:sz w:val="20"/>
                    </w:rPr>
                  </w:rPrChange>
                </w:rPr>
                <w:delText>0</w:delText>
              </w:r>
            </w:del>
          </w:p>
        </w:tc>
        <w:tc>
          <w:tcPr>
            <w:tcW w:w="964" w:type="dxa"/>
            <w:tcPrChange w:id="3179" w:author="MUKOLWE" w:date="2024-11-23T01:26:00Z">
              <w:tcPr>
                <w:tcW w:w="964" w:type="dxa"/>
              </w:tcPr>
            </w:tcPrChange>
          </w:tcPr>
          <w:p w14:paraId="357384DB" w14:textId="77777777" w:rsidR="00DD1D88" w:rsidRPr="00815E7C" w:rsidDel="00691795" w:rsidRDefault="00DD1D88" w:rsidP="00B03E09">
            <w:pPr>
              <w:pStyle w:val="TableParagraph"/>
              <w:spacing w:line="276" w:lineRule="auto"/>
              <w:jc w:val="both"/>
              <w:rPr>
                <w:del w:id="3180" w:author="MUKOLWE" w:date="2024-11-23T01:27:00Z"/>
                <w:sz w:val="20"/>
                <w:highlight w:val="yellow"/>
                <w:rPrChange w:id="3181" w:author="MUKOLWE" w:date="2024-11-23T01:49:00Z">
                  <w:rPr>
                    <w:del w:id="3182" w:author="MUKOLWE" w:date="2024-11-23T01:27:00Z"/>
                    <w:sz w:val="20"/>
                  </w:rPr>
                </w:rPrChange>
              </w:rPr>
            </w:pPr>
            <w:del w:id="3183" w:author="MUKOLWE" w:date="2024-11-23T01:27:00Z">
              <w:r w:rsidRPr="00815E7C" w:rsidDel="00691795">
                <w:rPr>
                  <w:spacing w:val="-10"/>
                  <w:sz w:val="20"/>
                  <w:highlight w:val="yellow"/>
                  <w:rPrChange w:id="3184" w:author="MUKOLWE" w:date="2024-11-23T01:49:00Z">
                    <w:rPr>
                      <w:spacing w:val="-10"/>
                      <w:sz w:val="20"/>
                    </w:rPr>
                  </w:rPrChange>
                </w:rPr>
                <w:delText>0</w:delText>
              </w:r>
            </w:del>
          </w:p>
        </w:tc>
        <w:tc>
          <w:tcPr>
            <w:tcW w:w="862" w:type="dxa"/>
            <w:tcPrChange w:id="3185" w:author="MUKOLWE" w:date="2024-11-23T01:26:00Z">
              <w:tcPr>
                <w:tcW w:w="862" w:type="dxa"/>
              </w:tcPr>
            </w:tcPrChange>
          </w:tcPr>
          <w:p w14:paraId="2BBC95F5" w14:textId="77777777" w:rsidR="00DD1D88" w:rsidRPr="00815E7C" w:rsidDel="00691795" w:rsidRDefault="00DD1D88" w:rsidP="0062071D">
            <w:pPr>
              <w:pStyle w:val="TableParagraph"/>
              <w:spacing w:line="276" w:lineRule="auto"/>
              <w:ind w:left="107"/>
              <w:jc w:val="both"/>
              <w:rPr>
                <w:del w:id="3186" w:author="MUKOLWE" w:date="2024-11-23T01:27:00Z"/>
                <w:sz w:val="20"/>
                <w:highlight w:val="yellow"/>
                <w:rPrChange w:id="3187" w:author="MUKOLWE" w:date="2024-11-23T01:49:00Z">
                  <w:rPr>
                    <w:del w:id="3188" w:author="MUKOLWE" w:date="2024-11-23T01:27:00Z"/>
                    <w:sz w:val="20"/>
                  </w:rPr>
                </w:rPrChange>
              </w:rPr>
            </w:pPr>
            <w:del w:id="3189" w:author="MUKOLWE" w:date="2024-11-23T01:27:00Z">
              <w:r w:rsidRPr="00815E7C" w:rsidDel="00691795">
                <w:rPr>
                  <w:spacing w:val="-10"/>
                  <w:sz w:val="20"/>
                  <w:highlight w:val="yellow"/>
                  <w:rPrChange w:id="3190" w:author="MUKOLWE" w:date="2024-11-23T01:49:00Z">
                    <w:rPr>
                      <w:spacing w:val="-10"/>
                      <w:sz w:val="20"/>
                    </w:rPr>
                  </w:rPrChange>
                </w:rPr>
                <w:delText>0</w:delText>
              </w:r>
            </w:del>
          </w:p>
        </w:tc>
        <w:tc>
          <w:tcPr>
            <w:tcW w:w="810" w:type="dxa"/>
            <w:tcPrChange w:id="3191" w:author="MUKOLWE" w:date="2024-11-23T01:26:00Z">
              <w:tcPr>
                <w:tcW w:w="810" w:type="dxa"/>
              </w:tcPr>
            </w:tcPrChange>
          </w:tcPr>
          <w:p w14:paraId="7CD1AE05" w14:textId="77777777" w:rsidR="00DD1D88" w:rsidRPr="00815E7C" w:rsidDel="00691795" w:rsidRDefault="00DD1D88" w:rsidP="00E066EC">
            <w:pPr>
              <w:pStyle w:val="TableParagraph"/>
              <w:spacing w:line="276" w:lineRule="auto"/>
              <w:jc w:val="both"/>
              <w:rPr>
                <w:del w:id="3192" w:author="MUKOLWE" w:date="2024-11-23T01:27:00Z"/>
                <w:sz w:val="20"/>
                <w:highlight w:val="yellow"/>
                <w:rPrChange w:id="3193" w:author="MUKOLWE" w:date="2024-11-23T01:49:00Z">
                  <w:rPr>
                    <w:del w:id="3194" w:author="MUKOLWE" w:date="2024-11-23T01:27:00Z"/>
                    <w:sz w:val="20"/>
                  </w:rPr>
                </w:rPrChange>
              </w:rPr>
            </w:pPr>
            <w:del w:id="3195" w:author="MUKOLWE" w:date="2024-11-23T01:27:00Z">
              <w:r w:rsidRPr="00815E7C" w:rsidDel="00691795">
                <w:rPr>
                  <w:spacing w:val="-10"/>
                  <w:sz w:val="20"/>
                  <w:highlight w:val="yellow"/>
                  <w:rPrChange w:id="3196" w:author="MUKOLWE" w:date="2024-11-23T01:49:00Z">
                    <w:rPr>
                      <w:spacing w:val="-10"/>
                      <w:sz w:val="20"/>
                    </w:rPr>
                  </w:rPrChange>
                </w:rPr>
                <w:delText>0</w:delText>
              </w:r>
            </w:del>
          </w:p>
        </w:tc>
        <w:tc>
          <w:tcPr>
            <w:tcW w:w="944" w:type="dxa"/>
            <w:tcPrChange w:id="3197" w:author="MUKOLWE" w:date="2024-11-23T01:26:00Z">
              <w:tcPr>
                <w:tcW w:w="944" w:type="dxa"/>
              </w:tcPr>
            </w:tcPrChange>
          </w:tcPr>
          <w:p w14:paraId="130DE3BD" w14:textId="77777777" w:rsidR="00DD1D88" w:rsidRPr="00815E7C" w:rsidDel="00691795" w:rsidRDefault="00DD1D88" w:rsidP="007A056F">
            <w:pPr>
              <w:pStyle w:val="TableParagraph"/>
              <w:spacing w:line="276" w:lineRule="auto"/>
              <w:jc w:val="both"/>
              <w:rPr>
                <w:del w:id="3198" w:author="MUKOLWE" w:date="2024-11-23T01:27:00Z"/>
                <w:sz w:val="20"/>
                <w:highlight w:val="yellow"/>
                <w:rPrChange w:id="3199" w:author="MUKOLWE" w:date="2024-11-23T01:49:00Z">
                  <w:rPr>
                    <w:del w:id="3200" w:author="MUKOLWE" w:date="2024-11-23T01:27:00Z"/>
                    <w:sz w:val="20"/>
                  </w:rPr>
                </w:rPrChange>
              </w:rPr>
            </w:pPr>
            <w:del w:id="3201" w:author="MUKOLWE" w:date="2024-11-23T01:27:00Z">
              <w:r w:rsidRPr="00815E7C" w:rsidDel="00691795">
                <w:rPr>
                  <w:spacing w:val="-10"/>
                  <w:sz w:val="20"/>
                  <w:highlight w:val="yellow"/>
                  <w:rPrChange w:id="3202" w:author="MUKOLWE" w:date="2024-11-23T01:49:00Z">
                    <w:rPr>
                      <w:spacing w:val="-10"/>
                      <w:sz w:val="20"/>
                    </w:rPr>
                  </w:rPrChange>
                </w:rPr>
                <w:delText>0</w:delText>
              </w:r>
            </w:del>
          </w:p>
        </w:tc>
        <w:tc>
          <w:tcPr>
            <w:tcW w:w="982" w:type="dxa"/>
            <w:tcPrChange w:id="3203" w:author="MUKOLWE" w:date="2024-11-23T01:26:00Z">
              <w:tcPr>
                <w:tcW w:w="982" w:type="dxa"/>
              </w:tcPr>
            </w:tcPrChange>
          </w:tcPr>
          <w:p w14:paraId="16E68F1F" w14:textId="77777777" w:rsidR="00DD1D88" w:rsidRPr="00815E7C" w:rsidDel="00691795" w:rsidRDefault="00DD1D88" w:rsidP="0062071D">
            <w:pPr>
              <w:pStyle w:val="TableParagraph"/>
              <w:spacing w:line="276" w:lineRule="auto"/>
              <w:ind w:left="104"/>
              <w:jc w:val="both"/>
              <w:rPr>
                <w:del w:id="3204" w:author="MUKOLWE" w:date="2024-11-23T01:27:00Z"/>
                <w:sz w:val="20"/>
                <w:highlight w:val="yellow"/>
                <w:rPrChange w:id="3205" w:author="MUKOLWE" w:date="2024-11-23T01:49:00Z">
                  <w:rPr>
                    <w:del w:id="3206" w:author="MUKOLWE" w:date="2024-11-23T01:27:00Z"/>
                    <w:sz w:val="20"/>
                  </w:rPr>
                </w:rPrChange>
              </w:rPr>
            </w:pPr>
            <w:del w:id="3207" w:author="MUKOLWE" w:date="2024-11-23T01:27:00Z">
              <w:r w:rsidRPr="00815E7C" w:rsidDel="00691795">
                <w:rPr>
                  <w:spacing w:val="-10"/>
                  <w:sz w:val="20"/>
                  <w:highlight w:val="yellow"/>
                  <w:rPrChange w:id="3208" w:author="MUKOLWE" w:date="2024-11-23T01:49:00Z">
                    <w:rPr>
                      <w:spacing w:val="-10"/>
                      <w:sz w:val="20"/>
                    </w:rPr>
                  </w:rPrChange>
                </w:rPr>
                <w:delText>0</w:delText>
              </w:r>
            </w:del>
          </w:p>
        </w:tc>
        <w:tc>
          <w:tcPr>
            <w:tcW w:w="1134" w:type="dxa"/>
            <w:tcPrChange w:id="3209" w:author="MUKOLWE" w:date="2024-11-23T01:26:00Z">
              <w:tcPr>
                <w:tcW w:w="992" w:type="dxa"/>
              </w:tcPr>
            </w:tcPrChange>
          </w:tcPr>
          <w:p w14:paraId="260D5A5A" w14:textId="77777777" w:rsidR="00DD1D88" w:rsidRPr="00815E7C" w:rsidDel="00691795" w:rsidRDefault="00DD1D88" w:rsidP="0062071D">
            <w:pPr>
              <w:pStyle w:val="TableParagraph"/>
              <w:spacing w:line="276" w:lineRule="auto"/>
              <w:ind w:left="103"/>
              <w:jc w:val="both"/>
              <w:rPr>
                <w:del w:id="3210" w:author="MUKOLWE" w:date="2024-11-23T01:27:00Z"/>
                <w:sz w:val="20"/>
                <w:highlight w:val="yellow"/>
                <w:rPrChange w:id="3211" w:author="MUKOLWE" w:date="2024-11-23T01:49:00Z">
                  <w:rPr>
                    <w:del w:id="3212" w:author="MUKOLWE" w:date="2024-11-23T01:27:00Z"/>
                    <w:sz w:val="20"/>
                  </w:rPr>
                </w:rPrChange>
              </w:rPr>
            </w:pPr>
            <w:del w:id="3213" w:author="MUKOLWE" w:date="2024-11-23T01:27:00Z">
              <w:r w:rsidRPr="00815E7C" w:rsidDel="00691795">
                <w:rPr>
                  <w:spacing w:val="-10"/>
                  <w:sz w:val="20"/>
                  <w:highlight w:val="yellow"/>
                  <w:rPrChange w:id="3214" w:author="MUKOLWE" w:date="2024-11-23T01:49:00Z">
                    <w:rPr>
                      <w:spacing w:val="-10"/>
                      <w:sz w:val="20"/>
                    </w:rPr>
                  </w:rPrChange>
                </w:rPr>
                <w:delText>0</w:delText>
              </w:r>
            </w:del>
          </w:p>
        </w:tc>
        <w:tc>
          <w:tcPr>
            <w:tcW w:w="992" w:type="dxa"/>
            <w:tcPrChange w:id="3215" w:author="MUKOLWE" w:date="2024-11-23T01:26:00Z">
              <w:tcPr>
                <w:tcW w:w="992" w:type="dxa"/>
              </w:tcPr>
            </w:tcPrChange>
          </w:tcPr>
          <w:p w14:paraId="694FEA1C" w14:textId="77777777" w:rsidR="00DD1D88" w:rsidRPr="00815E7C" w:rsidDel="00691795" w:rsidRDefault="00DD1D88" w:rsidP="0062071D">
            <w:pPr>
              <w:pStyle w:val="TableParagraph"/>
              <w:spacing w:line="276" w:lineRule="auto"/>
              <w:ind w:left="101"/>
              <w:jc w:val="both"/>
              <w:rPr>
                <w:del w:id="3216" w:author="MUKOLWE" w:date="2024-11-23T01:27:00Z"/>
                <w:sz w:val="20"/>
                <w:highlight w:val="yellow"/>
                <w:rPrChange w:id="3217" w:author="MUKOLWE" w:date="2024-11-23T01:49:00Z">
                  <w:rPr>
                    <w:del w:id="3218" w:author="MUKOLWE" w:date="2024-11-23T01:27:00Z"/>
                    <w:sz w:val="20"/>
                  </w:rPr>
                </w:rPrChange>
              </w:rPr>
            </w:pPr>
            <w:del w:id="3219" w:author="MUKOLWE" w:date="2024-11-23T01:27:00Z">
              <w:r w:rsidRPr="00815E7C" w:rsidDel="00691795">
                <w:rPr>
                  <w:spacing w:val="-10"/>
                  <w:sz w:val="20"/>
                  <w:highlight w:val="yellow"/>
                  <w:rPrChange w:id="3220" w:author="MUKOLWE" w:date="2024-11-23T01:49:00Z">
                    <w:rPr>
                      <w:spacing w:val="-10"/>
                      <w:sz w:val="20"/>
                    </w:rPr>
                  </w:rPrChange>
                </w:rPr>
                <w:delText>0</w:delText>
              </w:r>
            </w:del>
          </w:p>
        </w:tc>
        <w:tc>
          <w:tcPr>
            <w:tcW w:w="992" w:type="dxa"/>
            <w:tcPrChange w:id="3221" w:author="MUKOLWE" w:date="2024-11-23T01:26:00Z">
              <w:tcPr>
                <w:tcW w:w="992" w:type="dxa"/>
              </w:tcPr>
            </w:tcPrChange>
          </w:tcPr>
          <w:p w14:paraId="39D535F3" w14:textId="77777777" w:rsidR="00DD1D88" w:rsidRPr="00815E7C" w:rsidDel="00691795" w:rsidRDefault="00DD1D88" w:rsidP="0062071D">
            <w:pPr>
              <w:pStyle w:val="TableParagraph"/>
              <w:spacing w:line="276" w:lineRule="auto"/>
              <w:ind w:left="96"/>
              <w:jc w:val="both"/>
              <w:rPr>
                <w:del w:id="3222" w:author="MUKOLWE" w:date="2024-11-23T01:27:00Z"/>
                <w:sz w:val="20"/>
                <w:highlight w:val="yellow"/>
                <w:rPrChange w:id="3223" w:author="MUKOLWE" w:date="2024-11-23T01:49:00Z">
                  <w:rPr>
                    <w:del w:id="3224" w:author="MUKOLWE" w:date="2024-11-23T01:27:00Z"/>
                    <w:sz w:val="20"/>
                  </w:rPr>
                </w:rPrChange>
              </w:rPr>
            </w:pPr>
            <w:del w:id="3225" w:author="MUKOLWE" w:date="2024-11-23T01:27:00Z">
              <w:r w:rsidRPr="00815E7C" w:rsidDel="00691795">
                <w:rPr>
                  <w:spacing w:val="-10"/>
                  <w:sz w:val="20"/>
                  <w:highlight w:val="yellow"/>
                  <w:rPrChange w:id="3226" w:author="MUKOLWE" w:date="2024-11-23T01:49:00Z">
                    <w:rPr>
                      <w:spacing w:val="-10"/>
                      <w:sz w:val="20"/>
                    </w:rPr>
                  </w:rPrChange>
                </w:rPr>
                <w:delText>0</w:delText>
              </w:r>
            </w:del>
          </w:p>
        </w:tc>
        <w:tc>
          <w:tcPr>
            <w:tcW w:w="851" w:type="dxa"/>
            <w:tcPrChange w:id="3227" w:author="MUKOLWE" w:date="2024-11-23T01:26:00Z">
              <w:tcPr>
                <w:tcW w:w="851" w:type="dxa"/>
              </w:tcPr>
            </w:tcPrChange>
          </w:tcPr>
          <w:p w14:paraId="438375D5" w14:textId="77777777" w:rsidR="00DD1D88" w:rsidRPr="00815E7C" w:rsidDel="00691795" w:rsidRDefault="00DD1D88" w:rsidP="0062071D">
            <w:pPr>
              <w:pStyle w:val="TableParagraph"/>
              <w:spacing w:line="276" w:lineRule="auto"/>
              <w:ind w:left="99"/>
              <w:jc w:val="both"/>
              <w:rPr>
                <w:del w:id="3228" w:author="MUKOLWE" w:date="2024-11-23T01:27:00Z"/>
                <w:sz w:val="20"/>
                <w:highlight w:val="yellow"/>
                <w:rPrChange w:id="3229" w:author="MUKOLWE" w:date="2024-11-23T01:49:00Z">
                  <w:rPr>
                    <w:del w:id="3230" w:author="MUKOLWE" w:date="2024-11-23T01:27:00Z"/>
                    <w:sz w:val="20"/>
                  </w:rPr>
                </w:rPrChange>
              </w:rPr>
            </w:pPr>
            <w:del w:id="3231" w:author="MUKOLWE" w:date="2024-11-23T01:27:00Z">
              <w:r w:rsidRPr="00815E7C" w:rsidDel="00691795">
                <w:rPr>
                  <w:spacing w:val="-10"/>
                  <w:sz w:val="20"/>
                  <w:highlight w:val="yellow"/>
                  <w:rPrChange w:id="3232" w:author="MUKOLWE" w:date="2024-11-23T01:49:00Z">
                    <w:rPr>
                      <w:spacing w:val="-10"/>
                      <w:sz w:val="20"/>
                    </w:rPr>
                  </w:rPrChange>
                </w:rPr>
                <w:delText>0</w:delText>
              </w:r>
            </w:del>
          </w:p>
        </w:tc>
        <w:tc>
          <w:tcPr>
            <w:tcW w:w="1134" w:type="dxa"/>
            <w:tcPrChange w:id="3233" w:author="MUKOLWE" w:date="2024-11-23T01:26:00Z">
              <w:tcPr>
                <w:tcW w:w="1131" w:type="dxa"/>
              </w:tcPr>
            </w:tcPrChange>
          </w:tcPr>
          <w:p w14:paraId="254C3BF4" w14:textId="77777777" w:rsidR="00DD1D88" w:rsidRPr="00815E7C" w:rsidDel="00691795" w:rsidRDefault="00DD1D88" w:rsidP="0062071D">
            <w:pPr>
              <w:pStyle w:val="TableParagraph"/>
              <w:spacing w:line="276" w:lineRule="auto"/>
              <w:ind w:left="93"/>
              <w:jc w:val="both"/>
              <w:rPr>
                <w:del w:id="3234" w:author="MUKOLWE" w:date="2024-11-23T01:27:00Z"/>
                <w:sz w:val="20"/>
                <w:highlight w:val="yellow"/>
                <w:rPrChange w:id="3235" w:author="MUKOLWE" w:date="2024-11-23T01:49:00Z">
                  <w:rPr>
                    <w:del w:id="3236" w:author="MUKOLWE" w:date="2024-11-23T01:27:00Z"/>
                    <w:sz w:val="20"/>
                  </w:rPr>
                </w:rPrChange>
              </w:rPr>
            </w:pPr>
            <w:del w:id="3237" w:author="MUKOLWE" w:date="2024-11-23T01:27:00Z">
              <w:r w:rsidRPr="00815E7C" w:rsidDel="00691795">
                <w:rPr>
                  <w:spacing w:val="-10"/>
                  <w:sz w:val="20"/>
                  <w:highlight w:val="yellow"/>
                  <w:rPrChange w:id="3238" w:author="MUKOLWE" w:date="2024-11-23T01:49:00Z">
                    <w:rPr>
                      <w:spacing w:val="-10"/>
                      <w:sz w:val="20"/>
                    </w:rPr>
                  </w:rPrChange>
                </w:rPr>
                <w:delText>0</w:delText>
              </w:r>
            </w:del>
          </w:p>
        </w:tc>
      </w:tr>
      <w:tr w:rsidR="00E71101" w:rsidRPr="00815E7C" w:rsidDel="00691795" w14:paraId="46D59809" w14:textId="77777777" w:rsidTr="00691795">
        <w:trPr>
          <w:trHeight w:val="268"/>
          <w:del w:id="3239" w:author="MUKOLWE" w:date="2024-11-23T01:27:00Z"/>
          <w:trPrChange w:id="3240" w:author="MUKOLWE" w:date="2024-11-23T01:26:00Z">
            <w:trPr>
              <w:trHeight w:val="268"/>
            </w:trPr>
          </w:trPrChange>
        </w:trPr>
        <w:tc>
          <w:tcPr>
            <w:tcW w:w="1895" w:type="dxa"/>
            <w:tcPrChange w:id="3241" w:author="MUKOLWE" w:date="2024-11-23T01:26:00Z">
              <w:tcPr>
                <w:tcW w:w="1890" w:type="dxa"/>
              </w:tcPr>
            </w:tcPrChange>
          </w:tcPr>
          <w:p w14:paraId="66A85BD2" w14:textId="77777777" w:rsidR="00DD1D88" w:rsidRPr="00815E7C" w:rsidDel="00691795" w:rsidRDefault="00DD1D88" w:rsidP="0062071D">
            <w:pPr>
              <w:pStyle w:val="TableParagraph"/>
              <w:spacing w:line="276" w:lineRule="auto"/>
              <w:ind w:left="110"/>
              <w:jc w:val="both"/>
              <w:rPr>
                <w:del w:id="3242" w:author="MUKOLWE" w:date="2024-11-23T01:27:00Z"/>
                <w:b/>
                <w:sz w:val="20"/>
                <w:highlight w:val="yellow"/>
                <w:rPrChange w:id="3243" w:author="MUKOLWE" w:date="2024-11-23T01:49:00Z">
                  <w:rPr>
                    <w:del w:id="3244" w:author="MUKOLWE" w:date="2024-11-23T01:27:00Z"/>
                    <w:b/>
                    <w:sz w:val="20"/>
                  </w:rPr>
                </w:rPrChange>
              </w:rPr>
            </w:pPr>
            <w:del w:id="3245" w:author="MUKOLWE" w:date="2024-11-23T01:27:00Z">
              <w:r w:rsidRPr="00815E7C" w:rsidDel="00691795">
                <w:rPr>
                  <w:b/>
                  <w:spacing w:val="-2"/>
                  <w:sz w:val="20"/>
                  <w:highlight w:val="yellow"/>
                  <w:rPrChange w:id="3246" w:author="MUKOLWE" w:date="2024-11-23T01:49:00Z">
                    <w:rPr>
                      <w:b/>
                      <w:spacing w:val="-2"/>
                      <w:sz w:val="20"/>
                    </w:rPr>
                  </w:rPrChange>
                </w:rPr>
                <w:delText>Permits/Licenses</w:delText>
              </w:r>
            </w:del>
          </w:p>
        </w:tc>
        <w:tc>
          <w:tcPr>
            <w:tcW w:w="854" w:type="dxa"/>
            <w:tcPrChange w:id="3247" w:author="MUKOLWE" w:date="2024-11-23T01:26:00Z">
              <w:tcPr>
                <w:tcW w:w="854" w:type="dxa"/>
              </w:tcPr>
            </w:tcPrChange>
          </w:tcPr>
          <w:p w14:paraId="63D76EEA" w14:textId="77777777" w:rsidR="00DD1D88" w:rsidRPr="00815E7C" w:rsidDel="00691795" w:rsidRDefault="00DD1D88" w:rsidP="00EB45BC">
            <w:pPr>
              <w:pStyle w:val="TableParagraph"/>
              <w:spacing w:line="276" w:lineRule="auto"/>
              <w:jc w:val="both"/>
              <w:rPr>
                <w:del w:id="3248" w:author="MUKOLWE" w:date="2024-11-23T01:27:00Z"/>
                <w:sz w:val="20"/>
                <w:highlight w:val="yellow"/>
                <w:rPrChange w:id="3249" w:author="MUKOLWE" w:date="2024-11-23T01:49:00Z">
                  <w:rPr>
                    <w:del w:id="3250" w:author="MUKOLWE" w:date="2024-11-23T01:27:00Z"/>
                    <w:sz w:val="20"/>
                  </w:rPr>
                </w:rPrChange>
              </w:rPr>
            </w:pPr>
            <w:del w:id="3251" w:author="MUKOLWE" w:date="2024-11-23T01:27:00Z">
              <w:r w:rsidRPr="00815E7C" w:rsidDel="00691795">
                <w:rPr>
                  <w:spacing w:val="-10"/>
                  <w:sz w:val="20"/>
                  <w:highlight w:val="yellow"/>
                  <w:rPrChange w:id="3252" w:author="MUKOLWE" w:date="2024-11-23T01:49:00Z">
                    <w:rPr>
                      <w:spacing w:val="-10"/>
                      <w:sz w:val="20"/>
                    </w:rPr>
                  </w:rPrChange>
                </w:rPr>
                <w:delText>0</w:delText>
              </w:r>
            </w:del>
          </w:p>
        </w:tc>
        <w:tc>
          <w:tcPr>
            <w:tcW w:w="810" w:type="dxa"/>
            <w:tcPrChange w:id="3253" w:author="MUKOLWE" w:date="2024-11-23T01:26:00Z">
              <w:tcPr>
                <w:tcW w:w="810" w:type="dxa"/>
              </w:tcPr>
            </w:tcPrChange>
          </w:tcPr>
          <w:p w14:paraId="5AC6E8DD" w14:textId="77777777" w:rsidR="00DD1D88" w:rsidRPr="00815E7C" w:rsidDel="00691795" w:rsidRDefault="00DD1D88" w:rsidP="00EB45BC">
            <w:pPr>
              <w:pStyle w:val="TableParagraph"/>
              <w:spacing w:line="276" w:lineRule="auto"/>
              <w:jc w:val="both"/>
              <w:rPr>
                <w:del w:id="3254" w:author="MUKOLWE" w:date="2024-11-23T01:27:00Z"/>
                <w:sz w:val="20"/>
                <w:highlight w:val="yellow"/>
                <w:rPrChange w:id="3255" w:author="MUKOLWE" w:date="2024-11-23T01:49:00Z">
                  <w:rPr>
                    <w:del w:id="3256" w:author="MUKOLWE" w:date="2024-11-23T01:27:00Z"/>
                    <w:sz w:val="20"/>
                  </w:rPr>
                </w:rPrChange>
              </w:rPr>
            </w:pPr>
            <w:del w:id="3257" w:author="MUKOLWE" w:date="2024-11-23T01:27:00Z">
              <w:r w:rsidRPr="00815E7C" w:rsidDel="00691795">
                <w:rPr>
                  <w:spacing w:val="-10"/>
                  <w:sz w:val="20"/>
                  <w:highlight w:val="yellow"/>
                  <w:rPrChange w:id="3258" w:author="MUKOLWE" w:date="2024-11-23T01:49:00Z">
                    <w:rPr>
                      <w:spacing w:val="-10"/>
                      <w:sz w:val="20"/>
                    </w:rPr>
                  </w:rPrChange>
                </w:rPr>
                <w:delText>0</w:delText>
              </w:r>
            </w:del>
          </w:p>
        </w:tc>
        <w:tc>
          <w:tcPr>
            <w:tcW w:w="810" w:type="dxa"/>
            <w:tcPrChange w:id="3259" w:author="MUKOLWE" w:date="2024-11-23T01:26:00Z">
              <w:tcPr>
                <w:tcW w:w="810" w:type="dxa"/>
              </w:tcPr>
            </w:tcPrChange>
          </w:tcPr>
          <w:p w14:paraId="1BE048AB" w14:textId="77777777" w:rsidR="00DD1D88" w:rsidRPr="00815E7C" w:rsidDel="00691795" w:rsidRDefault="00DD1D88" w:rsidP="00EB45BC">
            <w:pPr>
              <w:pStyle w:val="TableParagraph"/>
              <w:spacing w:line="276" w:lineRule="auto"/>
              <w:jc w:val="both"/>
              <w:rPr>
                <w:del w:id="3260" w:author="MUKOLWE" w:date="2024-11-23T01:27:00Z"/>
                <w:sz w:val="20"/>
                <w:highlight w:val="yellow"/>
                <w:rPrChange w:id="3261" w:author="MUKOLWE" w:date="2024-11-23T01:49:00Z">
                  <w:rPr>
                    <w:del w:id="3262" w:author="MUKOLWE" w:date="2024-11-23T01:27:00Z"/>
                    <w:sz w:val="20"/>
                  </w:rPr>
                </w:rPrChange>
              </w:rPr>
            </w:pPr>
            <w:del w:id="3263" w:author="MUKOLWE" w:date="2024-11-23T01:27:00Z">
              <w:r w:rsidRPr="00815E7C" w:rsidDel="00691795">
                <w:rPr>
                  <w:spacing w:val="-10"/>
                  <w:sz w:val="20"/>
                  <w:highlight w:val="yellow"/>
                  <w:rPrChange w:id="3264" w:author="MUKOLWE" w:date="2024-11-23T01:49:00Z">
                    <w:rPr>
                      <w:spacing w:val="-10"/>
                      <w:sz w:val="20"/>
                    </w:rPr>
                  </w:rPrChange>
                </w:rPr>
                <w:delText>0</w:delText>
              </w:r>
            </w:del>
          </w:p>
        </w:tc>
        <w:tc>
          <w:tcPr>
            <w:tcW w:w="964" w:type="dxa"/>
            <w:tcPrChange w:id="3265" w:author="MUKOLWE" w:date="2024-11-23T01:26:00Z">
              <w:tcPr>
                <w:tcW w:w="964" w:type="dxa"/>
              </w:tcPr>
            </w:tcPrChange>
          </w:tcPr>
          <w:p w14:paraId="06508E8F" w14:textId="77777777" w:rsidR="00DD1D88" w:rsidRPr="00815E7C" w:rsidDel="00691795" w:rsidRDefault="00DD1D88" w:rsidP="00B03E09">
            <w:pPr>
              <w:pStyle w:val="TableParagraph"/>
              <w:spacing w:line="276" w:lineRule="auto"/>
              <w:jc w:val="both"/>
              <w:rPr>
                <w:del w:id="3266" w:author="MUKOLWE" w:date="2024-11-23T01:27:00Z"/>
                <w:sz w:val="20"/>
                <w:highlight w:val="yellow"/>
                <w:rPrChange w:id="3267" w:author="MUKOLWE" w:date="2024-11-23T01:49:00Z">
                  <w:rPr>
                    <w:del w:id="3268" w:author="MUKOLWE" w:date="2024-11-23T01:27:00Z"/>
                    <w:sz w:val="20"/>
                  </w:rPr>
                </w:rPrChange>
              </w:rPr>
            </w:pPr>
            <w:del w:id="3269" w:author="MUKOLWE" w:date="2024-11-23T01:27:00Z">
              <w:r w:rsidRPr="00815E7C" w:rsidDel="00691795">
                <w:rPr>
                  <w:spacing w:val="-10"/>
                  <w:sz w:val="20"/>
                  <w:highlight w:val="yellow"/>
                  <w:rPrChange w:id="3270" w:author="MUKOLWE" w:date="2024-11-23T01:49:00Z">
                    <w:rPr>
                      <w:spacing w:val="-10"/>
                      <w:sz w:val="20"/>
                    </w:rPr>
                  </w:rPrChange>
                </w:rPr>
                <w:delText>0</w:delText>
              </w:r>
            </w:del>
          </w:p>
        </w:tc>
        <w:tc>
          <w:tcPr>
            <w:tcW w:w="862" w:type="dxa"/>
            <w:tcPrChange w:id="3271" w:author="MUKOLWE" w:date="2024-11-23T01:26:00Z">
              <w:tcPr>
                <w:tcW w:w="862" w:type="dxa"/>
              </w:tcPr>
            </w:tcPrChange>
          </w:tcPr>
          <w:p w14:paraId="5B79AD88" w14:textId="77777777" w:rsidR="00DD1D88" w:rsidRPr="00815E7C" w:rsidDel="00691795" w:rsidRDefault="00DD1D88" w:rsidP="0062071D">
            <w:pPr>
              <w:pStyle w:val="TableParagraph"/>
              <w:spacing w:line="276" w:lineRule="auto"/>
              <w:ind w:left="107"/>
              <w:jc w:val="both"/>
              <w:rPr>
                <w:del w:id="3272" w:author="MUKOLWE" w:date="2024-11-23T01:27:00Z"/>
                <w:sz w:val="20"/>
                <w:highlight w:val="yellow"/>
                <w:rPrChange w:id="3273" w:author="MUKOLWE" w:date="2024-11-23T01:49:00Z">
                  <w:rPr>
                    <w:del w:id="3274" w:author="MUKOLWE" w:date="2024-11-23T01:27:00Z"/>
                    <w:sz w:val="20"/>
                  </w:rPr>
                </w:rPrChange>
              </w:rPr>
            </w:pPr>
            <w:del w:id="3275" w:author="MUKOLWE" w:date="2024-11-23T01:27:00Z">
              <w:r w:rsidRPr="00815E7C" w:rsidDel="00691795">
                <w:rPr>
                  <w:spacing w:val="-10"/>
                  <w:sz w:val="20"/>
                  <w:highlight w:val="yellow"/>
                  <w:rPrChange w:id="3276" w:author="MUKOLWE" w:date="2024-11-23T01:49:00Z">
                    <w:rPr>
                      <w:spacing w:val="-10"/>
                      <w:sz w:val="20"/>
                    </w:rPr>
                  </w:rPrChange>
                </w:rPr>
                <w:delText>0</w:delText>
              </w:r>
            </w:del>
          </w:p>
        </w:tc>
        <w:tc>
          <w:tcPr>
            <w:tcW w:w="810" w:type="dxa"/>
            <w:tcPrChange w:id="3277" w:author="MUKOLWE" w:date="2024-11-23T01:26:00Z">
              <w:tcPr>
                <w:tcW w:w="810" w:type="dxa"/>
              </w:tcPr>
            </w:tcPrChange>
          </w:tcPr>
          <w:p w14:paraId="66033357" w14:textId="77777777" w:rsidR="00DD1D88" w:rsidRPr="00815E7C" w:rsidDel="00691795" w:rsidRDefault="00DD1D88" w:rsidP="00E066EC">
            <w:pPr>
              <w:pStyle w:val="TableParagraph"/>
              <w:spacing w:line="276" w:lineRule="auto"/>
              <w:jc w:val="both"/>
              <w:rPr>
                <w:del w:id="3278" w:author="MUKOLWE" w:date="2024-11-23T01:27:00Z"/>
                <w:sz w:val="20"/>
                <w:highlight w:val="yellow"/>
                <w:rPrChange w:id="3279" w:author="MUKOLWE" w:date="2024-11-23T01:49:00Z">
                  <w:rPr>
                    <w:del w:id="3280" w:author="MUKOLWE" w:date="2024-11-23T01:27:00Z"/>
                    <w:sz w:val="20"/>
                  </w:rPr>
                </w:rPrChange>
              </w:rPr>
            </w:pPr>
            <w:del w:id="3281" w:author="MUKOLWE" w:date="2024-11-23T01:27:00Z">
              <w:r w:rsidRPr="00815E7C" w:rsidDel="00691795">
                <w:rPr>
                  <w:spacing w:val="-10"/>
                  <w:sz w:val="20"/>
                  <w:highlight w:val="yellow"/>
                  <w:rPrChange w:id="3282" w:author="MUKOLWE" w:date="2024-11-23T01:49:00Z">
                    <w:rPr>
                      <w:spacing w:val="-10"/>
                      <w:sz w:val="20"/>
                    </w:rPr>
                  </w:rPrChange>
                </w:rPr>
                <w:delText>0</w:delText>
              </w:r>
            </w:del>
          </w:p>
        </w:tc>
        <w:tc>
          <w:tcPr>
            <w:tcW w:w="944" w:type="dxa"/>
            <w:tcPrChange w:id="3283" w:author="MUKOLWE" w:date="2024-11-23T01:26:00Z">
              <w:tcPr>
                <w:tcW w:w="944" w:type="dxa"/>
              </w:tcPr>
            </w:tcPrChange>
          </w:tcPr>
          <w:p w14:paraId="23D570E4" w14:textId="77777777" w:rsidR="00DD1D88" w:rsidRPr="00815E7C" w:rsidDel="00691795" w:rsidRDefault="00DD1D88" w:rsidP="007A056F">
            <w:pPr>
              <w:pStyle w:val="TableParagraph"/>
              <w:spacing w:line="276" w:lineRule="auto"/>
              <w:jc w:val="both"/>
              <w:rPr>
                <w:del w:id="3284" w:author="MUKOLWE" w:date="2024-11-23T01:27:00Z"/>
                <w:sz w:val="20"/>
                <w:highlight w:val="yellow"/>
                <w:rPrChange w:id="3285" w:author="MUKOLWE" w:date="2024-11-23T01:49:00Z">
                  <w:rPr>
                    <w:del w:id="3286" w:author="MUKOLWE" w:date="2024-11-23T01:27:00Z"/>
                    <w:sz w:val="20"/>
                  </w:rPr>
                </w:rPrChange>
              </w:rPr>
            </w:pPr>
            <w:del w:id="3287" w:author="MUKOLWE" w:date="2024-11-23T01:27:00Z">
              <w:r w:rsidRPr="00815E7C" w:rsidDel="00691795">
                <w:rPr>
                  <w:spacing w:val="-10"/>
                  <w:sz w:val="20"/>
                  <w:highlight w:val="yellow"/>
                  <w:rPrChange w:id="3288" w:author="MUKOLWE" w:date="2024-11-23T01:49:00Z">
                    <w:rPr>
                      <w:spacing w:val="-10"/>
                      <w:sz w:val="20"/>
                    </w:rPr>
                  </w:rPrChange>
                </w:rPr>
                <w:delText>0</w:delText>
              </w:r>
            </w:del>
          </w:p>
        </w:tc>
        <w:tc>
          <w:tcPr>
            <w:tcW w:w="982" w:type="dxa"/>
            <w:tcPrChange w:id="3289" w:author="MUKOLWE" w:date="2024-11-23T01:26:00Z">
              <w:tcPr>
                <w:tcW w:w="982" w:type="dxa"/>
              </w:tcPr>
            </w:tcPrChange>
          </w:tcPr>
          <w:p w14:paraId="4E589DF7" w14:textId="77777777" w:rsidR="00DD1D88" w:rsidRPr="00815E7C" w:rsidDel="00691795" w:rsidRDefault="00DD1D88" w:rsidP="0062071D">
            <w:pPr>
              <w:pStyle w:val="TableParagraph"/>
              <w:spacing w:line="276" w:lineRule="auto"/>
              <w:ind w:left="104"/>
              <w:jc w:val="both"/>
              <w:rPr>
                <w:del w:id="3290" w:author="MUKOLWE" w:date="2024-11-23T01:27:00Z"/>
                <w:sz w:val="20"/>
                <w:highlight w:val="yellow"/>
                <w:rPrChange w:id="3291" w:author="MUKOLWE" w:date="2024-11-23T01:49:00Z">
                  <w:rPr>
                    <w:del w:id="3292" w:author="MUKOLWE" w:date="2024-11-23T01:27:00Z"/>
                    <w:sz w:val="20"/>
                  </w:rPr>
                </w:rPrChange>
              </w:rPr>
            </w:pPr>
            <w:del w:id="3293" w:author="MUKOLWE" w:date="2024-11-23T01:27:00Z">
              <w:r w:rsidRPr="00815E7C" w:rsidDel="00691795">
                <w:rPr>
                  <w:spacing w:val="-10"/>
                  <w:sz w:val="20"/>
                  <w:highlight w:val="yellow"/>
                  <w:rPrChange w:id="3294" w:author="MUKOLWE" w:date="2024-11-23T01:49:00Z">
                    <w:rPr>
                      <w:spacing w:val="-10"/>
                      <w:sz w:val="20"/>
                    </w:rPr>
                  </w:rPrChange>
                </w:rPr>
                <w:delText>0</w:delText>
              </w:r>
            </w:del>
          </w:p>
        </w:tc>
        <w:tc>
          <w:tcPr>
            <w:tcW w:w="1134" w:type="dxa"/>
            <w:tcPrChange w:id="3295" w:author="MUKOLWE" w:date="2024-11-23T01:26:00Z">
              <w:tcPr>
                <w:tcW w:w="992" w:type="dxa"/>
              </w:tcPr>
            </w:tcPrChange>
          </w:tcPr>
          <w:p w14:paraId="38B0DCFB" w14:textId="77777777" w:rsidR="00DD1D88" w:rsidRPr="00815E7C" w:rsidDel="00691795" w:rsidRDefault="00DD1D88" w:rsidP="0062071D">
            <w:pPr>
              <w:pStyle w:val="TableParagraph"/>
              <w:spacing w:line="276" w:lineRule="auto"/>
              <w:ind w:left="103"/>
              <w:jc w:val="both"/>
              <w:rPr>
                <w:del w:id="3296" w:author="MUKOLWE" w:date="2024-11-23T01:27:00Z"/>
                <w:sz w:val="20"/>
                <w:highlight w:val="yellow"/>
                <w:rPrChange w:id="3297" w:author="MUKOLWE" w:date="2024-11-23T01:49:00Z">
                  <w:rPr>
                    <w:del w:id="3298" w:author="MUKOLWE" w:date="2024-11-23T01:27:00Z"/>
                    <w:sz w:val="20"/>
                  </w:rPr>
                </w:rPrChange>
              </w:rPr>
            </w:pPr>
            <w:del w:id="3299" w:author="MUKOLWE" w:date="2024-11-23T01:27:00Z">
              <w:r w:rsidRPr="00815E7C" w:rsidDel="00691795">
                <w:rPr>
                  <w:spacing w:val="-10"/>
                  <w:sz w:val="20"/>
                  <w:highlight w:val="yellow"/>
                  <w:rPrChange w:id="3300" w:author="MUKOLWE" w:date="2024-11-23T01:49:00Z">
                    <w:rPr>
                      <w:spacing w:val="-10"/>
                      <w:sz w:val="20"/>
                    </w:rPr>
                  </w:rPrChange>
                </w:rPr>
                <w:delText>0</w:delText>
              </w:r>
            </w:del>
          </w:p>
        </w:tc>
        <w:tc>
          <w:tcPr>
            <w:tcW w:w="992" w:type="dxa"/>
            <w:tcPrChange w:id="3301" w:author="MUKOLWE" w:date="2024-11-23T01:26:00Z">
              <w:tcPr>
                <w:tcW w:w="992" w:type="dxa"/>
              </w:tcPr>
            </w:tcPrChange>
          </w:tcPr>
          <w:p w14:paraId="741A5143" w14:textId="77777777" w:rsidR="00DD1D88" w:rsidRPr="00815E7C" w:rsidDel="00691795" w:rsidRDefault="00DD1D88" w:rsidP="0062071D">
            <w:pPr>
              <w:pStyle w:val="TableParagraph"/>
              <w:spacing w:line="276" w:lineRule="auto"/>
              <w:ind w:left="101"/>
              <w:jc w:val="both"/>
              <w:rPr>
                <w:del w:id="3302" w:author="MUKOLWE" w:date="2024-11-23T01:27:00Z"/>
                <w:sz w:val="20"/>
                <w:highlight w:val="yellow"/>
                <w:rPrChange w:id="3303" w:author="MUKOLWE" w:date="2024-11-23T01:49:00Z">
                  <w:rPr>
                    <w:del w:id="3304" w:author="MUKOLWE" w:date="2024-11-23T01:27:00Z"/>
                    <w:sz w:val="20"/>
                  </w:rPr>
                </w:rPrChange>
              </w:rPr>
            </w:pPr>
            <w:del w:id="3305" w:author="MUKOLWE" w:date="2024-11-23T01:27:00Z">
              <w:r w:rsidRPr="00815E7C" w:rsidDel="00691795">
                <w:rPr>
                  <w:spacing w:val="-10"/>
                  <w:sz w:val="20"/>
                  <w:highlight w:val="yellow"/>
                  <w:rPrChange w:id="3306" w:author="MUKOLWE" w:date="2024-11-23T01:49:00Z">
                    <w:rPr>
                      <w:spacing w:val="-10"/>
                      <w:sz w:val="20"/>
                    </w:rPr>
                  </w:rPrChange>
                </w:rPr>
                <w:delText>0</w:delText>
              </w:r>
            </w:del>
          </w:p>
        </w:tc>
        <w:tc>
          <w:tcPr>
            <w:tcW w:w="992" w:type="dxa"/>
            <w:tcPrChange w:id="3307" w:author="MUKOLWE" w:date="2024-11-23T01:26:00Z">
              <w:tcPr>
                <w:tcW w:w="992" w:type="dxa"/>
              </w:tcPr>
            </w:tcPrChange>
          </w:tcPr>
          <w:p w14:paraId="30AC6D81" w14:textId="77777777" w:rsidR="00DD1D88" w:rsidRPr="00815E7C" w:rsidDel="00691795" w:rsidRDefault="00DD1D88" w:rsidP="0062071D">
            <w:pPr>
              <w:pStyle w:val="TableParagraph"/>
              <w:spacing w:line="276" w:lineRule="auto"/>
              <w:ind w:left="96"/>
              <w:jc w:val="both"/>
              <w:rPr>
                <w:del w:id="3308" w:author="MUKOLWE" w:date="2024-11-23T01:27:00Z"/>
                <w:sz w:val="20"/>
                <w:highlight w:val="yellow"/>
                <w:rPrChange w:id="3309" w:author="MUKOLWE" w:date="2024-11-23T01:49:00Z">
                  <w:rPr>
                    <w:del w:id="3310" w:author="MUKOLWE" w:date="2024-11-23T01:27:00Z"/>
                    <w:sz w:val="20"/>
                  </w:rPr>
                </w:rPrChange>
              </w:rPr>
            </w:pPr>
            <w:del w:id="3311" w:author="MUKOLWE" w:date="2024-11-23T01:27:00Z">
              <w:r w:rsidRPr="00815E7C" w:rsidDel="00691795">
                <w:rPr>
                  <w:spacing w:val="-10"/>
                  <w:sz w:val="20"/>
                  <w:highlight w:val="yellow"/>
                  <w:rPrChange w:id="3312" w:author="MUKOLWE" w:date="2024-11-23T01:49:00Z">
                    <w:rPr>
                      <w:spacing w:val="-10"/>
                      <w:sz w:val="20"/>
                    </w:rPr>
                  </w:rPrChange>
                </w:rPr>
                <w:delText>0</w:delText>
              </w:r>
            </w:del>
          </w:p>
        </w:tc>
        <w:tc>
          <w:tcPr>
            <w:tcW w:w="851" w:type="dxa"/>
            <w:tcPrChange w:id="3313" w:author="MUKOLWE" w:date="2024-11-23T01:26:00Z">
              <w:tcPr>
                <w:tcW w:w="851" w:type="dxa"/>
              </w:tcPr>
            </w:tcPrChange>
          </w:tcPr>
          <w:p w14:paraId="61F1B292" w14:textId="77777777" w:rsidR="00DD1D88" w:rsidRPr="00815E7C" w:rsidDel="00691795" w:rsidRDefault="00DD1D88" w:rsidP="0062071D">
            <w:pPr>
              <w:pStyle w:val="TableParagraph"/>
              <w:spacing w:line="276" w:lineRule="auto"/>
              <w:ind w:left="99"/>
              <w:jc w:val="both"/>
              <w:rPr>
                <w:del w:id="3314" w:author="MUKOLWE" w:date="2024-11-23T01:27:00Z"/>
                <w:sz w:val="20"/>
                <w:highlight w:val="yellow"/>
                <w:rPrChange w:id="3315" w:author="MUKOLWE" w:date="2024-11-23T01:49:00Z">
                  <w:rPr>
                    <w:del w:id="3316" w:author="MUKOLWE" w:date="2024-11-23T01:27:00Z"/>
                    <w:sz w:val="20"/>
                  </w:rPr>
                </w:rPrChange>
              </w:rPr>
            </w:pPr>
            <w:del w:id="3317" w:author="MUKOLWE" w:date="2024-11-23T01:27:00Z">
              <w:r w:rsidRPr="00815E7C" w:rsidDel="00691795">
                <w:rPr>
                  <w:spacing w:val="-10"/>
                  <w:sz w:val="20"/>
                  <w:highlight w:val="yellow"/>
                  <w:rPrChange w:id="3318" w:author="MUKOLWE" w:date="2024-11-23T01:49:00Z">
                    <w:rPr>
                      <w:spacing w:val="-10"/>
                      <w:sz w:val="20"/>
                    </w:rPr>
                  </w:rPrChange>
                </w:rPr>
                <w:delText>0</w:delText>
              </w:r>
            </w:del>
          </w:p>
        </w:tc>
        <w:tc>
          <w:tcPr>
            <w:tcW w:w="1134" w:type="dxa"/>
            <w:tcPrChange w:id="3319" w:author="MUKOLWE" w:date="2024-11-23T01:26:00Z">
              <w:tcPr>
                <w:tcW w:w="1131" w:type="dxa"/>
              </w:tcPr>
            </w:tcPrChange>
          </w:tcPr>
          <w:p w14:paraId="105C7A89" w14:textId="77777777" w:rsidR="00DD1D88" w:rsidRPr="00815E7C" w:rsidDel="00691795" w:rsidRDefault="00DD1D88" w:rsidP="0062071D">
            <w:pPr>
              <w:pStyle w:val="TableParagraph"/>
              <w:spacing w:line="276" w:lineRule="auto"/>
              <w:ind w:left="93"/>
              <w:jc w:val="both"/>
              <w:rPr>
                <w:del w:id="3320" w:author="MUKOLWE" w:date="2024-11-23T01:27:00Z"/>
                <w:sz w:val="20"/>
                <w:highlight w:val="yellow"/>
                <w:rPrChange w:id="3321" w:author="MUKOLWE" w:date="2024-11-23T01:49:00Z">
                  <w:rPr>
                    <w:del w:id="3322" w:author="MUKOLWE" w:date="2024-11-23T01:27:00Z"/>
                    <w:sz w:val="20"/>
                  </w:rPr>
                </w:rPrChange>
              </w:rPr>
            </w:pPr>
            <w:del w:id="3323" w:author="MUKOLWE" w:date="2024-11-23T01:27:00Z">
              <w:r w:rsidRPr="00815E7C" w:rsidDel="00691795">
                <w:rPr>
                  <w:spacing w:val="-10"/>
                  <w:sz w:val="20"/>
                  <w:highlight w:val="yellow"/>
                  <w:rPrChange w:id="3324" w:author="MUKOLWE" w:date="2024-11-23T01:49:00Z">
                    <w:rPr>
                      <w:spacing w:val="-10"/>
                      <w:sz w:val="20"/>
                    </w:rPr>
                  </w:rPrChange>
                </w:rPr>
                <w:delText>0</w:delText>
              </w:r>
            </w:del>
          </w:p>
        </w:tc>
      </w:tr>
      <w:tr w:rsidR="00E71101" w:rsidRPr="00815E7C" w:rsidDel="00691795" w14:paraId="6CC892A6" w14:textId="77777777" w:rsidTr="00691795">
        <w:trPr>
          <w:trHeight w:val="268"/>
          <w:del w:id="3325" w:author="MUKOLWE" w:date="2024-11-23T01:27:00Z"/>
          <w:trPrChange w:id="3326" w:author="MUKOLWE" w:date="2024-11-23T01:26:00Z">
            <w:trPr>
              <w:trHeight w:val="268"/>
            </w:trPr>
          </w:trPrChange>
        </w:trPr>
        <w:tc>
          <w:tcPr>
            <w:tcW w:w="1895" w:type="dxa"/>
            <w:tcPrChange w:id="3327" w:author="MUKOLWE" w:date="2024-11-23T01:26:00Z">
              <w:tcPr>
                <w:tcW w:w="1890" w:type="dxa"/>
              </w:tcPr>
            </w:tcPrChange>
          </w:tcPr>
          <w:p w14:paraId="0B3668F0" w14:textId="77777777" w:rsidR="00DD1D88" w:rsidRPr="00815E7C" w:rsidDel="00691795" w:rsidRDefault="00DD1D88" w:rsidP="0062071D">
            <w:pPr>
              <w:pStyle w:val="TableParagraph"/>
              <w:spacing w:line="276" w:lineRule="auto"/>
              <w:ind w:right="290"/>
              <w:jc w:val="both"/>
              <w:rPr>
                <w:del w:id="3328" w:author="MUKOLWE" w:date="2024-11-23T01:27:00Z"/>
                <w:b/>
                <w:sz w:val="20"/>
                <w:highlight w:val="yellow"/>
                <w:rPrChange w:id="3329" w:author="MUKOLWE" w:date="2024-11-23T01:49:00Z">
                  <w:rPr>
                    <w:del w:id="3330" w:author="MUKOLWE" w:date="2024-11-23T01:27:00Z"/>
                    <w:b/>
                    <w:sz w:val="20"/>
                  </w:rPr>
                </w:rPrChange>
              </w:rPr>
            </w:pPr>
            <w:del w:id="3331" w:author="MUKOLWE" w:date="2024-11-23T01:27:00Z">
              <w:r w:rsidRPr="00815E7C" w:rsidDel="00691795">
                <w:rPr>
                  <w:b/>
                  <w:sz w:val="20"/>
                  <w:highlight w:val="yellow"/>
                  <w:rPrChange w:id="3332" w:author="MUKOLWE" w:date="2024-11-23T01:49:00Z">
                    <w:rPr>
                      <w:b/>
                      <w:sz w:val="20"/>
                    </w:rPr>
                  </w:rPrChange>
                </w:rPr>
                <w:delText>Loan</w:delText>
              </w:r>
              <w:r w:rsidRPr="00815E7C" w:rsidDel="00691795">
                <w:rPr>
                  <w:b/>
                  <w:spacing w:val="-4"/>
                  <w:sz w:val="20"/>
                  <w:highlight w:val="yellow"/>
                  <w:rPrChange w:id="3333" w:author="MUKOLWE" w:date="2024-11-23T01:49:00Z">
                    <w:rPr>
                      <w:b/>
                      <w:spacing w:val="-4"/>
                      <w:sz w:val="20"/>
                    </w:rPr>
                  </w:rPrChange>
                </w:rPr>
                <w:delText xml:space="preserve"> </w:delText>
              </w:r>
              <w:r w:rsidRPr="00815E7C" w:rsidDel="00691795">
                <w:rPr>
                  <w:b/>
                  <w:spacing w:val="-2"/>
                  <w:sz w:val="20"/>
                  <w:highlight w:val="yellow"/>
                  <w:rPrChange w:id="3334" w:author="MUKOLWE" w:date="2024-11-23T01:49:00Z">
                    <w:rPr>
                      <w:b/>
                      <w:spacing w:val="-2"/>
                      <w:sz w:val="20"/>
                    </w:rPr>
                  </w:rPrChange>
                </w:rPr>
                <w:delText>Payments</w:delText>
              </w:r>
            </w:del>
          </w:p>
        </w:tc>
        <w:tc>
          <w:tcPr>
            <w:tcW w:w="854" w:type="dxa"/>
            <w:tcPrChange w:id="3335" w:author="MUKOLWE" w:date="2024-11-23T01:26:00Z">
              <w:tcPr>
                <w:tcW w:w="854" w:type="dxa"/>
              </w:tcPr>
            </w:tcPrChange>
          </w:tcPr>
          <w:p w14:paraId="41648698" w14:textId="77777777" w:rsidR="00DD1D88" w:rsidRPr="00815E7C" w:rsidDel="00691795" w:rsidRDefault="00DD1D88" w:rsidP="00EB45BC">
            <w:pPr>
              <w:pStyle w:val="TableParagraph"/>
              <w:spacing w:line="276" w:lineRule="auto"/>
              <w:jc w:val="both"/>
              <w:rPr>
                <w:del w:id="3336" w:author="MUKOLWE" w:date="2024-11-23T01:27:00Z"/>
                <w:sz w:val="20"/>
                <w:highlight w:val="yellow"/>
                <w:rPrChange w:id="3337" w:author="MUKOLWE" w:date="2024-11-23T01:49:00Z">
                  <w:rPr>
                    <w:del w:id="3338" w:author="MUKOLWE" w:date="2024-11-23T01:27:00Z"/>
                    <w:sz w:val="20"/>
                  </w:rPr>
                </w:rPrChange>
              </w:rPr>
            </w:pPr>
            <w:del w:id="3339" w:author="MUKOLWE" w:date="2024-11-23T01:27:00Z">
              <w:r w:rsidRPr="00815E7C" w:rsidDel="00691795">
                <w:rPr>
                  <w:spacing w:val="-10"/>
                  <w:sz w:val="20"/>
                  <w:highlight w:val="yellow"/>
                  <w:rPrChange w:id="3340" w:author="MUKOLWE" w:date="2024-11-23T01:49:00Z">
                    <w:rPr>
                      <w:spacing w:val="-10"/>
                      <w:sz w:val="20"/>
                    </w:rPr>
                  </w:rPrChange>
                </w:rPr>
                <w:delText>0</w:delText>
              </w:r>
            </w:del>
          </w:p>
        </w:tc>
        <w:tc>
          <w:tcPr>
            <w:tcW w:w="810" w:type="dxa"/>
            <w:tcPrChange w:id="3341" w:author="MUKOLWE" w:date="2024-11-23T01:26:00Z">
              <w:tcPr>
                <w:tcW w:w="810" w:type="dxa"/>
              </w:tcPr>
            </w:tcPrChange>
          </w:tcPr>
          <w:p w14:paraId="488C5307" w14:textId="77777777" w:rsidR="00DD1D88" w:rsidRPr="00815E7C" w:rsidDel="00691795" w:rsidRDefault="00DD1D88" w:rsidP="00B03E09">
            <w:pPr>
              <w:pStyle w:val="TableParagraph"/>
              <w:spacing w:line="276" w:lineRule="auto"/>
              <w:jc w:val="both"/>
              <w:rPr>
                <w:del w:id="3342" w:author="MUKOLWE" w:date="2024-11-23T01:27:00Z"/>
                <w:sz w:val="20"/>
                <w:highlight w:val="yellow"/>
                <w:rPrChange w:id="3343" w:author="MUKOLWE" w:date="2024-11-23T01:49:00Z">
                  <w:rPr>
                    <w:del w:id="3344" w:author="MUKOLWE" w:date="2024-11-23T01:27:00Z"/>
                    <w:sz w:val="20"/>
                  </w:rPr>
                </w:rPrChange>
              </w:rPr>
            </w:pPr>
            <w:del w:id="3345" w:author="MUKOLWE" w:date="2024-11-23T01:27:00Z">
              <w:r w:rsidRPr="00815E7C" w:rsidDel="00691795">
                <w:rPr>
                  <w:spacing w:val="-10"/>
                  <w:sz w:val="20"/>
                  <w:highlight w:val="yellow"/>
                  <w:rPrChange w:id="3346" w:author="MUKOLWE" w:date="2024-11-23T01:49:00Z">
                    <w:rPr>
                      <w:spacing w:val="-10"/>
                      <w:sz w:val="20"/>
                    </w:rPr>
                  </w:rPrChange>
                </w:rPr>
                <w:delText>0</w:delText>
              </w:r>
            </w:del>
          </w:p>
        </w:tc>
        <w:tc>
          <w:tcPr>
            <w:tcW w:w="810" w:type="dxa"/>
            <w:tcPrChange w:id="3347" w:author="MUKOLWE" w:date="2024-11-23T01:26:00Z">
              <w:tcPr>
                <w:tcW w:w="810" w:type="dxa"/>
              </w:tcPr>
            </w:tcPrChange>
          </w:tcPr>
          <w:p w14:paraId="4A5A1D44" w14:textId="77777777" w:rsidR="00DD1D88" w:rsidRPr="00815E7C" w:rsidDel="00691795" w:rsidRDefault="00DD1D88" w:rsidP="00B03E09">
            <w:pPr>
              <w:pStyle w:val="TableParagraph"/>
              <w:spacing w:line="276" w:lineRule="auto"/>
              <w:jc w:val="both"/>
              <w:rPr>
                <w:del w:id="3348" w:author="MUKOLWE" w:date="2024-11-23T01:27:00Z"/>
                <w:sz w:val="20"/>
                <w:highlight w:val="yellow"/>
                <w:rPrChange w:id="3349" w:author="MUKOLWE" w:date="2024-11-23T01:49:00Z">
                  <w:rPr>
                    <w:del w:id="3350" w:author="MUKOLWE" w:date="2024-11-23T01:27:00Z"/>
                    <w:sz w:val="20"/>
                  </w:rPr>
                </w:rPrChange>
              </w:rPr>
            </w:pPr>
            <w:del w:id="3351" w:author="MUKOLWE" w:date="2024-11-23T01:27:00Z">
              <w:r w:rsidRPr="00815E7C" w:rsidDel="00691795">
                <w:rPr>
                  <w:spacing w:val="-10"/>
                  <w:sz w:val="20"/>
                  <w:highlight w:val="yellow"/>
                  <w:rPrChange w:id="3352" w:author="MUKOLWE" w:date="2024-11-23T01:49:00Z">
                    <w:rPr>
                      <w:spacing w:val="-10"/>
                      <w:sz w:val="20"/>
                    </w:rPr>
                  </w:rPrChange>
                </w:rPr>
                <w:delText>0</w:delText>
              </w:r>
            </w:del>
          </w:p>
        </w:tc>
        <w:tc>
          <w:tcPr>
            <w:tcW w:w="964" w:type="dxa"/>
            <w:tcPrChange w:id="3353" w:author="MUKOLWE" w:date="2024-11-23T01:26:00Z">
              <w:tcPr>
                <w:tcW w:w="964" w:type="dxa"/>
              </w:tcPr>
            </w:tcPrChange>
          </w:tcPr>
          <w:p w14:paraId="7E219EDA" w14:textId="77777777" w:rsidR="00DD1D88" w:rsidRPr="00815E7C" w:rsidDel="00691795" w:rsidRDefault="00DD1D88" w:rsidP="00B03E09">
            <w:pPr>
              <w:pStyle w:val="TableParagraph"/>
              <w:spacing w:line="276" w:lineRule="auto"/>
              <w:jc w:val="both"/>
              <w:rPr>
                <w:del w:id="3354" w:author="MUKOLWE" w:date="2024-11-23T01:27:00Z"/>
                <w:sz w:val="20"/>
                <w:highlight w:val="yellow"/>
                <w:rPrChange w:id="3355" w:author="MUKOLWE" w:date="2024-11-23T01:49:00Z">
                  <w:rPr>
                    <w:del w:id="3356" w:author="MUKOLWE" w:date="2024-11-23T01:27:00Z"/>
                    <w:sz w:val="20"/>
                  </w:rPr>
                </w:rPrChange>
              </w:rPr>
            </w:pPr>
            <w:del w:id="3357" w:author="MUKOLWE" w:date="2024-11-23T01:27:00Z">
              <w:r w:rsidRPr="00815E7C" w:rsidDel="00691795">
                <w:rPr>
                  <w:spacing w:val="-10"/>
                  <w:sz w:val="20"/>
                  <w:highlight w:val="yellow"/>
                  <w:rPrChange w:id="3358" w:author="MUKOLWE" w:date="2024-11-23T01:49:00Z">
                    <w:rPr>
                      <w:spacing w:val="-10"/>
                      <w:sz w:val="20"/>
                    </w:rPr>
                  </w:rPrChange>
                </w:rPr>
                <w:delText>0</w:delText>
              </w:r>
            </w:del>
          </w:p>
        </w:tc>
        <w:tc>
          <w:tcPr>
            <w:tcW w:w="862" w:type="dxa"/>
            <w:tcPrChange w:id="3359" w:author="MUKOLWE" w:date="2024-11-23T01:26:00Z">
              <w:tcPr>
                <w:tcW w:w="862" w:type="dxa"/>
              </w:tcPr>
            </w:tcPrChange>
          </w:tcPr>
          <w:p w14:paraId="6AD819A3" w14:textId="77777777" w:rsidR="00DD1D88" w:rsidRPr="00815E7C" w:rsidDel="00691795" w:rsidRDefault="00DD1D88" w:rsidP="0062071D">
            <w:pPr>
              <w:pStyle w:val="TableParagraph"/>
              <w:spacing w:line="276" w:lineRule="auto"/>
              <w:ind w:left="107"/>
              <w:jc w:val="both"/>
              <w:rPr>
                <w:del w:id="3360" w:author="MUKOLWE" w:date="2024-11-23T01:27:00Z"/>
                <w:sz w:val="20"/>
                <w:highlight w:val="yellow"/>
                <w:rPrChange w:id="3361" w:author="MUKOLWE" w:date="2024-11-23T01:49:00Z">
                  <w:rPr>
                    <w:del w:id="3362" w:author="MUKOLWE" w:date="2024-11-23T01:27:00Z"/>
                    <w:sz w:val="20"/>
                  </w:rPr>
                </w:rPrChange>
              </w:rPr>
            </w:pPr>
            <w:del w:id="3363" w:author="MUKOLWE" w:date="2024-11-23T01:27:00Z">
              <w:r w:rsidRPr="00815E7C" w:rsidDel="00691795">
                <w:rPr>
                  <w:spacing w:val="-10"/>
                  <w:sz w:val="20"/>
                  <w:highlight w:val="yellow"/>
                  <w:rPrChange w:id="3364" w:author="MUKOLWE" w:date="2024-11-23T01:49:00Z">
                    <w:rPr>
                      <w:spacing w:val="-10"/>
                      <w:sz w:val="20"/>
                    </w:rPr>
                  </w:rPrChange>
                </w:rPr>
                <w:delText>0</w:delText>
              </w:r>
            </w:del>
          </w:p>
        </w:tc>
        <w:tc>
          <w:tcPr>
            <w:tcW w:w="810" w:type="dxa"/>
            <w:tcPrChange w:id="3365" w:author="MUKOLWE" w:date="2024-11-23T01:26:00Z">
              <w:tcPr>
                <w:tcW w:w="810" w:type="dxa"/>
              </w:tcPr>
            </w:tcPrChange>
          </w:tcPr>
          <w:p w14:paraId="7F5C7992" w14:textId="77777777" w:rsidR="00DD1D88" w:rsidRPr="00815E7C" w:rsidDel="00691795" w:rsidRDefault="00DD1D88" w:rsidP="005D2DF9">
            <w:pPr>
              <w:pStyle w:val="TableParagraph"/>
              <w:spacing w:line="276" w:lineRule="auto"/>
              <w:jc w:val="both"/>
              <w:rPr>
                <w:del w:id="3366" w:author="MUKOLWE" w:date="2024-11-23T01:27:00Z"/>
                <w:sz w:val="20"/>
                <w:highlight w:val="yellow"/>
                <w:rPrChange w:id="3367" w:author="MUKOLWE" w:date="2024-11-23T01:49:00Z">
                  <w:rPr>
                    <w:del w:id="3368" w:author="MUKOLWE" w:date="2024-11-23T01:27:00Z"/>
                    <w:sz w:val="20"/>
                  </w:rPr>
                </w:rPrChange>
              </w:rPr>
            </w:pPr>
            <w:del w:id="3369" w:author="MUKOLWE" w:date="2024-11-23T01:27:00Z">
              <w:r w:rsidRPr="00815E7C" w:rsidDel="00691795">
                <w:rPr>
                  <w:spacing w:val="-10"/>
                  <w:sz w:val="20"/>
                  <w:highlight w:val="yellow"/>
                  <w:rPrChange w:id="3370" w:author="MUKOLWE" w:date="2024-11-23T01:49:00Z">
                    <w:rPr>
                      <w:spacing w:val="-10"/>
                      <w:sz w:val="20"/>
                    </w:rPr>
                  </w:rPrChange>
                </w:rPr>
                <w:delText>0</w:delText>
              </w:r>
            </w:del>
          </w:p>
        </w:tc>
        <w:tc>
          <w:tcPr>
            <w:tcW w:w="944" w:type="dxa"/>
            <w:tcPrChange w:id="3371" w:author="MUKOLWE" w:date="2024-11-23T01:26:00Z">
              <w:tcPr>
                <w:tcW w:w="944" w:type="dxa"/>
              </w:tcPr>
            </w:tcPrChange>
          </w:tcPr>
          <w:p w14:paraId="19B0E3E2" w14:textId="77777777" w:rsidR="00DD1D88" w:rsidRPr="00815E7C" w:rsidDel="00691795" w:rsidRDefault="00DD1D88" w:rsidP="00007AB0">
            <w:pPr>
              <w:pStyle w:val="TableParagraph"/>
              <w:spacing w:line="276" w:lineRule="auto"/>
              <w:jc w:val="both"/>
              <w:rPr>
                <w:del w:id="3372" w:author="MUKOLWE" w:date="2024-11-23T01:27:00Z"/>
                <w:sz w:val="20"/>
                <w:highlight w:val="yellow"/>
                <w:rPrChange w:id="3373" w:author="MUKOLWE" w:date="2024-11-23T01:49:00Z">
                  <w:rPr>
                    <w:del w:id="3374" w:author="MUKOLWE" w:date="2024-11-23T01:27:00Z"/>
                    <w:sz w:val="20"/>
                  </w:rPr>
                </w:rPrChange>
              </w:rPr>
            </w:pPr>
            <w:del w:id="3375" w:author="MUKOLWE" w:date="2024-11-23T01:27:00Z">
              <w:r w:rsidRPr="00815E7C" w:rsidDel="00691795">
                <w:rPr>
                  <w:spacing w:val="-10"/>
                  <w:sz w:val="20"/>
                  <w:highlight w:val="yellow"/>
                  <w:rPrChange w:id="3376" w:author="MUKOLWE" w:date="2024-11-23T01:49:00Z">
                    <w:rPr>
                      <w:spacing w:val="-10"/>
                      <w:sz w:val="20"/>
                    </w:rPr>
                  </w:rPrChange>
                </w:rPr>
                <w:delText>0</w:delText>
              </w:r>
            </w:del>
          </w:p>
        </w:tc>
        <w:tc>
          <w:tcPr>
            <w:tcW w:w="982" w:type="dxa"/>
            <w:tcPrChange w:id="3377" w:author="MUKOLWE" w:date="2024-11-23T01:26:00Z">
              <w:tcPr>
                <w:tcW w:w="982" w:type="dxa"/>
              </w:tcPr>
            </w:tcPrChange>
          </w:tcPr>
          <w:p w14:paraId="322302BC" w14:textId="77777777" w:rsidR="00DD1D88" w:rsidRPr="00815E7C" w:rsidDel="00691795" w:rsidRDefault="00DD1D88" w:rsidP="0062071D">
            <w:pPr>
              <w:pStyle w:val="TableParagraph"/>
              <w:spacing w:line="276" w:lineRule="auto"/>
              <w:ind w:left="104"/>
              <w:jc w:val="both"/>
              <w:rPr>
                <w:del w:id="3378" w:author="MUKOLWE" w:date="2024-11-23T01:27:00Z"/>
                <w:sz w:val="20"/>
                <w:highlight w:val="yellow"/>
                <w:rPrChange w:id="3379" w:author="MUKOLWE" w:date="2024-11-23T01:49:00Z">
                  <w:rPr>
                    <w:del w:id="3380" w:author="MUKOLWE" w:date="2024-11-23T01:27:00Z"/>
                    <w:sz w:val="20"/>
                  </w:rPr>
                </w:rPrChange>
              </w:rPr>
            </w:pPr>
            <w:del w:id="3381" w:author="MUKOLWE" w:date="2024-11-23T01:27:00Z">
              <w:r w:rsidRPr="00815E7C" w:rsidDel="00691795">
                <w:rPr>
                  <w:spacing w:val="-10"/>
                  <w:sz w:val="20"/>
                  <w:highlight w:val="yellow"/>
                  <w:rPrChange w:id="3382" w:author="MUKOLWE" w:date="2024-11-23T01:49:00Z">
                    <w:rPr>
                      <w:spacing w:val="-10"/>
                      <w:sz w:val="20"/>
                    </w:rPr>
                  </w:rPrChange>
                </w:rPr>
                <w:delText>0</w:delText>
              </w:r>
            </w:del>
          </w:p>
        </w:tc>
        <w:tc>
          <w:tcPr>
            <w:tcW w:w="1134" w:type="dxa"/>
            <w:tcPrChange w:id="3383" w:author="MUKOLWE" w:date="2024-11-23T01:26:00Z">
              <w:tcPr>
                <w:tcW w:w="992" w:type="dxa"/>
              </w:tcPr>
            </w:tcPrChange>
          </w:tcPr>
          <w:p w14:paraId="042CB187" w14:textId="77777777" w:rsidR="00DD1D88" w:rsidRPr="00815E7C" w:rsidDel="00691795" w:rsidRDefault="00DD1D88" w:rsidP="0062071D">
            <w:pPr>
              <w:pStyle w:val="TableParagraph"/>
              <w:spacing w:line="276" w:lineRule="auto"/>
              <w:ind w:left="103"/>
              <w:jc w:val="both"/>
              <w:rPr>
                <w:del w:id="3384" w:author="MUKOLWE" w:date="2024-11-23T01:27:00Z"/>
                <w:sz w:val="20"/>
                <w:highlight w:val="yellow"/>
                <w:rPrChange w:id="3385" w:author="MUKOLWE" w:date="2024-11-23T01:49:00Z">
                  <w:rPr>
                    <w:del w:id="3386" w:author="MUKOLWE" w:date="2024-11-23T01:27:00Z"/>
                    <w:sz w:val="20"/>
                  </w:rPr>
                </w:rPrChange>
              </w:rPr>
            </w:pPr>
            <w:del w:id="3387" w:author="MUKOLWE" w:date="2024-11-23T01:27:00Z">
              <w:r w:rsidRPr="00815E7C" w:rsidDel="00691795">
                <w:rPr>
                  <w:spacing w:val="-10"/>
                  <w:sz w:val="20"/>
                  <w:highlight w:val="yellow"/>
                  <w:rPrChange w:id="3388" w:author="MUKOLWE" w:date="2024-11-23T01:49:00Z">
                    <w:rPr>
                      <w:spacing w:val="-10"/>
                      <w:sz w:val="20"/>
                    </w:rPr>
                  </w:rPrChange>
                </w:rPr>
                <w:delText>0</w:delText>
              </w:r>
            </w:del>
          </w:p>
        </w:tc>
        <w:tc>
          <w:tcPr>
            <w:tcW w:w="992" w:type="dxa"/>
            <w:tcPrChange w:id="3389" w:author="MUKOLWE" w:date="2024-11-23T01:26:00Z">
              <w:tcPr>
                <w:tcW w:w="992" w:type="dxa"/>
              </w:tcPr>
            </w:tcPrChange>
          </w:tcPr>
          <w:p w14:paraId="41A3499B" w14:textId="77777777" w:rsidR="00DD1D88" w:rsidRPr="00815E7C" w:rsidDel="00691795" w:rsidRDefault="00DD1D88" w:rsidP="0062071D">
            <w:pPr>
              <w:pStyle w:val="TableParagraph"/>
              <w:spacing w:line="276" w:lineRule="auto"/>
              <w:ind w:left="101"/>
              <w:jc w:val="both"/>
              <w:rPr>
                <w:del w:id="3390" w:author="MUKOLWE" w:date="2024-11-23T01:27:00Z"/>
                <w:sz w:val="20"/>
                <w:highlight w:val="yellow"/>
                <w:rPrChange w:id="3391" w:author="MUKOLWE" w:date="2024-11-23T01:49:00Z">
                  <w:rPr>
                    <w:del w:id="3392" w:author="MUKOLWE" w:date="2024-11-23T01:27:00Z"/>
                    <w:sz w:val="20"/>
                  </w:rPr>
                </w:rPrChange>
              </w:rPr>
            </w:pPr>
            <w:del w:id="3393" w:author="MUKOLWE" w:date="2024-11-23T01:27:00Z">
              <w:r w:rsidRPr="00815E7C" w:rsidDel="00691795">
                <w:rPr>
                  <w:spacing w:val="-10"/>
                  <w:sz w:val="20"/>
                  <w:highlight w:val="yellow"/>
                  <w:rPrChange w:id="3394" w:author="MUKOLWE" w:date="2024-11-23T01:49:00Z">
                    <w:rPr>
                      <w:spacing w:val="-10"/>
                      <w:sz w:val="20"/>
                    </w:rPr>
                  </w:rPrChange>
                </w:rPr>
                <w:delText>0</w:delText>
              </w:r>
            </w:del>
          </w:p>
        </w:tc>
        <w:tc>
          <w:tcPr>
            <w:tcW w:w="992" w:type="dxa"/>
            <w:tcPrChange w:id="3395" w:author="MUKOLWE" w:date="2024-11-23T01:26:00Z">
              <w:tcPr>
                <w:tcW w:w="992" w:type="dxa"/>
              </w:tcPr>
            </w:tcPrChange>
          </w:tcPr>
          <w:p w14:paraId="304B96AD" w14:textId="77777777" w:rsidR="00DD1D88" w:rsidRPr="00815E7C" w:rsidDel="00691795" w:rsidRDefault="00DD1D88" w:rsidP="0062071D">
            <w:pPr>
              <w:pStyle w:val="TableParagraph"/>
              <w:spacing w:line="276" w:lineRule="auto"/>
              <w:ind w:left="96"/>
              <w:jc w:val="both"/>
              <w:rPr>
                <w:del w:id="3396" w:author="MUKOLWE" w:date="2024-11-23T01:27:00Z"/>
                <w:sz w:val="20"/>
                <w:highlight w:val="yellow"/>
                <w:rPrChange w:id="3397" w:author="MUKOLWE" w:date="2024-11-23T01:49:00Z">
                  <w:rPr>
                    <w:del w:id="3398" w:author="MUKOLWE" w:date="2024-11-23T01:27:00Z"/>
                    <w:sz w:val="20"/>
                  </w:rPr>
                </w:rPrChange>
              </w:rPr>
            </w:pPr>
            <w:del w:id="3399" w:author="MUKOLWE" w:date="2024-11-23T01:27:00Z">
              <w:r w:rsidRPr="00815E7C" w:rsidDel="00691795">
                <w:rPr>
                  <w:spacing w:val="-10"/>
                  <w:sz w:val="20"/>
                  <w:highlight w:val="yellow"/>
                  <w:rPrChange w:id="3400" w:author="MUKOLWE" w:date="2024-11-23T01:49:00Z">
                    <w:rPr>
                      <w:spacing w:val="-10"/>
                      <w:sz w:val="20"/>
                    </w:rPr>
                  </w:rPrChange>
                </w:rPr>
                <w:delText>0</w:delText>
              </w:r>
            </w:del>
          </w:p>
        </w:tc>
        <w:tc>
          <w:tcPr>
            <w:tcW w:w="851" w:type="dxa"/>
            <w:tcPrChange w:id="3401" w:author="MUKOLWE" w:date="2024-11-23T01:26:00Z">
              <w:tcPr>
                <w:tcW w:w="851" w:type="dxa"/>
              </w:tcPr>
            </w:tcPrChange>
          </w:tcPr>
          <w:p w14:paraId="5EE03CBE" w14:textId="77777777" w:rsidR="00DD1D88" w:rsidRPr="00815E7C" w:rsidDel="00691795" w:rsidRDefault="00DD1D88" w:rsidP="0062071D">
            <w:pPr>
              <w:pStyle w:val="TableParagraph"/>
              <w:spacing w:line="276" w:lineRule="auto"/>
              <w:ind w:left="205"/>
              <w:jc w:val="both"/>
              <w:rPr>
                <w:del w:id="3402" w:author="MUKOLWE" w:date="2024-11-23T01:27:00Z"/>
                <w:sz w:val="20"/>
                <w:highlight w:val="yellow"/>
                <w:rPrChange w:id="3403" w:author="MUKOLWE" w:date="2024-11-23T01:49:00Z">
                  <w:rPr>
                    <w:del w:id="3404" w:author="MUKOLWE" w:date="2024-11-23T01:27:00Z"/>
                    <w:sz w:val="20"/>
                  </w:rPr>
                </w:rPrChange>
              </w:rPr>
            </w:pPr>
            <w:del w:id="3405" w:author="MUKOLWE" w:date="2024-11-23T01:27:00Z">
              <w:r w:rsidRPr="00815E7C" w:rsidDel="00691795">
                <w:rPr>
                  <w:spacing w:val="-10"/>
                  <w:sz w:val="20"/>
                  <w:highlight w:val="yellow"/>
                  <w:rPrChange w:id="3406" w:author="MUKOLWE" w:date="2024-11-23T01:49:00Z">
                    <w:rPr>
                      <w:spacing w:val="-10"/>
                      <w:sz w:val="20"/>
                    </w:rPr>
                  </w:rPrChange>
                </w:rPr>
                <w:delText>0</w:delText>
              </w:r>
            </w:del>
          </w:p>
        </w:tc>
        <w:tc>
          <w:tcPr>
            <w:tcW w:w="1134" w:type="dxa"/>
            <w:tcPrChange w:id="3407" w:author="MUKOLWE" w:date="2024-11-23T01:26:00Z">
              <w:tcPr>
                <w:tcW w:w="1131" w:type="dxa"/>
              </w:tcPr>
            </w:tcPrChange>
          </w:tcPr>
          <w:p w14:paraId="5B873351" w14:textId="77777777" w:rsidR="00DD1D88" w:rsidRPr="00815E7C" w:rsidDel="00691795" w:rsidRDefault="00DD1D88" w:rsidP="0062071D">
            <w:pPr>
              <w:pStyle w:val="TableParagraph"/>
              <w:spacing w:line="276" w:lineRule="auto"/>
              <w:ind w:left="93"/>
              <w:jc w:val="both"/>
              <w:rPr>
                <w:del w:id="3408" w:author="MUKOLWE" w:date="2024-11-23T01:27:00Z"/>
                <w:sz w:val="20"/>
                <w:highlight w:val="yellow"/>
                <w:rPrChange w:id="3409" w:author="MUKOLWE" w:date="2024-11-23T01:49:00Z">
                  <w:rPr>
                    <w:del w:id="3410" w:author="MUKOLWE" w:date="2024-11-23T01:27:00Z"/>
                    <w:sz w:val="20"/>
                  </w:rPr>
                </w:rPrChange>
              </w:rPr>
            </w:pPr>
            <w:del w:id="3411" w:author="MUKOLWE" w:date="2024-11-23T01:27:00Z">
              <w:r w:rsidRPr="00815E7C" w:rsidDel="00691795">
                <w:rPr>
                  <w:spacing w:val="-10"/>
                  <w:sz w:val="20"/>
                  <w:highlight w:val="yellow"/>
                  <w:rPrChange w:id="3412" w:author="MUKOLWE" w:date="2024-11-23T01:49:00Z">
                    <w:rPr>
                      <w:spacing w:val="-10"/>
                      <w:sz w:val="20"/>
                    </w:rPr>
                  </w:rPrChange>
                </w:rPr>
                <w:delText>0</w:delText>
              </w:r>
            </w:del>
          </w:p>
        </w:tc>
      </w:tr>
      <w:tr w:rsidR="00E71101" w:rsidRPr="00815E7C" w:rsidDel="00691795" w14:paraId="22A114BB" w14:textId="77777777" w:rsidTr="00691795">
        <w:trPr>
          <w:trHeight w:val="282"/>
          <w:del w:id="3413" w:author="MUKOLWE" w:date="2024-11-23T01:27:00Z"/>
          <w:trPrChange w:id="3414" w:author="MUKOLWE" w:date="2024-11-23T01:26:00Z">
            <w:trPr>
              <w:trHeight w:val="282"/>
            </w:trPr>
          </w:trPrChange>
        </w:trPr>
        <w:tc>
          <w:tcPr>
            <w:tcW w:w="1895" w:type="dxa"/>
            <w:tcPrChange w:id="3415" w:author="MUKOLWE" w:date="2024-11-23T01:26:00Z">
              <w:tcPr>
                <w:tcW w:w="1890" w:type="dxa"/>
              </w:tcPr>
            </w:tcPrChange>
          </w:tcPr>
          <w:p w14:paraId="65AEDD8B" w14:textId="77777777" w:rsidR="00DD1D88" w:rsidRPr="00815E7C" w:rsidDel="00691795" w:rsidRDefault="00DD1D88" w:rsidP="00691795">
            <w:pPr>
              <w:pStyle w:val="TableParagraph"/>
              <w:spacing w:line="276" w:lineRule="auto"/>
              <w:ind w:left="31"/>
              <w:jc w:val="both"/>
              <w:rPr>
                <w:del w:id="3416" w:author="MUKOLWE" w:date="2024-11-23T01:27:00Z"/>
                <w:b/>
                <w:sz w:val="20"/>
                <w:highlight w:val="yellow"/>
                <w:rPrChange w:id="3417" w:author="MUKOLWE" w:date="2024-11-23T01:49:00Z">
                  <w:rPr>
                    <w:del w:id="3418" w:author="MUKOLWE" w:date="2024-11-23T01:27:00Z"/>
                    <w:b/>
                    <w:sz w:val="20"/>
                  </w:rPr>
                </w:rPrChange>
              </w:rPr>
            </w:pPr>
            <w:del w:id="3419" w:author="MUKOLWE" w:date="2024-11-23T01:27:00Z">
              <w:r w:rsidRPr="00815E7C" w:rsidDel="00691795">
                <w:rPr>
                  <w:b/>
                  <w:spacing w:val="-2"/>
                  <w:sz w:val="20"/>
                  <w:highlight w:val="yellow"/>
                  <w:rPrChange w:id="3420" w:author="MUKOLWE" w:date="2024-11-23T01:49:00Z">
                    <w:rPr>
                      <w:b/>
                      <w:spacing w:val="-2"/>
                      <w:sz w:val="20"/>
                    </w:rPr>
                  </w:rPrChange>
                </w:rPr>
                <w:delText>Misc.</w:delText>
              </w:r>
            </w:del>
          </w:p>
        </w:tc>
        <w:tc>
          <w:tcPr>
            <w:tcW w:w="854" w:type="dxa"/>
            <w:tcPrChange w:id="3421" w:author="MUKOLWE" w:date="2024-11-23T01:26:00Z">
              <w:tcPr>
                <w:tcW w:w="854" w:type="dxa"/>
              </w:tcPr>
            </w:tcPrChange>
          </w:tcPr>
          <w:p w14:paraId="0076056D" w14:textId="77777777" w:rsidR="00DD1D88" w:rsidRPr="00815E7C" w:rsidDel="00691795" w:rsidRDefault="00DD1D88" w:rsidP="00EB45BC">
            <w:pPr>
              <w:pStyle w:val="TableParagraph"/>
              <w:spacing w:line="276" w:lineRule="auto"/>
              <w:jc w:val="both"/>
              <w:rPr>
                <w:del w:id="3422" w:author="MUKOLWE" w:date="2024-11-23T01:27:00Z"/>
                <w:sz w:val="20"/>
                <w:highlight w:val="yellow"/>
                <w:rPrChange w:id="3423" w:author="MUKOLWE" w:date="2024-11-23T01:49:00Z">
                  <w:rPr>
                    <w:del w:id="3424" w:author="MUKOLWE" w:date="2024-11-23T01:27:00Z"/>
                    <w:sz w:val="20"/>
                  </w:rPr>
                </w:rPrChange>
              </w:rPr>
            </w:pPr>
            <w:del w:id="3425" w:author="MUKOLWE" w:date="2024-11-23T01:27:00Z">
              <w:r w:rsidRPr="00815E7C" w:rsidDel="00691795">
                <w:rPr>
                  <w:spacing w:val="-2"/>
                  <w:sz w:val="20"/>
                  <w:highlight w:val="yellow"/>
                  <w:rPrChange w:id="3426" w:author="MUKOLWE" w:date="2024-11-23T01:49:00Z">
                    <w:rPr>
                      <w:spacing w:val="-2"/>
                      <w:sz w:val="20"/>
                    </w:rPr>
                  </w:rPrChange>
                </w:rPr>
                <w:delText>12</w:delText>
              </w:r>
              <w:r w:rsidR="00EE4220" w:rsidRPr="00815E7C" w:rsidDel="00691795">
                <w:rPr>
                  <w:spacing w:val="-2"/>
                  <w:sz w:val="20"/>
                  <w:highlight w:val="yellow"/>
                  <w:rPrChange w:id="3427" w:author="MUKOLWE" w:date="2024-11-23T01:49:00Z">
                    <w:rPr>
                      <w:spacing w:val="-2"/>
                      <w:sz w:val="20"/>
                    </w:rPr>
                  </w:rPrChange>
                </w:rPr>
                <w:delText>,</w:delText>
              </w:r>
              <w:r w:rsidRPr="00815E7C" w:rsidDel="00691795">
                <w:rPr>
                  <w:spacing w:val="-2"/>
                  <w:sz w:val="20"/>
                  <w:highlight w:val="yellow"/>
                  <w:rPrChange w:id="3428" w:author="MUKOLWE" w:date="2024-11-23T01:49:00Z">
                    <w:rPr>
                      <w:spacing w:val="-2"/>
                      <w:sz w:val="20"/>
                    </w:rPr>
                  </w:rPrChange>
                </w:rPr>
                <w:delText>350</w:delText>
              </w:r>
            </w:del>
          </w:p>
        </w:tc>
        <w:tc>
          <w:tcPr>
            <w:tcW w:w="810" w:type="dxa"/>
            <w:tcPrChange w:id="3429" w:author="MUKOLWE" w:date="2024-11-23T01:26:00Z">
              <w:tcPr>
                <w:tcW w:w="810" w:type="dxa"/>
              </w:tcPr>
            </w:tcPrChange>
          </w:tcPr>
          <w:p w14:paraId="4ABAD79A" w14:textId="77777777" w:rsidR="00DD1D88" w:rsidRPr="00815E7C" w:rsidDel="00691795" w:rsidRDefault="00DD1D88" w:rsidP="00B03E09">
            <w:pPr>
              <w:pStyle w:val="TableParagraph"/>
              <w:spacing w:line="276" w:lineRule="auto"/>
              <w:jc w:val="both"/>
              <w:rPr>
                <w:del w:id="3430" w:author="MUKOLWE" w:date="2024-11-23T01:27:00Z"/>
                <w:sz w:val="20"/>
                <w:highlight w:val="yellow"/>
                <w:rPrChange w:id="3431" w:author="MUKOLWE" w:date="2024-11-23T01:49:00Z">
                  <w:rPr>
                    <w:del w:id="3432" w:author="MUKOLWE" w:date="2024-11-23T01:27:00Z"/>
                    <w:sz w:val="20"/>
                  </w:rPr>
                </w:rPrChange>
              </w:rPr>
            </w:pPr>
            <w:del w:id="3433" w:author="MUKOLWE" w:date="2024-11-23T01:27:00Z">
              <w:r w:rsidRPr="00815E7C" w:rsidDel="00691795">
                <w:rPr>
                  <w:spacing w:val="-4"/>
                  <w:sz w:val="20"/>
                  <w:highlight w:val="yellow"/>
                  <w:rPrChange w:id="3434" w:author="MUKOLWE" w:date="2024-11-23T01:49:00Z">
                    <w:rPr>
                      <w:spacing w:val="-4"/>
                      <w:sz w:val="20"/>
                    </w:rPr>
                  </w:rPrChange>
                </w:rPr>
                <w:delText>7</w:delText>
              </w:r>
              <w:r w:rsidR="00EE4220" w:rsidRPr="00815E7C" w:rsidDel="00691795">
                <w:rPr>
                  <w:spacing w:val="-4"/>
                  <w:sz w:val="20"/>
                  <w:highlight w:val="yellow"/>
                  <w:rPrChange w:id="3435" w:author="MUKOLWE" w:date="2024-11-23T01:49:00Z">
                    <w:rPr>
                      <w:spacing w:val="-4"/>
                      <w:sz w:val="20"/>
                    </w:rPr>
                  </w:rPrChange>
                </w:rPr>
                <w:delText>,</w:delText>
              </w:r>
              <w:r w:rsidRPr="00815E7C" w:rsidDel="00691795">
                <w:rPr>
                  <w:spacing w:val="-4"/>
                  <w:sz w:val="20"/>
                  <w:highlight w:val="yellow"/>
                  <w:rPrChange w:id="3436" w:author="MUKOLWE" w:date="2024-11-23T01:49:00Z">
                    <w:rPr>
                      <w:spacing w:val="-4"/>
                      <w:sz w:val="20"/>
                    </w:rPr>
                  </w:rPrChange>
                </w:rPr>
                <w:delText>855</w:delText>
              </w:r>
            </w:del>
          </w:p>
        </w:tc>
        <w:tc>
          <w:tcPr>
            <w:tcW w:w="810" w:type="dxa"/>
            <w:tcPrChange w:id="3437" w:author="MUKOLWE" w:date="2024-11-23T01:26:00Z">
              <w:tcPr>
                <w:tcW w:w="810" w:type="dxa"/>
              </w:tcPr>
            </w:tcPrChange>
          </w:tcPr>
          <w:p w14:paraId="7CEE00D7" w14:textId="77777777" w:rsidR="00DD1D88" w:rsidRPr="00815E7C" w:rsidDel="00691795" w:rsidRDefault="00DD1D88" w:rsidP="00B03E09">
            <w:pPr>
              <w:pStyle w:val="TableParagraph"/>
              <w:spacing w:line="276" w:lineRule="auto"/>
              <w:jc w:val="both"/>
              <w:rPr>
                <w:del w:id="3438" w:author="MUKOLWE" w:date="2024-11-23T01:27:00Z"/>
                <w:sz w:val="20"/>
                <w:highlight w:val="yellow"/>
                <w:rPrChange w:id="3439" w:author="MUKOLWE" w:date="2024-11-23T01:49:00Z">
                  <w:rPr>
                    <w:del w:id="3440" w:author="MUKOLWE" w:date="2024-11-23T01:27:00Z"/>
                    <w:sz w:val="20"/>
                  </w:rPr>
                </w:rPrChange>
              </w:rPr>
            </w:pPr>
            <w:del w:id="3441" w:author="MUKOLWE" w:date="2024-11-23T01:27:00Z">
              <w:r w:rsidRPr="00815E7C" w:rsidDel="00691795">
                <w:rPr>
                  <w:spacing w:val="-4"/>
                  <w:sz w:val="20"/>
                  <w:highlight w:val="yellow"/>
                  <w:rPrChange w:id="3442" w:author="MUKOLWE" w:date="2024-11-23T01:49:00Z">
                    <w:rPr>
                      <w:spacing w:val="-4"/>
                      <w:sz w:val="20"/>
                    </w:rPr>
                  </w:rPrChange>
                </w:rPr>
                <w:delText>1</w:delText>
              </w:r>
              <w:r w:rsidR="00EE4220" w:rsidRPr="00815E7C" w:rsidDel="00691795">
                <w:rPr>
                  <w:spacing w:val="-4"/>
                  <w:sz w:val="20"/>
                  <w:highlight w:val="yellow"/>
                  <w:rPrChange w:id="3443" w:author="MUKOLWE" w:date="2024-11-23T01:49:00Z">
                    <w:rPr>
                      <w:spacing w:val="-4"/>
                      <w:sz w:val="20"/>
                    </w:rPr>
                  </w:rPrChange>
                </w:rPr>
                <w:delText>,</w:delText>
              </w:r>
              <w:r w:rsidRPr="00815E7C" w:rsidDel="00691795">
                <w:rPr>
                  <w:spacing w:val="-4"/>
                  <w:sz w:val="20"/>
                  <w:highlight w:val="yellow"/>
                  <w:rPrChange w:id="3444" w:author="MUKOLWE" w:date="2024-11-23T01:49:00Z">
                    <w:rPr>
                      <w:spacing w:val="-4"/>
                      <w:sz w:val="20"/>
                    </w:rPr>
                  </w:rPrChange>
                </w:rPr>
                <w:delText>058</w:delText>
              </w:r>
              <w:r w:rsidRPr="00815E7C" w:rsidDel="00691795">
                <w:rPr>
                  <w:spacing w:val="-10"/>
                  <w:sz w:val="20"/>
                  <w:highlight w:val="yellow"/>
                  <w:rPrChange w:id="3445" w:author="MUKOLWE" w:date="2024-11-23T01:49:00Z">
                    <w:rPr>
                      <w:spacing w:val="-10"/>
                      <w:sz w:val="20"/>
                    </w:rPr>
                  </w:rPrChange>
                </w:rPr>
                <w:delText>8</w:delText>
              </w:r>
            </w:del>
          </w:p>
        </w:tc>
        <w:tc>
          <w:tcPr>
            <w:tcW w:w="964" w:type="dxa"/>
            <w:tcPrChange w:id="3446" w:author="MUKOLWE" w:date="2024-11-23T01:26:00Z">
              <w:tcPr>
                <w:tcW w:w="964" w:type="dxa"/>
              </w:tcPr>
            </w:tcPrChange>
          </w:tcPr>
          <w:p w14:paraId="51A331DD" w14:textId="77777777" w:rsidR="00DD1D88" w:rsidRPr="00815E7C" w:rsidDel="00691795" w:rsidRDefault="00DD1D88" w:rsidP="00B03E09">
            <w:pPr>
              <w:pStyle w:val="TableParagraph"/>
              <w:spacing w:line="276" w:lineRule="auto"/>
              <w:jc w:val="both"/>
              <w:rPr>
                <w:del w:id="3447" w:author="MUKOLWE" w:date="2024-11-23T01:27:00Z"/>
                <w:sz w:val="20"/>
                <w:highlight w:val="yellow"/>
                <w:rPrChange w:id="3448" w:author="MUKOLWE" w:date="2024-11-23T01:49:00Z">
                  <w:rPr>
                    <w:del w:id="3449" w:author="MUKOLWE" w:date="2024-11-23T01:27:00Z"/>
                    <w:sz w:val="20"/>
                  </w:rPr>
                </w:rPrChange>
              </w:rPr>
            </w:pPr>
            <w:del w:id="3450" w:author="MUKOLWE" w:date="2024-11-23T01:27:00Z">
              <w:r w:rsidRPr="00815E7C" w:rsidDel="00691795">
                <w:rPr>
                  <w:spacing w:val="-4"/>
                  <w:sz w:val="20"/>
                  <w:highlight w:val="yellow"/>
                  <w:rPrChange w:id="3451" w:author="MUKOLWE" w:date="2024-11-23T01:49:00Z">
                    <w:rPr>
                      <w:spacing w:val="-4"/>
                      <w:sz w:val="20"/>
                    </w:rPr>
                  </w:rPrChange>
                </w:rPr>
                <w:delText>4</w:delText>
              </w:r>
              <w:r w:rsidR="00EE4220" w:rsidRPr="00815E7C" w:rsidDel="00691795">
                <w:rPr>
                  <w:spacing w:val="-4"/>
                  <w:sz w:val="20"/>
                  <w:highlight w:val="yellow"/>
                  <w:rPrChange w:id="3452" w:author="MUKOLWE" w:date="2024-11-23T01:49:00Z">
                    <w:rPr>
                      <w:spacing w:val="-4"/>
                      <w:sz w:val="20"/>
                    </w:rPr>
                  </w:rPrChange>
                </w:rPr>
                <w:delText>,</w:delText>
              </w:r>
              <w:r w:rsidRPr="00815E7C" w:rsidDel="00691795">
                <w:rPr>
                  <w:spacing w:val="-4"/>
                  <w:sz w:val="20"/>
                  <w:highlight w:val="yellow"/>
                  <w:rPrChange w:id="3453" w:author="MUKOLWE" w:date="2024-11-23T01:49:00Z">
                    <w:rPr>
                      <w:spacing w:val="-4"/>
                      <w:sz w:val="20"/>
                    </w:rPr>
                  </w:rPrChange>
                </w:rPr>
                <w:delText>255</w:delText>
              </w:r>
            </w:del>
          </w:p>
        </w:tc>
        <w:tc>
          <w:tcPr>
            <w:tcW w:w="862" w:type="dxa"/>
            <w:tcPrChange w:id="3454" w:author="MUKOLWE" w:date="2024-11-23T01:26:00Z">
              <w:tcPr>
                <w:tcW w:w="862" w:type="dxa"/>
              </w:tcPr>
            </w:tcPrChange>
          </w:tcPr>
          <w:p w14:paraId="7CBCCB91" w14:textId="77777777" w:rsidR="00DD1D88" w:rsidRPr="00815E7C" w:rsidDel="00691795" w:rsidRDefault="00DD1D88" w:rsidP="00E066EC">
            <w:pPr>
              <w:pStyle w:val="TableParagraph"/>
              <w:spacing w:line="276" w:lineRule="auto"/>
              <w:jc w:val="both"/>
              <w:rPr>
                <w:del w:id="3455" w:author="MUKOLWE" w:date="2024-11-23T01:27:00Z"/>
                <w:sz w:val="20"/>
                <w:highlight w:val="yellow"/>
                <w:rPrChange w:id="3456" w:author="MUKOLWE" w:date="2024-11-23T01:49:00Z">
                  <w:rPr>
                    <w:del w:id="3457" w:author="MUKOLWE" w:date="2024-11-23T01:27:00Z"/>
                    <w:sz w:val="20"/>
                  </w:rPr>
                </w:rPrChange>
              </w:rPr>
            </w:pPr>
            <w:del w:id="3458" w:author="MUKOLWE" w:date="2024-11-23T01:27:00Z">
              <w:r w:rsidRPr="00815E7C" w:rsidDel="00691795">
                <w:rPr>
                  <w:spacing w:val="-4"/>
                  <w:sz w:val="20"/>
                  <w:highlight w:val="yellow"/>
                  <w:rPrChange w:id="3459" w:author="MUKOLWE" w:date="2024-11-23T01:49:00Z">
                    <w:rPr>
                      <w:spacing w:val="-4"/>
                      <w:sz w:val="20"/>
                    </w:rPr>
                  </w:rPrChange>
                </w:rPr>
                <w:delText>4</w:delText>
              </w:r>
              <w:r w:rsidR="00EE4220" w:rsidRPr="00815E7C" w:rsidDel="00691795">
                <w:rPr>
                  <w:spacing w:val="-4"/>
                  <w:sz w:val="20"/>
                  <w:highlight w:val="yellow"/>
                  <w:rPrChange w:id="3460" w:author="MUKOLWE" w:date="2024-11-23T01:49:00Z">
                    <w:rPr>
                      <w:spacing w:val="-4"/>
                      <w:sz w:val="20"/>
                    </w:rPr>
                  </w:rPrChange>
                </w:rPr>
                <w:delText>,</w:delText>
              </w:r>
              <w:r w:rsidRPr="00815E7C" w:rsidDel="00691795">
                <w:rPr>
                  <w:spacing w:val="-4"/>
                  <w:sz w:val="20"/>
                  <w:highlight w:val="yellow"/>
                  <w:rPrChange w:id="3461" w:author="MUKOLWE" w:date="2024-11-23T01:49:00Z">
                    <w:rPr>
                      <w:spacing w:val="-4"/>
                      <w:sz w:val="20"/>
                    </w:rPr>
                  </w:rPrChange>
                </w:rPr>
                <w:delText>755</w:delText>
              </w:r>
            </w:del>
          </w:p>
        </w:tc>
        <w:tc>
          <w:tcPr>
            <w:tcW w:w="810" w:type="dxa"/>
            <w:tcPrChange w:id="3462" w:author="MUKOLWE" w:date="2024-11-23T01:26:00Z">
              <w:tcPr>
                <w:tcW w:w="810" w:type="dxa"/>
              </w:tcPr>
            </w:tcPrChange>
          </w:tcPr>
          <w:p w14:paraId="71DA632C" w14:textId="77777777" w:rsidR="00DD1D88" w:rsidRPr="00815E7C" w:rsidDel="00691795" w:rsidRDefault="00DD1D88" w:rsidP="00E066EC">
            <w:pPr>
              <w:pStyle w:val="TableParagraph"/>
              <w:spacing w:line="276" w:lineRule="auto"/>
              <w:jc w:val="both"/>
              <w:rPr>
                <w:del w:id="3463" w:author="MUKOLWE" w:date="2024-11-23T01:27:00Z"/>
                <w:sz w:val="20"/>
                <w:highlight w:val="yellow"/>
                <w:rPrChange w:id="3464" w:author="MUKOLWE" w:date="2024-11-23T01:49:00Z">
                  <w:rPr>
                    <w:del w:id="3465" w:author="MUKOLWE" w:date="2024-11-23T01:27:00Z"/>
                    <w:sz w:val="20"/>
                  </w:rPr>
                </w:rPrChange>
              </w:rPr>
            </w:pPr>
            <w:del w:id="3466" w:author="MUKOLWE" w:date="2024-11-23T01:27:00Z">
              <w:r w:rsidRPr="00815E7C" w:rsidDel="00691795">
                <w:rPr>
                  <w:spacing w:val="-4"/>
                  <w:sz w:val="20"/>
                  <w:highlight w:val="yellow"/>
                  <w:rPrChange w:id="3467" w:author="MUKOLWE" w:date="2024-11-23T01:49:00Z">
                    <w:rPr>
                      <w:spacing w:val="-4"/>
                      <w:sz w:val="20"/>
                    </w:rPr>
                  </w:rPrChange>
                </w:rPr>
                <w:delText>15</w:delText>
              </w:r>
              <w:r w:rsidR="00EE4220" w:rsidRPr="00815E7C" w:rsidDel="00691795">
                <w:rPr>
                  <w:spacing w:val="-4"/>
                  <w:sz w:val="20"/>
                  <w:highlight w:val="yellow"/>
                  <w:rPrChange w:id="3468" w:author="MUKOLWE" w:date="2024-11-23T01:49:00Z">
                    <w:rPr>
                      <w:spacing w:val="-4"/>
                      <w:sz w:val="20"/>
                    </w:rPr>
                  </w:rPrChange>
                </w:rPr>
                <w:delText>,</w:delText>
              </w:r>
              <w:r w:rsidRPr="00815E7C" w:rsidDel="00691795">
                <w:rPr>
                  <w:spacing w:val="-4"/>
                  <w:sz w:val="20"/>
                  <w:highlight w:val="yellow"/>
                  <w:rPrChange w:id="3469" w:author="MUKOLWE" w:date="2024-11-23T01:49:00Z">
                    <w:rPr>
                      <w:spacing w:val="-4"/>
                      <w:sz w:val="20"/>
                    </w:rPr>
                  </w:rPrChange>
                </w:rPr>
                <w:delText>20</w:delText>
              </w:r>
              <w:r w:rsidRPr="00815E7C" w:rsidDel="00691795">
                <w:rPr>
                  <w:spacing w:val="-10"/>
                  <w:sz w:val="20"/>
                  <w:highlight w:val="yellow"/>
                  <w:rPrChange w:id="3470" w:author="MUKOLWE" w:date="2024-11-23T01:49:00Z">
                    <w:rPr>
                      <w:spacing w:val="-10"/>
                      <w:sz w:val="20"/>
                    </w:rPr>
                  </w:rPrChange>
                </w:rPr>
                <w:delText>0</w:delText>
              </w:r>
            </w:del>
          </w:p>
        </w:tc>
        <w:tc>
          <w:tcPr>
            <w:tcW w:w="944" w:type="dxa"/>
            <w:tcPrChange w:id="3471" w:author="MUKOLWE" w:date="2024-11-23T01:26:00Z">
              <w:tcPr>
                <w:tcW w:w="944" w:type="dxa"/>
              </w:tcPr>
            </w:tcPrChange>
          </w:tcPr>
          <w:p w14:paraId="621B8598" w14:textId="77777777" w:rsidR="00DD1D88" w:rsidRPr="00815E7C" w:rsidDel="00691795" w:rsidRDefault="00DD1D88" w:rsidP="00007AB0">
            <w:pPr>
              <w:rPr>
                <w:del w:id="3472" w:author="MUKOLWE" w:date="2024-11-23T01:27:00Z"/>
                <w:highlight w:val="yellow"/>
                <w:rPrChange w:id="3473" w:author="MUKOLWE" w:date="2024-11-23T01:49:00Z">
                  <w:rPr>
                    <w:del w:id="3474" w:author="MUKOLWE" w:date="2024-11-23T01:27:00Z"/>
                  </w:rPr>
                </w:rPrChange>
              </w:rPr>
            </w:pPr>
            <w:del w:id="3475" w:author="MUKOLWE" w:date="2024-11-23T01:27:00Z">
              <w:r w:rsidRPr="00815E7C" w:rsidDel="00691795">
                <w:rPr>
                  <w:highlight w:val="yellow"/>
                  <w:rPrChange w:id="3476" w:author="MUKOLWE" w:date="2024-11-23T01:49:00Z">
                    <w:rPr/>
                  </w:rPrChange>
                </w:rPr>
                <w:delText>7</w:delText>
              </w:r>
              <w:r w:rsidR="00EE4220" w:rsidRPr="00815E7C" w:rsidDel="00691795">
                <w:rPr>
                  <w:highlight w:val="yellow"/>
                  <w:rPrChange w:id="3477" w:author="MUKOLWE" w:date="2024-11-23T01:49:00Z">
                    <w:rPr/>
                  </w:rPrChange>
                </w:rPr>
                <w:delText>,</w:delText>
              </w:r>
              <w:r w:rsidRPr="00815E7C" w:rsidDel="00691795">
                <w:rPr>
                  <w:highlight w:val="yellow"/>
                  <w:rPrChange w:id="3478" w:author="MUKOLWE" w:date="2024-11-23T01:49:00Z">
                    <w:rPr/>
                  </w:rPrChange>
                </w:rPr>
                <w:delText>588</w:delText>
              </w:r>
            </w:del>
          </w:p>
        </w:tc>
        <w:tc>
          <w:tcPr>
            <w:tcW w:w="982" w:type="dxa"/>
            <w:tcPrChange w:id="3479" w:author="MUKOLWE" w:date="2024-11-23T01:26:00Z">
              <w:tcPr>
                <w:tcW w:w="982" w:type="dxa"/>
              </w:tcPr>
            </w:tcPrChange>
          </w:tcPr>
          <w:p w14:paraId="54E106BD" w14:textId="77777777" w:rsidR="00DD1D88" w:rsidRPr="00815E7C" w:rsidDel="00691795" w:rsidRDefault="00DD1D88" w:rsidP="009422A3">
            <w:pPr>
              <w:pStyle w:val="TableParagraph"/>
              <w:spacing w:line="276" w:lineRule="auto"/>
              <w:jc w:val="both"/>
              <w:rPr>
                <w:del w:id="3480" w:author="MUKOLWE" w:date="2024-11-23T01:27:00Z"/>
                <w:sz w:val="20"/>
                <w:highlight w:val="yellow"/>
                <w:rPrChange w:id="3481" w:author="MUKOLWE" w:date="2024-11-23T01:49:00Z">
                  <w:rPr>
                    <w:del w:id="3482" w:author="MUKOLWE" w:date="2024-11-23T01:27:00Z"/>
                    <w:sz w:val="20"/>
                  </w:rPr>
                </w:rPrChange>
              </w:rPr>
            </w:pPr>
            <w:del w:id="3483" w:author="MUKOLWE" w:date="2024-11-23T01:27:00Z">
              <w:r w:rsidRPr="00815E7C" w:rsidDel="00691795">
                <w:rPr>
                  <w:spacing w:val="-4"/>
                  <w:sz w:val="20"/>
                  <w:highlight w:val="yellow"/>
                  <w:rPrChange w:id="3484" w:author="MUKOLWE" w:date="2024-11-23T01:49:00Z">
                    <w:rPr>
                      <w:spacing w:val="-4"/>
                      <w:sz w:val="20"/>
                    </w:rPr>
                  </w:rPrChange>
                </w:rPr>
                <w:delText>1</w:delText>
              </w:r>
              <w:r w:rsidR="00EE4220" w:rsidRPr="00815E7C" w:rsidDel="00691795">
                <w:rPr>
                  <w:spacing w:val="-4"/>
                  <w:sz w:val="20"/>
                  <w:highlight w:val="yellow"/>
                  <w:rPrChange w:id="3485" w:author="MUKOLWE" w:date="2024-11-23T01:49:00Z">
                    <w:rPr>
                      <w:spacing w:val="-4"/>
                      <w:sz w:val="20"/>
                    </w:rPr>
                  </w:rPrChange>
                </w:rPr>
                <w:delText>,</w:delText>
              </w:r>
              <w:r w:rsidRPr="00815E7C" w:rsidDel="00691795">
                <w:rPr>
                  <w:spacing w:val="-4"/>
                  <w:sz w:val="20"/>
                  <w:highlight w:val="yellow"/>
                  <w:rPrChange w:id="3486" w:author="MUKOLWE" w:date="2024-11-23T01:49:00Z">
                    <w:rPr>
                      <w:spacing w:val="-4"/>
                      <w:sz w:val="20"/>
                    </w:rPr>
                  </w:rPrChange>
                </w:rPr>
                <w:delText>200</w:delText>
              </w:r>
            </w:del>
          </w:p>
        </w:tc>
        <w:tc>
          <w:tcPr>
            <w:tcW w:w="1134" w:type="dxa"/>
            <w:tcPrChange w:id="3487" w:author="MUKOLWE" w:date="2024-11-23T01:26:00Z">
              <w:tcPr>
                <w:tcW w:w="992" w:type="dxa"/>
              </w:tcPr>
            </w:tcPrChange>
          </w:tcPr>
          <w:p w14:paraId="57CC576D" w14:textId="77777777" w:rsidR="00DD1D88" w:rsidRPr="00815E7C" w:rsidDel="00691795" w:rsidRDefault="00DD1D88" w:rsidP="00F51AD9">
            <w:pPr>
              <w:pStyle w:val="TableParagraph"/>
              <w:spacing w:line="276" w:lineRule="auto"/>
              <w:jc w:val="both"/>
              <w:rPr>
                <w:del w:id="3488" w:author="MUKOLWE" w:date="2024-11-23T01:27:00Z"/>
                <w:sz w:val="20"/>
                <w:highlight w:val="yellow"/>
                <w:rPrChange w:id="3489" w:author="MUKOLWE" w:date="2024-11-23T01:49:00Z">
                  <w:rPr>
                    <w:del w:id="3490" w:author="MUKOLWE" w:date="2024-11-23T01:27:00Z"/>
                    <w:sz w:val="20"/>
                  </w:rPr>
                </w:rPrChange>
              </w:rPr>
            </w:pPr>
            <w:del w:id="3491" w:author="MUKOLWE" w:date="2024-11-23T01:27:00Z">
              <w:r w:rsidRPr="00815E7C" w:rsidDel="00691795">
                <w:rPr>
                  <w:spacing w:val="-4"/>
                  <w:sz w:val="20"/>
                  <w:highlight w:val="yellow"/>
                  <w:rPrChange w:id="3492" w:author="MUKOLWE" w:date="2024-11-23T01:49:00Z">
                    <w:rPr>
                      <w:spacing w:val="-4"/>
                      <w:sz w:val="20"/>
                    </w:rPr>
                  </w:rPrChange>
                </w:rPr>
                <w:delText>7</w:delText>
              </w:r>
              <w:r w:rsidR="00EE4220" w:rsidRPr="00815E7C" w:rsidDel="00691795">
                <w:rPr>
                  <w:spacing w:val="-4"/>
                  <w:sz w:val="20"/>
                  <w:highlight w:val="yellow"/>
                  <w:rPrChange w:id="3493" w:author="MUKOLWE" w:date="2024-11-23T01:49:00Z">
                    <w:rPr>
                      <w:spacing w:val="-4"/>
                      <w:sz w:val="20"/>
                    </w:rPr>
                  </w:rPrChange>
                </w:rPr>
                <w:delText>,</w:delText>
              </w:r>
              <w:r w:rsidRPr="00815E7C" w:rsidDel="00691795">
                <w:rPr>
                  <w:spacing w:val="-4"/>
                  <w:sz w:val="20"/>
                  <w:highlight w:val="yellow"/>
                  <w:rPrChange w:id="3494" w:author="MUKOLWE" w:date="2024-11-23T01:49:00Z">
                    <w:rPr>
                      <w:spacing w:val="-4"/>
                      <w:sz w:val="20"/>
                    </w:rPr>
                  </w:rPrChange>
                </w:rPr>
                <w:delText>855</w:delText>
              </w:r>
            </w:del>
          </w:p>
        </w:tc>
        <w:tc>
          <w:tcPr>
            <w:tcW w:w="992" w:type="dxa"/>
            <w:tcPrChange w:id="3495" w:author="MUKOLWE" w:date="2024-11-23T01:26:00Z">
              <w:tcPr>
                <w:tcW w:w="992" w:type="dxa"/>
              </w:tcPr>
            </w:tcPrChange>
          </w:tcPr>
          <w:p w14:paraId="5542D779" w14:textId="77777777" w:rsidR="00DD1D88" w:rsidRPr="00815E7C" w:rsidDel="00691795" w:rsidRDefault="00DD1D88" w:rsidP="00F51AD9">
            <w:pPr>
              <w:pStyle w:val="TableParagraph"/>
              <w:spacing w:line="276" w:lineRule="auto"/>
              <w:jc w:val="both"/>
              <w:rPr>
                <w:del w:id="3496" w:author="MUKOLWE" w:date="2024-11-23T01:27:00Z"/>
                <w:sz w:val="20"/>
                <w:highlight w:val="yellow"/>
                <w:rPrChange w:id="3497" w:author="MUKOLWE" w:date="2024-11-23T01:49:00Z">
                  <w:rPr>
                    <w:del w:id="3498" w:author="MUKOLWE" w:date="2024-11-23T01:27:00Z"/>
                    <w:sz w:val="20"/>
                  </w:rPr>
                </w:rPrChange>
              </w:rPr>
            </w:pPr>
            <w:del w:id="3499" w:author="MUKOLWE" w:date="2024-11-23T01:27:00Z">
              <w:r w:rsidRPr="00815E7C" w:rsidDel="00691795">
                <w:rPr>
                  <w:spacing w:val="-4"/>
                  <w:sz w:val="20"/>
                  <w:highlight w:val="yellow"/>
                  <w:rPrChange w:id="3500" w:author="MUKOLWE" w:date="2024-11-23T01:49:00Z">
                    <w:rPr>
                      <w:spacing w:val="-4"/>
                      <w:sz w:val="20"/>
                    </w:rPr>
                  </w:rPrChange>
                </w:rPr>
                <w:delText>1</w:delText>
              </w:r>
              <w:r w:rsidR="00EE4220" w:rsidRPr="00815E7C" w:rsidDel="00691795">
                <w:rPr>
                  <w:spacing w:val="-4"/>
                  <w:sz w:val="20"/>
                  <w:highlight w:val="yellow"/>
                  <w:rPrChange w:id="3501" w:author="MUKOLWE" w:date="2024-11-23T01:49:00Z">
                    <w:rPr>
                      <w:spacing w:val="-4"/>
                      <w:sz w:val="20"/>
                    </w:rPr>
                  </w:rPrChange>
                </w:rPr>
                <w:delText>,</w:delText>
              </w:r>
              <w:r w:rsidRPr="00815E7C" w:rsidDel="00691795">
                <w:rPr>
                  <w:spacing w:val="-4"/>
                  <w:sz w:val="20"/>
                  <w:highlight w:val="yellow"/>
                  <w:rPrChange w:id="3502" w:author="MUKOLWE" w:date="2024-11-23T01:49:00Z">
                    <w:rPr>
                      <w:spacing w:val="-4"/>
                      <w:sz w:val="20"/>
                    </w:rPr>
                  </w:rPrChange>
                </w:rPr>
                <w:delText>244</w:delText>
              </w:r>
            </w:del>
          </w:p>
        </w:tc>
        <w:tc>
          <w:tcPr>
            <w:tcW w:w="992" w:type="dxa"/>
            <w:tcPrChange w:id="3503" w:author="MUKOLWE" w:date="2024-11-23T01:26:00Z">
              <w:tcPr>
                <w:tcW w:w="992" w:type="dxa"/>
              </w:tcPr>
            </w:tcPrChange>
          </w:tcPr>
          <w:p w14:paraId="005125DC" w14:textId="77777777" w:rsidR="00DD1D88" w:rsidRPr="00815E7C" w:rsidDel="00691795" w:rsidRDefault="00DD1D88" w:rsidP="0062071D">
            <w:pPr>
              <w:pStyle w:val="TableParagraph"/>
              <w:spacing w:line="276" w:lineRule="auto"/>
              <w:ind w:left="96"/>
              <w:jc w:val="both"/>
              <w:rPr>
                <w:del w:id="3504" w:author="MUKOLWE" w:date="2024-11-23T01:27:00Z"/>
                <w:sz w:val="20"/>
                <w:highlight w:val="yellow"/>
                <w:rPrChange w:id="3505" w:author="MUKOLWE" w:date="2024-11-23T01:49:00Z">
                  <w:rPr>
                    <w:del w:id="3506" w:author="MUKOLWE" w:date="2024-11-23T01:27:00Z"/>
                    <w:sz w:val="20"/>
                  </w:rPr>
                </w:rPrChange>
              </w:rPr>
            </w:pPr>
            <w:del w:id="3507" w:author="MUKOLWE" w:date="2024-11-23T01:27:00Z">
              <w:r w:rsidRPr="00815E7C" w:rsidDel="00691795">
                <w:rPr>
                  <w:spacing w:val="-5"/>
                  <w:sz w:val="20"/>
                  <w:highlight w:val="yellow"/>
                  <w:rPrChange w:id="3508" w:author="MUKOLWE" w:date="2024-11-23T01:49:00Z">
                    <w:rPr>
                      <w:spacing w:val="-5"/>
                      <w:sz w:val="20"/>
                    </w:rPr>
                  </w:rPrChange>
                </w:rPr>
                <w:delText>585</w:delText>
              </w:r>
            </w:del>
          </w:p>
        </w:tc>
        <w:tc>
          <w:tcPr>
            <w:tcW w:w="851" w:type="dxa"/>
            <w:tcPrChange w:id="3509" w:author="MUKOLWE" w:date="2024-11-23T01:26:00Z">
              <w:tcPr>
                <w:tcW w:w="851" w:type="dxa"/>
              </w:tcPr>
            </w:tcPrChange>
          </w:tcPr>
          <w:p w14:paraId="442627C9" w14:textId="77777777" w:rsidR="00DD1D88" w:rsidRPr="00815E7C" w:rsidDel="00691795" w:rsidRDefault="00DD1D88" w:rsidP="0062071D">
            <w:pPr>
              <w:pStyle w:val="TableParagraph"/>
              <w:spacing w:line="276" w:lineRule="auto"/>
              <w:ind w:left="99"/>
              <w:jc w:val="both"/>
              <w:rPr>
                <w:del w:id="3510" w:author="MUKOLWE" w:date="2024-11-23T01:27:00Z"/>
                <w:sz w:val="20"/>
                <w:highlight w:val="yellow"/>
                <w:rPrChange w:id="3511" w:author="MUKOLWE" w:date="2024-11-23T01:49:00Z">
                  <w:rPr>
                    <w:del w:id="3512" w:author="MUKOLWE" w:date="2024-11-23T01:27:00Z"/>
                    <w:sz w:val="20"/>
                  </w:rPr>
                </w:rPrChange>
              </w:rPr>
            </w:pPr>
            <w:del w:id="3513" w:author="MUKOLWE" w:date="2024-11-23T01:27:00Z">
              <w:r w:rsidRPr="00815E7C" w:rsidDel="00691795">
                <w:rPr>
                  <w:spacing w:val="-4"/>
                  <w:sz w:val="20"/>
                  <w:highlight w:val="yellow"/>
                  <w:rPrChange w:id="3514" w:author="MUKOLWE" w:date="2024-11-23T01:49:00Z">
                    <w:rPr>
                      <w:spacing w:val="-4"/>
                      <w:sz w:val="20"/>
                    </w:rPr>
                  </w:rPrChange>
                </w:rPr>
                <w:delText>885</w:delText>
              </w:r>
            </w:del>
          </w:p>
        </w:tc>
        <w:tc>
          <w:tcPr>
            <w:tcW w:w="1134" w:type="dxa"/>
            <w:tcPrChange w:id="3515" w:author="MUKOLWE" w:date="2024-11-23T01:26:00Z">
              <w:tcPr>
                <w:tcW w:w="1131" w:type="dxa"/>
              </w:tcPr>
            </w:tcPrChange>
          </w:tcPr>
          <w:p w14:paraId="06D13313" w14:textId="77777777" w:rsidR="00DD1D88" w:rsidRPr="00815E7C" w:rsidDel="00691795" w:rsidRDefault="00DD1D88" w:rsidP="0062071D">
            <w:pPr>
              <w:pStyle w:val="TableParagraph"/>
              <w:spacing w:line="276" w:lineRule="auto"/>
              <w:ind w:left="93"/>
              <w:jc w:val="both"/>
              <w:rPr>
                <w:del w:id="3516" w:author="MUKOLWE" w:date="2024-11-23T01:27:00Z"/>
                <w:sz w:val="20"/>
                <w:highlight w:val="yellow"/>
                <w:rPrChange w:id="3517" w:author="MUKOLWE" w:date="2024-11-23T01:49:00Z">
                  <w:rPr>
                    <w:del w:id="3518" w:author="MUKOLWE" w:date="2024-11-23T01:27:00Z"/>
                    <w:sz w:val="20"/>
                  </w:rPr>
                </w:rPrChange>
              </w:rPr>
            </w:pPr>
            <w:del w:id="3519" w:author="MUKOLWE" w:date="2024-11-23T01:27:00Z">
              <w:r w:rsidRPr="00815E7C" w:rsidDel="00691795">
                <w:rPr>
                  <w:spacing w:val="-2"/>
                  <w:sz w:val="20"/>
                  <w:highlight w:val="yellow"/>
                  <w:rPrChange w:id="3520" w:author="MUKOLWE" w:date="2024-11-23T01:49:00Z">
                    <w:rPr>
                      <w:spacing w:val="-2"/>
                      <w:sz w:val="20"/>
                    </w:rPr>
                  </w:rPrChange>
                </w:rPr>
                <w:delText>89</w:delText>
              </w:r>
              <w:r w:rsidR="00815D14" w:rsidRPr="00815E7C" w:rsidDel="00691795">
                <w:rPr>
                  <w:spacing w:val="-2"/>
                  <w:sz w:val="20"/>
                  <w:highlight w:val="yellow"/>
                  <w:rPrChange w:id="3521" w:author="MUKOLWE" w:date="2024-11-23T01:49:00Z">
                    <w:rPr>
                      <w:spacing w:val="-2"/>
                      <w:sz w:val="20"/>
                    </w:rPr>
                  </w:rPrChange>
                </w:rPr>
                <w:delText>,</w:delText>
              </w:r>
              <w:r w:rsidRPr="00815E7C" w:rsidDel="00691795">
                <w:rPr>
                  <w:spacing w:val="-2"/>
                  <w:sz w:val="20"/>
                  <w:highlight w:val="yellow"/>
                  <w:rPrChange w:id="3522" w:author="MUKOLWE" w:date="2024-11-23T01:49:00Z">
                    <w:rPr>
                      <w:spacing w:val="-2"/>
                      <w:sz w:val="20"/>
                    </w:rPr>
                  </w:rPrChange>
                </w:rPr>
                <w:delText>755</w:delText>
              </w:r>
            </w:del>
          </w:p>
        </w:tc>
      </w:tr>
      <w:tr w:rsidR="00E71101" w:rsidRPr="00815E7C" w:rsidDel="00691795" w14:paraId="6252D429" w14:textId="77777777" w:rsidTr="00691795">
        <w:trPr>
          <w:trHeight w:val="527"/>
          <w:del w:id="3523" w:author="MUKOLWE" w:date="2024-11-23T01:27:00Z"/>
          <w:trPrChange w:id="3524" w:author="MUKOLWE" w:date="2024-11-23T01:26:00Z">
            <w:trPr>
              <w:trHeight w:val="527"/>
            </w:trPr>
          </w:trPrChange>
        </w:trPr>
        <w:tc>
          <w:tcPr>
            <w:tcW w:w="1895" w:type="dxa"/>
            <w:tcPrChange w:id="3525" w:author="MUKOLWE" w:date="2024-11-23T01:26:00Z">
              <w:tcPr>
                <w:tcW w:w="1890" w:type="dxa"/>
              </w:tcPr>
            </w:tcPrChange>
          </w:tcPr>
          <w:p w14:paraId="18A4FF96" w14:textId="77777777" w:rsidR="00DD1D88" w:rsidRPr="00815E7C" w:rsidDel="00691795" w:rsidRDefault="00DD1D88" w:rsidP="00691795">
            <w:pPr>
              <w:pStyle w:val="TableParagraph"/>
              <w:spacing w:line="276" w:lineRule="auto"/>
              <w:ind w:left="31"/>
              <w:jc w:val="both"/>
              <w:rPr>
                <w:del w:id="3526" w:author="MUKOLWE" w:date="2024-11-23T01:27:00Z"/>
                <w:b/>
                <w:i/>
                <w:sz w:val="20"/>
                <w:highlight w:val="yellow"/>
                <w:rPrChange w:id="3527" w:author="MUKOLWE" w:date="2024-11-23T01:49:00Z">
                  <w:rPr>
                    <w:del w:id="3528" w:author="MUKOLWE" w:date="2024-11-23T01:27:00Z"/>
                    <w:b/>
                    <w:i/>
                    <w:sz w:val="20"/>
                  </w:rPr>
                </w:rPrChange>
              </w:rPr>
            </w:pPr>
            <w:del w:id="3529" w:author="MUKOLWE" w:date="2024-11-23T01:27:00Z">
              <w:r w:rsidRPr="00815E7C" w:rsidDel="00691795">
                <w:rPr>
                  <w:b/>
                  <w:i/>
                  <w:sz w:val="20"/>
                  <w:highlight w:val="yellow"/>
                  <w:rPrChange w:id="3530" w:author="MUKOLWE" w:date="2024-11-23T01:49:00Z">
                    <w:rPr>
                      <w:b/>
                      <w:i/>
                      <w:sz w:val="20"/>
                    </w:rPr>
                  </w:rPrChange>
                </w:rPr>
                <w:delText>Total</w:delText>
              </w:r>
              <w:r w:rsidRPr="00815E7C" w:rsidDel="00691795">
                <w:rPr>
                  <w:b/>
                  <w:i/>
                  <w:spacing w:val="1"/>
                  <w:sz w:val="20"/>
                  <w:highlight w:val="yellow"/>
                  <w:rPrChange w:id="3531" w:author="MUKOLWE" w:date="2024-11-23T01:49:00Z">
                    <w:rPr>
                      <w:b/>
                      <w:i/>
                      <w:spacing w:val="1"/>
                      <w:sz w:val="20"/>
                    </w:rPr>
                  </w:rPrChange>
                </w:rPr>
                <w:delText xml:space="preserve"> </w:delText>
              </w:r>
              <w:r w:rsidRPr="00815E7C" w:rsidDel="00691795">
                <w:rPr>
                  <w:b/>
                  <w:i/>
                  <w:spacing w:val="-2"/>
                  <w:sz w:val="20"/>
                  <w:highlight w:val="yellow"/>
                  <w:rPrChange w:id="3532" w:author="MUKOLWE" w:date="2024-11-23T01:49:00Z">
                    <w:rPr>
                      <w:b/>
                      <w:i/>
                      <w:spacing w:val="-2"/>
                      <w:sz w:val="20"/>
                    </w:rPr>
                  </w:rPrChange>
                </w:rPr>
                <w:delText>Fixed</w:delText>
              </w:r>
            </w:del>
          </w:p>
          <w:p w14:paraId="0CEDD312" w14:textId="77777777" w:rsidR="00DD1D88" w:rsidRPr="00815E7C" w:rsidDel="00691795" w:rsidRDefault="00DD1D88" w:rsidP="00691795">
            <w:pPr>
              <w:pStyle w:val="TableParagraph"/>
              <w:spacing w:line="276" w:lineRule="auto"/>
              <w:ind w:left="31"/>
              <w:jc w:val="both"/>
              <w:rPr>
                <w:del w:id="3533" w:author="MUKOLWE" w:date="2024-11-23T01:27:00Z"/>
                <w:b/>
                <w:i/>
                <w:sz w:val="20"/>
                <w:highlight w:val="yellow"/>
                <w:rPrChange w:id="3534" w:author="MUKOLWE" w:date="2024-11-23T01:49:00Z">
                  <w:rPr>
                    <w:del w:id="3535" w:author="MUKOLWE" w:date="2024-11-23T01:27:00Z"/>
                    <w:b/>
                    <w:i/>
                    <w:sz w:val="20"/>
                  </w:rPr>
                </w:rPrChange>
              </w:rPr>
            </w:pPr>
            <w:del w:id="3536" w:author="MUKOLWE" w:date="2024-11-23T01:27:00Z">
              <w:r w:rsidRPr="00815E7C" w:rsidDel="00691795">
                <w:rPr>
                  <w:b/>
                  <w:i/>
                  <w:spacing w:val="-2"/>
                  <w:sz w:val="20"/>
                  <w:highlight w:val="yellow"/>
                  <w:rPrChange w:id="3537" w:author="MUKOLWE" w:date="2024-11-23T01:49:00Z">
                    <w:rPr>
                      <w:b/>
                      <w:i/>
                      <w:spacing w:val="-2"/>
                      <w:sz w:val="20"/>
                    </w:rPr>
                  </w:rPrChange>
                </w:rPr>
                <w:delText>Expenses</w:delText>
              </w:r>
            </w:del>
          </w:p>
        </w:tc>
        <w:tc>
          <w:tcPr>
            <w:tcW w:w="854" w:type="dxa"/>
            <w:tcPrChange w:id="3538" w:author="MUKOLWE" w:date="2024-11-23T01:26:00Z">
              <w:tcPr>
                <w:tcW w:w="854" w:type="dxa"/>
              </w:tcPr>
            </w:tcPrChange>
          </w:tcPr>
          <w:p w14:paraId="1AC70826" w14:textId="77777777" w:rsidR="00DD1D88" w:rsidRPr="00815E7C" w:rsidDel="00691795" w:rsidRDefault="00DD1D88" w:rsidP="00EB45BC">
            <w:pPr>
              <w:pStyle w:val="TableParagraph"/>
              <w:spacing w:line="276" w:lineRule="auto"/>
              <w:jc w:val="both"/>
              <w:rPr>
                <w:del w:id="3539" w:author="MUKOLWE" w:date="2024-11-23T01:27:00Z"/>
                <w:i/>
                <w:sz w:val="20"/>
                <w:highlight w:val="yellow"/>
                <w:rPrChange w:id="3540" w:author="MUKOLWE" w:date="2024-11-23T01:49:00Z">
                  <w:rPr>
                    <w:del w:id="3541" w:author="MUKOLWE" w:date="2024-11-23T01:27:00Z"/>
                    <w:i/>
                    <w:sz w:val="20"/>
                  </w:rPr>
                </w:rPrChange>
              </w:rPr>
            </w:pPr>
            <w:del w:id="3542" w:author="MUKOLWE" w:date="2024-11-23T01:27:00Z">
              <w:r w:rsidRPr="00815E7C" w:rsidDel="00691795">
                <w:rPr>
                  <w:i/>
                  <w:spacing w:val="-2"/>
                  <w:sz w:val="20"/>
                  <w:highlight w:val="yellow"/>
                  <w:rPrChange w:id="3543" w:author="MUKOLWE" w:date="2024-11-23T01:49:00Z">
                    <w:rPr>
                      <w:i/>
                      <w:spacing w:val="-2"/>
                      <w:sz w:val="20"/>
                    </w:rPr>
                  </w:rPrChange>
                </w:rPr>
                <w:delText>29</w:delText>
              </w:r>
              <w:r w:rsidR="00815D14" w:rsidRPr="00815E7C" w:rsidDel="00691795">
                <w:rPr>
                  <w:i/>
                  <w:spacing w:val="-2"/>
                  <w:sz w:val="20"/>
                  <w:highlight w:val="yellow"/>
                  <w:rPrChange w:id="3544" w:author="MUKOLWE" w:date="2024-11-23T01:49:00Z">
                    <w:rPr>
                      <w:i/>
                      <w:spacing w:val="-2"/>
                      <w:sz w:val="20"/>
                    </w:rPr>
                  </w:rPrChange>
                </w:rPr>
                <w:delText>,</w:delText>
              </w:r>
              <w:r w:rsidRPr="00815E7C" w:rsidDel="00691795">
                <w:rPr>
                  <w:i/>
                  <w:spacing w:val="-2"/>
                  <w:sz w:val="20"/>
                  <w:highlight w:val="yellow"/>
                  <w:rPrChange w:id="3545" w:author="MUKOLWE" w:date="2024-11-23T01:49:00Z">
                    <w:rPr>
                      <w:i/>
                      <w:spacing w:val="-2"/>
                      <w:sz w:val="20"/>
                    </w:rPr>
                  </w:rPrChange>
                </w:rPr>
                <w:delText>350</w:delText>
              </w:r>
            </w:del>
          </w:p>
        </w:tc>
        <w:tc>
          <w:tcPr>
            <w:tcW w:w="810" w:type="dxa"/>
            <w:tcPrChange w:id="3546" w:author="MUKOLWE" w:date="2024-11-23T01:26:00Z">
              <w:tcPr>
                <w:tcW w:w="810" w:type="dxa"/>
              </w:tcPr>
            </w:tcPrChange>
          </w:tcPr>
          <w:p w14:paraId="60904C88" w14:textId="77777777" w:rsidR="00DD1D88" w:rsidRPr="00815E7C" w:rsidDel="00691795" w:rsidRDefault="00DD1D88" w:rsidP="00B03E09">
            <w:pPr>
              <w:pStyle w:val="TableParagraph"/>
              <w:spacing w:line="276" w:lineRule="auto"/>
              <w:jc w:val="both"/>
              <w:rPr>
                <w:del w:id="3547" w:author="MUKOLWE" w:date="2024-11-23T01:27:00Z"/>
                <w:i/>
                <w:sz w:val="20"/>
                <w:highlight w:val="yellow"/>
                <w:rPrChange w:id="3548" w:author="MUKOLWE" w:date="2024-11-23T01:49:00Z">
                  <w:rPr>
                    <w:del w:id="3549" w:author="MUKOLWE" w:date="2024-11-23T01:27:00Z"/>
                    <w:i/>
                    <w:sz w:val="20"/>
                  </w:rPr>
                </w:rPrChange>
              </w:rPr>
            </w:pPr>
            <w:del w:id="3550" w:author="MUKOLWE" w:date="2024-11-23T01:27:00Z">
              <w:r w:rsidRPr="00815E7C" w:rsidDel="00691795">
                <w:rPr>
                  <w:i/>
                  <w:spacing w:val="-2"/>
                  <w:sz w:val="20"/>
                  <w:highlight w:val="yellow"/>
                  <w:rPrChange w:id="3551" w:author="MUKOLWE" w:date="2024-11-23T01:49:00Z">
                    <w:rPr>
                      <w:i/>
                      <w:spacing w:val="-2"/>
                      <w:sz w:val="20"/>
                    </w:rPr>
                  </w:rPrChange>
                </w:rPr>
                <w:delText>24</w:delText>
              </w:r>
              <w:r w:rsidR="00815D14" w:rsidRPr="00815E7C" w:rsidDel="00691795">
                <w:rPr>
                  <w:i/>
                  <w:spacing w:val="-2"/>
                  <w:sz w:val="20"/>
                  <w:highlight w:val="yellow"/>
                  <w:rPrChange w:id="3552" w:author="MUKOLWE" w:date="2024-11-23T01:49:00Z">
                    <w:rPr>
                      <w:i/>
                      <w:spacing w:val="-2"/>
                      <w:sz w:val="20"/>
                    </w:rPr>
                  </w:rPrChange>
                </w:rPr>
                <w:delText>,</w:delText>
              </w:r>
              <w:r w:rsidRPr="00815E7C" w:rsidDel="00691795">
                <w:rPr>
                  <w:i/>
                  <w:spacing w:val="-2"/>
                  <w:sz w:val="20"/>
                  <w:highlight w:val="yellow"/>
                  <w:rPrChange w:id="3553" w:author="MUKOLWE" w:date="2024-11-23T01:49:00Z">
                    <w:rPr>
                      <w:i/>
                      <w:spacing w:val="-2"/>
                      <w:sz w:val="20"/>
                    </w:rPr>
                  </w:rPrChange>
                </w:rPr>
                <w:delText>855</w:delText>
              </w:r>
            </w:del>
          </w:p>
        </w:tc>
        <w:tc>
          <w:tcPr>
            <w:tcW w:w="810" w:type="dxa"/>
            <w:tcPrChange w:id="3554" w:author="MUKOLWE" w:date="2024-11-23T01:26:00Z">
              <w:tcPr>
                <w:tcW w:w="810" w:type="dxa"/>
              </w:tcPr>
            </w:tcPrChange>
          </w:tcPr>
          <w:p w14:paraId="1AD4D620" w14:textId="77777777" w:rsidR="00DD1D88" w:rsidRPr="00815E7C" w:rsidDel="00691795" w:rsidRDefault="00DD1D88" w:rsidP="00B03E09">
            <w:pPr>
              <w:pStyle w:val="TableParagraph"/>
              <w:spacing w:line="276" w:lineRule="auto"/>
              <w:jc w:val="both"/>
              <w:rPr>
                <w:del w:id="3555" w:author="MUKOLWE" w:date="2024-11-23T01:27:00Z"/>
                <w:i/>
                <w:sz w:val="20"/>
                <w:highlight w:val="yellow"/>
                <w:rPrChange w:id="3556" w:author="MUKOLWE" w:date="2024-11-23T01:49:00Z">
                  <w:rPr>
                    <w:del w:id="3557" w:author="MUKOLWE" w:date="2024-11-23T01:27:00Z"/>
                    <w:i/>
                    <w:sz w:val="20"/>
                  </w:rPr>
                </w:rPrChange>
              </w:rPr>
            </w:pPr>
            <w:del w:id="3558" w:author="MUKOLWE" w:date="2024-11-23T01:27:00Z">
              <w:r w:rsidRPr="00815E7C" w:rsidDel="00691795">
                <w:rPr>
                  <w:i/>
                  <w:spacing w:val="-4"/>
                  <w:sz w:val="20"/>
                  <w:highlight w:val="yellow"/>
                  <w:rPrChange w:id="3559" w:author="MUKOLWE" w:date="2024-11-23T01:49:00Z">
                    <w:rPr>
                      <w:i/>
                      <w:spacing w:val="-4"/>
                      <w:sz w:val="20"/>
                    </w:rPr>
                  </w:rPrChange>
                </w:rPr>
                <w:delText>27</w:delText>
              </w:r>
              <w:r w:rsidR="00815D14" w:rsidRPr="00815E7C" w:rsidDel="00691795">
                <w:rPr>
                  <w:i/>
                  <w:spacing w:val="-4"/>
                  <w:sz w:val="20"/>
                  <w:highlight w:val="yellow"/>
                  <w:rPrChange w:id="3560" w:author="MUKOLWE" w:date="2024-11-23T01:49:00Z">
                    <w:rPr>
                      <w:i/>
                      <w:spacing w:val="-4"/>
                      <w:sz w:val="20"/>
                    </w:rPr>
                  </w:rPrChange>
                </w:rPr>
                <w:delText>,</w:delText>
              </w:r>
              <w:r w:rsidRPr="00815E7C" w:rsidDel="00691795">
                <w:rPr>
                  <w:i/>
                  <w:spacing w:val="-4"/>
                  <w:sz w:val="20"/>
                  <w:highlight w:val="yellow"/>
                  <w:rPrChange w:id="3561" w:author="MUKOLWE" w:date="2024-11-23T01:49:00Z">
                    <w:rPr>
                      <w:i/>
                      <w:spacing w:val="-4"/>
                      <w:sz w:val="20"/>
                    </w:rPr>
                  </w:rPrChange>
                </w:rPr>
                <w:delText>58</w:delText>
              </w:r>
              <w:r w:rsidRPr="00815E7C" w:rsidDel="00691795">
                <w:rPr>
                  <w:i/>
                  <w:spacing w:val="-10"/>
                  <w:sz w:val="20"/>
                  <w:highlight w:val="yellow"/>
                  <w:rPrChange w:id="3562" w:author="MUKOLWE" w:date="2024-11-23T01:49:00Z">
                    <w:rPr>
                      <w:i/>
                      <w:spacing w:val="-10"/>
                      <w:sz w:val="20"/>
                    </w:rPr>
                  </w:rPrChange>
                </w:rPr>
                <w:delText>5</w:delText>
              </w:r>
            </w:del>
          </w:p>
        </w:tc>
        <w:tc>
          <w:tcPr>
            <w:tcW w:w="964" w:type="dxa"/>
            <w:tcPrChange w:id="3563" w:author="MUKOLWE" w:date="2024-11-23T01:26:00Z">
              <w:tcPr>
                <w:tcW w:w="964" w:type="dxa"/>
              </w:tcPr>
            </w:tcPrChange>
          </w:tcPr>
          <w:p w14:paraId="72273F7F" w14:textId="77777777" w:rsidR="00DD1D88" w:rsidRPr="00815E7C" w:rsidDel="00691795" w:rsidRDefault="00DD1D88" w:rsidP="00B03E09">
            <w:pPr>
              <w:pStyle w:val="TableParagraph"/>
              <w:spacing w:line="276" w:lineRule="auto"/>
              <w:jc w:val="both"/>
              <w:rPr>
                <w:del w:id="3564" w:author="MUKOLWE" w:date="2024-11-23T01:27:00Z"/>
                <w:i/>
                <w:sz w:val="20"/>
                <w:highlight w:val="yellow"/>
                <w:rPrChange w:id="3565" w:author="MUKOLWE" w:date="2024-11-23T01:49:00Z">
                  <w:rPr>
                    <w:del w:id="3566" w:author="MUKOLWE" w:date="2024-11-23T01:27:00Z"/>
                    <w:i/>
                    <w:sz w:val="20"/>
                  </w:rPr>
                </w:rPrChange>
              </w:rPr>
            </w:pPr>
            <w:del w:id="3567" w:author="MUKOLWE" w:date="2024-11-23T01:27:00Z">
              <w:r w:rsidRPr="00815E7C" w:rsidDel="00691795">
                <w:rPr>
                  <w:i/>
                  <w:spacing w:val="-2"/>
                  <w:sz w:val="20"/>
                  <w:highlight w:val="yellow"/>
                  <w:rPrChange w:id="3568" w:author="MUKOLWE" w:date="2024-11-23T01:49:00Z">
                    <w:rPr>
                      <w:i/>
                      <w:spacing w:val="-2"/>
                      <w:sz w:val="20"/>
                    </w:rPr>
                  </w:rPrChange>
                </w:rPr>
                <w:delText>21</w:delText>
              </w:r>
              <w:r w:rsidR="00815D14" w:rsidRPr="00815E7C" w:rsidDel="00691795">
                <w:rPr>
                  <w:i/>
                  <w:spacing w:val="-2"/>
                  <w:sz w:val="20"/>
                  <w:highlight w:val="yellow"/>
                  <w:rPrChange w:id="3569" w:author="MUKOLWE" w:date="2024-11-23T01:49:00Z">
                    <w:rPr>
                      <w:i/>
                      <w:spacing w:val="-2"/>
                      <w:sz w:val="20"/>
                    </w:rPr>
                  </w:rPrChange>
                </w:rPr>
                <w:delText>,</w:delText>
              </w:r>
              <w:r w:rsidRPr="00815E7C" w:rsidDel="00691795">
                <w:rPr>
                  <w:i/>
                  <w:spacing w:val="-2"/>
                  <w:sz w:val="20"/>
                  <w:highlight w:val="yellow"/>
                  <w:rPrChange w:id="3570" w:author="MUKOLWE" w:date="2024-11-23T01:49:00Z">
                    <w:rPr>
                      <w:i/>
                      <w:spacing w:val="-2"/>
                      <w:sz w:val="20"/>
                    </w:rPr>
                  </w:rPrChange>
                </w:rPr>
                <w:delText>255</w:delText>
              </w:r>
            </w:del>
          </w:p>
        </w:tc>
        <w:tc>
          <w:tcPr>
            <w:tcW w:w="862" w:type="dxa"/>
            <w:tcPrChange w:id="3571" w:author="MUKOLWE" w:date="2024-11-23T01:26:00Z">
              <w:tcPr>
                <w:tcW w:w="862" w:type="dxa"/>
              </w:tcPr>
            </w:tcPrChange>
          </w:tcPr>
          <w:p w14:paraId="66BBDBFA" w14:textId="77777777" w:rsidR="00DD1D88" w:rsidRPr="00815E7C" w:rsidDel="00691795" w:rsidRDefault="00DD1D88" w:rsidP="00E066EC">
            <w:pPr>
              <w:pStyle w:val="TableParagraph"/>
              <w:spacing w:line="276" w:lineRule="auto"/>
              <w:jc w:val="both"/>
              <w:rPr>
                <w:del w:id="3572" w:author="MUKOLWE" w:date="2024-11-23T01:27:00Z"/>
                <w:i/>
                <w:sz w:val="20"/>
                <w:highlight w:val="yellow"/>
                <w:rPrChange w:id="3573" w:author="MUKOLWE" w:date="2024-11-23T01:49:00Z">
                  <w:rPr>
                    <w:del w:id="3574" w:author="MUKOLWE" w:date="2024-11-23T01:27:00Z"/>
                    <w:i/>
                    <w:sz w:val="20"/>
                  </w:rPr>
                </w:rPrChange>
              </w:rPr>
            </w:pPr>
            <w:del w:id="3575" w:author="MUKOLWE" w:date="2024-11-23T01:27:00Z">
              <w:r w:rsidRPr="00815E7C" w:rsidDel="00691795">
                <w:rPr>
                  <w:i/>
                  <w:spacing w:val="-2"/>
                  <w:sz w:val="20"/>
                  <w:highlight w:val="yellow"/>
                  <w:rPrChange w:id="3576" w:author="MUKOLWE" w:date="2024-11-23T01:49:00Z">
                    <w:rPr>
                      <w:i/>
                      <w:spacing w:val="-2"/>
                      <w:sz w:val="20"/>
                    </w:rPr>
                  </w:rPrChange>
                </w:rPr>
                <w:delText>21</w:delText>
              </w:r>
              <w:r w:rsidR="00815D14" w:rsidRPr="00815E7C" w:rsidDel="00691795">
                <w:rPr>
                  <w:i/>
                  <w:spacing w:val="-2"/>
                  <w:sz w:val="20"/>
                  <w:highlight w:val="yellow"/>
                  <w:rPrChange w:id="3577" w:author="MUKOLWE" w:date="2024-11-23T01:49:00Z">
                    <w:rPr>
                      <w:i/>
                      <w:spacing w:val="-2"/>
                      <w:sz w:val="20"/>
                    </w:rPr>
                  </w:rPrChange>
                </w:rPr>
                <w:delText>,</w:delText>
              </w:r>
              <w:r w:rsidRPr="00815E7C" w:rsidDel="00691795">
                <w:rPr>
                  <w:i/>
                  <w:spacing w:val="-2"/>
                  <w:sz w:val="20"/>
                  <w:highlight w:val="yellow"/>
                  <w:rPrChange w:id="3578" w:author="MUKOLWE" w:date="2024-11-23T01:49:00Z">
                    <w:rPr>
                      <w:i/>
                      <w:spacing w:val="-2"/>
                      <w:sz w:val="20"/>
                    </w:rPr>
                  </w:rPrChange>
                </w:rPr>
                <w:delText>755</w:delText>
              </w:r>
            </w:del>
          </w:p>
        </w:tc>
        <w:tc>
          <w:tcPr>
            <w:tcW w:w="810" w:type="dxa"/>
            <w:tcPrChange w:id="3579" w:author="MUKOLWE" w:date="2024-11-23T01:26:00Z">
              <w:tcPr>
                <w:tcW w:w="810" w:type="dxa"/>
              </w:tcPr>
            </w:tcPrChange>
          </w:tcPr>
          <w:p w14:paraId="4FF2F4F0" w14:textId="77777777" w:rsidR="00DD1D88" w:rsidRPr="00815E7C" w:rsidDel="00691795" w:rsidRDefault="00DD1D88" w:rsidP="00E066EC">
            <w:pPr>
              <w:pStyle w:val="TableParagraph"/>
              <w:spacing w:line="276" w:lineRule="auto"/>
              <w:jc w:val="both"/>
              <w:rPr>
                <w:del w:id="3580" w:author="MUKOLWE" w:date="2024-11-23T01:27:00Z"/>
                <w:i/>
                <w:sz w:val="20"/>
                <w:highlight w:val="yellow"/>
                <w:rPrChange w:id="3581" w:author="MUKOLWE" w:date="2024-11-23T01:49:00Z">
                  <w:rPr>
                    <w:del w:id="3582" w:author="MUKOLWE" w:date="2024-11-23T01:27:00Z"/>
                    <w:i/>
                    <w:sz w:val="20"/>
                  </w:rPr>
                </w:rPrChange>
              </w:rPr>
            </w:pPr>
            <w:del w:id="3583" w:author="MUKOLWE" w:date="2024-11-23T01:27:00Z">
              <w:r w:rsidRPr="00815E7C" w:rsidDel="00691795">
                <w:rPr>
                  <w:i/>
                  <w:spacing w:val="-4"/>
                  <w:sz w:val="20"/>
                  <w:highlight w:val="yellow"/>
                  <w:rPrChange w:id="3584" w:author="MUKOLWE" w:date="2024-11-23T01:49:00Z">
                    <w:rPr>
                      <w:i/>
                      <w:spacing w:val="-4"/>
                      <w:sz w:val="20"/>
                    </w:rPr>
                  </w:rPrChange>
                </w:rPr>
                <w:delText>32</w:delText>
              </w:r>
              <w:r w:rsidR="00EE4220" w:rsidRPr="00815E7C" w:rsidDel="00691795">
                <w:rPr>
                  <w:i/>
                  <w:spacing w:val="-4"/>
                  <w:sz w:val="20"/>
                  <w:highlight w:val="yellow"/>
                  <w:rPrChange w:id="3585" w:author="MUKOLWE" w:date="2024-11-23T01:49:00Z">
                    <w:rPr>
                      <w:i/>
                      <w:spacing w:val="-4"/>
                      <w:sz w:val="20"/>
                    </w:rPr>
                  </w:rPrChange>
                </w:rPr>
                <w:delText>,</w:delText>
              </w:r>
              <w:r w:rsidRPr="00815E7C" w:rsidDel="00691795">
                <w:rPr>
                  <w:i/>
                  <w:spacing w:val="-4"/>
                  <w:sz w:val="20"/>
                  <w:highlight w:val="yellow"/>
                  <w:rPrChange w:id="3586" w:author="MUKOLWE" w:date="2024-11-23T01:49:00Z">
                    <w:rPr>
                      <w:i/>
                      <w:spacing w:val="-4"/>
                      <w:sz w:val="20"/>
                    </w:rPr>
                  </w:rPrChange>
                </w:rPr>
                <w:delText>20</w:delText>
              </w:r>
              <w:r w:rsidRPr="00815E7C" w:rsidDel="00691795">
                <w:rPr>
                  <w:i/>
                  <w:spacing w:val="-10"/>
                  <w:sz w:val="20"/>
                  <w:highlight w:val="yellow"/>
                  <w:rPrChange w:id="3587" w:author="MUKOLWE" w:date="2024-11-23T01:49:00Z">
                    <w:rPr>
                      <w:i/>
                      <w:spacing w:val="-10"/>
                      <w:sz w:val="20"/>
                    </w:rPr>
                  </w:rPrChange>
                </w:rPr>
                <w:delText>0</w:delText>
              </w:r>
            </w:del>
          </w:p>
        </w:tc>
        <w:tc>
          <w:tcPr>
            <w:tcW w:w="944" w:type="dxa"/>
            <w:tcPrChange w:id="3588" w:author="MUKOLWE" w:date="2024-11-23T01:26:00Z">
              <w:tcPr>
                <w:tcW w:w="944" w:type="dxa"/>
              </w:tcPr>
            </w:tcPrChange>
          </w:tcPr>
          <w:p w14:paraId="36AB8357" w14:textId="77777777" w:rsidR="00DD1D88" w:rsidRPr="00815E7C" w:rsidDel="00691795" w:rsidRDefault="00DD1D88" w:rsidP="00007AB0">
            <w:pPr>
              <w:pStyle w:val="TableParagraph"/>
              <w:spacing w:line="276" w:lineRule="auto"/>
              <w:jc w:val="both"/>
              <w:rPr>
                <w:del w:id="3589" w:author="MUKOLWE" w:date="2024-11-23T01:27:00Z"/>
                <w:i/>
                <w:sz w:val="20"/>
                <w:highlight w:val="yellow"/>
                <w:rPrChange w:id="3590" w:author="MUKOLWE" w:date="2024-11-23T01:49:00Z">
                  <w:rPr>
                    <w:del w:id="3591" w:author="MUKOLWE" w:date="2024-11-23T01:27:00Z"/>
                    <w:i/>
                    <w:sz w:val="20"/>
                  </w:rPr>
                </w:rPrChange>
              </w:rPr>
            </w:pPr>
            <w:del w:id="3592" w:author="MUKOLWE" w:date="2024-11-23T01:27:00Z">
              <w:r w:rsidRPr="00815E7C" w:rsidDel="00691795">
                <w:rPr>
                  <w:i/>
                  <w:spacing w:val="-2"/>
                  <w:sz w:val="20"/>
                  <w:highlight w:val="yellow"/>
                  <w:rPrChange w:id="3593" w:author="MUKOLWE" w:date="2024-11-23T01:49:00Z">
                    <w:rPr>
                      <w:i/>
                      <w:spacing w:val="-2"/>
                      <w:sz w:val="20"/>
                    </w:rPr>
                  </w:rPrChange>
                </w:rPr>
                <w:delText>24</w:delText>
              </w:r>
              <w:r w:rsidR="00815D14" w:rsidRPr="00815E7C" w:rsidDel="00691795">
                <w:rPr>
                  <w:i/>
                  <w:spacing w:val="-2"/>
                  <w:sz w:val="20"/>
                  <w:highlight w:val="yellow"/>
                  <w:rPrChange w:id="3594" w:author="MUKOLWE" w:date="2024-11-23T01:49:00Z">
                    <w:rPr>
                      <w:i/>
                      <w:spacing w:val="-2"/>
                      <w:sz w:val="20"/>
                    </w:rPr>
                  </w:rPrChange>
                </w:rPr>
                <w:delText>,</w:delText>
              </w:r>
              <w:r w:rsidRPr="00815E7C" w:rsidDel="00691795">
                <w:rPr>
                  <w:i/>
                  <w:spacing w:val="-2"/>
                  <w:sz w:val="20"/>
                  <w:highlight w:val="yellow"/>
                  <w:rPrChange w:id="3595" w:author="MUKOLWE" w:date="2024-11-23T01:49:00Z">
                    <w:rPr>
                      <w:i/>
                      <w:spacing w:val="-2"/>
                      <w:sz w:val="20"/>
                    </w:rPr>
                  </w:rPrChange>
                </w:rPr>
                <w:delText>585</w:delText>
              </w:r>
            </w:del>
          </w:p>
        </w:tc>
        <w:tc>
          <w:tcPr>
            <w:tcW w:w="982" w:type="dxa"/>
            <w:tcPrChange w:id="3596" w:author="MUKOLWE" w:date="2024-11-23T01:26:00Z">
              <w:tcPr>
                <w:tcW w:w="982" w:type="dxa"/>
              </w:tcPr>
            </w:tcPrChange>
          </w:tcPr>
          <w:p w14:paraId="6CDA6683" w14:textId="77777777" w:rsidR="00DD1D88" w:rsidRPr="00815E7C" w:rsidDel="00691795" w:rsidRDefault="00DD1D88" w:rsidP="009422A3">
            <w:pPr>
              <w:pStyle w:val="TableParagraph"/>
              <w:spacing w:line="276" w:lineRule="auto"/>
              <w:jc w:val="both"/>
              <w:rPr>
                <w:del w:id="3597" w:author="MUKOLWE" w:date="2024-11-23T01:27:00Z"/>
                <w:i/>
                <w:sz w:val="20"/>
                <w:highlight w:val="yellow"/>
                <w:rPrChange w:id="3598" w:author="MUKOLWE" w:date="2024-11-23T01:49:00Z">
                  <w:rPr>
                    <w:del w:id="3599" w:author="MUKOLWE" w:date="2024-11-23T01:27:00Z"/>
                    <w:i/>
                    <w:sz w:val="20"/>
                  </w:rPr>
                </w:rPrChange>
              </w:rPr>
            </w:pPr>
            <w:del w:id="3600" w:author="MUKOLWE" w:date="2024-11-23T01:27:00Z">
              <w:r w:rsidRPr="00815E7C" w:rsidDel="00691795">
                <w:rPr>
                  <w:i/>
                  <w:spacing w:val="-2"/>
                  <w:sz w:val="20"/>
                  <w:highlight w:val="yellow"/>
                  <w:rPrChange w:id="3601" w:author="MUKOLWE" w:date="2024-11-23T01:49:00Z">
                    <w:rPr>
                      <w:i/>
                      <w:spacing w:val="-2"/>
                      <w:sz w:val="20"/>
                    </w:rPr>
                  </w:rPrChange>
                </w:rPr>
                <w:delText>18</w:delText>
              </w:r>
              <w:r w:rsidR="00815D14" w:rsidRPr="00815E7C" w:rsidDel="00691795">
                <w:rPr>
                  <w:i/>
                  <w:spacing w:val="-2"/>
                  <w:sz w:val="20"/>
                  <w:highlight w:val="yellow"/>
                  <w:rPrChange w:id="3602" w:author="MUKOLWE" w:date="2024-11-23T01:49:00Z">
                    <w:rPr>
                      <w:i/>
                      <w:spacing w:val="-2"/>
                      <w:sz w:val="20"/>
                    </w:rPr>
                  </w:rPrChange>
                </w:rPr>
                <w:delText>,</w:delText>
              </w:r>
              <w:r w:rsidRPr="00815E7C" w:rsidDel="00691795">
                <w:rPr>
                  <w:i/>
                  <w:spacing w:val="-2"/>
                  <w:sz w:val="20"/>
                  <w:highlight w:val="yellow"/>
                  <w:rPrChange w:id="3603" w:author="MUKOLWE" w:date="2024-11-23T01:49:00Z">
                    <w:rPr>
                      <w:i/>
                      <w:spacing w:val="-2"/>
                      <w:sz w:val="20"/>
                    </w:rPr>
                  </w:rPrChange>
                </w:rPr>
                <w:delText>200</w:delText>
              </w:r>
            </w:del>
          </w:p>
        </w:tc>
        <w:tc>
          <w:tcPr>
            <w:tcW w:w="1134" w:type="dxa"/>
            <w:tcPrChange w:id="3604" w:author="MUKOLWE" w:date="2024-11-23T01:26:00Z">
              <w:tcPr>
                <w:tcW w:w="992" w:type="dxa"/>
              </w:tcPr>
            </w:tcPrChange>
          </w:tcPr>
          <w:p w14:paraId="119B9B7D" w14:textId="77777777" w:rsidR="00DD1D88" w:rsidRPr="00815E7C" w:rsidDel="00691795" w:rsidRDefault="00DD1D88" w:rsidP="00F51AD9">
            <w:pPr>
              <w:pStyle w:val="TableParagraph"/>
              <w:spacing w:line="276" w:lineRule="auto"/>
              <w:jc w:val="both"/>
              <w:rPr>
                <w:del w:id="3605" w:author="MUKOLWE" w:date="2024-11-23T01:27:00Z"/>
                <w:i/>
                <w:sz w:val="20"/>
                <w:highlight w:val="yellow"/>
                <w:rPrChange w:id="3606" w:author="MUKOLWE" w:date="2024-11-23T01:49:00Z">
                  <w:rPr>
                    <w:del w:id="3607" w:author="MUKOLWE" w:date="2024-11-23T01:27:00Z"/>
                    <w:i/>
                    <w:sz w:val="20"/>
                  </w:rPr>
                </w:rPrChange>
              </w:rPr>
            </w:pPr>
            <w:del w:id="3608" w:author="MUKOLWE" w:date="2024-11-23T01:27:00Z">
              <w:r w:rsidRPr="00815E7C" w:rsidDel="00691795">
                <w:rPr>
                  <w:i/>
                  <w:spacing w:val="-2"/>
                  <w:sz w:val="20"/>
                  <w:highlight w:val="yellow"/>
                  <w:rPrChange w:id="3609" w:author="MUKOLWE" w:date="2024-11-23T01:49:00Z">
                    <w:rPr>
                      <w:i/>
                      <w:spacing w:val="-2"/>
                      <w:sz w:val="20"/>
                    </w:rPr>
                  </w:rPrChange>
                </w:rPr>
                <w:delText>24</w:delText>
              </w:r>
              <w:r w:rsidR="00815D14" w:rsidRPr="00815E7C" w:rsidDel="00691795">
                <w:rPr>
                  <w:i/>
                  <w:spacing w:val="-2"/>
                  <w:sz w:val="20"/>
                  <w:highlight w:val="yellow"/>
                  <w:rPrChange w:id="3610" w:author="MUKOLWE" w:date="2024-11-23T01:49:00Z">
                    <w:rPr>
                      <w:i/>
                      <w:spacing w:val="-2"/>
                      <w:sz w:val="20"/>
                    </w:rPr>
                  </w:rPrChange>
                </w:rPr>
                <w:delText>,</w:delText>
              </w:r>
              <w:r w:rsidRPr="00815E7C" w:rsidDel="00691795">
                <w:rPr>
                  <w:i/>
                  <w:spacing w:val="-2"/>
                  <w:sz w:val="20"/>
                  <w:highlight w:val="yellow"/>
                  <w:rPrChange w:id="3611" w:author="MUKOLWE" w:date="2024-11-23T01:49:00Z">
                    <w:rPr>
                      <w:i/>
                      <w:spacing w:val="-2"/>
                      <w:sz w:val="20"/>
                    </w:rPr>
                  </w:rPrChange>
                </w:rPr>
                <w:delText>855</w:delText>
              </w:r>
            </w:del>
          </w:p>
        </w:tc>
        <w:tc>
          <w:tcPr>
            <w:tcW w:w="992" w:type="dxa"/>
            <w:tcPrChange w:id="3612" w:author="MUKOLWE" w:date="2024-11-23T01:26:00Z">
              <w:tcPr>
                <w:tcW w:w="992" w:type="dxa"/>
              </w:tcPr>
            </w:tcPrChange>
          </w:tcPr>
          <w:p w14:paraId="19A8D378" w14:textId="77777777" w:rsidR="00DD1D88" w:rsidRPr="00815E7C" w:rsidDel="00691795" w:rsidRDefault="00DD1D88" w:rsidP="00F51AD9">
            <w:pPr>
              <w:pStyle w:val="TableParagraph"/>
              <w:spacing w:line="276" w:lineRule="auto"/>
              <w:jc w:val="both"/>
              <w:rPr>
                <w:del w:id="3613" w:author="MUKOLWE" w:date="2024-11-23T01:27:00Z"/>
                <w:i/>
                <w:sz w:val="20"/>
                <w:highlight w:val="yellow"/>
                <w:rPrChange w:id="3614" w:author="MUKOLWE" w:date="2024-11-23T01:49:00Z">
                  <w:rPr>
                    <w:del w:id="3615" w:author="MUKOLWE" w:date="2024-11-23T01:27:00Z"/>
                    <w:i/>
                    <w:sz w:val="20"/>
                  </w:rPr>
                </w:rPrChange>
              </w:rPr>
            </w:pPr>
            <w:del w:id="3616" w:author="MUKOLWE" w:date="2024-11-23T01:27:00Z">
              <w:r w:rsidRPr="00815E7C" w:rsidDel="00691795">
                <w:rPr>
                  <w:i/>
                  <w:spacing w:val="-2"/>
                  <w:sz w:val="20"/>
                  <w:highlight w:val="yellow"/>
                  <w:rPrChange w:id="3617" w:author="MUKOLWE" w:date="2024-11-23T01:49:00Z">
                    <w:rPr>
                      <w:i/>
                      <w:spacing w:val="-2"/>
                      <w:sz w:val="20"/>
                    </w:rPr>
                  </w:rPrChange>
                </w:rPr>
                <w:delText>18</w:delText>
              </w:r>
              <w:r w:rsidR="00815D14" w:rsidRPr="00815E7C" w:rsidDel="00691795">
                <w:rPr>
                  <w:i/>
                  <w:spacing w:val="-2"/>
                  <w:sz w:val="20"/>
                  <w:highlight w:val="yellow"/>
                  <w:rPrChange w:id="3618" w:author="MUKOLWE" w:date="2024-11-23T01:49:00Z">
                    <w:rPr>
                      <w:i/>
                      <w:spacing w:val="-2"/>
                      <w:sz w:val="20"/>
                    </w:rPr>
                  </w:rPrChange>
                </w:rPr>
                <w:delText>,</w:delText>
              </w:r>
              <w:r w:rsidRPr="00815E7C" w:rsidDel="00691795">
                <w:rPr>
                  <w:i/>
                  <w:spacing w:val="-2"/>
                  <w:sz w:val="20"/>
                  <w:highlight w:val="yellow"/>
                  <w:rPrChange w:id="3619" w:author="MUKOLWE" w:date="2024-11-23T01:49:00Z">
                    <w:rPr>
                      <w:i/>
                      <w:spacing w:val="-2"/>
                      <w:sz w:val="20"/>
                    </w:rPr>
                  </w:rPrChange>
                </w:rPr>
                <w:delText>245</w:delText>
              </w:r>
            </w:del>
          </w:p>
        </w:tc>
        <w:tc>
          <w:tcPr>
            <w:tcW w:w="992" w:type="dxa"/>
            <w:tcPrChange w:id="3620" w:author="MUKOLWE" w:date="2024-11-23T01:26:00Z">
              <w:tcPr>
                <w:tcW w:w="992" w:type="dxa"/>
              </w:tcPr>
            </w:tcPrChange>
          </w:tcPr>
          <w:p w14:paraId="7CC559E3" w14:textId="77777777" w:rsidR="00DD1D88" w:rsidRPr="00815E7C" w:rsidDel="00691795" w:rsidRDefault="00DD1D88" w:rsidP="0062071D">
            <w:pPr>
              <w:pStyle w:val="TableParagraph"/>
              <w:spacing w:line="276" w:lineRule="auto"/>
              <w:ind w:left="96"/>
              <w:jc w:val="both"/>
              <w:rPr>
                <w:del w:id="3621" w:author="MUKOLWE" w:date="2024-11-23T01:27:00Z"/>
                <w:i/>
                <w:sz w:val="20"/>
                <w:highlight w:val="yellow"/>
                <w:rPrChange w:id="3622" w:author="MUKOLWE" w:date="2024-11-23T01:49:00Z">
                  <w:rPr>
                    <w:del w:id="3623" w:author="MUKOLWE" w:date="2024-11-23T01:27:00Z"/>
                    <w:i/>
                    <w:sz w:val="20"/>
                  </w:rPr>
                </w:rPrChange>
              </w:rPr>
            </w:pPr>
            <w:del w:id="3624" w:author="MUKOLWE" w:date="2024-11-23T01:27:00Z">
              <w:r w:rsidRPr="00815E7C" w:rsidDel="00691795">
                <w:rPr>
                  <w:i/>
                  <w:spacing w:val="-2"/>
                  <w:sz w:val="20"/>
                  <w:highlight w:val="yellow"/>
                  <w:rPrChange w:id="3625" w:author="MUKOLWE" w:date="2024-11-23T01:49:00Z">
                    <w:rPr>
                      <w:i/>
                      <w:spacing w:val="-2"/>
                      <w:sz w:val="20"/>
                    </w:rPr>
                  </w:rPrChange>
                </w:rPr>
                <w:delText>17</w:delText>
              </w:r>
              <w:r w:rsidR="00815D14" w:rsidRPr="00815E7C" w:rsidDel="00691795">
                <w:rPr>
                  <w:i/>
                  <w:spacing w:val="-2"/>
                  <w:sz w:val="20"/>
                  <w:highlight w:val="yellow"/>
                  <w:rPrChange w:id="3626" w:author="MUKOLWE" w:date="2024-11-23T01:49:00Z">
                    <w:rPr>
                      <w:i/>
                      <w:spacing w:val="-2"/>
                      <w:sz w:val="20"/>
                    </w:rPr>
                  </w:rPrChange>
                </w:rPr>
                <w:delText>,</w:delText>
              </w:r>
              <w:r w:rsidRPr="00815E7C" w:rsidDel="00691795">
                <w:rPr>
                  <w:i/>
                  <w:spacing w:val="-2"/>
                  <w:sz w:val="20"/>
                  <w:highlight w:val="yellow"/>
                  <w:rPrChange w:id="3627" w:author="MUKOLWE" w:date="2024-11-23T01:49:00Z">
                    <w:rPr>
                      <w:i/>
                      <w:spacing w:val="-2"/>
                      <w:sz w:val="20"/>
                    </w:rPr>
                  </w:rPrChange>
                </w:rPr>
                <w:delText>585</w:delText>
              </w:r>
            </w:del>
          </w:p>
        </w:tc>
        <w:tc>
          <w:tcPr>
            <w:tcW w:w="851" w:type="dxa"/>
            <w:tcPrChange w:id="3628" w:author="MUKOLWE" w:date="2024-11-23T01:26:00Z">
              <w:tcPr>
                <w:tcW w:w="851" w:type="dxa"/>
              </w:tcPr>
            </w:tcPrChange>
          </w:tcPr>
          <w:p w14:paraId="3A165B9E" w14:textId="77777777" w:rsidR="00DD1D88" w:rsidRPr="00815E7C" w:rsidDel="00691795" w:rsidRDefault="00DD1D88" w:rsidP="0062071D">
            <w:pPr>
              <w:pStyle w:val="TableParagraph"/>
              <w:spacing w:line="276" w:lineRule="auto"/>
              <w:ind w:left="99"/>
              <w:jc w:val="both"/>
              <w:rPr>
                <w:del w:id="3629" w:author="MUKOLWE" w:date="2024-11-23T01:27:00Z"/>
                <w:i/>
                <w:sz w:val="20"/>
                <w:highlight w:val="yellow"/>
                <w:rPrChange w:id="3630" w:author="MUKOLWE" w:date="2024-11-23T01:49:00Z">
                  <w:rPr>
                    <w:del w:id="3631" w:author="MUKOLWE" w:date="2024-11-23T01:27:00Z"/>
                    <w:i/>
                    <w:sz w:val="20"/>
                  </w:rPr>
                </w:rPrChange>
              </w:rPr>
            </w:pPr>
            <w:del w:id="3632" w:author="MUKOLWE" w:date="2024-11-23T01:27:00Z">
              <w:r w:rsidRPr="00815E7C" w:rsidDel="00691795">
                <w:rPr>
                  <w:i/>
                  <w:spacing w:val="-4"/>
                  <w:sz w:val="20"/>
                  <w:highlight w:val="yellow"/>
                  <w:rPrChange w:id="3633" w:author="MUKOLWE" w:date="2024-11-23T01:49:00Z">
                    <w:rPr>
                      <w:i/>
                      <w:spacing w:val="-4"/>
                      <w:sz w:val="20"/>
                    </w:rPr>
                  </w:rPrChange>
                </w:rPr>
                <w:delText>17</w:delText>
              </w:r>
              <w:r w:rsidR="00815D14" w:rsidRPr="00815E7C" w:rsidDel="00691795">
                <w:rPr>
                  <w:i/>
                  <w:spacing w:val="-4"/>
                  <w:sz w:val="20"/>
                  <w:highlight w:val="yellow"/>
                  <w:rPrChange w:id="3634" w:author="MUKOLWE" w:date="2024-11-23T01:49:00Z">
                    <w:rPr>
                      <w:i/>
                      <w:spacing w:val="-4"/>
                      <w:sz w:val="20"/>
                    </w:rPr>
                  </w:rPrChange>
                </w:rPr>
                <w:delText>,</w:delText>
              </w:r>
              <w:r w:rsidRPr="00815E7C" w:rsidDel="00691795">
                <w:rPr>
                  <w:i/>
                  <w:spacing w:val="-4"/>
                  <w:sz w:val="20"/>
                  <w:highlight w:val="yellow"/>
                  <w:rPrChange w:id="3635" w:author="MUKOLWE" w:date="2024-11-23T01:49:00Z">
                    <w:rPr>
                      <w:i/>
                      <w:spacing w:val="-4"/>
                      <w:sz w:val="20"/>
                    </w:rPr>
                  </w:rPrChange>
                </w:rPr>
                <w:delText>88</w:delText>
              </w:r>
              <w:r w:rsidRPr="00815E7C" w:rsidDel="00691795">
                <w:rPr>
                  <w:i/>
                  <w:spacing w:val="-10"/>
                  <w:sz w:val="20"/>
                  <w:highlight w:val="yellow"/>
                  <w:rPrChange w:id="3636" w:author="MUKOLWE" w:date="2024-11-23T01:49:00Z">
                    <w:rPr>
                      <w:i/>
                      <w:spacing w:val="-10"/>
                      <w:sz w:val="20"/>
                    </w:rPr>
                  </w:rPrChange>
                </w:rPr>
                <w:delText>5</w:delText>
              </w:r>
            </w:del>
          </w:p>
        </w:tc>
        <w:tc>
          <w:tcPr>
            <w:tcW w:w="1134" w:type="dxa"/>
            <w:tcPrChange w:id="3637" w:author="MUKOLWE" w:date="2024-11-23T01:26:00Z">
              <w:tcPr>
                <w:tcW w:w="1131" w:type="dxa"/>
              </w:tcPr>
            </w:tcPrChange>
          </w:tcPr>
          <w:p w14:paraId="06C58382" w14:textId="77777777" w:rsidR="00DD1D88" w:rsidRPr="00815E7C" w:rsidDel="00691795" w:rsidRDefault="00DD1D88" w:rsidP="0062071D">
            <w:pPr>
              <w:pStyle w:val="TableParagraph"/>
              <w:spacing w:line="276" w:lineRule="auto"/>
              <w:ind w:left="93"/>
              <w:jc w:val="both"/>
              <w:rPr>
                <w:del w:id="3638" w:author="MUKOLWE" w:date="2024-11-23T01:27:00Z"/>
                <w:i/>
                <w:sz w:val="20"/>
                <w:highlight w:val="yellow"/>
                <w:rPrChange w:id="3639" w:author="MUKOLWE" w:date="2024-11-23T01:49:00Z">
                  <w:rPr>
                    <w:del w:id="3640" w:author="MUKOLWE" w:date="2024-11-23T01:27:00Z"/>
                    <w:i/>
                    <w:sz w:val="20"/>
                  </w:rPr>
                </w:rPrChange>
              </w:rPr>
            </w:pPr>
            <w:del w:id="3641" w:author="MUKOLWE" w:date="2024-11-23T01:27:00Z">
              <w:r w:rsidRPr="00815E7C" w:rsidDel="00691795">
                <w:rPr>
                  <w:i/>
                  <w:spacing w:val="-2"/>
                  <w:sz w:val="20"/>
                  <w:highlight w:val="yellow"/>
                  <w:rPrChange w:id="3642" w:author="MUKOLWE" w:date="2024-11-23T01:49:00Z">
                    <w:rPr>
                      <w:i/>
                      <w:spacing w:val="-2"/>
                      <w:sz w:val="20"/>
                    </w:rPr>
                  </w:rPrChange>
                </w:rPr>
                <w:delText>293</w:delText>
              </w:r>
              <w:r w:rsidR="00815D14" w:rsidRPr="00815E7C" w:rsidDel="00691795">
                <w:rPr>
                  <w:i/>
                  <w:spacing w:val="-2"/>
                  <w:sz w:val="20"/>
                  <w:highlight w:val="yellow"/>
                  <w:rPrChange w:id="3643" w:author="MUKOLWE" w:date="2024-11-23T01:49:00Z">
                    <w:rPr>
                      <w:i/>
                      <w:spacing w:val="-2"/>
                      <w:sz w:val="20"/>
                    </w:rPr>
                  </w:rPrChange>
                </w:rPr>
                <w:delText>,</w:delText>
              </w:r>
              <w:r w:rsidRPr="00815E7C" w:rsidDel="00691795">
                <w:rPr>
                  <w:i/>
                  <w:spacing w:val="-2"/>
                  <w:sz w:val="20"/>
                  <w:highlight w:val="yellow"/>
                  <w:rPrChange w:id="3644" w:author="MUKOLWE" w:date="2024-11-23T01:49:00Z">
                    <w:rPr>
                      <w:i/>
                      <w:spacing w:val="-2"/>
                      <w:sz w:val="20"/>
                    </w:rPr>
                  </w:rPrChange>
                </w:rPr>
                <w:delText>755</w:delText>
              </w:r>
            </w:del>
          </w:p>
        </w:tc>
      </w:tr>
      <w:tr w:rsidR="00E71101" w:rsidRPr="00815E7C" w:rsidDel="00691795" w14:paraId="60BA2B69" w14:textId="77777777" w:rsidTr="00691795">
        <w:trPr>
          <w:trHeight w:val="354"/>
          <w:del w:id="3645" w:author="MUKOLWE" w:date="2024-11-23T01:27:00Z"/>
          <w:trPrChange w:id="3646" w:author="MUKOLWE" w:date="2024-11-23T01:26:00Z">
            <w:trPr>
              <w:trHeight w:val="354"/>
            </w:trPr>
          </w:trPrChange>
        </w:trPr>
        <w:tc>
          <w:tcPr>
            <w:tcW w:w="1895" w:type="dxa"/>
            <w:tcPrChange w:id="3647" w:author="MUKOLWE" w:date="2024-11-23T01:26:00Z">
              <w:tcPr>
                <w:tcW w:w="1890" w:type="dxa"/>
              </w:tcPr>
            </w:tcPrChange>
          </w:tcPr>
          <w:p w14:paraId="1EA2231B" w14:textId="77777777" w:rsidR="00DD1D88" w:rsidRPr="00815E7C" w:rsidDel="00691795" w:rsidRDefault="00DD1D88" w:rsidP="00691795">
            <w:pPr>
              <w:pStyle w:val="TableParagraph"/>
              <w:spacing w:line="276" w:lineRule="auto"/>
              <w:ind w:left="31"/>
              <w:jc w:val="both"/>
              <w:rPr>
                <w:del w:id="3648" w:author="MUKOLWE" w:date="2024-11-23T01:27:00Z"/>
                <w:b/>
                <w:i/>
                <w:sz w:val="20"/>
                <w:highlight w:val="yellow"/>
                <w:rPrChange w:id="3649" w:author="MUKOLWE" w:date="2024-11-23T01:49:00Z">
                  <w:rPr>
                    <w:del w:id="3650" w:author="MUKOLWE" w:date="2024-11-23T01:27:00Z"/>
                    <w:b/>
                    <w:i/>
                    <w:sz w:val="20"/>
                  </w:rPr>
                </w:rPrChange>
              </w:rPr>
            </w:pPr>
            <w:del w:id="3651" w:author="MUKOLWE" w:date="2024-11-23T01:27:00Z">
              <w:r w:rsidRPr="00815E7C" w:rsidDel="00691795">
                <w:rPr>
                  <w:b/>
                  <w:i/>
                  <w:sz w:val="20"/>
                  <w:highlight w:val="yellow"/>
                  <w:rPrChange w:id="3652" w:author="MUKOLWE" w:date="2024-11-23T01:49:00Z">
                    <w:rPr>
                      <w:b/>
                      <w:i/>
                      <w:sz w:val="20"/>
                    </w:rPr>
                  </w:rPrChange>
                </w:rPr>
                <w:delText>Total</w:delText>
              </w:r>
              <w:r w:rsidRPr="00815E7C" w:rsidDel="00691795">
                <w:rPr>
                  <w:b/>
                  <w:i/>
                  <w:spacing w:val="1"/>
                  <w:sz w:val="20"/>
                  <w:highlight w:val="yellow"/>
                  <w:rPrChange w:id="3653" w:author="MUKOLWE" w:date="2024-11-23T01:49:00Z">
                    <w:rPr>
                      <w:b/>
                      <w:i/>
                      <w:spacing w:val="1"/>
                      <w:sz w:val="20"/>
                    </w:rPr>
                  </w:rPrChange>
                </w:rPr>
                <w:delText xml:space="preserve"> </w:delText>
              </w:r>
              <w:r w:rsidRPr="00815E7C" w:rsidDel="00691795">
                <w:rPr>
                  <w:b/>
                  <w:i/>
                  <w:spacing w:val="-2"/>
                  <w:sz w:val="20"/>
                  <w:highlight w:val="yellow"/>
                  <w:rPrChange w:id="3654" w:author="MUKOLWE" w:date="2024-11-23T01:49:00Z">
                    <w:rPr>
                      <w:b/>
                      <w:i/>
                      <w:spacing w:val="-2"/>
                      <w:sz w:val="20"/>
                    </w:rPr>
                  </w:rPrChange>
                </w:rPr>
                <w:delText>Expenses</w:delText>
              </w:r>
            </w:del>
          </w:p>
        </w:tc>
        <w:tc>
          <w:tcPr>
            <w:tcW w:w="854" w:type="dxa"/>
            <w:tcPrChange w:id="3655" w:author="MUKOLWE" w:date="2024-11-23T01:26:00Z">
              <w:tcPr>
                <w:tcW w:w="854" w:type="dxa"/>
              </w:tcPr>
            </w:tcPrChange>
          </w:tcPr>
          <w:p w14:paraId="4D298019" w14:textId="77777777" w:rsidR="00DD1D88" w:rsidRPr="00815E7C" w:rsidDel="00691795" w:rsidRDefault="00DD1D88" w:rsidP="00EB45BC">
            <w:pPr>
              <w:pStyle w:val="TableParagraph"/>
              <w:spacing w:line="276" w:lineRule="auto"/>
              <w:jc w:val="both"/>
              <w:rPr>
                <w:del w:id="3656" w:author="MUKOLWE" w:date="2024-11-23T01:27:00Z"/>
                <w:i/>
                <w:sz w:val="20"/>
                <w:highlight w:val="yellow"/>
                <w:rPrChange w:id="3657" w:author="MUKOLWE" w:date="2024-11-23T01:49:00Z">
                  <w:rPr>
                    <w:del w:id="3658" w:author="MUKOLWE" w:date="2024-11-23T01:27:00Z"/>
                    <w:i/>
                    <w:sz w:val="20"/>
                  </w:rPr>
                </w:rPrChange>
              </w:rPr>
            </w:pPr>
            <w:del w:id="3659" w:author="MUKOLWE" w:date="2024-11-23T01:27:00Z">
              <w:r w:rsidRPr="00815E7C" w:rsidDel="00691795">
                <w:rPr>
                  <w:i/>
                  <w:spacing w:val="-2"/>
                  <w:sz w:val="20"/>
                  <w:highlight w:val="yellow"/>
                  <w:rPrChange w:id="3660" w:author="MUKOLWE" w:date="2024-11-23T01:49:00Z">
                    <w:rPr>
                      <w:i/>
                      <w:spacing w:val="-2"/>
                      <w:sz w:val="20"/>
                    </w:rPr>
                  </w:rPrChange>
                </w:rPr>
                <w:delText>42</w:delText>
              </w:r>
              <w:r w:rsidR="00815D14" w:rsidRPr="00815E7C" w:rsidDel="00691795">
                <w:rPr>
                  <w:i/>
                  <w:spacing w:val="-2"/>
                  <w:sz w:val="20"/>
                  <w:highlight w:val="yellow"/>
                  <w:rPrChange w:id="3661" w:author="MUKOLWE" w:date="2024-11-23T01:49:00Z">
                    <w:rPr>
                      <w:i/>
                      <w:spacing w:val="-2"/>
                      <w:sz w:val="20"/>
                    </w:rPr>
                  </w:rPrChange>
                </w:rPr>
                <w:delText>,</w:delText>
              </w:r>
              <w:r w:rsidRPr="00815E7C" w:rsidDel="00691795">
                <w:rPr>
                  <w:i/>
                  <w:spacing w:val="-2"/>
                  <w:sz w:val="20"/>
                  <w:highlight w:val="yellow"/>
                  <w:rPrChange w:id="3662" w:author="MUKOLWE" w:date="2024-11-23T01:49:00Z">
                    <w:rPr>
                      <w:i/>
                      <w:spacing w:val="-2"/>
                      <w:sz w:val="20"/>
                    </w:rPr>
                  </w:rPrChange>
                </w:rPr>
                <w:delText>000</w:delText>
              </w:r>
            </w:del>
          </w:p>
        </w:tc>
        <w:tc>
          <w:tcPr>
            <w:tcW w:w="810" w:type="dxa"/>
            <w:tcPrChange w:id="3663" w:author="MUKOLWE" w:date="2024-11-23T01:26:00Z">
              <w:tcPr>
                <w:tcW w:w="810" w:type="dxa"/>
              </w:tcPr>
            </w:tcPrChange>
          </w:tcPr>
          <w:p w14:paraId="4C242F40" w14:textId="77777777" w:rsidR="00DD1D88" w:rsidRPr="00815E7C" w:rsidDel="00691795" w:rsidRDefault="00DD1D88" w:rsidP="00B03E09">
            <w:pPr>
              <w:pStyle w:val="TableParagraph"/>
              <w:spacing w:line="276" w:lineRule="auto"/>
              <w:jc w:val="both"/>
              <w:rPr>
                <w:del w:id="3664" w:author="MUKOLWE" w:date="2024-11-23T01:27:00Z"/>
                <w:i/>
                <w:sz w:val="20"/>
                <w:highlight w:val="yellow"/>
                <w:rPrChange w:id="3665" w:author="MUKOLWE" w:date="2024-11-23T01:49:00Z">
                  <w:rPr>
                    <w:del w:id="3666" w:author="MUKOLWE" w:date="2024-11-23T01:27:00Z"/>
                    <w:i/>
                    <w:sz w:val="20"/>
                  </w:rPr>
                </w:rPrChange>
              </w:rPr>
            </w:pPr>
            <w:del w:id="3667" w:author="MUKOLWE" w:date="2024-11-23T01:27:00Z">
              <w:r w:rsidRPr="00815E7C" w:rsidDel="00691795">
                <w:rPr>
                  <w:i/>
                  <w:spacing w:val="-2"/>
                  <w:sz w:val="20"/>
                  <w:highlight w:val="yellow"/>
                  <w:rPrChange w:id="3668" w:author="MUKOLWE" w:date="2024-11-23T01:49:00Z">
                    <w:rPr>
                      <w:i/>
                      <w:spacing w:val="-2"/>
                      <w:sz w:val="20"/>
                    </w:rPr>
                  </w:rPrChange>
                </w:rPr>
                <w:delText>40</w:delText>
              </w:r>
              <w:r w:rsidR="00815D14" w:rsidRPr="00815E7C" w:rsidDel="00691795">
                <w:rPr>
                  <w:i/>
                  <w:spacing w:val="-2"/>
                  <w:sz w:val="20"/>
                  <w:highlight w:val="yellow"/>
                  <w:rPrChange w:id="3669" w:author="MUKOLWE" w:date="2024-11-23T01:49:00Z">
                    <w:rPr>
                      <w:i/>
                      <w:spacing w:val="-2"/>
                      <w:sz w:val="20"/>
                    </w:rPr>
                  </w:rPrChange>
                </w:rPr>
                <w:delText>,</w:delText>
              </w:r>
              <w:r w:rsidRPr="00815E7C" w:rsidDel="00691795">
                <w:rPr>
                  <w:i/>
                  <w:spacing w:val="-2"/>
                  <w:sz w:val="20"/>
                  <w:highlight w:val="yellow"/>
                  <w:rPrChange w:id="3670" w:author="MUKOLWE" w:date="2024-11-23T01:49:00Z">
                    <w:rPr>
                      <w:i/>
                      <w:spacing w:val="-2"/>
                      <w:sz w:val="20"/>
                    </w:rPr>
                  </w:rPrChange>
                </w:rPr>
                <w:delText>160</w:delText>
              </w:r>
            </w:del>
          </w:p>
        </w:tc>
        <w:tc>
          <w:tcPr>
            <w:tcW w:w="810" w:type="dxa"/>
            <w:tcPrChange w:id="3671" w:author="MUKOLWE" w:date="2024-11-23T01:26:00Z">
              <w:tcPr>
                <w:tcW w:w="810" w:type="dxa"/>
              </w:tcPr>
            </w:tcPrChange>
          </w:tcPr>
          <w:p w14:paraId="233580DF" w14:textId="77777777" w:rsidR="00DD1D88" w:rsidRPr="00815E7C" w:rsidDel="00691795" w:rsidRDefault="00DD1D88" w:rsidP="00B03E09">
            <w:pPr>
              <w:pStyle w:val="TableParagraph"/>
              <w:spacing w:line="276" w:lineRule="auto"/>
              <w:jc w:val="both"/>
              <w:rPr>
                <w:del w:id="3672" w:author="MUKOLWE" w:date="2024-11-23T01:27:00Z"/>
                <w:i/>
                <w:sz w:val="20"/>
                <w:highlight w:val="yellow"/>
                <w:rPrChange w:id="3673" w:author="MUKOLWE" w:date="2024-11-23T01:49:00Z">
                  <w:rPr>
                    <w:del w:id="3674" w:author="MUKOLWE" w:date="2024-11-23T01:27:00Z"/>
                    <w:i/>
                    <w:sz w:val="20"/>
                  </w:rPr>
                </w:rPrChange>
              </w:rPr>
            </w:pPr>
            <w:del w:id="3675" w:author="MUKOLWE" w:date="2024-11-23T01:27:00Z">
              <w:r w:rsidRPr="00815E7C" w:rsidDel="00691795">
                <w:rPr>
                  <w:i/>
                  <w:spacing w:val="-4"/>
                  <w:sz w:val="20"/>
                  <w:highlight w:val="yellow"/>
                  <w:rPrChange w:id="3676" w:author="MUKOLWE" w:date="2024-11-23T01:49:00Z">
                    <w:rPr>
                      <w:i/>
                      <w:spacing w:val="-4"/>
                      <w:sz w:val="20"/>
                    </w:rPr>
                  </w:rPrChange>
                </w:rPr>
                <w:delText>40</w:delText>
              </w:r>
              <w:r w:rsidR="00815D14" w:rsidRPr="00815E7C" w:rsidDel="00691795">
                <w:rPr>
                  <w:i/>
                  <w:spacing w:val="-4"/>
                  <w:sz w:val="20"/>
                  <w:highlight w:val="yellow"/>
                  <w:rPrChange w:id="3677" w:author="MUKOLWE" w:date="2024-11-23T01:49:00Z">
                    <w:rPr>
                      <w:i/>
                      <w:spacing w:val="-4"/>
                      <w:sz w:val="20"/>
                    </w:rPr>
                  </w:rPrChange>
                </w:rPr>
                <w:delText>,</w:delText>
              </w:r>
              <w:r w:rsidRPr="00815E7C" w:rsidDel="00691795">
                <w:rPr>
                  <w:i/>
                  <w:spacing w:val="-4"/>
                  <w:sz w:val="20"/>
                  <w:highlight w:val="yellow"/>
                  <w:rPrChange w:id="3678" w:author="MUKOLWE" w:date="2024-11-23T01:49:00Z">
                    <w:rPr>
                      <w:i/>
                      <w:spacing w:val="-4"/>
                      <w:sz w:val="20"/>
                    </w:rPr>
                  </w:rPrChange>
                </w:rPr>
                <w:delText>04</w:delText>
              </w:r>
              <w:r w:rsidRPr="00815E7C" w:rsidDel="00691795">
                <w:rPr>
                  <w:i/>
                  <w:spacing w:val="-10"/>
                  <w:sz w:val="20"/>
                  <w:highlight w:val="yellow"/>
                  <w:rPrChange w:id="3679" w:author="MUKOLWE" w:date="2024-11-23T01:49:00Z">
                    <w:rPr>
                      <w:i/>
                      <w:spacing w:val="-10"/>
                      <w:sz w:val="20"/>
                    </w:rPr>
                  </w:rPrChange>
                </w:rPr>
                <w:delText>0</w:delText>
              </w:r>
            </w:del>
          </w:p>
        </w:tc>
        <w:tc>
          <w:tcPr>
            <w:tcW w:w="964" w:type="dxa"/>
            <w:tcPrChange w:id="3680" w:author="MUKOLWE" w:date="2024-11-23T01:26:00Z">
              <w:tcPr>
                <w:tcW w:w="964" w:type="dxa"/>
              </w:tcPr>
            </w:tcPrChange>
          </w:tcPr>
          <w:p w14:paraId="569D9D96" w14:textId="77777777" w:rsidR="00DD1D88" w:rsidRPr="00815E7C" w:rsidDel="00691795" w:rsidRDefault="00DD1D88" w:rsidP="00B03E09">
            <w:pPr>
              <w:pStyle w:val="TableParagraph"/>
              <w:spacing w:line="276" w:lineRule="auto"/>
              <w:jc w:val="both"/>
              <w:rPr>
                <w:del w:id="3681" w:author="MUKOLWE" w:date="2024-11-23T01:27:00Z"/>
                <w:i/>
                <w:sz w:val="20"/>
                <w:highlight w:val="yellow"/>
                <w:rPrChange w:id="3682" w:author="MUKOLWE" w:date="2024-11-23T01:49:00Z">
                  <w:rPr>
                    <w:del w:id="3683" w:author="MUKOLWE" w:date="2024-11-23T01:27:00Z"/>
                    <w:i/>
                    <w:sz w:val="20"/>
                  </w:rPr>
                </w:rPrChange>
              </w:rPr>
            </w:pPr>
            <w:del w:id="3684" w:author="MUKOLWE" w:date="2024-11-23T01:27:00Z">
              <w:r w:rsidRPr="00815E7C" w:rsidDel="00691795">
                <w:rPr>
                  <w:i/>
                  <w:spacing w:val="-2"/>
                  <w:sz w:val="20"/>
                  <w:highlight w:val="yellow"/>
                  <w:rPrChange w:id="3685" w:author="MUKOLWE" w:date="2024-11-23T01:49:00Z">
                    <w:rPr>
                      <w:i/>
                      <w:spacing w:val="-2"/>
                      <w:sz w:val="20"/>
                    </w:rPr>
                  </w:rPrChange>
                </w:rPr>
                <w:delText>39</w:delText>
              </w:r>
              <w:r w:rsidR="00EE4220" w:rsidRPr="00815E7C" w:rsidDel="00691795">
                <w:rPr>
                  <w:i/>
                  <w:spacing w:val="-2"/>
                  <w:sz w:val="20"/>
                  <w:highlight w:val="yellow"/>
                  <w:rPrChange w:id="3686" w:author="MUKOLWE" w:date="2024-11-23T01:49:00Z">
                    <w:rPr>
                      <w:i/>
                      <w:spacing w:val="-2"/>
                      <w:sz w:val="20"/>
                    </w:rPr>
                  </w:rPrChange>
                </w:rPr>
                <w:delText>,</w:delText>
              </w:r>
              <w:r w:rsidRPr="00815E7C" w:rsidDel="00691795">
                <w:rPr>
                  <w:i/>
                  <w:spacing w:val="-2"/>
                  <w:sz w:val="20"/>
                  <w:highlight w:val="yellow"/>
                  <w:rPrChange w:id="3687" w:author="MUKOLWE" w:date="2024-11-23T01:49:00Z">
                    <w:rPr>
                      <w:i/>
                      <w:spacing w:val="-2"/>
                      <w:sz w:val="20"/>
                    </w:rPr>
                  </w:rPrChange>
                </w:rPr>
                <w:delText>240</w:delText>
              </w:r>
            </w:del>
          </w:p>
        </w:tc>
        <w:tc>
          <w:tcPr>
            <w:tcW w:w="862" w:type="dxa"/>
            <w:tcPrChange w:id="3688" w:author="MUKOLWE" w:date="2024-11-23T01:26:00Z">
              <w:tcPr>
                <w:tcW w:w="862" w:type="dxa"/>
              </w:tcPr>
            </w:tcPrChange>
          </w:tcPr>
          <w:p w14:paraId="77B374A1" w14:textId="77777777" w:rsidR="00DD1D88" w:rsidRPr="00815E7C" w:rsidDel="00691795" w:rsidRDefault="00DD1D88" w:rsidP="00E066EC">
            <w:pPr>
              <w:pStyle w:val="TableParagraph"/>
              <w:spacing w:line="276" w:lineRule="auto"/>
              <w:jc w:val="both"/>
              <w:rPr>
                <w:del w:id="3689" w:author="MUKOLWE" w:date="2024-11-23T01:27:00Z"/>
                <w:i/>
                <w:sz w:val="20"/>
                <w:highlight w:val="yellow"/>
                <w:rPrChange w:id="3690" w:author="MUKOLWE" w:date="2024-11-23T01:49:00Z">
                  <w:rPr>
                    <w:del w:id="3691" w:author="MUKOLWE" w:date="2024-11-23T01:27:00Z"/>
                    <w:i/>
                    <w:sz w:val="20"/>
                  </w:rPr>
                </w:rPrChange>
              </w:rPr>
            </w:pPr>
            <w:del w:id="3692" w:author="MUKOLWE" w:date="2024-11-23T01:27:00Z">
              <w:r w:rsidRPr="00815E7C" w:rsidDel="00691795">
                <w:rPr>
                  <w:i/>
                  <w:spacing w:val="-2"/>
                  <w:sz w:val="20"/>
                  <w:highlight w:val="yellow"/>
                  <w:rPrChange w:id="3693" w:author="MUKOLWE" w:date="2024-11-23T01:49:00Z">
                    <w:rPr>
                      <w:i/>
                      <w:spacing w:val="-2"/>
                      <w:sz w:val="20"/>
                    </w:rPr>
                  </w:rPrChange>
                </w:rPr>
                <w:delText>37</w:delText>
              </w:r>
              <w:r w:rsidR="00EE4220" w:rsidRPr="00815E7C" w:rsidDel="00691795">
                <w:rPr>
                  <w:i/>
                  <w:spacing w:val="-2"/>
                  <w:sz w:val="20"/>
                  <w:highlight w:val="yellow"/>
                  <w:rPrChange w:id="3694" w:author="MUKOLWE" w:date="2024-11-23T01:49:00Z">
                    <w:rPr>
                      <w:i/>
                      <w:spacing w:val="-2"/>
                      <w:sz w:val="20"/>
                    </w:rPr>
                  </w:rPrChange>
                </w:rPr>
                <w:delText>,</w:delText>
              </w:r>
              <w:r w:rsidRPr="00815E7C" w:rsidDel="00691795">
                <w:rPr>
                  <w:i/>
                  <w:spacing w:val="-2"/>
                  <w:sz w:val="20"/>
                  <w:highlight w:val="yellow"/>
                  <w:rPrChange w:id="3695" w:author="MUKOLWE" w:date="2024-11-23T01:49:00Z">
                    <w:rPr>
                      <w:i/>
                      <w:spacing w:val="-2"/>
                      <w:sz w:val="20"/>
                    </w:rPr>
                  </w:rPrChange>
                </w:rPr>
                <w:delText>355</w:delText>
              </w:r>
            </w:del>
          </w:p>
        </w:tc>
        <w:tc>
          <w:tcPr>
            <w:tcW w:w="810" w:type="dxa"/>
            <w:tcPrChange w:id="3696" w:author="MUKOLWE" w:date="2024-11-23T01:26:00Z">
              <w:tcPr>
                <w:tcW w:w="810" w:type="dxa"/>
              </w:tcPr>
            </w:tcPrChange>
          </w:tcPr>
          <w:p w14:paraId="3A8E4F55" w14:textId="77777777" w:rsidR="00DD1D88" w:rsidRPr="00815E7C" w:rsidDel="00691795" w:rsidRDefault="00DD1D88" w:rsidP="00E066EC">
            <w:pPr>
              <w:pStyle w:val="TableParagraph"/>
              <w:spacing w:line="276" w:lineRule="auto"/>
              <w:jc w:val="both"/>
              <w:rPr>
                <w:del w:id="3697" w:author="MUKOLWE" w:date="2024-11-23T01:27:00Z"/>
                <w:i/>
                <w:sz w:val="20"/>
                <w:highlight w:val="yellow"/>
                <w:rPrChange w:id="3698" w:author="MUKOLWE" w:date="2024-11-23T01:49:00Z">
                  <w:rPr>
                    <w:del w:id="3699" w:author="MUKOLWE" w:date="2024-11-23T01:27:00Z"/>
                    <w:i/>
                    <w:sz w:val="20"/>
                  </w:rPr>
                </w:rPrChange>
              </w:rPr>
            </w:pPr>
            <w:del w:id="3700" w:author="MUKOLWE" w:date="2024-11-23T01:27:00Z">
              <w:r w:rsidRPr="00815E7C" w:rsidDel="00691795">
                <w:rPr>
                  <w:i/>
                  <w:spacing w:val="-4"/>
                  <w:sz w:val="20"/>
                  <w:highlight w:val="yellow"/>
                  <w:rPrChange w:id="3701" w:author="MUKOLWE" w:date="2024-11-23T01:49:00Z">
                    <w:rPr>
                      <w:i/>
                      <w:spacing w:val="-4"/>
                      <w:sz w:val="20"/>
                    </w:rPr>
                  </w:rPrChange>
                </w:rPr>
                <w:delText>46</w:delText>
              </w:r>
              <w:r w:rsidR="00EE4220" w:rsidRPr="00815E7C" w:rsidDel="00691795">
                <w:rPr>
                  <w:i/>
                  <w:spacing w:val="-4"/>
                  <w:sz w:val="20"/>
                  <w:highlight w:val="yellow"/>
                  <w:rPrChange w:id="3702" w:author="MUKOLWE" w:date="2024-11-23T01:49:00Z">
                    <w:rPr>
                      <w:i/>
                      <w:spacing w:val="-4"/>
                      <w:sz w:val="20"/>
                    </w:rPr>
                  </w:rPrChange>
                </w:rPr>
                <w:delText>,</w:delText>
              </w:r>
              <w:r w:rsidRPr="00815E7C" w:rsidDel="00691795">
                <w:rPr>
                  <w:i/>
                  <w:spacing w:val="-4"/>
                  <w:sz w:val="20"/>
                  <w:highlight w:val="yellow"/>
                  <w:rPrChange w:id="3703" w:author="MUKOLWE" w:date="2024-11-23T01:49:00Z">
                    <w:rPr>
                      <w:i/>
                      <w:spacing w:val="-4"/>
                      <w:sz w:val="20"/>
                    </w:rPr>
                  </w:rPrChange>
                </w:rPr>
                <w:delText>20</w:delText>
              </w:r>
              <w:r w:rsidRPr="00815E7C" w:rsidDel="00691795">
                <w:rPr>
                  <w:i/>
                  <w:spacing w:val="-10"/>
                  <w:sz w:val="20"/>
                  <w:highlight w:val="yellow"/>
                  <w:rPrChange w:id="3704" w:author="MUKOLWE" w:date="2024-11-23T01:49:00Z">
                    <w:rPr>
                      <w:i/>
                      <w:spacing w:val="-10"/>
                      <w:sz w:val="20"/>
                    </w:rPr>
                  </w:rPrChange>
                </w:rPr>
                <w:delText>0</w:delText>
              </w:r>
            </w:del>
          </w:p>
        </w:tc>
        <w:tc>
          <w:tcPr>
            <w:tcW w:w="944" w:type="dxa"/>
            <w:tcPrChange w:id="3705" w:author="MUKOLWE" w:date="2024-11-23T01:26:00Z">
              <w:tcPr>
                <w:tcW w:w="944" w:type="dxa"/>
              </w:tcPr>
            </w:tcPrChange>
          </w:tcPr>
          <w:p w14:paraId="008639B0" w14:textId="77777777" w:rsidR="00DD1D88" w:rsidRPr="00815E7C" w:rsidDel="00691795" w:rsidRDefault="00DD1D88" w:rsidP="00007AB0">
            <w:pPr>
              <w:pStyle w:val="TableParagraph"/>
              <w:spacing w:line="276" w:lineRule="auto"/>
              <w:jc w:val="both"/>
              <w:rPr>
                <w:del w:id="3706" w:author="MUKOLWE" w:date="2024-11-23T01:27:00Z"/>
                <w:i/>
                <w:sz w:val="20"/>
                <w:highlight w:val="yellow"/>
                <w:rPrChange w:id="3707" w:author="MUKOLWE" w:date="2024-11-23T01:49:00Z">
                  <w:rPr>
                    <w:del w:id="3708" w:author="MUKOLWE" w:date="2024-11-23T01:27:00Z"/>
                    <w:i/>
                    <w:sz w:val="20"/>
                  </w:rPr>
                </w:rPrChange>
              </w:rPr>
            </w:pPr>
            <w:del w:id="3709" w:author="MUKOLWE" w:date="2024-11-23T01:27:00Z">
              <w:r w:rsidRPr="00815E7C" w:rsidDel="00691795">
                <w:rPr>
                  <w:i/>
                  <w:spacing w:val="-2"/>
                  <w:sz w:val="20"/>
                  <w:highlight w:val="yellow"/>
                  <w:rPrChange w:id="3710" w:author="MUKOLWE" w:date="2024-11-23T01:49:00Z">
                    <w:rPr>
                      <w:i/>
                      <w:spacing w:val="-2"/>
                      <w:sz w:val="20"/>
                    </w:rPr>
                  </w:rPrChange>
                </w:rPr>
                <w:delText>4</w:delText>
              </w:r>
              <w:r w:rsidR="00EE4220" w:rsidRPr="00815E7C" w:rsidDel="00691795">
                <w:rPr>
                  <w:i/>
                  <w:spacing w:val="-2"/>
                  <w:sz w:val="20"/>
                  <w:highlight w:val="yellow"/>
                  <w:rPrChange w:id="3711" w:author="MUKOLWE" w:date="2024-11-23T01:49:00Z">
                    <w:rPr>
                      <w:i/>
                      <w:spacing w:val="-2"/>
                      <w:sz w:val="20"/>
                    </w:rPr>
                  </w:rPrChange>
                </w:rPr>
                <w:delText>,</w:delText>
              </w:r>
              <w:r w:rsidRPr="00815E7C" w:rsidDel="00691795">
                <w:rPr>
                  <w:i/>
                  <w:spacing w:val="-2"/>
                  <w:sz w:val="20"/>
                  <w:highlight w:val="yellow"/>
                  <w:rPrChange w:id="3712" w:author="MUKOLWE" w:date="2024-11-23T01:49:00Z">
                    <w:rPr>
                      <w:i/>
                      <w:spacing w:val="-2"/>
                      <w:sz w:val="20"/>
                    </w:rPr>
                  </w:rPrChange>
                </w:rPr>
                <w:delText>1635</w:delText>
              </w:r>
            </w:del>
          </w:p>
        </w:tc>
        <w:tc>
          <w:tcPr>
            <w:tcW w:w="982" w:type="dxa"/>
            <w:tcPrChange w:id="3713" w:author="MUKOLWE" w:date="2024-11-23T01:26:00Z">
              <w:tcPr>
                <w:tcW w:w="982" w:type="dxa"/>
              </w:tcPr>
            </w:tcPrChange>
          </w:tcPr>
          <w:p w14:paraId="385FC531" w14:textId="77777777" w:rsidR="00DD1D88" w:rsidRPr="00815E7C" w:rsidDel="00691795" w:rsidRDefault="00DD1D88" w:rsidP="0062071D">
            <w:pPr>
              <w:pStyle w:val="TableParagraph"/>
              <w:spacing w:line="276" w:lineRule="auto"/>
              <w:ind w:left="104"/>
              <w:jc w:val="both"/>
              <w:rPr>
                <w:del w:id="3714" w:author="MUKOLWE" w:date="2024-11-23T01:27:00Z"/>
                <w:i/>
                <w:sz w:val="20"/>
                <w:highlight w:val="yellow"/>
                <w:rPrChange w:id="3715" w:author="MUKOLWE" w:date="2024-11-23T01:49:00Z">
                  <w:rPr>
                    <w:del w:id="3716" w:author="MUKOLWE" w:date="2024-11-23T01:27:00Z"/>
                    <w:i/>
                    <w:sz w:val="20"/>
                  </w:rPr>
                </w:rPrChange>
              </w:rPr>
            </w:pPr>
            <w:del w:id="3717" w:author="MUKOLWE" w:date="2024-11-23T01:27:00Z">
              <w:r w:rsidRPr="00815E7C" w:rsidDel="00691795">
                <w:rPr>
                  <w:i/>
                  <w:spacing w:val="-2"/>
                  <w:sz w:val="20"/>
                  <w:highlight w:val="yellow"/>
                  <w:rPrChange w:id="3718" w:author="MUKOLWE" w:date="2024-11-23T01:49:00Z">
                    <w:rPr>
                      <w:i/>
                      <w:spacing w:val="-2"/>
                      <w:sz w:val="20"/>
                    </w:rPr>
                  </w:rPrChange>
                </w:rPr>
                <w:delText>33</w:delText>
              </w:r>
              <w:r w:rsidR="00EE4220" w:rsidRPr="00815E7C" w:rsidDel="00691795">
                <w:rPr>
                  <w:i/>
                  <w:spacing w:val="-2"/>
                  <w:sz w:val="20"/>
                  <w:highlight w:val="yellow"/>
                  <w:rPrChange w:id="3719" w:author="MUKOLWE" w:date="2024-11-23T01:49:00Z">
                    <w:rPr>
                      <w:i/>
                      <w:spacing w:val="-2"/>
                      <w:sz w:val="20"/>
                    </w:rPr>
                  </w:rPrChange>
                </w:rPr>
                <w:delText>,</w:delText>
              </w:r>
              <w:r w:rsidRPr="00815E7C" w:rsidDel="00691795">
                <w:rPr>
                  <w:i/>
                  <w:spacing w:val="-2"/>
                  <w:sz w:val="20"/>
                  <w:highlight w:val="yellow"/>
                  <w:rPrChange w:id="3720" w:author="MUKOLWE" w:date="2024-11-23T01:49:00Z">
                    <w:rPr>
                      <w:i/>
                      <w:spacing w:val="-2"/>
                      <w:sz w:val="20"/>
                    </w:rPr>
                  </w:rPrChange>
                </w:rPr>
                <w:delText>220</w:delText>
              </w:r>
            </w:del>
          </w:p>
        </w:tc>
        <w:tc>
          <w:tcPr>
            <w:tcW w:w="1134" w:type="dxa"/>
            <w:tcPrChange w:id="3721" w:author="MUKOLWE" w:date="2024-11-23T01:26:00Z">
              <w:tcPr>
                <w:tcW w:w="992" w:type="dxa"/>
              </w:tcPr>
            </w:tcPrChange>
          </w:tcPr>
          <w:p w14:paraId="4D1CC1BE" w14:textId="77777777" w:rsidR="00DD1D88" w:rsidRPr="00815E7C" w:rsidDel="00691795" w:rsidRDefault="00DD1D88" w:rsidP="0062071D">
            <w:pPr>
              <w:pStyle w:val="TableParagraph"/>
              <w:spacing w:line="276" w:lineRule="auto"/>
              <w:ind w:left="103"/>
              <w:jc w:val="both"/>
              <w:rPr>
                <w:del w:id="3722" w:author="MUKOLWE" w:date="2024-11-23T01:27:00Z"/>
                <w:i/>
                <w:sz w:val="20"/>
                <w:highlight w:val="yellow"/>
                <w:rPrChange w:id="3723" w:author="MUKOLWE" w:date="2024-11-23T01:49:00Z">
                  <w:rPr>
                    <w:del w:id="3724" w:author="MUKOLWE" w:date="2024-11-23T01:27:00Z"/>
                    <w:i/>
                    <w:sz w:val="20"/>
                  </w:rPr>
                </w:rPrChange>
              </w:rPr>
            </w:pPr>
            <w:del w:id="3725" w:author="MUKOLWE" w:date="2024-11-23T01:27:00Z">
              <w:r w:rsidRPr="00815E7C" w:rsidDel="00691795">
                <w:rPr>
                  <w:i/>
                  <w:spacing w:val="-2"/>
                  <w:sz w:val="20"/>
                  <w:highlight w:val="yellow"/>
                  <w:rPrChange w:id="3726" w:author="MUKOLWE" w:date="2024-11-23T01:49:00Z">
                    <w:rPr>
                      <w:i/>
                      <w:spacing w:val="-2"/>
                      <w:sz w:val="20"/>
                    </w:rPr>
                  </w:rPrChange>
                </w:rPr>
                <w:delText>43</w:delText>
              </w:r>
              <w:r w:rsidR="00EE4220" w:rsidRPr="00815E7C" w:rsidDel="00691795">
                <w:rPr>
                  <w:i/>
                  <w:spacing w:val="-2"/>
                  <w:sz w:val="20"/>
                  <w:highlight w:val="yellow"/>
                  <w:rPrChange w:id="3727" w:author="MUKOLWE" w:date="2024-11-23T01:49:00Z">
                    <w:rPr>
                      <w:i/>
                      <w:spacing w:val="-2"/>
                      <w:sz w:val="20"/>
                    </w:rPr>
                  </w:rPrChange>
                </w:rPr>
                <w:delText>,</w:delText>
              </w:r>
              <w:r w:rsidRPr="00815E7C" w:rsidDel="00691795">
                <w:rPr>
                  <w:i/>
                  <w:spacing w:val="-2"/>
                  <w:sz w:val="20"/>
                  <w:highlight w:val="yellow"/>
                  <w:rPrChange w:id="3728" w:author="MUKOLWE" w:date="2024-11-23T01:49:00Z">
                    <w:rPr>
                      <w:i/>
                      <w:spacing w:val="-2"/>
                      <w:sz w:val="20"/>
                    </w:rPr>
                  </w:rPrChange>
                </w:rPr>
                <w:delText>190</w:delText>
              </w:r>
            </w:del>
          </w:p>
        </w:tc>
        <w:tc>
          <w:tcPr>
            <w:tcW w:w="992" w:type="dxa"/>
            <w:tcPrChange w:id="3729" w:author="MUKOLWE" w:date="2024-11-23T01:26:00Z">
              <w:tcPr>
                <w:tcW w:w="992" w:type="dxa"/>
              </w:tcPr>
            </w:tcPrChange>
          </w:tcPr>
          <w:p w14:paraId="63416C44" w14:textId="77777777" w:rsidR="00DD1D88" w:rsidRPr="00815E7C" w:rsidDel="00691795" w:rsidRDefault="00DD1D88" w:rsidP="0062071D">
            <w:pPr>
              <w:pStyle w:val="TableParagraph"/>
              <w:spacing w:line="276" w:lineRule="auto"/>
              <w:ind w:left="226"/>
              <w:jc w:val="both"/>
              <w:rPr>
                <w:del w:id="3730" w:author="MUKOLWE" w:date="2024-11-23T01:27:00Z"/>
                <w:i/>
                <w:sz w:val="20"/>
                <w:highlight w:val="yellow"/>
                <w:rPrChange w:id="3731" w:author="MUKOLWE" w:date="2024-11-23T01:49:00Z">
                  <w:rPr>
                    <w:del w:id="3732" w:author="MUKOLWE" w:date="2024-11-23T01:27:00Z"/>
                    <w:i/>
                    <w:sz w:val="20"/>
                  </w:rPr>
                </w:rPrChange>
              </w:rPr>
            </w:pPr>
            <w:del w:id="3733" w:author="MUKOLWE" w:date="2024-11-23T01:27:00Z">
              <w:r w:rsidRPr="00815E7C" w:rsidDel="00691795">
                <w:rPr>
                  <w:i/>
                  <w:spacing w:val="-2"/>
                  <w:sz w:val="20"/>
                  <w:highlight w:val="yellow"/>
                  <w:rPrChange w:id="3734" w:author="MUKOLWE" w:date="2024-11-23T01:49:00Z">
                    <w:rPr>
                      <w:i/>
                      <w:spacing w:val="-2"/>
                      <w:sz w:val="20"/>
                    </w:rPr>
                  </w:rPrChange>
                </w:rPr>
                <w:delText>36</w:delText>
              </w:r>
              <w:r w:rsidR="00EE4220" w:rsidRPr="00815E7C" w:rsidDel="00691795">
                <w:rPr>
                  <w:i/>
                  <w:spacing w:val="-2"/>
                  <w:sz w:val="20"/>
                  <w:highlight w:val="yellow"/>
                  <w:rPrChange w:id="3735" w:author="MUKOLWE" w:date="2024-11-23T01:49:00Z">
                    <w:rPr>
                      <w:i/>
                      <w:spacing w:val="-2"/>
                      <w:sz w:val="20"/>
                    </w:rPr>
                  </w:rPrChange>
                </w:rPr>
                <w:delText>,</w:delText>
              </w:r>
              <w:r w:rsidRPr="00815E7C" w:rsidDel="00691795">
                <w:rPr>
                  <w:i/>
                  <w:spacing w:val="-2"/>
                  <w:sz w:val="20"/>
                  <w:highlight w:val="yellow"/>
                  <w:rPrChange w:id="3736" w:author="MUKOLWE" w:date="2024-11-23T01:49:00Z">
                    <w:rPr>
                      <w:i/>
                      <w:spacing w:val="-2"/>
                      <w:sz w:val="20"/>
                    </w:rPr>
                  </w:rPrChange>
                </w:rPr>
                <w:delText>580</w:delText>
              </w:r>
            </w:del>
          </w:p>
        </w:tc>
        <w:tc>
          <w:tcPr>
            <w:tcW w:w="992" w:type="dxa"/>
            <w:tcPrChange w:id="3737" w:author="MUKOLWE" w:date="2024-11-23T01:26:00Z">
              <w:tcPr>
                <w:tcW w:w="992" w:type="dxa"/>
              </w:tcPr>
            </w:tcPrChange>
          </w:tcPr>
          <w:p w14:paraId="5FE3492A" w14:textId="77777777" w:rsidR="00DD1D88" w:rsidRPr="00815E7C" w:rsidDel="00691795" w:rsidRDefault="00DD1D88" w:rsidP="0062071D">
            <w:pPr>
              <w:pStyle w:val="TableParagraph"/>
              <w:spacing w:line="276" w:lineRule="auto"/>
              <w:ind w:left="96"/>
              <w:jc w:val="both"/>
              <w:rPr>
                <w:del w:id="3738" w:author="MUKOLWE" w:date="2024-11-23T01:27:00Z"/>
                <w:i/>
                <w:sz w:val="20"/>
                <w:highlight w:val="yellow"/>
                <w:rPrChange w:id="3739" w:author="MUKOLWE" w:date="2024-11-23T01:49:00Z">
                  <w:rPr>
                    <w:del w:id="3740" w:author="MUKOLWE" w:date="2024-11-23T01:27:00Z"/>
                    <w:i/>
                    <w:sz w:val="20"/>
                  </w:rPr>
                </w:rPrChange>
              </w:rPr>
            </w:pPr>
            <w:del w:id="3741" w:author="MUKOLWE" w:date="2024-11-23T01:27:00Z">
              <w:r w:rsidRPr="00815E7C" w:rsidDel="00691795">
                <w:rPr>
                  <w:i/>
                  <w:spacing w:val="-2"/>
                  <w:sz w:val="20"/>
                  <w:highlight w:val="yellow"/>
                  <w:rPrChange w:id="3742" w:author="MUKOLWE" w:date="2024-11-23T01:49:00Z">
                    <w:rPr>
                      <w:i/>
                      <w:spacing w:val="-2"/>
                      <w:sz w:val="20"/>
                    </w:rPr>
                  </w:rPrChange>
                </w:rPr>
                <w:delText>31</w:delText>
              </w:r>
              <w:r w:rsidR="00815D14" w:rsidRPr="00815E7C" w:rsidDel="00691795">
                <w:rPr>
                  <w:i/>
                  <w:spacing w:val="-2"/>
                  <w:sz w:val="20"/>
                  <w:highlight w:val="yellow"/>
                  <w:rPrChange w:id="3743" w:author="MUKOLWE" w:date="2024-11-23T01:49:00Z">
                    <w:rPr>
                      <w:i/>
                      <w:spacing w:val="-2"/>
                      <w:sz w:val="20"/>
                    </w:rPr>
                  </w:rPrChange>
                </w:rPr>
                <w:delText>,</w:delText>
              </w:r>
              <w:r w:rsidRPr="00815E7C" w:rsidDel="00691795">
                <w:rPr>
                  <w:i/>
                  <w:spacing w:val="-2"/>
                  <w:sz w:val="20"/>
                  <w:highlight w:val="yellow"/>
                  <w:rPrChange w:id="3744" w:author="MUKOLWE" w:date="2024-11-23T01:49:00Z">
                    <w:rPr>
                      <w:i/>
                      <w:spacing w:val="-2"/>
                      <w:sz w:val="20"/>
                    </w:rPr>
                  </w:rPrChange>
                </w:rPr>
                <w:delText>785</w:delText>
              </w:r>
            </w:del>
          </w:p>
        </w:tc>
        <w:tc>
          <w:tcPr>
            <w:tcW w:w="851" w:type="dxa"/>
            <w:tcPrChange w:id="3745" w:author="MUKOLWE" w:date="2024-11-23T01:26:00Z">
              <w:tcPr>
                <w:tcW w:w="851" w:type="dxa"/>
              </w:tcPr>
            </w:tcPrChange>
          </w:tcPr>
          <w:p w14:paraId="2D7AAFA5" w14:textId="77777777" w:rsidR="00DD1D88" w:rsidRPr="00815E7C" w:rsidDel="00691795" w:rsidRDefault="00DD1D88" w:rsidP="0062071D">
            <w:pPr>
              <w:pStyle w:val="TableParagraph"/>
              <w:spacing w:line="276" w:lineRule="auto"/>
              <w:ind w:left="99"/>
              <w:jc w:val="both"/>
              <w:rPr>
                <w:del w:id="3746" w:author="MUKOLWE" w:date="2024-11-23T01:27:00Z"/>
                <w:i/>
                <w:sz w:val="20"/>
                <w:highlight w:val="yellow"/>
                <w:rPrChange w:id="3747" w:author="MUKOLWE" w:date="2024-11-23T01:49:00Z">
                  <w:rPr>
                    <w:del w:id="3748" w:author="MUKOLWE" w:date="2024-11-23T01:27:00Z"/>
                    <w:i/>
                    <w:sz w:val="20"/>
                  </w:rPr>
                </w:rPrChange>
              </w:rPr>
            </w:pPr>
            <w:del w:id="3749" w:author="MUKOLWE" w:date="2024-11-23T01:27:00Z">
              <w:r w:rsidRPr="00815E7C" w:rsidDel="00691795">
                <w:rPr>
                  <w:i/>
                  <w:spacing w:val="-4"/>
                  <w:sz w:val="20"/>
                  <w:highlight w:val="yellow"/>
                  <w:rPrChange w:id="3750" w:author="MUKOLWE" w:date="2024-11-23T01:49:00Z">
                    <w:rPr>
                      <w:i/>
                      <w:spacing w:val="-4"/>
                      <w:sz w:val="20"/>
                    </w:rPr>
                  </w:rPrChange>
                </w:rPr>
                <w:delText>30</w:delText>
              </w:r>
              <w:r w:rsidR="00815D14" w:rsidRPr="00815E7C" w:rsidDel="00691795">
                <w:rPr>
                  <w:i/>
                  <w:spacing w:val="-4"/>
                  <w:sz w:val="20"/>
                  <w:highlight w:val="yellow"/>
                  <w:rPrChange w:id="3751" w:author="MUKOLWE" w:date="2024-11-23T01:49:00Z">
                    <w:rPr>
                      <w:i/>
                      <w:spacing w:val="-4"/>
                      <w:sz w:val="20"/>
                    </w:rPr>
                  </w:rPrChange>
                </w:rPr>
                <w:delText>,</w:delText>
              </w:r>
              <w:r w:rsidRPr="00815E7C" w:rsidDel="00691795">
                <w:rPr>
                  <w:i/>
                  <w:spacing w:val="-4"/>
                  <w:sz w:val="20"/>
                  <w:highlight w:val="yellow"/>
                  <w:rPrChange w:id="3752" w:author="MUKOLWE" w:date="2024-11-23T01:49:00Z">
                    <w:rPr>
                      <w:i/>
                      <w:spacing w:val="-4"/>
                      <w:sz w:val="20"/>
                    </w:rPr>
                  </w:rPrChange>
                </w:rPr>
                <w:delText>13</w:delText>
              </w:r>
              <w:r w:rsidRPr="00815E7C" w:rsidDel="00691795">
                <w:rPr>
                  <w:i/>
                  <w:spacing w:val="-10"/>
                  <w:sz w:val="20"/>
                  <w:highlight w:val="yellow"/>
                  <w:rPrChange w:id="3753" w:author="MUKOLWE" w:date="2024-11-23T01:49:00Z">
                    <w:rPr>
                      <w:i/>
                      <w:spacing w:val="-10"/>
                      <w:sz w:val="20"/>
                    </w:rPr>
                  </w:rPrChange>
                </w:rPr>
                <w:delText>5</w:delText>
              </w:r>
            </w:del>
          </w:p>
        </w:tc>
        <w:tc>
          <w:tcPr>
            <w:tcW w:w="1134" w:type="dxa"/>
            <w:tcPrChange w:id="3754" w:author="MUKOLWE" w:date="2024-11-23T01:26:00Z">
              <w:tcPr>
                <w:tcW w:w="1131" w:type="dxa"/>
              </w:tcPr>
            </w:tcPrChange>
          </w:tcPr>
          <w:p w14:paraId="56B1092F" w14:textId="77777777" w:rsidR="00DD1D88" w:rsidRPr="00815E7C" w:rsidDel="00691795" w:rsidRDefault="00DD1D88" w:rsidP="0062071D">
            <w:pPr>
              <w:pStyle w:val="TableParagraph"/>
              <w:spacing w:line="276" w:lineRule="auto"/>
              <w:ind w:left="93"/>
              <w:jc w:val="both"/>
              <w:rPr>
                <w:del w:id="3755" w:author="MUKOLWE" w:date="2024-11-23T01:27:00Z"/>
                <w:i/>
                <w:sz w:val="20"/>
                <w:highlight w:val="yellow"/>
                <w:rPrChange w:id="3756" w:author="MUKOLWE" w:date="2024-11-23T01:49:00Z">
                  <w:rPr>
                    <w:del w:id="3757" w:author="MUKOLWE" w:date="2024-11-23T01:27:00Z"/>
                    <w:i/>
                    <w:sz w:val="20"/>
                  </w:rPr>
                </w:rPrChange>
              </w:rPr>
            </w:pPr>
            <w:del w:id="3758" w:author="MUKOLWE" w:date="2024-11-23T01:27:00Z">
              <w:r w:rsidRPr="00815E7C" w:rsidDel="00691795">
                <w:rPr>
                  <w:i/>
                  <w:spacing w:val="-2"/>
                  <w:sz w:val="20"/>
                  <w:highlight w:val="yellow"/>
                  <w:rPrChange w:id="3759" w:author="MUKOLWE" w:date="2024-11-23T01:49:00Z">
                    <w:rPr>
                      <w:i/>
                      <w:spacing w:val="-2"/>
                      <w:sz w:val="20"/>
                    </w:rPr>
                  </w:rPrChange>
                </w:rPr>
                <w:delText>383</w:delText>
              </w:r>
              <w:r w:rsidR="00815D14" w:rsidRPr="00815E7C" w:rsidDel="00691795">
                <w:rPr>
                  <w:i/>
                  <w:spacing w:val="-2"/>
                  <w:sz w:val="20"/>
                  <w:highlight w:val="yellow"/>
                  <w:rPrChange w:id="3760" w:author="MUKOLWE" w:date="2024-11-23T01:49:00Z">
                    <w:rPr>
                      <w:i/>
                      <w:spacing w:val="-2"/>
                      <w:sz w:val="20"/>
                    </w:rPr>
                  </w:rPrChange>
                </w:rPr>
                <w:delText>,</w:delText>
              </w:r>
              <w:r w:rsidRPr="00815E7C" w:rsidDel="00691795">
                <w:rPr>
                  <w:i/>
                  <w:spacing w:val="-2"/>
                  <w:sz w:val="20"/>
                  <w:highlight w:val="yellow"/>
                  <w:rPrChange w:id="3761" w:author="MUKOLWE" w:date="2024-11-23T01:49:00Z">
                    <w:rPr>
                      <w:i/>
                      <w:spacing w:val="-2"/>
                      <w:sz w:val="20"/>
                    </w:rPr>
                  </w:rPrChange>
                </w:rPr>
                <w:delText>510</w:delText>
              </w:r>
            </w:del>
          </w:p>
        </w:tc>
      </w:tr>
      <w:tr w:rsidR="00E71101" w:rsidRPr="00815E7C" w:rsidDel="00691795" w14:paraId="020C4310" w14:textId="77777777" w:rsidTr="00691795">
        <w:trPr>
          <w:trHeight w:val="532"/>
          <w:del w:id="3762" w:author="MUKOLWE" w:date="2024-11-23T01:27:00Z"/>
          <w:trPrChange w:id="3763" w:author="MUKOLWE" w:date="2024-11-23T01:26:00Z">
            <w:trPr>
              <w:trHeight w:val="532"/>
            </w:trPr>
          </w:trPrChange>
        </w:trPr>
        <w:tc>
          <w:tcPr>
            <w:tcW w:w="1895" w:type="dxa"/>
            <w:tcPrChange w:id="3764" w:author="MUKOLWE" w:date="2024-11-23T01:26:00Z">
              <w:tcPr>
                <w:tcW w:w="1890" w:type="dxa"/>
              </w:tcPr>
            </w:tcPrChange>
          </w:tcPr>
          <w:p w14:paraId="61204517" w14:textId="77777777" w:rsidR="00DD1D88" w:rsidRPr="00815E7C" w:rsidDel="00691795" w:rsidRDefault="00DD1D88" w:rsidP="00691795">
            <w:pPr>
              <w:pStyle w:val="TableParagraph"/>
              <w:spacing w:line="276" w:lineRule="auto"/>
              <w:ind w:left="31"/>
              <w:jc w:val="both"/>
              <w:rPr>
                <w:del w:id="3765" w:author="MUKOLWE" w:date="2024-11-23T01:27:00Z"/>
                <w:b/>
                <w:sz w:val="20"/>
                <w:highlight w:val="yellow"/>
                <w:rPrChange w:id="3766" w:author="MUKOLWE" w:date="2024-11-23T01:49:00Z">
                  <w:rPr>
                    <w:del w:id="3767" w:author="MUKOLWE" w:date="2024-11-23T01:27:00Z"/>
                    <w:b/>
                    <w:sz w:val="20"/>
                  </w:rPr>
                </w:rPrChange>
              </w:rPr>
            </w:pPr>
            <w:del w:id="3768" w:author="MUKOLWE" w:date="2024-11-23T01:27:00Z">
              <w:r w:rsidRPr="00815E7C" w:rsidDel="00691795">
                <w:rPr>
                  <w:b/>
                  <w:sz w:val="20"/>
                  <w:highlight w:val="yellow"/>
                  <w:rPrChange w:id="3769" w:author="MUKOLWE" w:date="2024-11-23T01:49:00Z">
                    <w:rPr>
                      <w:b/>
                      <w:sz w:val="20"/>
                    </w:rPr>
                  </w:rPrChange>
                </w:rPr>
                <w:delText>Net</w:delText>
              </w:r>
              <w:r w:rsidRPr="00815E7C" w:rsidDel="00691795">
                <w:rPr>
                  <w:b/>
                  <w:spacing w:val="1"/>
                  <w:sz w:val="20"/>
                  <w:highlight w:val="yellow"/>
                  <w:rPrChange w:id="3770" w:author="MUKOLWE" w:date="2024-11-23T01:49:00Z">
                    <w:rPr>
                      <w:b/>
                      <w:spacing w:val="1"/>
                      <w:sz w:val="20"/>
                    </w:rPr>
                  </w:rPrChange>
                </w:rPr>
                <w:delText xml:space="preserve"> </w:delText>
              </w:r>
              <w:r w:rsidRPr="00815E7C" w:rsidDel="00691795">
                <w:rPr>
                  <w:b/>
                  <w:spacing w:val="-2"/>
                  <w:sz w:val="20"/>
                  <w:highlight w:val="yellow"/>
                  <w:rPrChange w:id="3771" w:author="MUKOLWE" w:date="2024-11-23T01:49:00Z">
                    <w:rPr>
                      <w:b/>
                      <w:spacing w:val="-2"/>
                      <w:sz w:val="20"/>
                    </w:rPr>
                  </w:rPrChange>
                </w:rPr>
                <w:delText>Profit/Loss</w:delText>
              </w:r>
            </w:del>
          </w:p>
          <w:p w14:paraId="2E077D6A" w14:textId="77777777" w:rsidR="00DD1D88" w:rsidRPr="00815E7C" w:rsidDel="00691795" w:rsidRDefault="00DD1D88" w:rsidP="00691795">
            <w:pPr>
              <w:pStyle w:val="TableParagraph"/>
              <w:spacing w:line="276" w:lineRule="auto"/>
              <w:ind w:left="31"/>
              <w:jc w:val="both"/>
              <w:rPr>
                <w:del w:id="3772" w:author="MUKOLWE" w:date="2024-11-23T01:27:00Z"/>
                <w:b/>
                <w:sz w:val="20"/>
                <w:highlight w:val="yellow"/>
                <w:rPrChange w:id="3773" w:author="MUKOLWE" w:date="2024-11-23T01:49:00Z">
                  <w:rPr>
                    <w:del w:id="3774" w:author="MUKOLWE" w:date="2024-11-23T01:27:00Z"/>
                    <w:b/>
                    <w:sz w:val="20"/>
                  </w:rPr>
                </w:rPrChange>
              </w:rPr>
            </w:pPr>
            <w:del w:id="3775" w:author="MUKOLWE" w:date="2024-11-23T01:27:00Z">
              <w:r w:rsidRPr="00815E7C" w:rsidDel="00691795">
                <w:rPr>
                  <w:b/>
                  <w:sz w:val="20"/>
                  <w:highlight w:val="yellow"/>
                  <w:rPrChange w:id="3776" w:author="MUKOLWE" w:date="2024-11-23T01:49:00Z">
                    <w:rPr>
                      <w:b/>
                      <w:sz w:val="20"/>
                    </w:rPr>
                  </w:rPrChange>
                </w:rPr>
                <w:delText>Before</w:delText>
              </w:r>
              <w:r w:rsidRPr="00815E7C" w:rsidDel="00691795">
                <w:rPr>
                  <w:b/>
                  <w:spacing w:val="-4"/>
                  <w:sz w:val="20"/>
                  <w:highlight w:val="yellow"/>
                  <w:rPrChange w:id="3777" w:author="MUKOLWE" w:date="2024-11-23T01:49:00Z">
                    <w:rPr>
                      <w:b/>
                      <w:spacing w:val="-4"/>
                      <w:sz w:val="20"/>
                    </w:rPr>
                  </w:rPrChange>
                </w:rPr>
                <w:delText xml:space="preserve"> </w:delText>
              </w:r>
              <w:r w:rsidRPr="00815E7C" w:rsidDel="00691795">
                <w:rPr>
                  <w:b/>
                  <w:spacing w:val="-2"/>
                  <w:sz w:val="20"/>
                  <w:highlight w:val="yellow"/>
                  <w:rPrChange w:id="3778" w:author="MUKOLWE" w:date="2024-11-23T01:49:00Z">
                    <w:rPr>
                      <w:b/>
                      <w:spacing w:val="-2"/>
                      <w:sz w:val="20"/>
                    </w:rPr>
                  </w:rPrChange>
                </w:rPr>
                <w:delText>Taxes</w:delText>
              </w:r>
            </w:del>
          </w:p>
        </w:tc>
        <w:tc>
          <w:tcPr>
            <w:tcW w:w="854" w:type="dxa"/>
            <w:tcPrChange w:id="3779" w:author="MUKOLWE" w:date="2024-11-23T01:26:00Z">
              <w:tcPr>
                <w:tcW w:w="854" w:type="dxa"/>
              </w:tcPr>
            </w:tcPrChange>
          </w:tcPr>
          <w:p w14:paraId="70632139" w14:textId="77777777" w:rsidR="00DD1D88" w:rsidRPr="00815E7C" w:rsidDel="00691795" w:rsidRDefault="00DD1D88" w:rsidP="00EB45BC">
            <w:pPr>
              <w:pStyle w:val="TableParagraph"/>
              <w:spacing w:line="276" w:lineRule="auto"/>
              <w:jc w:val="both"/>
              <w:rPr>
                <w:del w:id="3780" w:author="MUKOLWE" w:date="2024-11-23T01:27:00Z"/>
                <w:sz w:val="20"/>
                <w:highlight w:val="yellow"/>
                <w:rPrChange w:id="3781" w:author="MUKOLWE" w:date="2024-11-23T01:49:00Z">
                  <w:rPr>
                    <w:del w:id="3782" w:author="MUKOLWE" w:date="2024-11-23T01:27:00Z"/>
                    <w:sz w:val="20"/>
                  </w:rPr>
                </w:rPrChange>
              </w:rPr>
            </w:pPr>
            <w:del w:id="3783" w:author="MUKOLWE" w:date="2024-11-23T01:27:00Z">
              <w:r w:rsidRPr="00815E7C" w:rsidDel="00691795">
                <w:rPr>
                  <w:spacing w:val="-2"/>
                  <w:sz w:val="20"/>
                  <w:highlight w:val="yellow"/>
                  <w:rPrChange w:id="3784" w:author="MUKOLWE" w:date="2024-11-23T01:49:00Z">
                    <w:rPr>
                      <w:spacing w:val="-2"/>
                      <w:sz w:val="20"/>
                    </w:rPr>
                  </w:rPrChange>
                </w:rPr>
                <w:delText>51</w:delText>
              </w:r>
              <w:r w:rsidR="00815D14" w:rsidRPr="00815E7C" w:rsidDel="00691795">
                <w:rPr>
                  <w:spacing w:val="-2"/>
                  <w:sz w:val="20"/>
                  <w:highlight w:val="yellow"/>
                  <w:rPrChange w:id="3785" w:author="MUKOLWE" w:date="2024-11-23T01:49:00Z">
                    <w:rPr>
                      <w:spacing w:val="-2"/>
                      <w:sz w:val="20"/>
                    </w:rPr>
                  </w:rPrChange>
                </w:rPr>
                <w:delText>,</w:delText>
              </w:r>
              <w:r w:rsidRPr="00815E7C" w:rsidDel="00691795">
                <w:rPr>
                  <w:spacing w:val="-2"/>
                  <w:sz w:val="20"/>
                  <w:highlight w:val="yellow"/>
                  <w:rPrChange w:id="3786" w:author="MUKOLWE" w:date="2024-11-23T01:49:00Z">
                    <w:rPr>
                      <w:spacing w:val="-2"/>
                      <w:sz w:val="20"/>
                    </w:rPr>
                  </w:rPrChange>
                </w:rPr>
                <w:delText>370</w:delText>
              </w:r>
            </w:del>
          </w:p>
        </w:tc>
        <w:tc>
          <w:tcPr>
            <w:tcW w:w="810" w:type="dxa"/>
            <w:tcPrChange w:id="3787" w:author="MUKOLWE" w:date="2024-11-23T01:26:00Z">
              <w:tcPr>
                <w:tcW w:w="810" w:type="dxa"/>
              </w:tcPr>
            </w:tcPrChange>
          </w:tcPr>
          <w:p w14:paraId="25FE801E" w14:textId="77777777" w:rsidR="00DD1D88" w:rsidRPr="00815E7C" w:rsidDel="00691795" w:rsidRDefault="00DD1D88" w:rsidP="00B03E09">
            <w:pPr>
              <w:pStyle w:val="TableParagraph"/>
              <w:spacing w:line="276" w:lineRule="auto"/>
              <w:jc w:val="both"/>
              <w:rPr>
                <w:del w:id="3788" w:author="MUKOLWE" w:date="2024-11-23T01:27:00Z"/>
                <w:sz w:val="20"/>
                <w:highlight w:val="yellow"/>
                <w:rPrChange w:id="3789" w:author="MUKOLWE" w:date="2024-11-23T01:49:00Z">
                  <w:rPr>
                    <w:del w:id="3790" w:author="MUKOLWE" w:date="2024-11-23T01:27:00Z"/>
                    <w:sz w:val="20"/>
                  </w:rPr>
                </w:rPrChange>
              </w:rPr>
            </w:pPr>
            <w:del w:id="3791" w:author="MUKOLWE" w:date="2024-11-23T01:27:00Z">
              <w:r w:rsidRPr="00815E7C" w:rsidDel="00691795">
                <w:rPr>
                  <w:spacing w:val="-2"/>
                  <w:sz w:val="20"/>
                  <w:highlight w:val="yellow"/>
                  <w:rPrChange w:id="3792" w:author="MUKOLWE" w:date="2024-11-23T01:49:00Z">
                    <w:rPr>
                      <w:spacing w:val="-2"/>
                      <w:sz w:val="20"/>
                    </w:rPr>
                  </w:rPrChange>
                </w:rPr>
                <w:delText>44</w:delText>
              </w:r>
              <w:r w:rsidR="00815D14" w:rsidRPr="00815E7C" w:rsidDel="00691795">
                <w:rPr>
                  <w:spacing w:val="-2"/>
                  <w:sz w:val="20"/>
                  <w:highlight w:val="yellow"/>
                  <w:rPrChange w:id="3793" w:author="MUKOLWE" w:date="2024-11-23T01:49:00Z">
                    <w:rPr>
                      <w:spacing w:val="-2"/>
                      <w:sz w:val="20"/>
                    </w:rPr>
                  </w:rPrChange>
                </w:rPr>
                <w:delText>,</w:delText>
              </w:r>
              <w:r w:rsidRPr="00815E7C" w:rsidDel="00691795">
                <w:rPr>
                  <w:spacing w:val="-2"/>
                  <w:sz w:val="20"/>
                  <w:highlight w:val="yellow"/>
                  <w:rPrChange w:id="3794" w:author="MUKOLWE" w:date="2024-11-23T01:49:00Z">
                    <w:rPr>
                      <w:spacing w:val="-2"/>
                      <w:sz w:val="20"/>
                    </w:rPr>
                  </w:rPrChange>
                </w:rPr>
                <w:delText>590</w:delText>
              </w:r>
            </w:del>
          </w:p>
        </w:tc>
        <w:tc>
          <w:tcPr>
            <w:tcW w:w="810" w:type="dxa"/>
            <w:tcPrChange w:id="3795" w:author="MUKOLWE" w:date="2024-11-23T01:26:00Z">
              <w:tcPr>
                <w:tcW w:w="810" w:type="dxa"/>
              </w:tcPr>
            </w:tcPrChange>
          </w:tcPr>
          <w:p w14:paraId="2F85D4D8" w14:textId="77777777" w:rsidR="00DD1D88" w:rsidRPr="00815E7C" w:rsidDel="00691795" w:rsidRDefault="00DD1D88" w:rsidP="00B03E09">
            <w:pPr>
              <w:pStyle w:val="TableParagraph"/>
              <w:spacing w:line="276" w:lineRule="auto"/>
              <w:jc w:val="both"/>
              <w:rPr>
                <w:del w:id="3796" w:author="MUKOLWE" w:date="2024-11-23T01:27:00Z"/>
                <w:sz w:val="20"/>
                <w:highlight w:val="yellow"/>
                <w:rPrChange w:id="3797" w:author="MUKOLWE" w:date="2024-11-23T01:49:00Z">
                  <w:rPr>
                    <w:del w:id="3798" w:author="MUKOLWE" w:date="2024-11-23T01:27:00Z"/>
                    <w:sz w:val="20"/>
                  </w:rPr>
                </w:rPrChange>
              </w:rPr>
            </w:pPr>
            <w:del w:id="3799" w:author="MUKOLWE" w:date="2024-11-23T01:27:00Z">
              <w:r w:rsidRPr="00815E7C" w:rsidDel="00691795">
                <w:rPr>
                  <w:spacing w:val="-4"/>
                  <w:sz w:val="20"/>
                  <w:highlight w:val="yellow"/>
                  <w:rPrChange w:id="3800" w:author="MUKOLWE" w:date="2024-11-23T01:49:00Z">
                    <w:rPr>
                      <w:spacing w:val="-4"/>
                      <w:sz w:val="20"/>
                    </w:rPr>
                  </w:rPrChange>
                </w:rPr>
                <w:delText>41</w:delText>
              </w:r>
              <w:r w:rsidR="00815D14" w:rsidRPr="00815E7C" w:rsidDel="00691795">
                <w:rPr>
                  <w:spacing w:val="-4"/>
                  <w:sz w:val="20"/>
                  <w:highlight w:val="yellow"/>
                  <w:rPrChange w:id="3801" w:author="MUKOLWE" w:date="2024-11-23T01:49:00Z">
                    <w:rPr>
                      <w:spacing w:val="-4"/>
                      <w:sz w:val="20"/>
                    </w:rPr>
                  </w:rPrChange>
                </w:rPr>
                <w:delText>,</w:delText>
              </w:r>
              <w:r w:rsidRPr="00815E7C" w:rsidDel="00691795">
                <w:rPr>
                  <w:spacing w:val="-4"/>
                  <w:sz w:val="20"/>
                  <w:highlight w:val="yellow"/>
                  <w:rPrChange w:id="3802" w:author="MUKOLWE" w:date="2024-11-23T01:49:00Z">
                    <w:rPr>
                      <w:spacing w:val="-4"/>
                      <w:sz w:val="20"/>
                    </w:rPr>
                  </w:rPrChange>
                </w:rPr>
                <w:delText>65</w:delText>
              </w:r>
              <w:r w:rsidRPr="00815E7C" w:rsidDel="00691795">
                <w:rPr>
                  <w:spacing w:val="-10"/>
                  <w:sz w:val="20"/>
                  <w:highlight w:val="yellow"/>
                  <w:rPrChange w:id="3803" w:author="MUKOLWE" w:date="2024-11-23T01:49:00Z">
                    <w:rPr>
                      <w:spacing w:val="-10"/>
                      <w:sz w:val="20"/>
                    </w:rPr>
                  </w:rPrChange>
                </w:rPr>
                <w:delText>0</w:delText>
              </w:r>
            </w:del>
          </w:p>
        </w:tc>
        <w:tc>
          <w:tcPr>
            <w:tcW w:w="964" w:type="dxa"/>
            <w:tcPrChange w:id="3804" w:author="MUKOLWE" w:date="2024-11-23T01:26:00Z">
              <w:tcPr>
                <w:tcW w:w="964" w:type="dxa"/>
              </w:tcPr>
            </w:tcPrChange>
          </w:tcPr>
          <w:p w14:paraId="3C43230F" w14:textId="77777777" w:rsidR="00DD1D88" w:rsidRPr="00815E7C" w:rsidDel="00691795" w:rsidRDefault="00DD1D88" w:rsidP="00B03E09">
            <w:pPr>
              <w:rPr>
                <w:del w:id="3805" w:author="MUKOLWE" w:date="2024-11-23T01:27:00Z"/>
                <w:highlight w:val="yellow"/>
                <w:rPrChange w:id="3806" w:author="MUKOLWE" w:date="2024-11-23T01:49:00Z">
                  <w:rPr>
                    <w:del w:id="3807" w:author="MUKOLWE" w:date="2024-11-23T01:27:00Z"/>
                  </w:rPr>
                </w:rPrChange>
              </w:rPr>
            </w:pPr>
            <w:del w:id="3808" w:author="MUKOLWE" w:date="2024-11-23T01:27:00Z">
              <w:r w:rsidRPr="00815E7C" w:rsidDel="00691795">
                <w:rPr>
                  <w:sz w:val="20"/>
                  <w:highlight w:val="yellow"/>
                  <w:rPrChange w:id="3809" w:author="MUKOLWE" w:date="2024-11-23T01:49:00Z">
                    <w:rPr/>
                  </w:rPrChange>
                </w:rPr>
                <w:delText>143</w:delText>
              </w:r>
              <w:r w:rsidR="00EE4220" w:rsidRPr="00815E7C" w:rsidDel="00691795">
                <w:rPr>
                  <w:sz w:val="20"/>
                  <w:highlight w:val="yellow"/>
                  <w:rPrChange w:id="3810" w:author="MUKOLWE" w:date="2024-11-23T01:49:00Z">
                    <w:rPr/>
                  </w:rPrChange>
                </w:rPr>
                <w:delText>,</w:delText>
              </w:r>
              <w:r w:rsidRPr="00815E7C" w:rsidDel="00691795">
                <w:rPr>
                  <w:sz w:val="20"/>
                  <w:highlight w:val="yellow"/>
                  <w:rPrChange w:id="3811" w:author="MUKOLWE" w:date="2024-11-23T01:49:00Z">
                    <w:rPr/>
                  </w:rPrChange>
                </w:rPr>
                <w:delText>355</w:delText>
              </w:r>
            </w:del>
          </w:p>
        </w:tc>
        <w:tc>
          <w:tcPr>
            <w:tcW w:w="862" w:type="dxa"/>
            <w:tcPrChange w:id="3812" w:author="MUKOLWE" w:date="2024-11-23T01:26:00Z">
              <w:tcPr>
                <w:tcW w:w="862" w:type="dxa"/>
              </w:tcPr>
            </w:tcPrChange>
          </w:tcPr>
          <w:p w14:paraId="76A4BFF3" w14:textId="77777777" w:rsidR="00DD1D88" w:rsidRPr="00815E7C" w:rsidDel="00691795" w:rsidRDefault="00DD1D88" w:rsidP="00E066EC">
            <w:pPr>
              <w:pStyle w:val="TableParagraph"/>
              <w:spacing w:line="276" w:lineRule="auto"/>
              <w:jc w:val="both"/>
              <w:rPr>
                <w:del w:id="3813" w:author="MUKOLWE" w:date="2024-11-23T01:27:00Z"/>
                <w:sz w:val="20"/>
                <w:highlight w:val="yellow"/>
                <w:rPrChange w:id="3814" w:author="MUKOLWE" w:date="2024-11-23T01:49:00Z">
                  <w:rPr>
                    <w:del w:id="3815" w:author="MUKOLWE" w:date="2024-11-23T01:27:00Z"/>
                    <w:sz w:val="20"/>
                  </w:rPr>
                </w:rPrChange>
              </w:rPr>
            </w:pPr>
            <w:del w:id="3816" w:author="MUKOLWE" w:date="2024-11-23T01:27:00Z">
              <w:r w:rsidRPr="00815E7C" w:rsidDel="00691795">
                <w:rPr>
                  <w:spacing w:val="-5"/>
                  <w:sz w:val="20"/>
                  <w:highlight w:val="yellow"/>
                  <w:rPrChange w:id="3817" w:author="MUKOLWE" w:date="2024-11-23T01:49:00Z">
                    <w:rPr>
                      <w:spacing w:val="-5"/>
                      <w:sz w:val="20"/>
                    </w:rPr>
                  </w:rPrChange>
                </w:rPr>
                <w:delText>475</w:delText>
              </w:r>
            </w:del>
          </w:p>
        </w:tc>
        <w:tc>
          <w:tcPr>
            <w:tcW w:w="810" w:type="dxa"/>
            <w:tcPrChange w:id="3818" w:author="MUKOLWE" w:date="2024-11-23T01:26:00Z">
              <w:tcPr>
                <w:tcW w:w="810" w:type="dxa"/>
              </w:tcPr>
            </w:tcPrChange>
          </w:tcPr>
          <w:p w14:paraId="2964D4C0" w14:textId="77777777" w:rsidR="00DD1D88" w:rsidRPr="00815E7C" w:rsidDel="00691795" w:rsidRDefault="00DD1D88" w:rsidP="00E066EC">
            <w:pPr>
              <w:pStyle w:val="TableParagraph"/>
              <w:spacing w:line="276" w:lineRule="auto"/>
              <w:jc w:val="both"/>
              <w:rPr>
                <w:del w:id="3819" w:author="MUKOLWE" w:date="2024-11-23T01:27:00Z"/>
                <w:sz w:val="20"/>
                <w:highlight w:val="yellow"/>
                <w:rPrChange w:id="3820" w:author="MUKOLWE" w:date="2024-11-23T01:49:00Z">
                  <w:rPr>
                    <w:del w:id="3821" w:author="MUKOLWE" w:date="2024-11-23T01:27:00Z"/>
                    <w:sz w:val="20"/>
                  </w:rPr>
                </w:rPrChange>
              </w:rPr>
            </w:pPr>
            <w:del w:id="3822" w:author="MUKOLWE" w:date="2024-11-23T01:27:00Z">
              <w:r w:rsidRPr="00815E7C" w:rsidDel="00691795">
                <w:rPr>
                  <w:spacing w:val="-4"/>
                  <w:sz w:val="20"/>
                  <w:highlight w:val="yellow"/>
                  <w:rPrChange w:id="3823" w:author="MUKOLWE" w:date="2024-11-23T01:49:00Z">
                    <w:rPr>
                      <w:spacing w:val="-4"/>
                      <w:sz w:val="20"/>
                    </w:rPr>
                  </w:rPrChange>
                </w:rPr>
                <w:delText>16</w:delText>
              </w:r>
              <w:r w:rsidR="008C4D25" w:rsidRPr="00815E7C" w:rsidDel="00691795">
                <w:rPr>
                  <w:spacing w:val="-4"/>
                  <w:sz w:val="20"/>
                  <w:highlight w:val="yellow"/>
                  <w:rPrChange w:id="3824" w:author="MUKOLWE" w:date="2024-11-23T01:49:00Z">
                    <w:rPr>
                      <w:spacing w:val="-4"/>
                      <w:sz w:val="20"/>
                    </w:rPr>
                  </w:rPrChange>
                </w:rPr>
                <w:delText>,</w:delText>
              </w:r>
              <w:r w:rsidRPr="00815E7C" w:rsidDel="00691795">
                <w:rPr>
                  <w:spacing w:val="-4"/>
                  <w:sz w:val="20"/>
                  <w:highlight w:val="yellow"/>
                  <w:rPrChange w:id="3825" w:author="MUKOLWE" w:date="2024-11-23T01:49:00Z">
                    <w:rPr>
                      <w:spacing w:val="-4"/>
                      <w:sz w:val="20"/>
                    </w:rPr>
                  </w:rPrChange>
                </w:rPr>
                <w:delText>35</w:delText>
              </w:r>
              <w:r w:rsidRPr="00815E7C" w:rsidDel="00691795">
                <w:rPr>
                  <w:spacing w:val="-10"/>
                  <w:sz w:val="20"/>
                  <w:highlight w:val="yellow"/>
                  <w:rPrChange w:id="3826" w:author="MUKOLWE" w:date="2024-11-23T01:49:00Z">
                    <w:rPr>
                      <w:spacing w:val="-10"/>
                      <w:sz w:val="20"/>
                    </w:rPr>
                  </w:rPrChange>
                </w:rPr>
                <w:delText>0</w:delText>
              </w:r>
            </w:del>
          </w:p>
        </w:tc>
        <w:tc>
          <w:tcPr>
            <w:tcW w:w="944" w:type="dxa"/>
            <w:tcPrChange w:id="3827" w:author="MUKOLWE" w:date="2024-11-23T01:26:00Z">
              <w:tcPr>
                <w:tcW w:w="944" w:type="dxa"/>
              </w:tcPr>
            </w:tcPrChange>
          </w:tcPr>
          <w:p w14:paraId="1C428CD0" w14:textId="77777777" w:rsidR="00DD1D88" w:rsidRPr="00815E7C" w:rsidDel="00691795" w:rsidRDefault="00DD1D88" w:rsidP="00007AB0">
            <w:pPr>
              <w:pStyle w:val="TableParagraph"/>
              <w:spacing w:line="276" w:lineRule="auto"/>
              <w:jc w:val="both"/>
              <w:rPr>
                <w:del w:id="3828" w:author="MUKOLWE" w:date="2024-11-23T01:27:00Z"/>
                <w:sz w:val="20"/>
                <w:highlight w:val="yellow"/>
                <w:rPrChange w:id="3829" w:author="MUKOLWE" w:date="2024-11-23T01:49:00Z">
                  <w:rPr>
                    <w:del w:id="3830" w:author="MUKOLWE" w:date="2024-11-23T01:27:00Z"/>
                    <w:sz w:val="20"/>
                  </w:rPr>
                </w:rPrChange>
              </w:rPr>
            </w:pPr>
            <w:del w:id="3831" w:author="MUKOLWE" w:date="2024-11-23T01:27:00Z">
              <w:r w:rsidRPr="00815E7C" w:rsidDel="00691795">
                <w:rPr>
                  <w:spacing w:val="-4"/>
                  <w:sz w:val="20"/>
                  <w:highlight w:val="yellow"/>
                  <w:rPrChange w:id="3832" w:author="MUKOLWE" w:date="2024-11-23T01:49:00Z">
                    <w:rPr>
                      <w:spacing w:val="-4"/>
                      <w:sz w:val="20"/>
                    </w:rPr>
                  </w:rPrChange>
                </w:rPr>
                <w:delText>6</w:delText>
              </w:r>
              <w:r w:rsidR="008C4D25" w:rsidRPr="00815E7C" w:rsidDel="00691795">
                <w:rPr>
                  <w:spacing w:val="-4"/>
                  <w:sz w:val="20"/>
                  <w:highlight w:val="yellow"/>
                  <w:rPrChange w:id="3833" w:author="MUKOLWE" w:date="2024-11-23T01:49:00Z">
                    <w:rPr>
                      <w:spacing w:val="-4"/>
                      <w:sz w:val="20"/>
                    </w:rPr>
                  </w:rPrChange>
                </w:rPr>
                <w:delText>,</w:delText>
              </w:r>
              <w:r w:rsidRPr="00815E7C" w:rsidDel="00691795">
                <w:rPr>
                  <w:spacing w:val="-4"/>
                  <w:sz w:val="20"/>
                  <w:highlight w:val="yellow"/>
                  <w:rPrChange w:id="3834" w:author="MUKOLWE" w:date="2024-11-23T01:49:00Z">
                    <w:rPr>
                      <w:spacing w:val="-4"/>
                      <w:sz w:val="20"/>
                    </w:rPr>
                  </w:rPrChange>
                </w:rPr>
                <w:delText>015</w:delText>
              </w:r>
            </w:del>
          </w:p>
        </w:tc>
        <w:tc>
          <w:tcPr>
            <w:tcW w:w="982" w:type="dxa"/>
            <w:tcPrChange w:id="3835" w:author="MUKOLWE" w:date="2024-11-23T01:26:00Z">
              <w:tcPr>
                <w:tcW w:w="982" w:type="dxa"/>
              </w:tcPr>
            </w:tcPrChange>
          </w:tcPr>
          <w:p w14:paraId="4020D0D8" w14:textId="77777777" w:rsidR="00DD1D88" w:rsidRPr="00815E7C" w:rsidDel="00691795" w:rsidRDefault="00DD1D88" w:rsidP="005D2DF9">
            <w:pPr>
              <w:pStyle w:val="TableParagraph"/>
              <w:spacing w:line="276" w:lineRule="auto"/>
              <w:jc w:val="both"/>
              <w:rPr>
                <w:del w:id="3836" w:author="MUKOLWE" w:date="2024-11-23T01:27:00Z"/>
                <w:sz w:val="20"/>
                <w:highlight w:val="yellow"/>
                <w:rPrChange w:id="3837" w:author="MUKOLWE" w:date="2024-11-23T01:49:00Z">
                  <w:rPr>
                    <w:del w:id="3838" w:author="MUKOLWE" w:date="2024-11-23T01:27:00Z"/>
                    <w:sz w:val="20"/>
                  </w:rPr>
                </w:rPrChange>
              </w:rPr>
            </w:pPr>
            <w:del w:id="3839" w:author="MUKOLWE" w:date="2024-11-23T01:27:00Z">
              <w:r w:rsidRPr="00815E7C" w:rsidDel="00691795">
                <w:rPr>
                  <w:spacing w:val="-2"/>
                  <w:sz w:val="20"/>
                  <w:highlight w:val="yellow"/>
                  <w:rPrChange w:id="3840" w:author="MUKOLWE" w:date="2024-11-23T01:49:00Z">
                    <w:rPr>
                      <w:spacing w:val="-2"/>
                      <w:sz w:val="20"/>
                    </w:rPr>
                  </w:rPrChange>
                </w:rPr>
                <w:delText>15</w:delText>
              </w:r>
              <w:r w:rsidR="008C4D25" w:rsidRPr="00815E7C" w:rsidDel="00691795">
                <w:rPr>
                  <w:spacing w:val="-2"/>
                  <w:sz w:val="20"/>
                  <w:highlight w:val="yellow"/>
                  <w:rPrChange w:id="3841" w:author="MUKOLWE" w:date="2024-11-23T01:49:00Z">
                    <w:rPr>
                      <w:spacing w:val="-2"/>
                      <w:sz w:val="20"/>
                    </w:rPr>
                  </w:rPrChange>
                </w:rPr>
                <w:delText>,</w:delText>
              </w:r>
              <w:r w:rsidRPr="00815E7C" w:rsidDel="00691795">
                <w:rPr>
                  <w:spacing w:val="-2"/>
                  <w:sz w:val="20"/>
                  <w:highlight w:val="yellow"/>
                  <w:rPrChange w:id="3842" w:author="MUKOLWE" w:date="2024-11-23T01:49:00Z">
                    <w:rPr>
                      <w:spacing w:val="-2"/>
                      <w:sz w:val="20"/>
                    </w:rPr>
                  </w:rPrChange>
                </w:rPr>
                <w:delText>830</w:delText>
              </w:r>
            </w:del>
          </w:p>
        </w:tc>
        <w:tc>
          <w:tcPr>
            <w:tcW w:w="1134" w:type="dxa"/>
            <w:tcPrChange w:id="3843" w:author="MUKOLWE" w:date="2024-11-23T01:26:00Z">
              <w:tcPr>
                <w:tcW w:w="992" w:type="dxa"/>
              </w:tcPr>
            </w:tcPrChange>
          </w:tcPr>
          <w:p w14:paraId="45F8BAAC" w14:textId="77777777" w:rsidR="00DD1D88" w:rsidRPr="00815E7C" w:rsidDel="00691795" w:rsidRDefault="00DD1D88" w:rsidP="0062071D">
            <w:pPr>
              <w:pStyle w:val="TableParagraph"/>
              <w:spacing w:line="276" w:lineRule="auto"/>
              <w:ind w:left="103"/>
              <w:jc w:val="both"/>
              <w:rPr>
                <w:del w:id="3844" w:author="MUKOLWE" w:date="2024-11-23T01:27:00Z"/>
                <w:sz w:val="20"/>
                <w:highlight w:val="yellow"/>
                <w:rPrChange w:id="3845" w:author="MUKOLWE" w:date="2024-11-23T01:49:00Z">
                  <w:rPr>
                    <w:del w:id="3846" w:author="MUKOLWE" w:date="2024-11-23T01:27:00Z"/>
                    <w:sz w:val="20"/>
                  </w:rPr>
                </w:rPrChange>
              </w:rPr>
            </w:pPr>
            <w:del w:id="3847" w:author="MUKOLWE" w:date="2024-11-23T01:27:00Z">
              <w:r w:rsidRPr="00815E7C" w:rsidDel="00691795">
                <w:rPr>
                  <w:spacing w:val="-4"/>
                  <w:sz w:val="20"/>
                  <w:highlight w:val="yellow"/>
                  <w:rPrChange w:id="3848" w:author="MUKOLWE" w:date="2024-11-23T01:49:00Z">
                    <w:rPr>
                      <w:spacing w:val="-4"/>
                      <w:sz w:val="20"/>
                    </w:rPr>
                  </w:rPrChange>
                </w:rPr>
                <w:delText>1</w:delText>
              </w:r>
              <w:r w:rsidR="008C4D25" w:rsidRPr="00815E7C" w:rsidDel="00691795">
                <w:rPr>
                  <w:spacing w:val="-4"/>
                  <w:sz w:val="20"/>
                  <w:highlight w:val="yellow"/>
                  <w:rPrChange w:id="3849" w:author="MUKOLWE" w:date="2024-11-23T01:49:00Z">
                    <w:rPr>
                      <w:spacing w:val="-4"/>
                      <w:sz w:val="20"/>
                    </w:rPr>
                  </w:rPrChange>
                </w:rPr>
                <w:delText>,</w:delText>
              </w:r>
              <w:r w:rsidRPr="00815E7C" w:rsidDel="00691795">
                <w:rPr>
                  <w:spacing w:val="-4"/>
                  <w:sz w:val="20"/>
                  <w:highlight w:val="yellow"/>
                  <w:rPrChange w:id="3850" w:author="MUKOLWE" w:date="2024-11-23T01:49:00Z">
                    <w:rPr>
                      <w:spacing w:val="-4"/>
                      <w:sz w:val="20"/>
                    </w:rPr>
                  </w:rPrChange>
                </w:rPr>
                <w:delText>055</w:delText>
              </w:r>
            </w:del>
          </w:p>
        </w:tc>
        <w:tc>
          <w:tcPr>
            <w:tcW w:w="992" w:type="dxa"/>
            <w:tcPrChange w:id="3851" w:author="MUKOLWE" w:date="2024-11-23T01:26:00Z">
              <w:tcPr>
                <w:tcW w:w="992" w:type="dxa"/>
              </w:tcPr>
            </w:tcPrChange>
          </w:tcPr>
          <w:p w14:paraId="721E27E8" w14:textId="77777777" w:rsidR="00DD1D88" w:rsidRPr="00815E7C" w:rsidDel="00691795" w:rsidRDefault="00DD1D88" w:rsidP="0062071D">
            <w:pPr>
              <w:pStyle w:val="TableParagraph"/>
              <w:spacing w:line="276" w:lineRule="auto"/>
              <w:ind w:left="101"/>
              <w:jc w:val="both"/>
              <w:rPr>
                <w:del w:id="3852" w:author="MUKOLWE" w:date="2024-11-23T01:27:00Z"/>
                <w:sz w:val="20"/>
                <w:highlight w:val="yellow"/>
                <w:rPrChange w:id="3853" w:author="MUKOLWE" w:date="2024-11-23T01:49:00Z">
                  <w:rPr>
                    <w:del w:id="3854" w:author="MUKOLWE" w:date="2024-11-23T01:27:00Z"/>
                    <w:sz w:val="20"/>
                  </w:rPr>
                </w:rPrChange>
              </w:rPr>
            </w:pPr>
            <w:del w:id="3855" w:author="MUKOLWE" w:date="2024-11-23T01:27:00Z">
              <w:r w:rsidRPr="00815E7C" w:rsidDel="00691795">
                <w:rPr>
                  <w:spacing w:val="-4"/>
                  <w:sz w:val="20"/>
                  <w:highlight w:val="yellow"/>
                  <w:rPrChange w:id="3856" w:author="MUKOLWE" w:date="2024-11-23T01:49:00Z">
                    <w:rPr>
                      <w:spacing w:val="-4"/>
                      <w:sz w:val="20"/>
                    </w:rPr>
                  </w:rPrChange>
                </w:rPr>
                <w:delText>2</w:delText>
              </w:r>
              <w:r w:rsidR="008C4D25" w:rsidRPr="00815E7C" w:rsidDel="00691795">
                <w:rPr>
                  <w:spacing w:val="-4"/>
                  <w:sz w:val="20"/>
                  <w:highlight w:val="yellow"/>
                  <w:rPrChange w:id="3857" w:author="MUKOLWE" w:date="2024-11-23T01:49:00Z">
                    <w:rPr>
                      <w:spacing w:val="-4"/>
                      <w:sz w:val="20"/>
                    </w:rPr>
                  </w:rPrChange>
                </w:rPr>
                <w:delText>,</w:delText>
              </w:r>
              <w:r w:rsidRPr="00815E7C" w:rsidDel="00691795">
                <w:rPr>
                  <w:spacing w:val="-4"/>
                  <w:sz w:val="20"/>
                  <w:highlight w:val="yellow"/>
                  <w:rPrChange w:id="3858" w:author="MUKOLWE" w:date="2024-11-23T01:49:00Z">
                    <w:rPr>
                      <w:spacing w:val="-4"/>
                      <w:sz w:val="20"/>
                    </w:rPr>
                  </w:rPrChange>
                </w:rPr>
                <w:delText>952</w:delText>
              </w:r>
            </w:del>
          </w:p>
        </w:tc>
        <w:tc>
          <w:tcPr>
            <w:tcW w:w="992" w:type="dxa"/>
            <w:tcPrChange w:id="3859" w:author="MUKOLWE" w:date="2024-11-23T01:26:00Z">
              <w:tcPr>
                <w:tcW w:w="992" w:type="dxa"/>
              </w:tcPr>
            </w:tcPrChange>
          </w:tcPr>
          <w:p w14:paraId="09EDDDCE" w14:textId="77777777" w:rsidR="00DD1D88" w:rsidRPr="00815E7C" w:rsidDel="00691795" w:rsidRDefault="00DD1D88" w:rsidP="0062071D">
            <w:pPr>
              <w:pStyle w:val="TableParagraph"/>
              <w:spacing w:line="276" w:lineRule="auto"/>
              <w:ind w:left="96"/>
              <w:jc w:val="both"/>
              <w:rPr>
                <w:del w:id="3860" w:author="MUKOLWE" w:date="2024-11-23T01:27:00Z"/>
                <w:sz w:val="20"/>
                <w:highlight w:val="yellow"/>
                <w:rPrChange w:id="3861" w:author="MUKOLWE" w:date="2024-11-23T01:49:00Z">
                  <w:rPr>
                    <w:del w:id="3862" w:author="MUKOLWE" w:date="2024-11-23T01:27:00Z"/>
                    <w:sz w:val="20"/>
                  </w:rPr>
                </w:rPrChange>
              </w:rPr>
            </w:pPr>
            <w:del w:id="3863" w:author="MUKOLWE" w:date="2024-11-23T01:27:00Z">
              <w:r w:rsidRPr="00815E7C" w:rsidDel="00691795">
                <w:rPr>
                  <w:spacing w:val="-2"/>
                  <w:sz w:val="20"/>
                  <w:highlight w:val="yellow"/>
                  <w:rPrChange w:id="3864" w:author="MUKOLWE" w:date="2024-11-23T01:49:00Z">
                    <w:rPr>
                      <w:spacing w:val="-2"/>
                      <w:sz w:val="20"/>
                    </w:rPr>
                  </w:rPrChange>
                </w:rPr>
                <w:delText>60</w:delText>
              </w:r>
              <w:r w:rsidR="00815D14" w:rsidRPr="00815E7C" w:rsidDel="00691795">
                <w:rPr>
                  <w:spacing w:val="-2"/>
                  <w:sz w:val="20"/>
                  <w:highlight w:val="yellow"/>
                  <w:rPrChange w:id="3865" w:author="MUKOLWE" w:date="2024-11-23T01:49:00Z">
                    <w:rPr>
                      <w:spacing w:val="-2"/>
                      <w:sz w:val="20"/>
                    </w:rPr>
                  </w:rPrChange>
                </w:rPr>
                <w:delText>,</w:delText>
              </w:r>
              <w:r w:rsidRPr="00815E7C" w:rsidDel="00691795">
                <w:rPr>
                  <w:spacing w:val="-2"/>
                  <w:sz w:val="20"/>
                  <w:highlight w:val="yellow"/>
                  <w:rPrChange w:id="3866" w:author="MUKOLWE" w:date="2024-11-23T01:49:00Z">
                    <w:rPr>
                      <w:spacing w:val="-2"/>
                      <w:sz w:val="20"/>
                    </w:rPr>
                  </w:rPrChange>
                </w:rPr>
                <w:delText>400</w:delText>
              </w:r>
            </w:del>
          </w:p>
        </w:tc>
        <w:tc>
          <w:tcPr>
            <w:tcW w:w="851" w:type="dxa"/>
            <w:tcPrChange w:id="3867" w:author="MUKOLWE" w:date="2024-11-23T01:26:00Z">
              <w:tcPr>
                <w:tcW w:w="851" w:type="dxa"/>
              </w:tcPr>
            </w:tcPrChange>
          </w:tcPr>
          <w:p w14:paraId="0562D852" w14:textId="77777777" w:rsidR="00DD1D88" w:rsidRPr="00815E7C" w:rsidDel="00691795" w:rsidRDefault="00DD1D88" w:rsidP="0062071D">
            <w:pPr>
              <w:pStyle w:val="TableParagraph"/>
              <w:spacing w:line="276" w:lineRule="auto"/>
              <w:ind w:left="99"/>
              <w:jc w:val="both"/>
              <w:rPr>
                <w:del w:id="3868" w:author="MUKOLWE" w:date="2024-11-23T01:27:00Z"/>
                <w:sz w:val="20"/>
                <w:highlight w:val="yellow"/>
                <w:rPrChange w:id="3869" w:author="MUKOLWE" w:date="2024-11-23T01:49:00Z">
                  <w:rPr>
                    <w:del w:id="3870" w:author="MUKOLWE" w:date="2024-11-23T01:27:00Z"/>
                    <w:sz w:val="20"/>
                  </w:rPr>
                </w:rPrChange>
              </w:rPr>
            </w:pPr>
            <w:del w:id="3871" w:author="MUKOLWE" w:date="2024-11-23T01:27:00Z">
              <w:r w:rsidRPr="00815E7C" w:rsidDel="00691795">
                <w:rPr>
                  <w:spacing w:val="-4"/>
                  <w:sz w:val="20"/>
                  <w:highlight w:val="yellow"/>
                  <w:rPrChange w:id="3872" w:author="MUKOLWE" w:date="2024-11-23T01:49:00Z">
                    <w:rPr>
                      <w:spacing w:val="-4"/>
                      <w:sz w:val="20"/>
                    </w:rPr>
                  </w:rPrChange>
                </w:rPr>
                <w:delText>43</w:delText>
              </w:r>
              <w:r w:rsidR="00815D14" w:rsidRPr="00815E7C" w:rsidDel="00691795">
                <w:rPr>
                  <w:spacing w:val="-4"/>
                  <w:sz w:val="20"/>
                  <w:highlight w:val="yellow"/>
                  <w:rPrChange w:id="3873" w:author="MUKOLWE" w:date="2024-11-23T01:49:00Z">
                    <w:rPr>
                      <w:spacing w:val="-4"/>
                      <w:sz w:val="20"/>
                    </w:rPr>
                  </w:rPrChange>
                </w:rPr>
                <w:delText>,</w:delText>
              </w:r>
              <w:r w:rsidRPr="00815E7C" w:rsidDel="00691795">
                <w:rPr>
                  <w:spacing w:val="-4"/>
                  <w:sz w:val="20"/>
                  <w:highlight w:val="yellow"/>
                  <w:rPrChange w:id="3874" w:author="MUKOLWE" w:date="2024-11-23T01:49:00Z">
                    <w:rPr>
                      <w:spacing w:val="-4"/>
                      <w:sz w:val="20"/>
                    </w:rPr>
                  </w:rPrChange>
                </w:rPr>
                <w:delText>31</w:delText>
              </w:r>
              <w:r w:rsidRPr="00815E7C" w:rsidDel="00691795">
                <w:rPr>
                  <w:spacing w:val="-10"/>
                  <w:sz w:val="20"/>
                  <w:highlight w:val="yellow"/>
                  <w:rPrChange w:id="3875" w:author="MUKOLWE" w:date="2024-11-23T01:49:00Z">
                    <w:rPr>
                      <w:spacing w:val="-10"/>
                      <w:sz w:val="20"/>
                    </w:rPr>
                  </w:rPrChange>
                </w:rPr>
                <w:delText>0</w:delText>
              </w:r>
            </w:del>
          </w:p>
        </w:tc>
        <w:tc>
          <w:tcPr>
            <w:tcW w:w="1134" w:type="dxa"/>
            <w:tcPrChange w:id="3876" w:author="MUKOLWE" w:date="2024-11-23T01:26:00Z">
              <w:tcPr>
                <w:tcW w:w="1131" w:type="dxa"/>
              </w:tcPr>
            </w:tcPrChange>
          </w:tcPr>
          <w:p w14:paraId="3C1162E8" w14:textId="77777777" w:rsidR="00DD1D88" w:rsidRPr="00815E7C" w:rsidDel="00691795" w:rsidRDefault="00DD1D88" w:rsidP="0062071D">
            <w:pPr>
              <w:pStyle w:val="TableParagraph"/>
              <w:spacing w:line="276" w:lineRule="auto"/>
              <w:jc w:val="both"/>
              <w:rPr>
                <w:del w:id="3877" w:author="MUKOLWE" w:date="2024-11-23T01:27:00Z"/>
                <w:sz w:val="20"/>
                <w:highlight w:val="yellow"/>
                <w:rPrChange w:id="3878" w:author="MUKOLWE" w:date="2024-11-23T01:49:00Z">
                  <w:rPr>
                    <w:del w:id="3879" w:author="MUKOLWE" w:date="2024-11-23T01:27:00Z"/>
                    <w:sz w:val="20"/>
                  </w:rPr>
                </w:rPrChange>
              </w:rPr>
            </w:pPr>
          </w:p>
        </w:tc>
      </w:tr>
      <w:tr w:rsidR="00E71101" w:rsidRPr="00815E7C" w:rsidDel="00691795" w14:paraId="65F2B23C" w14:textId="77777777" w:rsidTr="00691795">
        <w:trPr>
          <w:trHeight w:val="156"/>
          <w:del w:id="3880" w:author="MUKOLWE" w:date="2024-11-23T01:27:00Z"/>
          <w:trPrChange w:id="3881" w:author="MUKOLWE" w:date="2024-11-23T01:26:00Z">
            <w:trPr>
              <w:trHeight w:val="156"/>
            </w:trPr>
          </w:trPrChange>
        </w:trPr>
        <w:tc>
          <w:tcPr>
            <w:tcW w:w="1895" w:type="dxa"/>
            <w:tcPrChange w:id="3882" w:author="MUKOLWE" w:date="2024-11-23T01:26:00Z">
              <w:tcPr>
                <w:tcW w:w="1890" w:type="dxa"/>
              </w:tcPr>
            </w:tcPrChange>
          </w:tcPr>
          <w:p w14:paraId="2B757C0E" w14:textId="77777777" w:rsidR="00DD1D88" w:rsidRPr="00815E7C" w:rsidDel="00691795" w:rsidRDefault="00DD1D88" w:rsidP="0062071D">
            <w:pPr>
              <w:pStyle w:val="TableParagraph"/>
              <w:spacing w:line="276" w:lineRule="auto"/>
              <w:ind w:left="216"/>
              <w:jc w:val="both"/>
              <w:rPr>
                <w:del w:id="3883" w:author="MUKOLWE" w:date="2024-11-23T01:27:00Z"/>
                <w:b/>
                <w:sz w:val="20"/>
                <w:highlight w:val="yellow"/>
                <w:rPrChange w:id="3884" w:author="MUKOLWE" w:date="2024-11-23T01:49:00Z">
                  <w:rPr>
                    <w:del w:id="3885" w:author="MUKOLWE" w:date="2024-11-23T01:27:00Z"/>
                    <w:b/>
                    <w:sz w:val="20"/>
                  </w:rPr>
                </w:rPrChange>
              </w:rPr>
            </w:pPr>
            <w:del w:id="3886" w:author="MUKOLWE" w:date="2024-11-23T01:27:00Z">
              <w:r w:rsidRPr="00815E7C" w:rsidDel="00691795">
                <w:rPr>
                  <w:b/>
                  <w:spacing w:val="-2"/>
                  <w:sz w:val="20"/>
                  <w:highlight w:val="yellow"/>
                  <w:rPrChange w:id="3887" w:author="MUKOLWE" w:date="2024-11-23T01:49:00Z">
                    <w:rPr>
                      <w:b/>
                      <w:spacing w:val="-2"/>
                      <w:sz w:val="20"/>
                    </w:rPr>
                  </w:rPrChange>
                </w:rPr>
                <w:delText>Taxes</w:delText>
              </w:r>
            </w:del>
          </w:p>
        </w:tc>
        <w:tc>
          <w:tcPr>
            <w:tcW w:w="854" w:type="dxa"/>
            <w:tcPrChange w:id="3888" w:author="MUKOLWE" w:date="2024-11-23T01:26:00Z">
              <w:tcPr>
                <w:tcW w:w="854" w:type="dxa"/>
              </w:tcPr>
            </w:tcPrChange>
          </w:tcPr>
          <w:p w14:paraId="5524E440" w14:textId="77777777" w:rsidR="00DD1D88" w:rsidRPr="00815E7C" w:rsidDel="00691795" w:rsidRDefault="00DD1D88" w:rsidP="00EB45BC">
            <w:pPr>
              <w:pStyle w:val="TableParagraph"/>
              <w:spacing w:line="276" w:lineRule="auto"/>
              <w:jc w:val="both"/>
              <w:rPr>
                <w:del w:id="3889" w:author="MUKOLWE" w:date="2024-11-23T01:27:00Z"/>
                <w:sz w:val="20"/>
                <w:highlight w:val="yellow"/>
                <w:rPrChange w:id="3890" w:author="MUKOLWE" w:date="2024-11-23T01:49:00Z">
                  <w:rPr>
                    <w:del w:id="3891" w:author="MUKOLWE" w:date="2024-11-23T01:27:00Z"/>
                    <w:sz w:val="20"/>
                  </w:rPr>
                </w:rPrChange>
              </w:rPr>
            </w:pPr>
            <w:del w:id="3892" w:author="MUKOLWE" w:date="2024-11-23T01:27:00Z">
              <w:r w:rsidRPr="00815E7C" w:rsidDel="00691795">
                <w:rPr>
                  <w:spacing w:val="-5"/>
                  <w:sz w:val="20"/>
                  <w:highlight w:val="yellow"/>
                  <w:rPrChange w:id="3893" w:author="MUKOLWE" w:date="2024-11-23T01:49:00Z">
                    <w:rPr>
                      <w:spacing w:val="-5"/>
                      <w:sz w:val="20"/>
                    </w:rPr>
                  </w:rPrChange>
                </w:rPr>
                <w:delText>355</w:delText>
              </w:r>
            </w:del>
          </w:p>
        </w:tc>
        <w:tc>
          <w:tcPr>
            <w:tcW w:w="810" w:type="dxa"/>
            <w:tcPrChange w:id="3894" w:author="MUKOLWE" w:date="2024-11-23T01:26:00Z">
              <w:tcPr>
                <w:tcW w:w="810" w:type="dxa"/>
              </w:tcPr>
            </w:tcPrChange>
          </w:tcPr>
          <w:p w14:paraId="035560D1" w14:textId="77777777" w:rsidR="00DD1D88" w:rsidRPr="00815E7C" w:rsidDel="00691795" w:rsidRDefault="00DD1D88" w:rsidP="00B03E09">
            <w:pPr>
              <w:pStyle w:val="TableParagraph"/>
              <w:spacing w:line="276" w:lineRule="auto"/>
              <w:jc w:val="both"/>
              <w:rPr>
                <w:del w:id="3895" w:author="MUKOLWE" w:date="2024-11-23T01:27:00Z"/>
                <w:sz w:val="20"/>
                <w:highlight w:val="yellow"/>
                <w:rPrChange w:id="3896" w:author="MUKOLWE" w:date="2024-11-23T01:49:00Z">
                  <w:rPr>
                    <w:del w:id="3897" w:author="MUKOLWE" w:date="2024-11-23T01:27:00Z"/>
                    <w:sz w:val="20"/>
                  </w:rPr>
                </w:rPrChange>
              </w:rPr>
            </w:pPr>
            <w:del w:id="3898" w:author="MUKOLWE" w:date="2024-11-23T01:27:00Z">
              <w:r w:rsidRPr="00815E7C" w:rsidDel="00691795">
                <w:rPr>
                  <w:spacing w:val="-5"/>
                  <w:sz w:val="20"/>
                  <w:highlight w:val="yellow"/>
                  <w:rPrChange w:id="3899" w:author="MUKOLWE" w:date="2024-11-23T01:49:00Z">
                    <w:rPr>
                      <w:spacing w:val="-5"/>
                      <w:sz w:val="20"/>
                    </w:rPr>
                  </w:rPrChange>
                </w:rPr>
                <w:delText>360</w:delText>
              </w:r>
            </w:del>
          </w:p>
        </w:tc>
        <w:tc>
          <w:tcPr>
            <w:tcW w:w="810" w:type="dxa"/>
            <w:tcPrChange w:id="3900" w:author="MUKOLWE" w:date="2024-11-23T01:26:00Z">
              <w:tcPr>
                <w:tcW w:w="810" w:type="dxa"/>
              </w:tcPr>
            </w:tcPrChange>
          </w:tcPr>
          <w:p w14:paraId="7D6FE52C" w14:textId="77777777" w:rsidR="00DD1D88" w:rsidRPr="00815E7C" w:rsidDel="00691795" w:rsidRDefault="00DD1D88" w:rsidP="00B03E09">
            <w:pPr>
              <w:pStyle w:val="TableParagraph"/>
              <w:spacing w:line="276" w:lineRule="auto"/>
              <w:jc w:val="both"/>
              <w:rPr>
                <w:del w:id="3901" w:author="MUKOLWE" w:date="2024-11-23T01:27:00Z"/>
                <w:sz w:val="20"/>
                <w:highlight w:val="yellow"/>
                <w:rPrChange w:id="3902" w:author="MUKOLWE" w:date="2024-11-23T01:49:00Z">
                  <w:rPr>
                    <w:del w:id="3903" w:author="MUKOLWE" w:date="2024-11-23T01:27:00Z"/>
                    <w:sz w:val="20"/>
                  </w:rPr>
                </w:rPrChange>
              </w:rPr>
            </w:pPr>
            <w:del w:id="3904" w:author="MUKOLWE" w:date="2024-11-23T01:27:00Z">
              <w:r w:rsidRPr="00815E7C" w:rsidDel="00691795">
                <w:rPr>
                  <w:spacing w:val="-5"/>
                  <w:sz w:val="20"/>
                  <w:highlight w:val="yellow"/>
                  <w:rPrChange w:id="3905" w:author="MUKOLWE" w:date="2024-11-23T01:49:00Z">
                    <w:rPr>
                      <w:spacing w:val="-5"/>
                      <w:sz w:val="20"/>
                    </w:rPr>
                  </w:rPrChange>
                </w:rPr>
                <w:delText>341</w:delText>
              </w:r>
            </w:del>
          </w:p>
        </w:tc>
        <w:tc>
          <w:tcPr>
            <w:tcW w:w="964" w:type="dxa"/>
            <w:tcPrChange w:id="3906" w:author="MUKOLWE" w:date="2024-11-23T01:26:00Z">
              <w:tcPr>
                <w:tcW w:w="964" w:type="dxa"/>
              </w:tcPr>
            </w:tcPrChange>
          </w:tcPr>
          <w:p w14:paraId="48B7D27B" w14:textId="77777777" w:rsidR="00DD1D88" w:rsidRPr="00815E7C" w:rsidDel="00691795" w:rsidRDefault="00DD1D88" w:rsidP="0062071D">
            <w:pPr>
              <w:pStyle w:val="TableParagraph"/>
              <w:spacing w:line="276" w:lineRule="auto"/>
              <w:ind w:right="239"/>
              <w:jc w:val="both"/>
              <w:rPr>
                <w:del w:id="3907" w:author="MUKOLWE" w:date="2024-11-23T01:27:00Z"/>
                <w:sz w:val="20"/>
                <w:highlight w:val="yellow"/>
                <w:rPrChange w:id="3908" w:author="MUKOLWE" w:date="2024-11-23T01:49:00Z">
                  <w:rPr>
                    <w:del w:id="3909" w:author="MUKOLWE" w:date="2024-11-23T01:27:00Z"/>
                    <w:sz w:val="20"/>
                  </w:rPr>
                </w:rPrChange>
              </w:rPr>
            </w:pPr>
            <w:del w:id="3910" w:author="MUKOLWE" w:date="2024-11-23T01:27:00Z">
              <w:r w:rsidRPr="00815E7C" w:rsidDel="00691795">
                <w:rPr>
                  <w:spacing w:val="-5"/>
                  <w:sz w:val="20"/>
                  <w:highlight w:val="yellow"/>
                  <w:rPrChange w:id="3911" w:author="MUKOLWE" w:date="2024-11-23T01:49:00Z">
                    <w:rPr>
                      <w:spacing w:val="-5"/>
                      <w:sz w:val="20"/>
                    </w:rPr>
                  </w:rPrChange>
                </w:rPr>
                <w:delText>328</w:delText>
              </w:r>
            </w:del>
          </w:p>
        </w:tc>
        <w:tc>
          <w:tcPr>
            <w:tcW w:w="862" w:type="dxa"/>
            <w:tcPrChange w:id="3912" w:author="MUKOLWE" w:date="2024-11-23T01:26:00Z">
              <w:tcPr>
                <w:tcW w:w="862" w:type="dxa"/>
              </w:tcPr>
            </w:tcPrChange>
          </w:tcPr>
          <w:p w14:paraId="4F128F13" w14:textId="77777777" w:rsidR="00DD1D88" w:rsidRPr="00815E7C" w:rsidDel="00691795" w:rsidRDefault="00DD1D88" w:rsidP="00E066EC">
            <w:pPr>
              <w:pStyle w:val="TableParagraph"/>
              <w:spacing w:line="276" w:lineRule="auto"/>
              <w:jc w:val="both"/>
              <w:rPr>
                <w:del w:id="3913" w:author="MUKOLWE" w:date="2024-11-23T01:27:00Z"/>
                <w:sz w:val="20"/>
                <w:highlight w:val="yellow"/>
                <w:rPrChange w:id="3914" w:author="MUKOLWE" w:date="2024-11-23T01:49:00Z">
                  <w:rPr>
                    <w:del w:id="3915" w:author="MUKOLWE" w:date="2024-11-23T01:27:00Z"/>
                    <w:sz w:val="20"/>
                  </w:rPr>
                </w:rPrChange>
              </w:rPr>
            </w:pPr>
            <w:del w:id="3916" w:author="MUKOLWE" w:date="2024-11-23T01:27:00Z">
              <w:r w:rsidRPr="00815E7C" w:rsidDel="00691795">
                <w:rPr>
                  <w:spacing w:val="-5"/>
                  <w:sz w:val="20"/>
                  <w:highlight w:val="yellow"/>
                  <w:rPrChange w:id="3917" w:author="MUKOLWE" w:date="2024-11-23T01:49:00Z">
                    <w:rPr>
                      <w:spacing w:val="-5"/>
                      <w:sz w:val="20"/>
                    </w:rPr>
                  </w:rPrChange>
                </w:rPr>
                <w:delText>422</w:delText>
              </w:r>
            </w:del>
          </w:p>
        </w:tc>
        <w:tc>
          <w:tcPr>
            <w:tcW w:w="810" w:type="dxa"/>
            <w:tcPrChange w:id="3918" w:author="MUKOLWE" w:date="2024-11-23T01:26:00Z">
              <w:tcPr>
                <w:tcW w:w="810" w:type="dxa"/>
              </w:tcPr>
            </w:tcPrChange>
          </w:tcPr>
          <w:p w14:paraId="1607B64E" w14:textId="77777777" w:rsidR="00DD1D88" w:rsidRPr="00815E7C" w:rsidDel="00691795" w:rsidRDefault="00DD1D88" w:rsidP="0062071D">
            <w:pPr>
              <w:pStyle w:val="TableParagraph"/>
              <w:spacing w:line="276" w:lineRule="auto"/>
              <w:ind w:left="108"/>
              <w:jc w:val="both"/>
              <w:rPr>
                <w:del w:id="3919" w:author="MUKOLWE" w:date="2024-11-23T01:27:00Z"/>
                <w:sz w:val="20"/>
                <w:highlight w:val="yellow"/>
                <w:rPrChange w:id="3920" w:author="MUKOLWE" w:date="2024-11-23T01:49:00Z">
                  <w:rPr>
                    <w:del w:id="3921" w:author="MUKOLWE" w:date="2024-11-23T01:27:00Z"/>
                    <w:sz w:val="20"/>
                  </w:rPr>
                </w:rPrChange>
              </w:rPr>
            </w:pPr>
            <w:del w:id="3922" w:author="MUKOLWE" w:date="2024-11-23T01:27:00Z">
              <w:r w:rsidRPr="00815E7C" w:rsidDel="00691795">
                <w:rPr>
                  <w:spacing w:val="-5"/>
                  <w:sz w:val="20"/>
                  <w:highlight w:val="yellow"/>
                  <w:rPrChange w:id="3923" w:author="MUKOLWE" w:date="2024-11-23T01:49:00Z">
                    <w:rPr>
                      <w:spacing w:val="-5"/>
                      <w:sz w:val="20"/>
                    </w:rPr>
                  </w:rPrChange>
                </w:rPr>
                <w:delText>693</w:delText>
              </w:r>
            </w:del>
          </w:p>
        </w:tc>
        <w:tc>
          <w:tcPr>
            <w:tcW w:w="944" w:type="dxa"/>
            <w:tcPrChange w:id="3924" w:author="MUKOLWE" w:date="2024-11-23T01:26:00Z">
              <w:tcPr>
                <w:tcW w:w="944" w:type="dxa"/>
              </w:tcPr>
            </w:tcPrChange>
          </w:tcPr>
          <w:p w14:paraId="40E97F1D" w14:textId="77777777" w:rsidR="00DD1D88" w:rsidRPr="00815E7C" w:rsidDel="00691795" w:rsidRDefault="00DD1D88" w:rsidP="00007AB0">
            <w:pPr>
              <w:pStyle w:val="TableParagraph"/>
              <w:spacing w:line="276" w:lineRule="auto"/>
              <w:jc w:val="both"/>
              <w:rPr>
                <w:del w:id="3925" w:author="MUKOLWE" w:date="2024-11-23T01:27:00Z"/>
                <w:sz w:val="20"/>
                <w:highlight w:val="yellow"/>
                <w:rPrChange w:id="3926" w:author="MUKOLWE" w:date="2024-11-23T01:49:00Z">
                  <w:rPr>
                    <w:del w:id="3927" w:author="MUKOLWE" w:date="2024-11-23T01:27:00Z"/>
                    <w:sz w:val="20"/>
                  </w:rPr>
                </w:rPrChange>
              </w:rPr>
            </w:pPr>
            <w:del w:id="3928" w:author="MUKOLWE" w:date="2024-11-23T01:27:00Z">
              <w:r w:rsidRPr="00815E7C" w:rsidDel="00691795">
                <w:rPr>
                  <w:spacing w:val="-5"/>
                  <w:sz w:val="20"/>
                  <w:highlight w:val="yellow"/>
                  <w:rPrChange w:id="3929" w:author="MUKOLWE" w:date="2024-11-23T01:49:00Z">
                    <w:rPr>
                      <w:spacing w:val="-5"/>
                      <w:sz w:val="20"/>
                    </w:rPr>
                  </w:rPrChange>
                </w:rPr>
                <w:delText>588</w:delText>
              </w:r>
            </w:del>
          </w:p>
        </w:tc>
        <w:tc>
          <w:tcPr>
            <w:tcW w:w="982" w:type="dxa"/>
            <w:tcPrChange w:id="3930" w:author="MUKOLWE" w:date="2024-11-23T01:26:00Z">
              <w:tcPr>
                <w:tcW w:w="982" w:type="dxa"/>
              </w:tcPr>
            </w:tcPrChange>
          </w:tcPr>
          <w:p w14:paraId="58BE5EE4" w14:textId="77777777" w:rsidR="00DD1D88" w:rsidRPr="00815E7C" w:rsidDel="00691795" w:rsidRDefault="00DD1D88" w:rsidP="005D2DF9">
            <w:pPr>
              <w:pStyle w:val="TableParagraph"/>
              <w:spacing w:line="276" w:lineRule="auto"/>
              <w:jc w:val="both"/>
              <w:rPr>
                <w:del w:id="3931" w:author="MUKOLWE" w:date="2024-11-23T01:27:00Z"/>
                <w:sz w:val="20"/>
                <w:highlight w:val="yellow"/>
                <w:rPrChange w:id="3932" w:author="MUKOLWE" w:date="2024-11-23T01:49:00Z">
                  <w:rPr>
                    <w:del w:id="3933" w:author="MUKOLWE" w:date="2024-11-23T01:27:00Z"/>
                    <w:sz w:val="20"/>
                  </w:rPr>
                </w:rPrChange>
              </w:rPr>
            </w:pPr>
            <w:del w:id="3934" w:author="MUKOLWE" w:date="2024-11-23T01:27:00Z">
              <w:r w:rsidRPr="00815E7C" w:rsidDel="00691795">
                <w:rPr>
                  <w:spacing w:val="-5"/>
                  <w:sz w:val="20"/>
                  <w:highlight w:val="yellow"/>
                  <w:rPrChange w:id="3935" w:author="MUKOLWE" w:date="2024-11-23T01:49:00Z">
                    <w:rPr>
                      <w:spacing w:val="-5"/>
                      <w:sz w:val="20"/>
                    </w:rPr>
                  </w:rPrChange>
                </w:rPr>
                <w:delText>475</w:delText>
              </w:r>
            </w:del>
          </w:p>
        </w:tc>
        <w:tc>
          <w:tcPr>
            <w:tcW w:w="1134" w:type="dxa"/>
            <w:tcPrChange w:id="3936" w:author="MUKOLWE" w:date="2024-11-23T01:26:00Z">
              <w:tcPr>
                <w:tcW w:w="992" w:type="dxa"/>
              </w:tcPr>
            </w:tcPrChange>
          </w:tcPr>
          <w:p w14:paraId="1A4B2520" w14:textId="77777777" w:rsidR="00DD1D88" w:rsidRPr="00815E7C" w:rsidDel="00691795" w:rsidRDefault="00DD1D88" w:rsidP="0062071D">
            <w:pPr>
              <w:pStyle w:val="TableParagraph"/>
              <w:spacing w:line="276" w:lineRule="auto"/>
              <w:ind w:left="103"/>
              <w:jc w:val="both"/>
              <w:rPr>
                <w:del w:id="3937" w:author="MUKOLWE" w:date="2024-11-23T01:27:00Z"/>
                <w:sz w:val="20"/>
                <w:highlight w:val="yellow"/>
                <w:rPrChange w:id="3938" w:author="MUKOLWE" w:date="2024-11-23T01:49:00Z">
                  <w:rPr>
                    <w:del w:id="3939" w:author="MUKOLWE" w:date="2024-11-23T01:27:00Z"/>
                    <w:sz w:val="20"/>
                  </w:rPr>
                </w:rPrChange>
              </w:rPr>
            </w:pPr>
            <w:del w:id="3940" w:author="MUKOLWE" w:date="2024-11-23T01:27:00Z">
              <w:r w:rsidRPr="00815E7C" w:rsidDel="00691795">
                <w:rPr>
                  <w:spacing w:val="-5"/>
                  <w:sz w:val="20"/>
                  <w:highlight w:val="yellow"/>
                  <w:rPrChange w:id="3941" w:author="MUKOLWE" w:date="2024-11-23T01:49:00Z">
                    <w:rPr>
                      <w:spacing w:val="-5"/>
                      <w:sz w:val="20"/>
                    </w:rPr>
                  </w:rPrChange>
                </w:rPr>
                <w:delText>396</w:delText>
              </w:r>
            </w:del>
          </w:p>
        </w:tc>
        <w:tc>
          <w:tcPr>
            <w:tcW w:w="992" w:type="dxa"/>
            <w:tcPrChange w:id="3942" w:author="MUKOLWE" w:date="2024-11-23T01:26:00Z">
              <w:tcPr>
                <w:tcW w:w="992" w:type="dxa"/>
              </w:tcPr>
            </w:tcPrChange>
          </w:tcPr>
          <w:p w14:paraId="4FDBFD5D" w14:textId="77777777" w:rsidR="00DD1D88" w:rsidRPr="00815E7C" w:rsidDel="00691795" w:rsidRDefault="00DD1D88" w:rsidP="0062071D">
            <w:pPr>
              <w:pStyle w:val="TableParagraph"/>
              <w:spacing w:line="276" w:lineRule="auto"/>
              <w:ind w:left="108"/>
              <w:jc w:val="both"/>
              <w:rPr>
                <w:del w:id="3943" w:author="MUKOLWE" w:date="2024-11-23T01:27:00Z"/>
                <w:sz w:val="20"/>
                <w:highlight w:val="yellow"/>
                <w:rPrChange w:id="3944" w:author="MUKOLWE" w:date="2024-11-23T01:49:00Z">
                  <w:rPr>
                    <w:del w:id="3945" w:author="MUKOLWE" w:date="2024-11-23T01:27:00Z"/>
                    <w:sz w:val="20"/>
                  </w:rPr>
                </w:rPrChange>
              </w:rPr>
            </w:pPr>
            <w:del w:id="3946" w:author="MUKOLWE" w:date="2024-11-23T01:27:00Z">
              <w:r w:rsidRPr="00815E7C" w:rsidDel="00691795">
                <w:rPr>
                  <w:spacing w:val="-5"/>
                  <w:sz w:val="20"/>
                  <w:highlight w:val="yellow"/>
                  <w:rPrChange w:id="3947" w:author="MUKOLWE" w:date="2024-11-23T01:49:00Z">
                    <w:rPr>
                      <w:spacing w:val="-5"/>
                      <w:sz w:val="20"/>
                    </w:rPr>
                  </w:rPrChange>
                </w:rPr>
                <w:delText>325</w:delText>
              </w:r>
            </w:del>
          </w:p>
        </w:tc>
        <w:tc>
          <w:tcPr>
            <w:tcW w:w="992" w:type="dxa"/>
            <w:tcPrChange w:id="3948" w:author="MUKOLWE" w:date="2024-11-23T01:26:00Z">
              <w:tcPr>
                <w:tcW w:w="992" w:type="dxa"/>
              </w:tcPr>
            </w:tcPrChange>
          </w:tcPr>
          <w:p w14:paraId="4593B03A" w14:textId="77777777" w:rsidR="00DD1D88" w:rsidRPr="00815E7C" w:rsidDel="00691795" w:rsidRDefault="00DD1D88" w:rsidP="0062071D">
            <w:pPr>
              <w:pStyle w:val="TableParagraph"/>
              <w:spacing w:line="276" w:lineRule="auto"/>
              <w:ind w:left="396"/>
              <w:jc w:val="both"/>
              <w:rPr>
                <w:del w:id="3949" w:author="MUKOLWE" w:date="2024-11-23T01:27:00Z"/>
                <w:sz w:val="20"/>
                <w:highlight w:val="yellow"/>
                <w:rPrChange w:id="3950" w:author="MUKOLWE" w:date="2024-11-23T01:49:00Z">
                  <w:rPr>
                    <w:del w:id="3951" w:author="MUKOLWE" w:date="2024-11-23T01:27:00Z"/>
                    <w:sz w:val="20"/>
                  </w:rPr>
                </w:rPrChange>
              </w:rPr>
            </w:pPr>
            <w:del w:id="3952" w:author="MUKOLWE" w:date="2024-11-23T01:27:00Z">
              <w:r w:rsidRPr="00815E7C" w:rsidDel="00691795">
                <w:rPr>
                  <w:spacing w:val="-5"/>
                  <w:sz w:val="20"/>
                  <w:highlight w:val="yellow"/>
                  <w:rPrChange w:id="3953" w:author="MUKOLWE" w:date="2024-11-23T01:49:00Z">
                    <w:rPr>
                      <w:spacing w:val="-5"/>
                      <w:sz w:val="20"/>
                    </w:rPr>
                  </w:rPrChange>
                </w:rPr>
                <w:delText>370</w:delText>
              </w:r>
            </w:del>
          </w:p>
        </w:tc>
        <w:tc>
          <w:tcPr>
            <w:tcW w:w="851" w:type="dxa"/>
            <w:tcPrChange w:id="3954" w:author="MUKOLWE" w:date="2024-11-23T01:26:00Z">
              <w:tcPr>
                <w:tcW w:w="851" w:type="dxa"/>
              </w:tcPr>
            </w:tcPrChange>
          </w:tcPr>
          <w:p w14:paraId="4DDC79EF" w14:textId="77777777" w:rsidR="00DD1D88" w:rsidRPr="00815E7C" w:rsidDel="00691795" w:rsidRDefault="00DD1D88" w:rsidP="005D2DF9">
            <w:pPr>
              <w:pStyle w:val="TableParagraph"/>
              <w:spacing w:line="276" w:lineRule="auto"/>
              <w:rPr>
                <w:del w:id="3955" w:author="MUKOLWE" w:date="2024-11-23T01:27:00Z"/>
                <w:sz w:val="20"/>
                <w:highlight w:val="yellow"/>
                <w:rPrChange w:id="3956" w:author="MUKOLWE" w:date="2024-11-23T01:49:00Z">
                  <w:rPr>
                    <w:del w:id="3957" w:author="MUKOLWE" w:date="2024-11-23T01:27:00Z"/>
                    <w:sz w:val="20"/>
                  </w:rPr>
                </w:rPrChange>
              </w:rPr>
            </w:pPr>
            <w:del w:id="3958" w:author="MUKOLWE" w:date="2024-11-23T01:27:00Z">
              <w:r w:rsidRPr="00815E7C" w:rsidDel="00691795">
                <w:rPr>
                  <w:spacing w:val="-5"/>
                  <w:sz w:val="20"/>
                  <w:highlight w:val="yellow"/>
                  <w:rPrChange w:id="3959" w:author="MUKOLWE" w:date="2024-11-23T01:49:00Z">
                    <w:rPr>
                      <w:spacing w:val="-5"/>
                      <w:sz w:val="20"/>
                    </w:rPr>
                  </w:rPrChange>
                </w:rPr>
                <w:delText>1</w:delText>
              </w:r>
              <w:r w:rsidR="00815D14" w:rsidRPr="00815E7C" w:rsidDel="00691795">
                <w:rPr>
                  <w:spacing w:val="-5"/>
                  <w:sz w:val="20"/>
                  <w:highlight w:val="yellow"/>
                  <w:rPrChange w:id="3960" w:author="MUKOLWE" w:date="2024-11-23T01:49:00Z">
                    <w:rPr>
                      <w:spacing w:val="-5"/>
                      <w:sz w:val="20"/>
                    </w:rPr>
                  </w:rPrChange>
                </w:rPr>
                <w:delText>,</w:delText>
              </w:r>
              <w:r w:rsidRPr="00815E7C" w:rsidDel="00691795">
                <w:rPr>
                  <w:spacing w:val="-5"/>
                  <w:sz w:val="20"/>
                  <w:highlight w:val="yellow"/>
                  <w:rPrChange w:id="3961" w:author="MUKOLWE" w:date="2024-11-23T01:49:00Z">
                    <w:rPr>
                      <w:spacing w:val="-5"/>
                      <w:sz w:val="20"/>
                    </w:rPr>
                  </w:rPrChange>
                </w:rPr>
                <w:delText>05</w:delText>
              </w:r>
              <w:r w:rsidRPr="00815E7C" w:rsidDel="00691795">
                <w:rPr>
                  <w:spacing w:val="-10"/>
                  <w:sz w:val="20"/>
                  <w:highlight w:val="yellow"/>
                  <w:rPrChange w:id="3962" w:author="MUKOLWE" w:date="2024-11-23T01:49:00Z">
                    <w:rPr>
                      <w:spacing w:val="-10"/>
                      <w:sz w:val="20"/>
                    </w:rPr>
                  </w:rPrChange>
                </w:rPr>
                <w:delText>0</w:delText>
              </w:r>
            </w:del>
          </w:p>
        </w:tc>
        <w:tc>
          <w:tcPr>
            <w:tcW w:w="1134" w:type="dxa"/>
            <w:tcPrChange w:id="3963" w:author="MUKOLWE" w:date="2024-11-23T01:26:00Z">
              <w:tcPr>
                <w:tcW w:w="1131" w:type="dxa"/>
              </w:tcPr>
            </w:tcPrChange>
          </w:tcPr>
          <w:p w14:paraId="1E3EB000" w14:textId="77777777" w:rsidR="00DD1D88" w:rsidRPr="00815E7C" w:rsidDel="00691795" w:rsidRDefault="00DD1D88" w:rsidP="0062071D">
            <w:pPr>
              <w:pStyle w:val="TableParagraph"/>
              <w:spacing w:line="276" w:lineRule="auto"/>
              <w:ind w:right="6"/>
              <w:jc w:val="both"/>
              <w:rPr>
                <w:del w:id="3964" w:author="MUKOLWE" w:date="2024-11-23T01:27:00Z"/>
                <w:sz w:val="20"/>
                <w:highlight w:val="yellow"/>
                <w:rPrChange w:id="3965" w:author="MUKOLWE" w:date="2024-11-23T01:49:00Z">
                  <w:rPr>
                    <w:del w:id="3966" w:author="MUKOLWE" w:date="2024-11-23T01:27:00Z"/>
                    <w:sz w:val="20"/>
                  </w:rPr>
                </w:rPrChange>
              </w:rPr>
            </w:pPr>
            <w:del w:id="3967" w:author="MUKOLWE" w:date="2024-11-23T01:27:00Z">
              <w:r w:rsidRPr="00815E7C" w:rsidDel="00691795">
                <w:rPr>
                  <w:spacing w:val="-4"/>
                  <w:sz w:val="20"/>
                  <w:highlight w:val="yellow"/>
                  <w:rPrChange w:id="3968" w:author="MUKOLWE" w:date="2024-11-23T01:49:00Z">
                    <w:rPr>
                      <w:spacing w:val="-4"/>
                      <w:sz w:val="20"/>
                    </w:rPr>
                  </w:rPrChange>
                </w:rPr>
                <w:delText>5</w:delText>
              </w:r>
              <w:r w:rsidR="00815D14" w:rsidRPr="00815E7C" w:rsidDel="00691795">
                <w:rPr>
                  <w:spacing w:val="-4"/>
                  <w:sz w:val="20"/>
                  <w:highlight w:val="yellow"/>
                  <w:rPrChange w:id="3969" w:author="MUKOLWE" w:date="2024-11-23T01:49:00Z">
                    <w:rPr>
                      <w:spacing w:val="-4"/>
                      <w:sz w:val="20"/>
                    </w:rPr>
                  </w:rPrChange>
                </w:rPr>
                <w:delText>,</w:delText>
              </w:r>
              <w:r w:rsidRPr="00815E7C" w:rsidDel="00691795">
                <w:rPr>
                  <w:spacing w:val="-4"/>
                  <w:sz w:val="20"/>
                  <w:highlight w:val="yellow"/>
                  <w:rPrChange w:id="3970" w:author="MUKOLWE" w:date="2024-11-23T01:49:00Z">
                    <w:rPr>
                      <w:spacing w:val="-4"/>
                      <w:sz w:val="20"/>
                    </w:rPr>
                  </w:rPrChange>
                </w:rPr>
                <w:delText>307</w:delText>
              </w:r>
            </w:del>
          </w:p>
        </w:tc>
      </w:tr>
      <w:tr w:rsidR="00E71101" w:rsidRPr="00815E7C" w:rsidDel="00691795" w14:paraId="49AB2575" w14:textId="77777777" w:rsidTr="00691795">
        <w:trPr>
          <w:trHeight w:val="537"/>
          <w:del w:id="3971" w:author="MUKOLWE" w:date="2024-11-23T01:27:00Z"/>
          <w:trPrChange w:id="3972" w:author="MUKOLWE" w:date="2024-11-23T01:26:00Z">
            <w:trPr>
              <w:trHeight w:val="537"/>
            </w:trPr>
          </w:trPrChange>
        </w:trPr>
        <w:tc>
          <w:tcPr>
            <w:tcW w:w="1895" w:type="dxa"/>
            <w:tcPrChange w:id="3973" w:author="MUKOLWE" w:date="2024-11-23T01:26:00Z">
              <w:tcPr>
                <w:tcW w:w="1890" w:type="dxa"/>
              </w:tcPr>
            </w:tcPrChange>
          </w:tcPr>
          <w:p w14:paraId="2AAC9784" w14:textId="77777777" w:rsidR="00DD1D88" w:rsidRPr="00815E7C" w:rsidDel="00691795" w:rsidRDefault="00DD1D88" w:rsidP="0062071D">
            <w:pPr>
              <w:pStyle w:val="TableParagraph"/>
              <w:spacing w:line="276" w:lineRule="auto"/>
              <w:ind w:left="216"/>
              <w:jc w:val="both"/>
              <w:rPr>
                <w:del w:id="3974" w:author="MUKOLWE" w:date="2024-11-23T01:27:00Z"/>
                <w:b/>
                <w:sz w:val="20"/>
                <w:highlight w:val="yellow"/>
                <w:rPrChange w:id="3975" w:author="MUKOLWE" w:date="2024-11-23T01:49:00Z">
                  <w:rPr>
                    <w:del w:id="3976" w:author="MUKOLWE" w:date="2024-11-23T01:27:00Z"/>
                    <w:b/>
                    <w:sz w:val="20"/>
                  </w:rPr>
                </w:rPrChange>
              </w:rPr>
            </w:pPr>
            <w:del w:id="3977" w:author="MUKOLWE" w:date="2024-11-23T01:27:00Z">
              <w:r w:rsidRPr="00815E7C" w:rsidDel="00691795">
                <w:rPr>
                  <w:b/>
                  <w:sz w:val="20"/>
                  <w:highlight w:val="yellow"/>
                  <w:rPrChange w:id="3978" w:author="MUKOLWE" w:date="2024-11-23T01:49:00Z">
                    <w:rPr>
                      <w:b/>
                      <w:sz w:val="20"/>
                    </w:rPr>
                  </w:rPrChange>
                </w:rPr>
                <w:delText>Net</w:delText>
              </w:r>
              <w:r w:rsidRPr="00815E7C" w:rsidDel="00691795">
                <w:rPr>
                  <w:b/>
                  <w:spacing w:val="1"/>
                  <w:sz w:val="20"/>
                  <w:highlight w:val="yellow"/>
                  <w:rPrChange w:id="3979" w:author="MUKOLWE" w:date="2024-11-23T01:49:00Z">
                    <w:rPr>
                      <w:b/>
                      <w:spacing w:val="1"/>
                      <w:sz w:val="20"/>
                    </w:rPr>
                  </w:rPrChange>
                </w:rPr>
                <w:delText xml:space="preserve"> </w:delText>
              </w:r>
              <w:r w:rsidRPr="00815E7C" w:rsidDel="00691795">
                <w:rPr>
                  <w:b/>
                  <w:spacing w:val="-2"/>
                  <w:sz w:val="20"/>
                  <w:highlight w:val="yellow"/>
                  <w:rPrChange w:id="3980" w:author="MUKOLWE" w:date="2024-11-23T01:49:00Z">
                    <w:rPr>
                      <w:b/>
                      <w:spacing w:val="-2"/>
                      <w:sz w:val="20"/>
                    </w:rPr>
                  </w:rPrChange>
                </w:rPr>
                <w:delText>Profit/Loss</w:delText>
              </w:r>
            </w:del>
          </w:p>
          <w:p w14:paraId="3A3D7620" w14:textId="77777777" w:rsidR="00DD1D88" w:rsidRPr="00815E7C" w:rsidDel="00691795" w:rsidRDefault="00DD1D88" w:rsidP="0062071D">
            <w:pPr>
              <w:pStyle w:val="TableParagraph"/>
              <w:spacing w:line="276" w:lineRule="auto"/>
              <w:ind w:left="216"/>
              <w:jc w:val="both"/>
              <w:rPr>
                <w:del w:id="3981" w:author="MUKOLWE" w:date="2024-11-23T01:27:00Z"/>
                <w:b/>
                <w:sz w:val="20"/>
                <w:highlight w:val="yellow"/>
                <w:rPrChange w:id="3982" w:author="MUKOLWE" w:date="2024-11-23T01:49:00Z">
                  <w:rPr>
                    <w:del w:id="3983" w:author="MUKOLWE" w:date="2024-11-23T01:27:00Z"/>
                    <w:b/>
                    <w:sz w:val="20"/>
                  </w:rPr>
                </w:rPrChange>
              </w:rPr>
            </w:pPr>
            <w:del w:id="3984" w:author="MUKOLWE" w:date="2024-11-23T01:27:00Z">
              <w:r w:rsidRPr="00815E7C" w:rsidDel="00691795">
                <w:rPr>
                  <w:b/>
                  <w:sz w:val="20"/>
                  <w:highlight w:val="yellow"/>
                  <w:rPrChange w:id="3985" w:author="MUKOLWE" w:date="2024-11-23T01:49:00Z">
                    <w:rPr>
                      <w:b/>
                      <w:sz w:val="20"/>
                    </w:rPr>
                  </w:rPrChange>
                </w:rPr>
                <w:delText>After</w:delText>
              </w:r>
              <w:r w:rsidRPr="00815E7C" w:rsidDel="00691795">
                <w:rPr>
                  <w:b/>
                  <w:spacing w:val="-4"/>
                  <w:sz w:val="20"/>
                  <w:highlight w:val="yellow"/>
                  <w:rPrChange w:id="3986" w:author="MUKOLWE" w:date="2024-11-23T01:49:00Z">
                    <w:rPr>
                      <w:b/>
                      <w:spacing w:val="-4"/>
                      <w:sz w:val="20"/>
                    </w:rPr>
                  </w:rPrChange>
                </w:rPr>
                <w:delText xml:space="preserve"> </w:delText>
              </w:r>
              <w:r w:rsidRPr="00815E7C" w:rsidDel="00691795">
                <w:rPr>
                  <w:b/>
                  <w:spacing w:val="-2"/>
                  <w:sz w:val="20"/>
                  <w:highlight w:val="yellow"/>
                  <w:rPrChange w:id="3987" w:author="MUKOLWE" w:date="2024-11-23T01:49:00Z">
                    <w:rPr>
                      <w:b/>
                      <w:spacing w:val="-2"/>
                      <w:sz w:val="20"/>
                    </w:rPr>
                  </w:rPrChange>
                </w:rPr>
                <w:delText>Taxes</w:delText>
              </w:r>
            </w:del>
          </w:p>
        </w:tc>
        <w:tc>
          <w:tcPr>
            <w:tcW w:w="854" w:type="dxa"/>
            <w:tcPrChange w:id="3988" w:author="MUKOLWE" w:date="2024-11-23T01:26:00Z">
              <w:tcPr>
                <w:tcW w:w="854" w:type="dxa"/>
              </w:tcPr>
            </w:tcPrChange>
          </w:tcPr>
          <w:p w14:paraId="62E974ED" w14:textId="77777777" w:rsidR="00DD1D88" w:rsidRPr="00815E7C" w:rsidDel="00691795" w:rsidRDefault="00DD1D88" w:rsidP="00EB45BC">
            <w:pPr>
              <w:pStyle w:val="TableParagraph"/>
              <w:spacing w:line="276" w:lineRule="auto"/>
              <w:jc w:val="both"/>
              <w:rPr>
                <w:del w:id="3989" w:author="MUKOLWE" w:date="2024-11-23T01:27:00Z"/>
                <w:b/>
                <w:sz w:val="20"/>
                <w:highlight w:val="yellow"/>
                <w:rPrChange w:id="3990" w:author="MUKOLWE" w:date="2024-11-23T01:49:00Z">
                  <w:rPr>
                    <w:del w:id="3991" w:author="MUKOLWE" w:date="2024-11-23T01:27:00Z"/>
                    <w:b/>
                    <w:sz w:val="20"/>
                  </w:rPr>
                </w:rPrChange>
              </w:rPr>
            </w:pPr>
            <w:del w:id="3992" w:author="MUKOLWE" w:date="2024-11-23T01:27:00Z">
              <w:r w:rsidRPr="00815E7C" w:rsidDel="00691795">
                <w:rPr>
                  <w:b/>
                  <w:spacing w:val="-2"/>
                  <w:sz w:val="20"/>
                  <w:highlight w:val="yellow"/>
                  <w:rPrChange w:id="3993" w:author="MUKOLWE" w:date="2024-11-23T01:49:00Z">
                    <w:rPr>
                      <w:b/>
                      <w:spacing w:val="-2"/>
                      <w:sz w:val="20"/>
                    </w:rPr>
                  </w:rPrChange>
                </w:rPr>
                <w:delText>51</w:delText>
              </w:r>
              <w:r w:rsidR="00815D14" w:rsidRPr="00815E7C" w:rsidDel="00691795">
                <w:rPr>
                  <w:b/>
                  <w:spacing w:val="-2"/>
                  <w:sz w:val="20"/>
                  <w:highlight w:val="yellow"/>
                  <w:rPrChange w:id="3994" w:author="MUKOLWE" w:date="2024-11-23T01:49:00Z">
                    <w:rPr>
                      <w:b/>
                      <w:spacing w:val="-2"/>
                      <w:sz w:val="20"/>
                    </w:rPr>
                  </w:rPrChange>
                </w:rPr>
                <w:delText>,</w:delText>
              </w:r>
              <w:r w:rsidRPr="00815E7C" w:rsidDel="00691795">
                <w:rPr>
                  <w:b/>
                  <w:spacing w:val="-2"/>
                  <w:sz w:val="20"/>
                  <w:highlight w:val="yellow"/>
                  <w:rPrChange w:id="3995" w:author="MUKOLWE" w:date="2024-11-23T01:49:00Z">
                    <w:rPr>
                      <w:b/>
                      <w:spacing w:val="-2"/>
                      <w:sz w:val="20"/>
                    </w:rPr>
                  </w:rPrChange>
                </w:rPr>
                <w:delText>015</w:delText>
              </w:r>
            </w:del>
          </w:p>
        </w:tc>
        <w:tc>
          <w:tcPr>
            <w:tcW w:w="810" w:type="dxa"/>
            <w:tcPrChange w:id="3996" w:author="MUKOLWE" w:date="2024-11-23T01:26:00Z">
              <w:tcPr>
                <w:tcW w:w="810" w:type="dxa"/>
              </w:tcPr>
            </w:tcPrChange>
          </w:tcPr>
          <w:p w14:paraId="313796FE" w14:textId="77777777" w:rsidR="00DD1D88" w:rsidRPr="00815E7C" w:rsidDel="00691795" w:rsidRDefault="00DD1D88" w:rsidP="00B03E09">
            <w:pPr>
              <w:pStyle w:val="TableParagraph"/>
              <w:spacing w:line="276" w:lineRule="auto"/>
              <w:jc w:val="both"/>
              <w:rPr>
                <w:del w:id="3997" w:author="MUKOLWE" w:date="2024-11-23T01:27:00Z"/>
                <w:b/>
                <w:sz w:val="20"/>
                <w:highlight w:val="yellow"/>
                <w:rPrChange w:id="3998" w:author="MUKOLWE" w:date="2024-11-23T01:49:00Z">
                  <w:rPr>
                    <w:del w:id="3999" w:author="MUKOLWE" w:date="2024-11-23T01:27:00Z"/>
                    <w:b/>
                    <w:sz w:val="20"/>
                  </w:rPr>
                </w:rPrChange>
              </w:rPr>
            </w:pPr>
            <w:del w:id="4000" w:author="MUKOLWE" w:date="2024-11-23T01:27:00Z">
              <w:r w:rsidRPr="00815E7C" w:rsidDel="00691795">
                <w:rPr>
                  <w:b/>
                  <w:spacing w:val="-2"/>
                  <w:sz w:val="20"/>
                  <w:highlight w:val="yellow"/>
                  <w:rPrChange w:id="4001" w:author="MUKOLWE" w:date="2024-11-23T01:49:00Z">
                    <w:rPr>
                      <w:b/>
                      <w:spacing w:val="-2"/>
                      <w:sz w:val="20"/>
                    </w:rPr>
                  </w:rPrChange>
                </w:rPr>
                <w:delText>44</w:delText>
              </w:r>
              <w:r w:rsidR="00815D14" w:rsidRPr="00815E7C" w:rsidDel="00691795">
                <w:rPr>
                  <w:b/>
                  <w:spacing w:val="-2"/>
                  <w:sz w:val="20"/>
                  <w:highlight w:val="yellow"/>
                  <w:rPrChange w:id="4002" w:author="MUKOLWE" w:date="2024-11-23T01:49:00Z">
                    <w:rPr>
                      <w:b/>
                      <w:spacing w:val="-2"/>
                      <w:sz w:val="20"/>
                    </w:rPr>
                  </w:rPrChange>
                </w:rPr>
                <w:delText>,</w:delText>
              </w:r>
              <w:r w:rsidRPr="00815E7C" w:rsidDel="00691795">
                <w:rPr>
                  <w:b/>
                  <w:spacing w:val="-2"/>
                  <w:sz w:val="20"/>
                  <w:highlight w:val="yellow"/>
                  <w:rPrChange w:id="4003" w:author="MUKOLWE" w:date="2024-11-23T01:49:00Z">
                    <w:rPr>
                      <w:b/>
                      <w:spacing w:val="-2"/>
                      <w:sz w:val="20"/>
                    </w:rPr>
                  </w:rPrChange>
                </w:rPr>
                <w:delText>230</w:delText>
              </w:r>
            </w:del>
          </w:p>
        </w:tc>
        <w:tc>
          <w:tcPr>
            <w:tcW w:w="810" w:type="dxa"/>
            <w:tcPrChange w:id="4004" w:author="MUKOLWE" w:date="2024-11-23T01:26:00Z">
              <w:tcPr>
                <w:tcW w:w="810" w:type="dxa"/>
              </w:tcPr>
            </w:tcPrChange>
          </w:tcPr>
          <w:p w14:paraId="3CA86185" w14:textId="77777777" w:rsidR="00DD1D88" w:rsidRPr="00815E7C" w:rsidDel="00691795" w:rsidRDefault="00DD1D88" w:rsidP="00B03E09">
            <w:pPr>
              <w:pStyle w:val="TableParagraph"/>
              <w:spacing w:line="276" w:lineRule="auto"/>
              <w:jc w:val="both"/>
              <w:rPr>
                <w:del w:id="4005" w:author="MUKOLWE" w:date="2024-11-23T01:27:00Z"/>
                <w:b/>
                <w:sz w:val="20"/>
                <w:highlight w:val="yellow"/>
                <w:rPrChange w:id="4006" w:author="MUKOLWE" w:date="2024-11-23T01:49:00Z">
                  <w:rPr>
                    <w:del w:id="4007" w:author="MUKOLWE" w:date="2024-11-23T01:27:00Z"/>
                    <w:b/>
                    <w:sz w:val="20"/>
                  </w:rPr>
                </w:rPrChange>
              </w:rPr>
            </w:pPr>
            <w:del w:id="4008" w:author="MUKOLWE" w:date="2024-11-23T01:27:00Z">
              <w:r w:rsidRPr="00815E7C" w:rsidDel="00691795">
                <w:rPr>
                  <w:b/>
                  <w:spacing w:val="-4"/>
                  <w:sz w:val="20"/>
                  <w:highlight w:val="yellow"/>
                  <w:rPrChange w:id="4009" w:author="MUKOLWE" w:date="2024-11-23T01:49:00Z">
                    <w:rPr>
                      <w:b/>
                      <w:spacing w:val="-4"/>
                      <w:sz w:val="20"/>
                    </w:rPr>
                  </w:rPrChange>
                </w:rPr>
                <w:delText>41</w:delText>
              </w:r>
              <w:r w:rsidR="00815D14" w:rsidRPr="00815E7C" w:rsidDel="00691795">
                <w:rPr>
                  <w:b/>
                  <w:spacing w:val="-4"/>
                  <w:sz w:val="20"/>
                  <w:highlight w:val="yellow"/>
                  <w:rPrChange w:id="4010" w:author="MUKOLWE" w:date="2024-11-23T01:49:00Z">
                    <w:rPr>
                      <w:b/>
                      <w:spacing w:val="-4"/>
                      <w:sz w:val="20"/>
                    </w:rPr>
                  </w:rPrChange>
                </w:rPr>
                <w:delText>,</w:delText>
              </w:r>
              <w:r w:rsidRPr="00815E7C" w:rsidDel="00691795">
                <w:rPr>
                  <w:b/>
                  <w:spacing w:val="-4"/>
                  <w:sz w:val="20"/>
                  <w:highlight w:val="yellow"/>
                  <w:rPrChange w:id="4011" w:author="MUKOLWE" w:date="2024-11-23T01:49:00Z">
                    <w:rPr>
                      <w:b/>
                      <w:spacing w:val="-4"/>
                      <w:sz w:val="20"/>
                    </w:rPr>
                  </w:rPrChange>
                </w:rPr>
                <w:delText>30</w:delText>
              </w:r>
              <w:r w:rsidRPr="00815E7C" w:rsidDel="00691795">
                <w:rPr>
                  <w:b/>
                  <w:spacing w:val="-10"/>
                  <w:sz w:val="20"/>
                  <w:highlight w:val="yellow"/>
                  <w:rPrChange w:id="4012" w:author="MUKOLWE" w:date="2024-11-23T01:49:00Z">
                    <w:rPr>
                      <w:b/>
                      <w:spacing w:val="-10"/>
                      <w:sz w:val="20"/>
                    </w:rPr>
                  </w:rPrChange>
                </w:rPr>
                <w:delText>9</w:delText>
              </w:r>
            </w:del>
          </w:p>
        </w:tc>
        <w:tc>
          <w:tcPr>
            <w:tcW w:w="964" w:type="dxa"/>
            <w:tcPrChange w:id="4013" w:author="MUKOLWE" w:date="2024-11-23T01:26:00Z">
              <w:tcPr>
                <w:tcW w:w="964" w:type="dxa"/>
              </w:tcPr>
            </w:tcPrChange>
          </w:tcPr>
          <w:p w14:paraId="22B1FD97" w14:textId="77777777" w:rsidR="00DD1D88" w:rsidRPr="00815E7C" w:rsidDel="00691795" w:rsidRDefault="00DD1D88" w:rsidP="00B03E09">
            <w:pPr>
              <w:pStyle w:val="TableParagraph"/>
              <w:spacing w:line="276" w:lineRule="auto"/>
              <w:ind w:right="34"/>
              <w:jc w:val="both"/>
              <w:rPr>
                <w:del w:id="4014" w:author="MUKOLWE" w:date="2024-11-23T01:27:00Z"/>
                <w:b/>
                <w:sz w:val="20"/>
                <w:highlight w:val="yellow"/>
                <w:rPrChange w:id="4015" w:author="MUKOLWE" w:date="2024-11-23T01:49:00Z">
                  <w:rPr>
                    <w:del w:id="4016" w:author="MUKOLWE" w:date="2024-11-23T01:27:00Z"/>
                    <w:b/>
                    <w:sz w:val="20"/>
                  </w:rPr>
                </w:rPrChange>
              </w:rPr>
            </w:pPr>
            <w:del w:id="4017" w:author="MUKOLWE" w:date="2024-11-23T01:27:00Z">
              <w:r w:rsidRPr="00815E7C" w:rsidDel="00691795">
                <w:rPr>
                  <w:b/>
                  <w:spacing w:val="-2"/>
                  <w:sz w:val="20"/>
                  <w:highlight w:val="yellow"/>
                  <w:rPrChange w:id="4018" w:author="MUKOLWE" w:date="2024-11-23T01:49:00Z">
                    <w:rPr>
                      <w:b/>
                      <w:spacing w:val="-2"/>
                      <w:sz w:val="20"/>
                    </w:rPr>
                  </w:rPrChange>
                </w:rPr>
                <w:delText>143</w:delText>
              </w:r>
              <w:r w:rsidR="00EE4220" w:rsidRPr="00815E7C" w:rsidDel="00691795">
                <w:rPr>
                  <w:b/>
                  <w:spacing w:val="-2"/>
                  <w:sz w:val="20"/>
                  <w:highlight w:val="yellow"/>
                  <w:rPrChange w:id="4019" w:author="MUKOLWE" w:date="2024-11-23T01:49:00Z">
                    <w:rPr>
                      <w:b/>
                      <w:spacing w:val="-2"/>
                      <w:sz w:val="20"/>
                    </w:rPr>
                  </w:rPrChange>
                </w:rPr>
                <w:delText>,</w:delText>
              </w:r>
              <w:r w:rsidRPr="00815E7C" w:rsidDel="00691795">
                <w:rPr>
                  <w:b/>
                  <w:spacing w:val="-2"/>
                  <w:sz w:val="20"/>
                  <w:highlight w:val="yellow"/>
                  <w:rPrChange w:id="4020" w:author="MUKOLWE" w:date="2024-11-23T01:49:00Z">
                    <w:rPr>
                      <w:b/>
                      <w:spacing w:val="-2"/>
                      <w:sz w:val="20"/>
                    </w:rPr>
                  </w:rPrChange>
                </w:rPr>
                <w:delText>027</w:delText>
              </w:r>
            </w:del>
          </w:p>
        </w:tc>
        <w:tc>
          <w:tcPr>
            <w:tcW w:w="862" w:type="dxa"/>
            <w:tcPrChange w:id="4021" w:author="MUKOLWE" w:date="2024-11-23T01:26:00Z">
              <w:tcPr>
                <w:tcW w:w="862" w:type="dxa"/>
              </w:tcPr>
            </w:tcPrChange>
          </w:tcPr>
          <w:p w14:paraId="215A4E44" w14:textId="77777777" w:rsidR="00DD1D88" w:rsidRPr="00815E7C" w:rsidDel="00691795" w:rsidRDefault="00DD1D88" w:rsidP="00E066EC">
            <w:pPr>
              <w:pStyle w:val="TableParagraph"/>
              <w:spacing w:line="276" w:lineRule="auto"/>
              <w:jc w:val="both"/>
              <w:rPr>
                <w:del w:id="4022" w:author="MUKOLWE" w:date="2024-11-23T01:27:00Z"/>
                <w:b/>
                <w:sz w:val="20"/>
                <w:highlight w:val="yellow"/>
                <w:rPrChange w:id="4023" w:author="MUKOLWE" w:date="2024-11-23T01:49:00Z">
                  <w:rPr>
                    <w:del w:id="4024" w:author="MUKOLWE" w:date="2024-11-23T01:27:00Z"/>
                    <w:b/>
                    <w:sz w:val="20"/>
                  </w:rPr>
                </w:rPrChange>
              </w:rPr>
            </w:pPr>
            <w:del w:id="4025" w:author="MUKOLWE" w:date="2024-11-23T01:27:00Z">
              <w:r w:rsidRPr="00815E7C" w:rsidDel="00691795">
                <w:rPr>
                  <w:b/>
                  <w:spacing w:val="-5"/>
                  <w:sz w:val="20"/>
                  <w:highlight w:val="yellow"/>
                  <w:rPrChange w:id="4026" w:author="MUKOLWE" w:date="2024-11-23T01:49:00Z">
                    <w:rPr>
                      <w:b/>
                      <w:spacing w:val="-5"/>
                      <w:sz w:val="20"/>
                    </w:rPr>
                  </w:rPrChange>
                </w:rPr>
                <w:delText>53</w:delText>
              </w:r>
            </w:del>
          </w:p>
        </w:tc>
        <w:tc>
          <w:tcPr>
            <w:tcW w:w="810" w:type="dxa"/>
            <w:tcPrChange w:id="4027" w:author="MUKOLWE" w:date="2024-11-23T01:26:00Z">
              <w:tcPr>
                <w:tcW w:w="810" w:type="dxa"/>
              </w:tcPr>
            </w:tcPrChange>
          </w:tcPr>
          <w:p w14:paraId="20795A53" w14:textId="77777777" w:rsidR="00DD1D88" w:rsidRPr="00815E7C" w:rsidDel="00691795" w:rsidRDefault="00DD1D88" w:rsidP="00E066EC">
            <w:pPr>
              <w:pStyle w:val="TableParagraph"/>
              <w:spacing w:line="276" w:lineRule="auto"/>
              <w:jc w:val="both"/>
              <w:rPr>
                <w:del w:id="4028" w:author="MUKOLWE" w:date="2024-11-23T01:27:00Z"/>
                <w:b/>
                <w:sz w:val="20"/>
                <w:highlight w:val="yellow"/>
                <w:rPrChange w:id="4029" w:author="MUKOLWE" w:date="2024-11-23T01:49:00Z">
                  <w:rPr>
                    <w:del w:id="4030" w:author="MUKOLWE" w:date="2024-11-23T01:27:00Z"/>
                    <w:b/>
                    <w:sz w:val="20"/>
                  </w:rPr>
                </w:rPrChange>
              </w:rPr>
            </w:pPr>
            <w:del w:id="4031" w:author="MUKOLWE" w:date="2024-11-23T01:27:00Z">
              <w:r w:rsidRPr="00815E7C" w:rsidDel="00691795">
                <w:rPr>
                  <w:b/>
                  <w:spacing w:val="-4"/>
                  <w:sz w:val="20"/>
                  <w:highlight w:val="yellow"/>
                  <w:rPrChange w:id="4032" w:author="MUKOLWE" w:date="2024-11-23T01:49:00Z">
                    <w:rPr>
                      <w:b/>
                      <w:spacing w:val="-4"/>
                      <w:sz w:val="20"/>
                    </w:rPr>
                  </w:rPrChange>
                </w:rPr>
                <w:delText>15</w:delText>
              </w:r>
              <w:r w:rsidR="00815D14" w:rsidRPr="00815E7C" w:rsidDel="00691795">
                <w:rPr>
                  <w:b/>
                  <w:spacing w:val="-4"/>
                  <w:sz w:val="20"/>
                  <w:highlight w:val="yellow"/>
                  <w:rPrChange w:id="4033" w:author="MUKOLWE" w:date="2024-11-23T01:49:00Z">
                    <w:rPr>
                      <w:b/>
                      <w:spacing w:val="-4"/>
                      <w:sz w:val="20"/>
                    </w:rPr>
                  </w:rPrChange>
                </w:rPr>
                <w:delText>,</w:delText>
              </w:r>
              <w:r w:rsidRPr="00815E7C" w:rsidDel="00691795">
                <w:rPr>
                  <w:b/>
                  <w:spacing w:val="-4"/>
                  <w:sz w:val="20"/>
                  <w:highlight w:val="yellow"/>
                  <w:rPrChange w:id="4034" w:author="MUKOLWE" w:date="2024-11-23T01:49:00Z">
                    <w:rPr>
                      <w:b/>
                      <w:spacing w:val="-4"/>
                      <w:sz w:val="20"/>
                    </w:rPr>
                  </w:rPrChange>
                </w:rPr>
                <w:delText>65</w:delText>
              </w:r>
              <w:r w:rsidRPr="00815E7C" w:rsidDel="00691795">
                <w:rPr>
                  <w:b/>
                  <w:spacing w:val="-10"/>
                  <w:sz w:val="20"/>
                  <w:highlight w:val="yellow"/>
                  <w:rPrChange w:id="4035" w:author="MUKOLWE" w:date="2024-11-23T01:49:00Z">
                    <w:rPr>
                      <w:b/>
                      <w:spacing w:val="-10"/>
                      <w:sz w:val="20"/>
                    </w:rPr>
                  </w:rPrChange>
                </w:rPr>
                <w:delText>7</w:delText>
              </w:r>
            </w:del>
          </w:p>
        </w:tc>
        <w:tc>
          <w:tcPr>
            <w:tcW w:w="944" w:type="dxa"/>
            <w:tcPrChange w:id="4036" w:author="MUKOLWE" w:date="2024-11-23T01:26:00Z">
              <w:tcPr>
                <w:tcW w:w="944" w:type="dxa"/>
              </w:tcPr>
            </w:tcPrChange>
          </w:tcPr>
          <w:p w14:paraId="6A8AF0E6" w14:textId="77777777" w:rsidR="00DD1D88" w:rsidRPr="00815E7C" w:rsidDel="00691795" w:rsidRDefault="00DD1D88" w:rsidP="00007AB0">
            <w:pPr>
              <w:pStyle w:val="TableParagraph"/>
              <w:spacing w:line="276" w:lineRule="auto"/>
              <w:jc w:val="both"/>
              <w:rPr>
                <w:del w:id="4037" w:author="MUKOLWE" w:date="2024-11-23T01:27:00Z"/>
                <w:b/>
                <w:sz w:val="20"/>
                <w:highlight w:val="yellow"/>
                <w:rPrChange w:id="4038" w:author="MUKOLWE" w:date="2024-11-23T01:49:00Z">
                  <w:rPr>
                    <w:del w:id="4039" w:author="MUKOLWE" w:date="2024-11-23T01:27:00Z"/>
                    <w:b/>
                    <w:sz w:val="20"/>
                  </w:rPr>
                </w:rPrChange>
              </w:rPr>
            </w:pPr>
            <w:del w:id="4040" w:author="MUKOLWE" w:date="2024-11-23T01:27:00Z">
              <w:r w:rsidRPr="00815E7C" w:rsidDel="00691795">
                <w:rPr>
                  <w:b/>
                  <w:spacing w:val="-4"/>
                  <w:sz w:val="20"/>
                  <w:highlight w:val="yellow"/>
                  <w:rPrChange w:id="4041" w:author="MUKOLWE" w:date="2024-11-23T01:49:00Z">
                    <w:rPr>
                      <w:b/>
                      <w:spacing w:val="-4"/>
                      <w:sz w:val="20"/>
                    </w:rPr>
                  </w:rPrChange>
                </w:rPr>
                <w:delText>5</w:delText>
              </w:r>
              <w:r w:rsidR="00815D14" w:rsidRPr="00815E7C" w:rsidDel="00691795">
                <w:rPr>
                  <w:b/>
                  <w:spacing w:val="-4"/>
                  <w:sz w:val="20"/>
                  <w:highlight w:val="yellow"/>
                  <w:rPrChange w:id="4042" w:author="MUKOLWE" w:date="2024-11-23T01:49:00Z">
                    <w:rPr>
                      <w:b/>
                      <w:spacing w:val="-4"/>
                      <w:sz w:val="20"/>
                    </w:rPr>
                  </w:rPrChange>
                </w:rPr>
                <w:delText>,</w:delText>
              </w:r>
              <w:r w:rsidRPr="00815E7C" w:rsidDel="00691795">
                <w:rPr>
                  <w:b/>
                  <w:spacing w:val="-4"/>
                  <w:sz w:val="20"/>
                  <w:highlight w:val="yellow"/>
                  <w:rPrChange w:id="4043" w:author="MUKOLWE" w:date="2024-11-23T01:49:00Z">
                    <w:rPr>
                      <w:b/>
                      <w:spacing w:val="-4"/>
                      <w:sz w:val="20"/>
                    </w:rPr>
                  </w:rPrChange>
                </w:rPr>
                <w:delText>427</w:delText>
              </w:r>
            </w:del>
          </w:p>
        </w:tc>
        <w:tc>
          <w:tcPr>
            <w:tcW w:w="982" w:type="dxa"/>
            <w:tcPrChange w:id="4044" w:author="MUKOLWE" w:date="2024-11-23T01:26:00Z">
              <w:tcPr>
                <w:tcW w:w="982" w:type="dxa"/>
              </w:tcPr>
            </w:tcPrChange>
          </w:tcPr>
          <w:p w14:paraId="6F48A415" w14:textId="77777777" w:rsidR="00DD1D88" w:rsidRPr="00815E7C" w:rsidDel="00691795" w:rsidRDefault="00DD1D88" w:rsidP="005D2DF9">
            <w:pPr>
              <w:pStyle w:val="TableParagraph"/>
              <w:spacing w:line="276" w:lineRule="auto"/>
              <w:jc w:val="both"/>
              <w:rPr>
                <w:del w:id="4045" w:author="MUKOLWE" w:date="2024-11-23T01:27:00Z"/>
                <w:b/>
                <w:sz w:val="20"/>
                <w:highlight w:val="yellow"/>
                <w:rPrChange w:id="4046" w:author="MUKOLWE" w:date="2024-11-23T01:49:00Z">
                  <w:rPr>
                    <w:del w:id="4047" w:author="MUKOLWE" w:date="2024-11-23T01:27:00Z"/>
                    <w:b/>
                    <w:sz w:val="20"/>
                  </w:rPr>
                </w:rPrChange>
              </w:rPr>
            </w:pPr>
            <w:del w:id="4048" w:author="MUKOLWE" w:date="2024-11-23T01:27:00Z">
              <w:r w:rsidRPr="00815E7C" w:rsidDel="00691795">
                <w:rPr>
                  <w:b/>
                  <w:spacing w:val="-2"/>
                  <w:sz w:val="20"/>
                  <w:highlight w:val="yellow"/>
                  <w:rPrChange w:id="4049" w:author="MUKOLWE" w:date="2024-11-23T01:49:00Z">
                    <w:rPr>
                      <w:b/>
                      <w:spacing w:val="-2"/>
                      <w:sz w:val="20"/>
                    </w:rPr>
                  </w:rPrChange>
                </w:rPr>
                <w:delText>15</w:delText>
              </w:r>
              <w:r w:rsidR="00815D14" w:rsidRPr="00815E7C" w:rsidDel="00691795">
                <w:rPr>
                  <w:b/>
                  <w:spacing w:val="-2"/>
                  <w:sz w:val="20"/>
                  <w:highlight w:val="yellow"/>
                  <w:rPrChange w:id="4050" w:author="MUKOLWE" w:date="2024-11-23T01:49:00Z">
                    <w:rPr>
                      <w:b/>
                      <w:spacing w:val="-2"/>
                      <w:sz w:val="20"/>
                    </w:rPr>
                  </w:rPrChange>
                </w:rPr>
                <w:delText>,</w:delText>
              </w:r>
              <w:r w:rsidRPr="00815E7C" w:rsidDel="00691795">
                <w:rPr>
                  <w:b/>
                  <w:spacing w:val="-2"/>
                  <w:sz w:val="20"/>
                  <w:highlight w:val="yellow"/>
                  <w:rPrChange w:id="4051" w:author="MUKOLWE" w:date="2024-11-23T01:49:00Z">
                    <w:rPr>
                      <w:b/>
                      <w:spacing w:val="-2"/>
                      <w:sz w:val="20"/>
                    </w:rPr>
                  </w:rPrChange>
                </w:rPr>
                <w:delText>355</w:delText>
              </w:r>
            </w:del>
          </w:p>
        </w:tc>
        <w:tc>
          <w:tcPr>
            <w:tcW w:w="1134" w:type="dxa"/>
            <w:tcPrChange w:id="4052" w:author="MUKOLWE" w:date="2024-11-23T01:26:00Z">
              <w:tcPr>
                <w:tcW w:w="992" w:type="dxa"/>
              </w:tcPr>
            </w:tcPrChange>
          </w:tcPr>
          <w:p w14:paraId="50CBB57C" w14:textId="77777777" w:rsidR="00DD1D88" w:rsidRPr="00815E7C" w:rsidDel="00691795" w:rsidRDefault="00DD1D88" w:rsidP="0062071D">
            <w:pPr>
              <w:pStyle w:val="TableParagraph"/>
              <w:spacing w:line="276" w:lineRule="auto"/>
              <w:ind w:left="103"/>
              <w:jc w:val="both"/>
              <w:rPr>
                <w:del w:id="4053" w:author="MUKOLWE" w:date="2024-11-23T01:27:00Z"/>
                <w:b/>
                <w:sz w:val="20"/>
                <w:highlight w:val="yellow"/>
                <w:rPrChange w:id="4054" w:author="MUKOLWE" w:date="2024-11-23T01:49:00Z">
                  <w:rPr>
                    <w:del w:id="4055" w:author="MUKOLWE" w:date="2024-11-23T01:27:00Z"/>
                    <w:b/>
                    <w:sz w:val="20"/>
                  </w:rPr>
                </w:rPrChange>
              </w:rPr>
            </w:pPr>
            <w:del w:id="4056" w:author="MUKOLWE" w:date="2024-11-23T01:27:00Z">
              <w:r w:rsidRPr="00815E7C" w:rsidDel="00691795">
                <w:rPr>
                  <w:b/>
                  <w:spacing w:val="-5"/>
                  <w:sz w:val="20"/>
                  <w:highlight w:val="yellow"/>
                  <w:rPrChange w:id="4057" w:author="MUKOLWE" w:date="2024-11-23T01:49:00Z">
                    <w:rPr>
                      <w:b/>
                      <w:spacing w:val="-5"/>
                      <w:sz w:val="20"/>
                    </w:rPr>
                  </w:rPrChange>
                </w:rPr>
                <w:delText>659</w:delText>
              </w:r>
            </w:del>
          </w:p>
        </w:tc>
        <w:tc>
          <w:tcPr>
            <w:tcW w:w="992" w:type="dxa"/>
            <w:tcPrChange w:id="4058" w:author="MUKOLWE" w:date="2024-11-23T01:26:00Z">
              <w:tcPr>
                <w:tcW w:w="992" w:type="dxa"/>
              </w:tcPr>
            </w:tcPrChange>
          </w:tcPr>
          <w:p w14:paraId="31FE39A1" w14:textId="77777777" w:rsidR="00DD1D88" w:rsidRPr="00815E7C" w:rsidDel="00691795" w:rsidRDefault="00DD1D88" w:rsidP="0062071D">
            <w:pPr>
              <w:pStyle w:val="TableParagraph"/>
              <w:spacing w:line="276" w:lineRule="auto"/>
              <w:ind w:left="108"/>
              <w:jc w:val="both"/>
              <w:rPr>
                <w:del w:id="4059" w:author="MUKOLWE" w:date="2024-11-23T01:27:00Z"/>
                <w:b/>
                <w:sz w:val="20"/>
                <w:highlight w:val="yellow"/>
                <w:rPrChange w:id="4060" w:author="MUKOLWE" w:date="2024-11-23T01:49:00Z">
                  <w:rPr>
                    <w:del w:id="4061" w:author="MUKOLWE" w:date="2024-11-23T01:27:00Z"/>
                    <w:b/>
                    <w:sz w:val="20"/>
                  </w:rPr>
                </w:rPrChange>
              </w:rPr>
            </w:pPr>
            <w:del w:id="4062" w:author="MUKOLWE" w:date="2024-11-23T01:27:00Z">
              <w:r w:rsidRPr="00815E7C" w:rsidDel="00691795">
                <w:rPr>
                  <w:b/>
                  <w:spacing w:val="-4"/>
                  <w:sz w:val="20"/>
                  <w:highlight w:val="yellow"/>
                  <w:rPrChange w:id="4063" w:author="MUKOLWE" w:date="2024-11-23T01:49:00Z">
                    <w:rPr>
                      <w:b/>
                      <w:spacing w:val="-4"/>
                      <w:sz w:val="20"/>
                    </w:rPr>
                  </w:rPrChange>
                </w:rPr>
                <w:delText>2</w:delText>
              </w:r>
              <w:r w:rsidR="00815D14" w:rsidRPr="00815E7C" w:rsidDel="00691795">
                <w:rPr>
                  <w:b/>
                  <w:spacing w:val="-4"/>
                  <w:sz w:val="20"/>
                  <w:highlight w:val="yellow"/>
                  <w:rPrChange w:id="4064" w:author="MUKOLWE" w:date="2024-11-23T01:49:00Z">
                    <w:rPr>
                      <w:b/>
                      <w:spacing w:val="-4"/>
                      <w:sz w:val="20"/>
                    </w:rPr>
                  </w:rPrChange>
                </w:rPr>
                <w:delText>,</w:delText>
              </w:r>
              <w:r w:rsidRPr="00815E7C" w:rsidDel="00691795">
                <w:rPr>
                  <w:b/>
                  <w:spacing w:val="-4"/>
                  <w:sz w:val="20"/>
                  <w:highlight w:val="yellow"/>
                  <w:rPrChange w:id="4065" w:author="MUKOLWE" w:date="2024-11-23T01:49:00Z">
                    <w:rPr>
                      <w:b/>
                      <w:spacing w:val="-4"/>
                      <w:sz w:val="20"/>
                    </w:rPr>
                  </w:rPrChange>
                </w:rPr>
                <w:delText>627</w:delText>
              </w:r>
            </w:del>
          </w:p>
        </w:tc>
        <w:tc>
          <w:tcPr>
            <w:tcW w:w="992" w:type="dxa"/>
            <w:tcPrChange w:id="4066" w:author="MUKOLWE" w:date="2024-11-23T01:26:00Z">
              <w:tcPr>
                <w:tcW w:w="992" w:type="dxa"/>
              </w:tcPr>
            </w:tcPrChange>
          </w:tcPr>
          <w:p w14:paraId="00F59854" w14:textId="77777777" w:rsidR="00DD1D88" w:rsidRPr="00815E7C" w:rsidDel="00691795" w:rsidRDefault="00DD1D88" w:rsidP="0062071D">
            <w:pPr>
              <w:pStyle w:val="TableParagraph"/>
              <w:spacing w:line="276" w:lineRule="auto"/>
              <w:ind w:left="103"/>
              <w:jc w:val="both"/>
              <w:rPr>
                <w:del w:id="4067" w:author="MUKOLWE" w:date="2024-11-23T01:27:00Z"/>
                <w:b/>
                <w:sz w:val="20"/>
                <w:highlight w:val="yellow"/>
                <w:rPrChange w:id="4068" w:author="MUKOLWE" w:date="2024-11-23T01:49:00Z">
                  <w:rPr>
                    <w:del w:id="4069" w:author="MUKOLWE" w:date="2024-11-23T01:27:00Z"/>
                    <w:b/>
                    <w:sz w:val="20"/>
                  </w:rPr>
                </w:rPrChange>
              </w:rPr>
            </w:pPr>
            <w:del w:id="4070" w:author="MUKOLWE" w:date="2024-11-23T01:27:00Z">
              <w:r w:rsidRPr="00815E7C" w:rsidDel="00691795">
                <w:rPr>
                  <w:b/>
                  <w:spacing w:val="-2"/>
                  <w:sz w:val="20"/>
                  <w:highlight w:val="yellow"/>
                  <w:rPrChange w:id="4071" w:author="MUKOLWE" w:date="2024-11-23T01:49:00Z">
                    <w:rPr>
                      <w:b/>
                      <w:spacing w:val="-2"/>
                      <w:sz w:val="20"/>
                    </w:rPr>
                  </w:rPrChange>
                </w:rPr>
                <w:delText>60</w:delText>
              </w:r>
              <w:r w:rsidR="00815D14" w:rsidRPr="00815E7C" w:rsidDel="00691795">
                <w:rPr>
                  <w:b/>
                  <w:spacing w:val="-2"/>
                  <w:sz w:val="20"/>
                  <w:highlight w:val="yellow"/>
                  <w:rPrChange w:id="4072" w:author="MUKOLWE" w:date="2024-11-23T01:49:00Z">
                    <w:rPr>
                      <w:b/>
                      <w:spacing w:val="-2"/>
                      <w:sz w:val="20"/>
                    </w:rPr>
                  </w:rPrChange>
                </w:rPr>
                <w:delText>,</w:delText>
              </w:r>
              <w:r w:rsidRPr="00815E7C" w:rsidDel="00691795">
                <w:rPr>
                  <w:b/>
                  <w:spacing w:val="-2"/>
                  <w:sz w:val="20"/>
                  <w:highlight w:val="yellow"/>
                  <w:rPrChange w:id="4073" w:author="MUKOLWE" w:date="2024-11-23T01:49:00Z">
                    <w:rPr>
                      <w:b/>
                      <w:spacing w:val="-2"/>
                      <w:sz w:val="20"/>
                    </w:rPr>
                  </w:rPrChange>
                </w:rPr>
                <w:delText>030</w:delText>
              </w:r>
            </w:del>
          </w:p>
        </w:tc>
        <w:tc>
          <w:tcPr>
            <w:tcW w:w="851" w:type="dxa"/>
            <w:tcPrChange w:id="4074" w:author="MUKOLWE" w:date="2024-11-23T01:26:00Z">
              <w:tcPr>
                <w:tcW w:w="851" w:type="dxa"/>
              </w:tcPr>
            </w:tcPrChange>
          </w:tcPr>
          <w:p w14:paraId="68E182E3" w14:textId="77777777" w:rsidR="00DD1D88" w:rsidRPr="00815E7C" w:rsidDel="00691795" w:rsidRDefault="00DD1D88" w:rsidP="0062071D">
            <w:pPr>
              <w:pStyle w:val="TableParagraph"/>
              <w:spacing w:line="276" w:lineRule="auto"/>
              <w:jc w:val="both"/>
              <w:rPr>
                <w:del w:id="4075" w:author="MUKOLWE" w:date="2024-11-23T01:27:00Z"/>
                <w:b/>
                <w:sz w:val="20"/>
                <w:highlight w:val="yellow"/>
                <w:rPrChange w:id="4076" w:author="MUKOLWE" w:date="2024-11-23T01:49:00Z">
                  <w:rPr>
                    <w:del w:id="4077" w:author="MUKOLWE" w:date="2024-11-23T01:27:00Z"/>
                    <w:b/>
                    <w:sz w:val="20"/>
                  </w:rPr>
                </w:rPrChange>
              </w:rPr>
            </w:pPr>
            <w:del w:id="4078" w:author="MUKOLWE" w:date="2024-11-23T01:27:00Z">
              <w:r w:rsidRPr="00815E7C" w:rsidDel="00691795">
                <w:rPr>
                  <w:b/>
                  <w:spacing w:val="-4"/>
                  <w:sz w:val="20"/>
                  <w:highlight w:val="yellow"/>
                  <w:rPrChange w:id="4079" w:author="MUKOLWE" w:date="2024-11-23T01:49:00Z">
                    <w:rPr>
                      <w:b/>
                      <w:spacing w:val="-4"/>
                      <w:sz w:val="20"/>
                    </w:rPr>
                  </w:rPrChange>
                </w:rPr>
                <w:delText>42</w:delText>
              </w:r>
              <w:r w:rsidR="00815D14" w:rsidRPr="00815E7C" w:rsidDel="00691795">
                <w:rPr>
                  <w:b/>
                  <w:spacing w:val="-4"/>
                  <w:sz w:val="20"/>
                  <w:highlight w:val="yellow"/>
                  <w:rPrChange w:id="4080" w:author="MUKOLWE" w:date="2024-11-23T01:49:00Z">
                    <w:rPr>
                      <w:b/>
                      <w:spacing w:val="-4"/>
                      <w:sz w:val="20"/>
                    </w:rPr>
                  </w:rPrChange>
                </w:rPr>
                <w:delText>,</w:delText>
              </w:r>
              <w:r w:rsidRPr="00815E7C" w:rsidDel="00691795">
                <w:rPr>
                  <w:b/>
                  <w:spacing w:val="-4"/>
                  <w:sz w:val="20"/>
                  <w:highlight w:val="yellow"/>
                  <w:rPrChange w:id="4081" w:author="MUKOLWE" w:date="2024-11-23T01:49:00Z">
                    <w:rPr>
                      <w:b/>
                      <w:spacing w:val="-4"/>
                      <w:sz w:val="20"/>
                    </w:rPr>
                  </w:rPrChange>
                </w:rPr>
                <w:delText>26</w:delText>
              </w:r>
              <w:r w:rsidRPr="00815E7C" w:rsidDel="00691795">
                <w:rPr>
                  <w:b/>
                  <w:spacing w:val="-10"/>
                  <w:sz w:val="20"/>
                  <w:highlight w:val="yellow"/>
                  <w:rPrChange w:id="4082" w:author="MUKOLWE" w:date="2024-11-23T01:49:00Z">
                    <w:rPr>
                      <w:b/>
                      <w:spacing w:val="-10"/>
                      <w:sz w:val="20"/>
                    </w:rPr>
                  </w:rPrChange>
                </w:rPr>
                <w:delText>0</w:delText>
              </w:r>
            </w:del>
          </w:p>
        </w:tc>
        <w:tc>
          <w:tcPr>
            <w:tcW w:w="1134" w:type="dxa"/>
            <w:tcPrChange w:id="4083" w:author="MUKOLWE" w:date="2024-11-23T01:26:00Z">
              <w:tcPr>
                <w:tcW w:w="1131" w:type="dxa"/>
              </w:tcPr>
            </w:tcPrChange>
          </w:tcPr>
          <w:p w14:paraId="2E673D65" w14:textId="77777777" w:rsidR="00DD1D88" w:rsidRPr="00815E7C" w:rsidDel="00691795" w:rsidRDefault="00DD1D88" w:rsidP="0062071D">
            <w:pPr>
              <w:pStyle w:val="TableParagraph"/>
              <w:spacing w:line="276" w:lineRule="auto"/>
              <w:jc w:val="both"/>
              <w:rPr>
                <w:del w:id="4084" w:author="MUKOLWE" w:date="2024-11-23T01:27:00Z"/>
                <w:sz w:val="20"/>
                <w:highlight w:val="yellow"/>
                <w:rPrChange w:id="4085" w:author="MUKOLWE" w:date="2024-11-23T01:49:00Z">
                  <w:rPr>
                    <w:del w:id="4086" w:author="MUKOLWE" w:date="2024-11-23T01:27:00Z"/>
                    <w:sz w:val="20"/>
                  </w:rPr>
                </w:rPrChange>
              </w:rPr>
            </w:pPr>
          </w:p>
        </w:tc>
      </w:tr>
    </w:tbl>
    <w:p w14:paraId="45C8C435" w14:textId="4A1F30F1" w:rsidR="00D00FD4" w:rsidRPr="0066161C" w:rsidRDefault="007177BA" w:rsidP="00E14B75">
      <w:pPr>
        <w:spacing w:line="276" w:lineRule="auto"/>
        <w:sectPr w:rsidR="00D00FD4" w:rsidRPr="0066161C" w:rsidSect="00E14B75">
          <w:pgSz w:w="15840" w:h="12240" w:orient="landscape"/>
          <w:pgMar w:top="851" w:right="274" w:bottom="1037" w:left="1418" w:header="720" w:footer="720" w:gutter="0"/>
          <w:cols w:space="720"/>
        </w:sectPr>
      </w:pPr>
      <w:del w:id="4087" w:author="MUKOLWE" w:date="2024-11-26T06:15:00Z">
        <w:r w:rsidRPr="0066161C" w:rsidDel="0066161C">
          <w:rPr>
            <w:highlight w:val="yellow"/>
            <w:rPrChange w:id="4088" w:author="MUKOLWE" w:date="2024-11-26T06:15:00Z">
              <w:rPr>
                <w:i/>
              </w:rPr>
            </w:rPrChange>
          </w:rPr>
          <w:delText>Table 4.5: income projection statement</w:delText>
        </w:r>
        <w:r w:rsidRPr="0066161C" w:rsidDel="0066161C">
          <w:rPr>
            <w:rPrChange w:id="4089" w:author="MUKOLWE" w:date="2024-11-26T06:15:00Z">
              <w:rPr>
                <w:i/>
              </w:rPr>
            </w:rPrChange>
          </w:rPr>
          <w:delText xml:space="preserve"> </w:delText>
        </w:r>
      </w:del>
    </w:p>
    <w:p w14:paraId="421C02C4" w14:textId="77777777" w:rsidR="00D00FD4" w:rsidRDefault="00D00FD4" w:rsidP="0062071D">
      <w:pPr>
        <w:spacing w:line="276" w:lineRule="auto"/>
        <w:jc w:val="both"/>
      </w:pPr>
    </w:p>
    <w:p w14:paraId="47A2E70E" w14:textId="5D90A002" w:rsidR="003F2AF2" w:rsidRDefault="00F91760" w:rsidP="0059510C">
      <w:pPr>
        <w:pStyle w:val="Heading2"/>
        <w:ind w:left="709" w:hanging="709"/>
        <w:rPr>
          <w:spacing w:val="-2"/>
        </w:rPr>
      </w:pPr>
      <w:bookmarkStart w:id="4090" w:name="_Toc178837850"/>
      <w:r>
        <w:t>4.</w:t>
      </w:r>
      <w:ins w:id="4091" w:author="Windows User" w:date="2024-11-28T14:13:00Z">
        <w:r w:rsidR="0007050A">
          <w:t>7</w:t>
        </w:r>
      </w:ins>
      <w:del w:id="4092" w:author="Windows User" w:date="2024-11-28T14:13:00Z">
        <w:r w:rsidDel="0007050A">
          <w:delText>5</w:delText>
        </w:r>
      </w:del>
      <w:r>
        <w:tab/>
      </w:r>
      <w:r w:rsidR="003F2AF2" w:rsidRPr="00AC14F5">
        <w:t>Profit</w:t>
      </w:r>
      <w:r w:rsidR="003F2AF2" w:rsidRPr="009F6352">
        <w:rPr>
          <w:spacing w:val="-1"/>
        </w:rPr>
        <w:t xml:space="preserve"> </w:t>
      </w:r>
      <w:r w:rsidR="003F2AF2" w:rsidRPr="009F6352">
        <w:t>and</w:t>
      </w:r>
      <w:r w:rsidR="003F2AF2" w:rsidRPr="009F6352">
        <w:rPr>
          <w:spacing w:val="-2"/>
        </w:rPr>
        <w:t xml:space="preserve"> </w:t>
      </w:r>
      <w:r w:rsidR="003F2AF2" w:rsidRPr="009F6352">
        <w:t>Loss</w:t>
      </w:r>
      <w:r w:rsidR="003F2AF2" w:rsidRPr="009F6352">
        <w:rPr>
          <w:spacing w:val="-4"/>
        </w:rPr>
        <w:t xml:space="preserve"> </w:t>
      </w:r>
      <w:r w:rsidR="003F2AF2" w:rsidRPr="009F6352">
        <w:t>statement</w:t>
      </w:r>
      <w:r w:rsidR="003F2AF2" w:rsidRPr="009F6352">
        <w:rPr>
          <w:spacing w:val="-2"/>
        </w:rPr>
        <w:t xml:space="preserve"> </w:t>
      </w:r>
      <w:moveFromRangeStart w:id="4093" w:author="MUKOLWE" w:date="2024-11-23T01:54:00Z" w:name="move183219257"/>
      <w:moveFrom w:id="4094" w:author="MUKOLWE" w:date="2024-11-23T01:54:00Z">
        <w:r w:rsidR="003F2AF2" w:rsidRPr="009F6352" w:rsidDel="0059510C">
          <w:t>(Ksh.):</w:t>
        </w:r>
        <w:r w:rsidR="003F2AF2" w:rsidRPr="009F6352" w:rsidDel="0059510C">
          <w:rPr>
            <w:spacing w:val="-5"/>
          </w:rPr>
          <w:t xml:space="preserve"> </w:t>
        </w:r>
        <w:r w:rsidR="003F2AF2" w:rsidRPr="009F6352" w:rsidDel="0059510C">
          <w:t>(January</w:t>
        </w:r>
        <w:r w:rsidR="003F2AF2" w:rsidRPr="009F6352" w:rsidDel="0059510C">
          <w:rPr>
            <w:spacing w:val="-2"/>
          </w:rPr>
          <w:t xml:space="preserve"> </w:t>
        </w:r>
        <w:r w:rsidR="003F2AF2" w:rsidRPr="009F6352" w:rsidDel="0059510C">
          <w:t>2023 –</w:t>
        </w:r>
        <w:r w:rsidR="003F2AF2" w:rsidRPr="009F6352" w:rsidDel="0059510C">
          <w:rPr>
            <w:spacing w:val="-3"/>
          </w:rPr>
          <w:t xml:space="preserve"> </w:t>
        </w:r>
        <w:r w:rsidR="003F2AF2" w:rsidRPr="009F6352" w:rsidDel="0059510C">
          <w:t>December</w:t>
        </w:r>
        <w:r w:rsidR="003F2AF2" w:rsidRPr="009F6352" w:rsidDel="0059510C">
          <w:rPr>
            <w:spacing w:val="-7"/>
          </w:rPr>
          <w:t xml:space="preserve"> </w:t>
        </w:r>
        <w:r w:rsidR="003F2AF2" w:rsidRPr="009F6352" w:rsidDel="0059510C">
          <w:rPr>
            <w:spacing w:val="-2"/>
          </w:rPr>
          <w:t>2023)</w:t>
        </w:r>
      </w:moveFrom>
      <w:bookmarkEnd w:id="4090"/>
      <w:moveFromRangeEnd w:id="4093"/>
    </w:p>
    <w:p w14:paraId="4F86D35C" w14:textId="105754CE" w:rsidR="00F91760" w:rsidRPr="00E14B75" w:rsidRDefault="00F91760" w:rsidP="00F91760">
      <w:pPr>
        <w:tabs>
          <w:tab w:val="left" w:pos="466"/>
        </w:tabs>
        <w:spacing w:line="276" w:lineRule="auto"/>
        <w:jc w:val="both"/>
        <w:rPr>
          <w:sz w:val="24"/>
        </w:rPr>
      </w:pPr>
      <w:r w:rsidRPr="00E14B75">
        <w:rPr>
          <w:sz w:val="24"/>
        </w:rPr>
        <w:t>Table 4.</w:t>
      </w:r>
      <w:ins w:id="4095" w:author="Windows User" w:date="2024-11-28T14:13:00Z">
        <w:r w:rsidR="0007050A">
          <w:rPr>
            <w:sz w:val="24"/>
          </w:rPr>
          <w:t>7</w:t>
        </w:r>
      </w:ins>
      <w:del w:id="4096" w:author="Windows User" w:date="2024-11-28T14:13:00Z">
        <w:r w:rsidRPr="00E14B75" w:rsidDel="0007050A">
          <w:rPr>
            <w:sz w:val="24"/>
          </w:rPr>
          <w:delText>5</w:delText>
        </w:r>
      </w:del>
      <w:r w:rsidRPr="00E14B75">
        <w:rPr>
          <w:sz w:val="24"/>
        </w:rPr>
        <w:t xml:space="preserve"> presents the amount of profit and loss over a period of tim</w:t>
      </w:r>
      <w:ins w:id="4097" w:author="MUKOLWE" w:date="2024-11-23T01:54:00Z">
        <w:r w:rsidR="0059510C">
          <w:rPr>
            <w:sz w:val="24"/>
          </w:rPr>
          <w:t>e</w:t>
        </w:r>
      </w:ins>
      <w:del w:id="4098" w:author="MUKOLWE" w:date="2024-11-23T01:54:00Z">
        <w:r w:rsidRPr="00E14B75" w:rsidDel="0059510C">
          <w:rPr>
            <w:sz w:val="24"/>
          </w:rPr>
          <w:delText>e</w:delText>
        </w:r>
      </w:del>
      <w:moveToRangeStart w:id="4099" w:author="MUKOLWE" w:date="2024-11-23T01:54:00Z" w:name="move183219257"/>
      <w:moveTo w:id="4100" w:author="MUKOLWE" w:date="2024-11-23T01:54:00Z">
        <w:del w:id="4101" w:author="MUKOLWE" w:date="2024-11-23T01:54:00Z">
          <w:r w:rsidR="0059510C" w:rsidRPr="009F6352" w:rsidDel="0059510C">
            <w:delText>(Ksh.):</w:delText>
          </w:r>
        </w:del>
        <w:r w:rsidR="0059510C" w:rsidRPr="009F6352">
          <w:rPr>
            <w:spacing w:val="-5"/>
          </w:rPr>
          <w:t xml:space="preserve"> </w:t>
        </w:r>
        <w:r w:rsidR="0059510C" w:rsidRPr="009F6352">
          <w:t>(January</w:t>
        </w:r>
        <w:r w:rsidR="0059510C" w:rsidRPr="009F6352">
          <w:rPr>
            <w:spacing w:val="-2"/>
          </w:rPr>
          <w:t xml:space="preserve"> </w:t>
        </w:r>
        <w:r w:rsidR="0059510C" w:rsidRPr="009F6352">
          <w:t>2023 –</w:t>
        </w:r>
        <w:r w:rsidR="0059510C" w:rsidRPr="009F6352">
          <w:rPr>
            <w:spacing w:val="-3"/>
          </w:rPr>
          <w:t xml:space="preserve"> </w:t>
        </w:r>
        <w:r w:rsidR="0059510C" w:rsidRPr="009F6352">
          <w:t>December</w:t>
        </w:r>
        <w:r w:rsidR="0059510C" w:rsidRPr="009F6352">
          <w:rPr>
            <w:spacing w:val="-7"/>
          </w:rPr>
          <w:t xml:space="preserve"> </w:t>
        </w:r>
        <w:r w:rsidR="0059510C" w:rsidRPr="009F6352">
          <w:rPr>
            <w:spacing w:val="-2"/>
          </w:rPr>
          <w:t>2023)</w:t>
        </w:r>
      </w:moveTo>
      <w:moveToRangeEnd w:id="4099"/>
      <w:r w:rsidRPr="00E14B75">
        <w:rPr>
          <w:sz w:val="24"/>
        </w:rPr>
        <w:t>.</w:t>
      </w:r>
    </w:p>
    <w:p w14:paraId="02675102" w14:textId="77777777" w:rsidR="00F91760" w:rsidRDefault="00F91760" w:rsidP="0062071D">
      <w:pPr>
        <w:pStyle w:val="BodyText"/>
        <w:spacing w:line="276" w:lineRule="auto"/>
        <w:jc w:val="both"/>
        <w:rPr>
          <w:b/>
          <w:sz w:val="20"/>
        </w:rPr>
      </w:pPr>
    </w:p>
    <w:p w14:paraId="509B725F" w14:textId="77777777" w:rsidR="003F2AF2" w:rsidRDefault="00F91760" w:rsidP="004A3C77">
      <w:pPr>
        <w:pStyle w:val="BodyText"/>
        <w:spacing w:line="276" w:lineRule="auto"/>
        <w:ind w:left="142"/>
        <w:jc w:val="both"/>
        <w:rPr>
          <w:b/>
          <w:sz w:val="20"/>
        </w:rPr>
      </w:pPr>
      <w:r>
        <w:rPr>
          <w:b/>
          <w:sz w:val="20"/>
        </w:rPr>
        <w:t xml:space="preserve">Table 4.5: Profit and loss </w:t>
      </w:r>
      <w:r w:rsidR="007B06A9">
        <w:rPr>
          <w:b/>
          <w:sz w:val="20"/>
        </w:rPr>
        <w:t>data</w:t>
      </w:r>
    </w:p>
    <w:tbl>
      <w:tblPr>
        <w:tblStyle w:val="TableGrid"/>
        <w:tblW w:w="8768" w:type="dxa"/>
        <w:tblInd w:w="137" w:type="dxa"/>
        <w:tblLayout w:type="fixed"/>
        <w:tblLook w:val="01E0" w:firstRow="1" w:lastRow="1" w:firstColumn="1" w:lastColumn="1" w:noHBand="0" w:noVBand="0"/>
        <w:tblPrChange w:id="4102" w:author="Windows User" w:date="2024-11-27T16:52:00Z">
          <w:tblPr>
            <w:tblStyle w:val="TableGrid"/>
            <w:tblW w:w="10298" w:type="dxa"/>
            <w:tblInd w:w="137" w:type="dxa"/>
            <w:tblLayout w:type="fixed"/>
            <w:tblLook w:val="01E0" w:firstRow="1" w:lastRow="1" w:firstColumn="1" w:lastColumn="1" w:noHBand="0" w:noVBand="0"/>
          </w:tblPr>
        </w:tblPrChange>
      </w:tblPr>
      <w:tblGrid>
        <w:gridCol w:w="3098"/>
        <w:gridCol w:w="1710"/>
        <w:gridCol w:w="2250"/>
        <w:gridCol w:w="1710"/>
        <w:tblGridChange w:id="4103">
          <w:tblGrid>
            <w:gridCol w:w="2106"/>
            <w:gridCol w:w="1985"/>
            <w:gridCol w:w="2119"/>
            <w:gridCol w:w="1800"/>
          </w:tblGrid>
        </w:tblGridChange>
      </w:tblGrid>
      <w:tr w:rsidR="00B67F74" w14:paraId="7524DED4" w14:textId="62627DD4" w:rsidTr="005F2DD4">
        <w:trPr>
          <w:trHeight w:val="648"/>
          <w:trPrChange w:id="4104" w:author="Windows User" w:date="2024-11-27T16:52:00Z">
            <w:trPr>
              <w:trHeight w:val="648"/>
            </w:trPr>
          </w:trPrChange>
        </w:trPr>
        <w:tc>
          <w:tcPr>
            <w:tcW w:w="3098" w:type="dxa"/>
            <w:tcPrChange w:id="4105" w:author="Windows User" w:date="2024-11-27T16:52:00Z">
              <w:tcPr>
                <w:tcW w:w="2106" w:type="dxa"/>
              </w:tcPr>
            </w:tcPrChange>
          </w:tcPr>
          <w:p w14:paraId="767F8CA3" w14:textId="6AA01B9F" w:rsidR="00B67F74" w:rsidRDefault="00B67F74" w:rsidP="00B67F74">
            <w:pPr>
              <w:pStyle w:val="TableParagraph"/>
              <w:spacing w:line="259" w:lineRule="auto"/>
              <w:ind w:left="215"/>
              <w:jc w:val="both"/>
              <w:rPr>
                <w:b/>
                <w:sz w:val="24"/>
              </w:rPr>
            </w:pPr>
            <w:ins w:id="4106" w:author="Windows User" w:date="2024-11-27T16:51:00Z">
              <w:r>
                <w:rPr>
                  <w:b/>
                  <w:spacing w:val="-2"/>
                  <w:sz w:val="24"/>
                </w:rPr>
                <w:t>Particulars</w:t>
              </w:r>
              <w:r>
                <w:rPr>
                  <w:b/>
                  <w:sz w:val="24"/>
                </w:rPr>
                <w:t>[January2021]-[March</w:t>
              </w:r>
              <w:r>
                <w:rPr>
                  <w:b/>
                  <w:spacing w:val="2"/>
                  <w:sz w:val="24"/>
                </w:rPr>
                <w:t xml:space="preserve"> </w:t>
              </w:r>
              <w:r>
                <w:rPr>
                  <w:b/>
                  <w:spacing w:val="-2"/>
                  <w:sz w:val="24"/>
                </w:rPr>
                <w:t>2022]</w:t>
              </w:r>
            </w:ins>
          </w:p>
        </w:tc>
        <w:tc>
          <w:tcPr>
            <w:tcW w:w="1710" w:type="dxa"/>
            <w:tcPrChange w:id="4107" w:author="Windows User" w:date="2024-11-27T16:52:00Z">
              <w:tcPr>
                <w:tcW w:w="1985" w:type="dxa"/>
              </w:tcPr>
            </w:tcPrChange>
          </w:tcPr>
          <w:p w14:paraId="1643502A" w14:textId="7E7A5068" w:rsidR="00B67F74" w:rsidRDefault="00B67F74" w:rsidP="00B67F74">
            <w:pPr>
              <w:pStyle w:val="TableParagraph"/>
              <w:spacing w:line="259" w:lineRule="auto"/>
              <w:ind w:left="120"/>
              <w:jc w:val="both"/>
              <w:rPr>
                <w:b/>
                <w:sz w:val="24"/>
              </w:rPr>
            </w:pPr>
            <w:ins w:id="4108" w:author="Windows User" w:date="2024-11-27T16:48:00Z">
              <w:r>
                <w:rPr>
                  <w:b/>
                  <w:spacing w:val="-2"/>
                  <w:sz w:val="24"/>
                </w:rPr>
                <w:t>Budget</w:t>
              </w:r>
            </w:ins>
            <w:ins w:id="4109" w:author="Windows User" w:date="2024-11-27T16:47:00Z">
              <w:r>
                <w:rPr>
                  <w:b/>
                  <w:spacing w:val="-2"/>
                  <w:sz w:val="24"/>
                </w:rPr>
                <w:t xml:space="preserve"> </w:t>
              </w:r>
            </w:ins>
            <w:ins w:id="4110" w:author="Windows User" w:date="2024-11-27T16:48:00Z">
              <w:r>
                <w:rPr>
                  <w:b/>
                  <w:spacing w:val="-2"/>
                  <w:sz w:val="24"/>
                </w:rPr>
                <w:t>(Ksh)</w:t>
              </w:r>
            </w:ins>
            <w:del w:id="4111" w:author="Windows User" w:date="2024-11-27T16:46:00Z">
              <w:r w:rsidDel="00B67F74">
                <w:rPr>
                  <w:b/>
                  <w:spacing w:val="-2"/>
                  <w:sz w:val="24"/>
                </w:rPr>
                <w:delText>Budget (Ksh)</w:delText>
              </w:r>
            </w:del>
          </w:p>
        </w:tc>
        <w:tc>
          <w:tcPr>
            <w:tcW w:w="2250" w:type="dxa"/>
            <w:tcPrChange w:id="4112" w:author="Windows User" w:date="2024-11-27T16:52:00Z">
              <w:tcPr>
                <w:tcW w:w="2119" w:type="dxa"/>
              </w:tcPr>
            </w:tcPrChange>
          </w:tcPr>
          <w:p w14:paraId="2F6713FB" w14:textId="35380907" w:rsidR="00B67F74" w:rsidDel="00407B3A" w:rsidRDefault="00B67F74">
            <w:pPr>
              <w:pStyle w:val="TableParagraph"/>
              <w:tabs>
                <w:tab w:val="left" w:pos="2697"/>
              </w:tabs>
              <w:spacing w:line="259" w:lineRule="auto"/>
              <w:ind w:right="630"/>
              <w:jc w:val="both"/>
              <w:rPr>
                <w:del w:id="4113" w:author="Windows User" w:date="2024-11-27T16:44:00Z"/>
                <w:b/>
                <w:sz w:val="24"/>
              </w:rPr>
              <w:pPrChange w:id="4114" w:author="MUKOLWE" w:date="2024-11-26T06:56:00Z">
                <w:pPr>
                  <w:pStyle w:val="TableParagraph"/>
                  <w:spacing w:line="259" w:lineRule="auto"/>
                  <w:ind w:right="630"/>
                  <w:jc w:val="both"/>
                </w:pPr>
              </w:pPrChange>
            </w:pPr>
            <w:ins w:id="4115" w:author="Windows User" w:date="2024-11-27T16:48:00Z">
              <w:r>
                <w:rPr>
                  <w:b/>
                  <w:spacing w:val="-2"/>
                  <w:sz w:val="24"/>
                </w:rPr>
                <w:t xml:space="preserve">Available </w:t>
              </w:r>
            </w:ins>
            <w:ins w:id="4116" w:author="Windows User" w:date="2024-11-27T16:46:00Z">
              <w:r>
                <w:rPr>
                  <w:b/>
                  <w:spacing w:val="-2"/>
                  <w:sz w:val="24"/>
                </w:rPr>
                <w:t>Budget (Ksh)</w:t>
              </w:r>
            </w:ins>
            <w:commentRangeStart w:id="4117"/>
            <w:del w:id="4118" w:author="Windows User" w:date="2024-11-27T16:44:00Z">
              <w:r w:rsidDel="00407B3A">
                <w:rPr>
                  <w:b/>
                  <w:sz w:val="24"/>
                </w:rPr>
                <w:delText>Amount</w:delText>
              </w:r>
              <w:r w:rsidDel="00407B3A">
                <w:rPr>
                  <w:b/>
                  <w:spacing w:val="-1"/>
                  <w:sz w:val="24"/>
                </w:rPr>
                <w:delText xml:space="preserve"> </w:delText>
              </w:r>
              <w:r w:rsidDel="00407B3A">
                <w:rPr>
                  <w:b/>
                  <w:spacing w:val="-4"/>
                  <w:sz w:val="24"/>
                </w:rPr>
                <w:delText>over</w:delText>
              </w:r>
            </w:del>
            <w:ins w:id="4119" w:author="MUKOLWE" w:date="2024-11-26T06:56:00Z">
              <w:del w:id="4120" w:author="Windows User" w:date="2024-11-27T16:44:00Z">
                <w:r w:rsidDel="00407B3A">
                  <w:rPr>
                    <w:b/>
                    <w:spacing w:val="-4"/>
                    <w:sz w:val="24"/>
                  </w:rPr>
                  <w:delText xml:space="preserve"> </w:delText>
                </w:r>
              </w:del>
            </w:ins>
            <w:commentRangeEnd w:id="4117"/>
            <w:ins w:id="4121" w:author="MUKOLWE" w:date="2024-11-26T06:57:00Z">
              <w:del w:id="4122" w:author="Windows User" w:date="2024-11-27T16:44:00Z">
                <w:r w:rsidDel="00407B3A">
                  <w:rPr>
                    <w:rStyle w:val="CommentReference"/>
                  </w:rPr>
                  <w:commentReference w:id="4117"/>
                </w:r>
              </w:del>
            </w:ins>
          </w:p>
          <w:p w14:paraId="20764AEB" w14:textId="08992B8F" w:rsidR="00B67F74" w:rsidRDefault="00B67F74">
            <w:pPr>
              <w:pStyle w:val="TableParagraph"/>
              <w:tabs>
                <w:tab w:val="left" w:pos="2697"/>
              </w:tabs>
              <w:spacing w:line="259" w:lineRule="auto"/>
              <w:ind w:right="630"/>
              <w:jc w:val="both"/>
              <w:rPr>
                <w:b/>
                <w:sz w:val="24"/>
              </w:rPr>
              <w:pPrChange w:id="4123" w:author="MUKOLWE" w:date="2024-11-26T07:08:00Z">
                <w:pPr>
                  <w:pStyle w:val="TableParagraph"/>
                  <w:spacing w:line="259" w:lineRule="auto"/>
                  <w:ind w:left="7" w:right="630"/>
                  <w:jc w:val="both"/>
                </w:pPr>
              </w:pPrChange>
            </w:pPr>
            <w:del w:id="4124" w:author="Windows User" w:date="2024-11-27T16:44:00Z">
              <w:r w:rsidDel="00407B3A">
                <w:rPr>
                  <w:b/>
                  <w:spacing w:val="-2"/>
                  <w:sz w:val="24"/>
                </w:rPr>
                <w:delText>Budget</w:delText>
              </w:r>
            </w:del>
            <w:ins w:id="4125" w:author="MUKOLWE" w:date="2024-11-26T07:08:00Z">
              <w:del w:id="4126" w:author="Windows User" w:date="2024-11-27T16:44:00Z">
                <w:r w:rsidDel="00407B3A">
                  <w:rPr>
                    <w:b/>
                    <w:spacing w:val="-2"/>
                    <w:sz w:val="24"/>
                  </w:rPr>
                  <w:delText xml:space="preserve"> (</w:delText>
                </w:r>
              </w:del>
            </w:ins>
            <w:del w:id="4127" w:author="Windows User" w:date="2024-11-27T16:44:00Z">
              <w:r w:rsidDel="00407B3A">
                <w:rPr>
                  <w:b/>
                  <w:spacing w:val="-2"/>
                  <w:sz w:val="24"/>
                </w:rPr>
                <w:delText xml:space="preserve"> (Ksh)</w:delText>
              </w:r>
            </w:del>
          </w:p>
        </w:tc>
        <w:tc>
          <w:tcPr>
            <w:tcW w:w="1710" w:type="dxa"/>
            <w:tcPrChange w:id="4128" w:author="Windows User" w:date="2024-11-27T16:52:00Z">
              <w:tcPr>
                <w:tcW w:w="1800" w:type="dxa"/>
              </w:tcPr>
            </w:tcPrChange>
          </w:tcPr>
          <w:p w14:paraId="77820C1F" w14:textId="0CE46F42" w:rsidR="00B67F74" w:rsidRDefault="00B67F74" w:rsidP="00B67F74">
            <w:pPr>
              <w:pStyle w:val="TableParagraph"/>
              <w:tabs>
                <w:tab w:val="left" w:pos="2697"/>
              </w:tabs>
              <w:spacing w:line="259" w:lineRule="auto"/>
              <w:ind w:right="630"/>
              <w:jc w:val="both"/>
              <w:rPr>
                <w:ins w:id="4129" w:author="Windows User" w:date="2024-11-27T16:42:00Z"/>
                <w:b/>
                <w:sz w:val="24"/>
              </w:rPr>
            </w:pPr>
            <w:ins w:id="4130" w:author="Windows User" w:date="2024-11-27T16:48:00Z">
              <w:r>
                <w:rPr>
                  <w:b/>
                  <w:sz w:val="24"/>
                </w:rPr>
                <w:t>Deficit</w:t>
              </w:r>
            </w:ins>
            <w:ins w:id="4131" w:author="Windows User" w:date="2024-11-27T16:46:00Z">
              <w:r>
                <w:rPr>
                  <w:b/>
                  <w:spacing w:val="-2"/>
                  <w:sz w:val="24"/>
                </w:rPr>
                <w:t xml:space="preserve"> (Ksh)</w:t>
              </w:r>
            </w:ins>
          </w:p>
        </w:tc>
      </w:tr>
      <w:tr w:rsidR="00B67F74" w14:paraId="11D80FAB" w14:textId="531806DC" w:rsidTr="005F2DD4">
        <w:trPr>
          <w:trHeight w:val="334"/>
          <w:trPrChange w:id="4132" w:author="Windows User" w:date="2024-11-27T16:52:00Z">
            <w:trPr>
              <w:trHeight w:val="334"/>
            </w:trPr>
          </w:trPrChange>
        </w:trPr>
        <w:tc>
          <w:tcPr>
            <w:tcW w:w="3098" w:type="dxa"/>
            <w:tcPrChange w:id="4133" w:author="Windows User" w:date="2024-11-27T16:52:00Z">
              <w:tcPr>
                <w:tcW w:w="2106" w:type="dxa"/>
              </w:tcPr>
            </w:tcPrChange>
          </w:tcPr>
          <w:p w14:paraId="6FDFDE29" w14:textId="463F6CB1" w:rsidR="00B67F74" w:rsidRDefault="00B67F74" w:rsidP="00B67F74">
            <w:pPr>
              <w:pStyle w:val="TableParagraph"/>
              <w:spacing w:line="259" w:lineRule="auto"/>
              <w:ind w:left="105"/>
              <w:jc w:val="both"/>
              <w:rPr>
                <w:sz w:val="24"/>
              </w:rPr>
            </w:pPr>
            <w:ins w:id="4134" w:author="Windows User" w:date="2024-11-27T16:50:00Z">
              <w:r>
                <w:rPr>
                  <w:b/>
                  <w:spacing w:val="-2"/>
                  <w:sz w:val="24"/>
                </w:rPr>
                <w:t>Income:</w:t>
              </w:r>
            </w:ins>
            <w:del w:id="4135" w:author="Windows User" w:date="2024-11-27T16:47:00Z">
              <w:r w:rsidDel="00B67F74">
                <w:rPr>
                  <w:spacing w:val="-2"/>
                  <w:sz w:val="24"/>
                </w:rPr>
                <w:delText>1,701,916</w:delText>
              </w:r>
            </w:del>
          </w:p>
        </w:tc>
        <w:tc>
          <w:tcPr>
            <w:tcW w:w="1710" w:type="dxa"/>
            <w:tcPrChange w:id="4136" w:author="Windows User" w:date="2024-11-27T16:52:00Z">
              <w:tcPr>
                <w:tcW w:w="1985" w:type="dxa"/>
              </w:tcPr>
            </w:tcPrChange>
          </w:tcPr>
          <w:p w14:paraId="7A5AB43E" w14:textId="186EEAD9" w:rsidR="00B67F74" w:rsidRDefault="00B67F74" w:rsidP="00B67F74">
            <w:pPr>
              <w:pStyle w:val="TableParagraph"/>
              <w:spacing w:line="259" w:lineRule="auto"/>
              <w:jc w:val="both"/>
              <w:rPr>
                <w:sz w:val="24"/>
              </w:rPr>
            </w:pPr>
            <w:ins w:id="4137" w:author="Windows User" w:date="2024-11-27T16:47:00Z">
              <w:r>
                <w:rPr>
                  <w:spacing w:val="-2"/>
                  <w:sz w:val="24"/>
                </w:rPr>
                <w:t>1,701,916</w:t>
              </w:r>
            </w:ins>
          </w:p>
        </w:tc>
        <w:tc>
          <w:tcPr>
            <w:tcW w:w="2250" w:type="dxa"/>
            <w:tcPrChange w:id="4138" w:author="Windows User" w:date="2024-11-27T16:52:00Z">
              <w:tcPr>
                <w:tcW w:w="2119" w:type="dxa"/>
              </w:tcPr>
            </w:tcPrChange>
          </w:tcPr>
          <w:p w14:paraId="04C1975A" w14:textId="77777777" w:rsidR="00B67F74" w:rsidRDefault="00B67F74" w:rsidP="00B67F74">
            <w:pPr>
              <w:pStyle w:val="TableParagraph"/>
              <w:spacing w:line="259" w:lineRule="auto"/>
              <w:jc w:val="both"/>
              <w:rPr>
                <w:sz w:val="24"/>
              </w:rPr>
            </w:pPr>
          </w:p>
        </w:tc>
        <w:tc>
          <w:tcPr>
            <w:tcW w:w="1710" w:type="dxa"/>
            <w:tcPrChange w:id="4139" w:author="Windows User" w:date="2024-11-27T16:52:00Z">
              <w:tcPr>
                <w:tcW w:w="1800" w:type="dxa"/>
              </w:tcPr>
            </w:tcPrChange>
          </w:tcPr>
          <w:p w14:paraId="5BCBFAAA" w14:textId="77777777" w:rsidR="00B67F74" w:rsidRDefault="00B67F74" w:rsidP="00B67F74">
            <w:pPr>
              <w:pStyle w:val="TableParagraph"/>
              <w:spacing w:line="259" w:lineRule="auto"/>
              <w:jc w:val="both"/>
              <w:rPr>
                <w:ins w:id="4140" w:author="Windows User" w:date="2024-11-27T16:42:00Z"/>
                <w:sz w:val="24"/>
              </w:rPr>
            </w:pPr>
          </w:p>
        </w:tc>
      </w:tr>
      <w:tr w:rsidR="00B67F74" w14:paraId="46724B21" w14:textId="3B5C364E" w:rsidTr="005F2DD4">
        <w:trPr>
          <w:trHeight w:val="456"/>
          <w:trPrChange w:id="4141" w:author="Windows User" w:date="2024-11-27T16:52:00Z">
            <w:trPr>
              <w:trHeight w:val="456"/>
            </w:trPr>
          </w:trPrChange>
        </w:trPr>
        <w:tc>
          <w:tcPr>
            <w:tcW w:w="3098" w:type="dxa"/>
            <w:tcPrChange w:id="4142" w:author="Windows User" w:date="2024-11-27T16:52:00Z">
              <w:tcPr>
                <w:tcW w:w="2106" w:type="dxa"/>
              </w:tcPr>
            </w:tcPrChange>
          </w:tcPr>
          <w:p w14:paraId="63099FDC" w14:textId="0A399ED7" w:rsidR="00B67F74" w:rsidRDefault="00B67F74" w:rsidP="00B67F74">
            <w:pPr>
              <w:pStyle w:val="TableParagraph"/>
              <w:spacing w:line="259" w:lineRule="auto"/>
              <w:ind w:left="105"/>
              <w:jc w:val="both"/>
              <w:rPr>
                <w:sz w:val="24"/>
              </w:rPr>
            </w:pPr>
            <w:ins w:id="4143" w:author="Windows User" w:date="2024-11-27T16:50:00Z">
              <w:r>
                <w:rPr>
                  <w:b/>
                  <w:spacing w:val="-2"/>
                  <w:sz w:val="24"/>
                </w:rPr>
                <w:t>Sales</w:t>
              </w:r>
            </w:ins>
            <w:del w:id="4144" w:author="Windows User" w:date="2024-11-27T16:47:00Z">
              <w:r w:rsidDel="00B67F74">
                <w:rPr>
                  <w:spacing w:val="-2"/>
                  <w:sz w:val="24"/>
                </w:rPr>
                <w:delText>700,000</w:delText>
              </w:r>
            </w:del>
          </w:p>
        </w:tc>
        <w:tc>
          <w:tcPr>
            <w:tcW w:w="1710" w:type="dxa"/>
            <w:tcPrChange w:id="4145" w:author="Windows User" w:date="2024-11-27T16:52:00Z">
              <w:tcPr>
                <w:tcW w:w="1985" w:type="dxa"/>
              </w:tcPr>
            </w:tcPrChange>
          </w:tcPr>
          <w:p w14:paraId="03469FA1" w14:textId="72343429" w:rsidR="00B67F74" w:rsidRDefault="00B67F74" w:rsidP="00B67F74">
            <w:pPr>
              <w:pStyle w:val="TableParagraph"/>
              <w:spacing w:line="259" w:lineRule="auto"/>
              <w:ind w:left="211"/>
              <w:jc w:val="both"/>
              <w:rPr>
                <w:sz w:val="24"/>
              </w:rPr>
            </w:pPr>
            <w:ins w:id="4146" w:author="Windows User" w:date="2024-11-27T16:47:00Z">
              <w:r>
                <w:rPr>
                  <w:spacing w:val="-2"/>
                  <w:sz w:val="24"/>
                </w:rPr>
                <w:t>700,000</w:t>
              </w:r>
            </w:ins>
            <w:del w:id="4147" w:author="Windows User" w:date="2024-11-27T16:44:00Z">
              <w:r w:rsidDel="00407B3A">
                <w:rPr>
                  <w:spacing w:val="-2"/>
                  <w:sz w:val="24"/>
                </w:rPr>
                <w:delText>344,120</w:delText>
              </w:r>
            </w:del>
          </w:p>
        </w:tc>
        <w:tc>
          <w:tcPr>
            <w:tcW w:w="2250" w:type="dxa"/>
            <w:tcPrChange w:id="4148" w:author="Windows User" w:date="2024-11-27T16:52:00Z">
              <w:tcPr>
                <w:tcW w:w="2119" w:type="dxa"/>
              </w:tcPr>
            </w:tcPrChange>
          </w:tcPr>
          <w:p w14:paraId="47669BC2" w14:textId="68F518C7" w:rsidR="00B67F74" w:rsidRDefault="00B67F74" w:rsidP="00B67F74">
            <w:pPr>
              <w:pStyle w:val="TableParagraph"/>
              <w:spacing w:line="259" w:lineRule="auto"/>
              <w:ind w:left="211"/>
              <w:jc w:val="both"/>
              <w:rPr>
                <w:sz w:val="24"/>
              </w:rPr>
            </w:pPr>
            <w:ins w:id="4149" w:author="Windows User" w:date="2024-11-27T16:47:00Z">
              <w:r>
                <w:rPr>
                  <w:spacing w:val="-2"/>
                  <w:sz w:val="24"/>
                </w:rPr>
                <w:t>355,880</w:t>
              </w:r>
            </w:ins>
            <w:del w:id="4150" w:author="Windows User" w:date="2024-11-27T16:46:00Z">
              <w:r w:rsidDel="00B67F74">
                <w:rPr>
                  <w:spacing w:val="-2"/>
                  <w:sz w:val="24"/>
                </w:rPr>
                <w:delText>355,880</w:delText>
              </w:r>
            </w:del>
          </w:p>
        </w:tc>
        <w:tc>
          <w:tcPr>
            <w:tcW w:w="1710" w:type="dxa"/>
            <w:tcPrChange w:id="4151" w:author="Windows User" w:date="2024-11-27T16:52:00Z">
              <w:tcPr>
                <w:tcW w:w="1800" w:type="dxa"/>
              </w:tcPr>
            </w:tcPrChange>
          </w:tcPr>
          <w:p w14:paraId="5B9C336A" w14:textId="103950F2" w:rsidR="00B67F74" w:rsidRDefault="00B67F74" w:rsidP="00B67F74">
            <w:pPr>
              <w:pStyle w:val="TableParagraph"/>
              <w:spacing w:line="259" w:lineRule="auto"/>
              <w:ind w:left="211"/>
              <w:jc w:val="both"/>
              <w:rPr>
                <w:ins w:id="4152" w:author="Windows User" w:date="2024-11-27T16:42:00Z"/>
                <w:spacing w:val="-2"/>
                <w:sz w:val="24"/>
              </w:rPr>
            </w:pPr>
            <w:ins w:id="4153" w:author="Windows User" w:date="2024-11-27T16:46:00Z">
              <w:r>
                <w:rPr>
                  <w:spacing w:val="-2"/>
                  <w:sz w:val="24"/>
                </w:rPr>
                <w:t>355,880</w:t>
              </w:r>
            </w:ins>
          </w:p>
        </w:tc>
      </w:tr>
      <w:tr w:rsidR="00B67F74" w14:paraId="79E5C688" w14:textId="126D44A0" w:rsidTr="005F2DD4">
        <w:trPr>
          <w:trHeight w:val="436"/>
          <w:trPrChange w:id="4154" w:author="Windows User" w:date="2024-11-27T16:52:00Z">
            <w:trPr>
              <w:trHeight w:val="436"/>
            </w:trPr>
          </w:trPrChange>
        </w:trPr>
        <w:tc>
          <w:tcPr>
            <w:tcW w:w="3098" w:type="dxa"/>
            <w:tcPrChange w:id="4155" w:author="Windows User" w:date="2024-11-27T16:52:00Z">
              <w:tcPr>
                <w:tcW w:w="2106" w:type="dxa"/>
              </w:tcPr>
            </w:tcPrChange>
          </w:tcPr>
          <w:p w14:paraId="393AABB3" w14:textId="5F8F5E18" w:rsidR="00B67F74" w:rsidRDefault="00B67F74" w:rsidP="00B67F74">
            <w:pPr>
              <w:pStyle w:val="TableParagraph"/>
              <w:spacing w:line="259" w:lineRule="auto"/>
              <w:ind w:left="105"/>
              <w:jc w:val="both"/>
              <w:rPr>
                <w:sz w:val="24"/>
              </w:rPr>
            </w:pPr>
            <w:ins w:id="4156" w:author="Windows User" w:date="2024-11-27T16:50:00Z">
              <w:r>
                <w:rPr>
                  <w:b/>
                  <w:spacing w:val="-2"/>
                  <w:sz w:val="24"/>
                </w:rPr>
                <w:t>Other</w:t>
              </w:r>
            </w:ins>
            <w:del w:id="4157" w:author="Windows User" w:date="2024-11-27T16:47:00Z">
              <w:r w:rsidDel="00B67F74">
                <w:rPr>
                  <w:spacing w:val="-2"/>
                  <w:sz w:val="24"/>
                </w:rPr>
                <w:delText>82,350</w:delText>
              </w:r>
            </w:del>
          </w:p>
        </w:tc>
        <w:tc>
          <w:tcPr>
            <w:tcW w:w="1710" w:type="dxa"/>
            <w:tcPrChange w:id="4158" w:author="Windows User" w:date="2024-11-27T16:52:00Z">
              <w:tcPr>
                <w:tcW w:w="1985" w:type="dxa"/>
              </w:tcPr>
            </w:tcPrChange>
          </w:tcPr>
          <w:p w14:paraId="1AD9C367" w14:textId="57C204FA" w:rsidR="00B67F74" w:rsidRDefault="00B67F74" w:rsidP="00B67F74">
            <w:pPr>
              <w:pStyle w:val="TableParagraph"/>
              <w:spacing w:line="259" w:lineRule="auto"/>
              <w:ind w:left="211"/>
              <w:jc w:val="both"/>
              <w:rPr>
                <w:sz w:val="24"/>
              </w:rPr>
            </w:pPr>
            <w:ins w:id="4159" w:author="Windows User" w:date="2024-11-27T16:47:00Z">
              <w:r>
                <w:rPr>
                  <w:spacing w:val="-2"/>
                  <w:sz w:val="24"/>
                </w:rPr>
                <w:t>82,350</w:t>
              </w:r>
            </w:ins>
            <w:del w:id="4160" w:author="Windows User" w:date="2024-11-27T16:44:00Z">
              <w:r w:rsidDel="00407B3A">
                <w:rPr>
                  <w:spacing w:val="-10"/>
                  <w:sz w:val="24"/>
                </w:rPr>
                <w:delText>0</w:delText>
              </w:r>
            </w:del>
          </w:p>
        </w:tc>
        <w:tc>
          <w:tcPr>
            <w:tcW w:w="2250" w:type="dxa"/>
            <w:tcPrChange w:id="4161" w:author="Windows User" w:date="2024-11-27T16:52:00Z">
              <w:tcPr>
                <w:tcW w:w="2119" w:type="dxa"/>
              </w:tcPr>
            </w:tcPrChange>
          </w:tcPr>
          <w:p w14:paraId="2F2A03EF" w14:textId="1DC48241" w:rsidR="00B67F74" w:rsidRDefault="00B67F74" w:rsidP="00B67F74">
            <w:pPr>
              <w:pStyle w:val="TableParagraph"/>
              <w:spacing w:line="259" w:lineRule="auto"/>
              <w:ind w:left="211"/>
              <w:jc w:val="both"/>
              <w:rPr>
                <w:sz w:val="24"/>
              </w:rPr>
            </w:pPr>
            <w:ins w:id="4162" w:author="Windows User" w:date="2024-11-27T16:47:00Z">
              <w:r>
                <w:rPr>
                  <w:spacing w:val="-2"/>
                  <w:sz w:val="24"/>
                </w:rPr>
                <w:t>82,350</w:t>
              </w:r>
            </w:ins>
            <w:del w:id="4163" w:author="Windows User" w:date="2024-11-27T16:46:00Z">
              <w:r w:rsidDel="00B67F74">
                <w:rPr>
                  <w:spacing w:val="-2"/>
                  <w:sz w:val="24"/>
                </w:rPr>
                <w:delText>82,350</w:delText>
              </w:r>
            </w:del>
          </w:p>
        </w:tc>
        <w:tc>
          <w:tcPr>
            <w:tcW w:w="1710" w:type="dxa"/>
            <w:tcPrChange w:id="4164" w:author="Windows User" w:date="2024-11-27T16:52:00Z">
              <w:tcPr>
                <w:tcW w:w="1800" w:type="dxa"/>
              </w:tcPr>
            </w:tcPrChange>
          </w:tcPr>
          <w:p w14:paraId="04EE5CCF" w14:textId="1625643C" w:rsidR="00B67F74" w:rsidRDefault="00B67F74" w:rsidP="00B67F74">
            <w:pPr>
              <w:pStyle w:val="TableParagraph"/>
              <w:spacing w:line="259" w:lineRule="auto"/>
              <w:ind w:left="211"/>
              <w:jc w:val="both"/>
              <w:rPr>
                <w:ins w:id="4165" w:author="Windows User" w:date="2024-11-27T16:42:00Z"/>
                <w:spacing w:val="-2"/>
                <w:sz w:val="24"/>
              </w:rPr>
            </w:pPr>
            <w:ins w:id="4166" w:author="Windows User" w:date="2024-11-27T16:46:00Z">
              <w:r>
                <w:rPr>
                  <w:spacing w:val="-2"/>
                  <w:sz w:val="24"/>
                </w:rPr>
                <w:t>82,350</w:t>
              </w:r>
            </w:ins>
          </w:p>
        </w:tc>
      </w:tr>
      <w:tr w:rsidR="00B67F74" w14:paraId="1061AE46" w14:textId="476B2AE5" w:rsidTr="005F2DD4">
        <w:trPr>
          <w:trHeight w:val="416"/>
          <w:trPrChange w:id="4167" w:author="Windows User" w:date="2024-11-27T16:52:00Z">
            <w:trPr>
              <w:trHeight w:val="416"/>
            </w:trPr>
          </w:trPrChange>
        </w:trPr>
        <w:tc>
          <w:tcPr>
            <w:tcW w:w="3098" w:type="dxa"/>
            <w:tcPrChange w:id="4168" w:author="Windows User" w:date="2024-11-27T16:52:00Z">
              <w:tcPr>
                <w:tcW w:w="2106" w:type="dxa"/>
              </w:tcPr>
            </w:tcPrChange>
          </w:tcPr>
          <w:p w14:paraId="7AEB0051" w14:textId="1A199D35" w:rsidR="00B67F74" w:rsidRDefault="00B67F74" w:rsidP="00B67F74">
            <w:pPr>
              <w:pStyle w:val="TableParagraph"/>
              <w:spacing w:line="259" w:lineRule="auto"/>
              <w:ind w:left="105"/>
              <w:jc w:val="both"/>
              <w:rPr>
                <w:sz w:val="24"/>
              </w:rPr>
            </w:pPr>
            <w:ins w:id="4169" w:author="Windows User" w:date="2024-11-27T16:50:00Z">
              <w:r>
                <w:rPr>
                  <w:b/>
                  <w:i/>
                  <w:sz w:val="24"/>
                </w:rPr>
                <w:t>Total</w:t>
              </w:r>
              <w:r>
                <w:rPr>
                  <w:b/>
                  <w:i/>
                  <w:spacing w:val="3"/>
                  <w:sz w:val="24"/>
                </w:rPr>
                <w:t xml:space="preserve"> </w:t>
              </w:r>
              <w:r>
                <w:rPr>
                  <w:b/>
                  <w:i/>
                  <w:spacing w:val="-2"/>
                  <w:sz w:val="24"/>
                </w:rPr>
                <w:t>Income</w:t>
              </w:r>
            </w:ins>
            <w:del w:id="4170" w:author="Windows User" w:date="2024-11-27T16:47:00Z">
              <w:r w:rsidDel="00B67F74">
                <w:rPr>
                  <w:spacing w:val="-2"/>
                  <w:sz w:val="24"/>
                </w:rPr>
                <w:delText>2,484,266</w:delText>
              </w:r>
            </w:del>
          </w:p>
        </w:tc>
        <w:tc>
          <w:tcPr>
            <w:tcW w:w="1710" w:type="dxa"/>
            <w:tcPrChange w:id="4171" w:author="Windows User" w:date="2024-11-27T16:52:00Z">
              <w:tcPr>
                <w:tcW w:w="1985" w:type="dxa"/>
              </w:tcPr>
            </w:tcPrChange>
          </w:tcPr>
          <w:p w14:paraId="2478110C" w14:textId="4945BCDE" w:rsidR="00B67F74" w:rsidRDefault="00B67F74" w:rsidP="00B67F74">
            <w:pPr>
              <w:pStyle w:val="TableParagraph"/>
              <w:spacing w:line="259" w:lineRule="auto"/>
              <w:jc w:val="both"/>
              <w:rPr>
                <w:sz w:val="24"/>
              </w:rPr>
            </w:pPr>
            <w:ins w:id="4172" w:author="Windows User" w:date="2024-11-27T16:47:00Z">
              <w:r>
                <w:rPr>
                  <w:spacing w:val="-2"/>
                  <w:sz w:val="24"/>
                </w:rPr>
                <w:t>2,484,266</w:t>
              </w:r>
            </w:ins>
          </w:p>
        </w:tc>
        <w:tc>
          <w:tcPr>
            <w:tcW w:w="2250" w:type="dxa"/>
            <w:tcPrChange w:id="4173" w:author="Windows User" w:date="2024-11-27T16:52:00Z">
              <w:tcPr>
                <w:tcW w:w="2119" w:type="dxa"/>
              </w:tcPr>
            </w:tcPrChange>
          </w:tcPr>
          <w:p w14:paraId="2D32C94F" w14:textId="16C5CA0A" w:rsidR="00B67F74" w:rsidRDefault="00B67F74" w:rsidP="00B67F74">
            <w:pPr>
              <w:pStyle w:val="TableParagraph"/>
              <w:spacing w:line="259" w:lineRule="auto"/>
              <w:ind w:left="211"/>
              <w:jc w:val="both"/>
              <w:rPr>
                <w:i/>
                <w:sz w:val="24"/>
              </w:rPr>
            </w:pPr>
            <w:ins w:id="4174" w:author="Windows User" w:date="2024-11-27T16:47:00Z">
              <w:r>
                <w:rPr>
                  <w:i/>
                  <w:spacing w:val="-2"/>
                  <w:sz w:val="24"/>
                </w:rPr>
                <w:t>2,484,266</w:t>
              </w:r>
            </w:ins>
            <w:del w:id="4175" w:author="Windows User" w:date="2024-11-27T16:46:00Z">
              <w:r w:rsidDel="00B67F74">
                <w:rPr>
                  <w:i/>
                  <w:spacing w:val="-2"/>
                  <w:sz w:val="24"/>
                </w:rPr>
                <w:delText>2,484,266</w:delText>
              </w:r>
            </w:del>
          </w:p>
        </w:tc>
        <w:tc>
          <w:tcPr>
            <w:tcW w:w="1710" w:type="dxa"/>
            <w:tcPrChange w:id="4176" w:author="Windows User" w:date="2024-11-27T16:52:00Z">
              <w:tcPr>
                <w:tcW w:w="1800" w:type="dxa"/>
              </w:tcPr>
            </w:tcPrChange>
          </w:tcPr>
          <w:p w14:paraId="755967C8" w14:textId="094574B2" w:rsidR="00B67F74" w:rsidRDefault="00985706" w:rsidP="00B67F74">
            <w:pPr>
              <w:pStyle w:val="TableParagraph"/>
              <w:spacing w:line="259" w:lineRule="auto"/>
              <w:ind w:left="211"/>
              <w:jc w:val="both"/>
              <w:rPr>
                <w:ins w:id="4177" w:author="Windows User" w:date="2024-11-27T16:42:00Z"/>
                <w:i/>
                <w:spacing w:val="-2"/>
                <w:sz w:val="24"/>
              </w:rPr>
            </w:pPr>
            <w:ins w:id="4178" w:author="Windows User" w:date="2024-11-27T16:53:00Z">
              <w:r>
                <w:rPr>
                  <w:i/>
                  <w:spacing w:val="-2"/>
                  <w:sz w:val="24"/>
                </w:rPr>
                <w:t>0</w:t>
              </w:r>
            </w:ins>
          </w:p>
        </w:tc>
      </w:tr>
      <w:tr w:rsidR="00B67F74" w14:paraId="482F03D6" w14:textId="01EF66A3" w:rsidTr="005F2DD4">
        <w:trPr>
          <w:trHeight w:val="346"/>
          <w:trPrChange w:id="4179" w:author="Windows User" w:date="2024-11-27T16:52:00Z">
            <w:trPr>
              <w:trHeight w:val="346"/>
            </w:trPr>
          </w:trPrChange>
        </w:trPr>
        <w:tc>
          <w:tcPr>
            <w:tcW w:w="3098" w:type="dxa"/>
            <w:tcPrChange w:id="4180" w:author="Windows User" w:date="2024-11-27T16:52:00Z">
              <w:tcPr>
                <w:tcW w:w="2106" w:type="dxa"/>
              </w:tcPr>
            </w:tcPrChange>
          </w:tcPr>
          <w:p w14:paraId="30DAD8D5" w14:textId="63B0AF9A" w:rsidR="00B67F74" w:rsidRDefault="00B67F74" w:rsidP="00B67F74">
            <w:pPr>
              <w:pStyle w:val="TableParagraph"/>
              <w:spacing w:line="259" w:lineRule="auto"/>
              <w:ind w:left="105"/>
              <w:jc w:val="both"/>
              <w:rPr>
                <w:sz w:val="24"/>
              </w:rPr>
            </w:pPr>
            <w:ins w:id="4181" w:author="Windows User" w:date="2024-11-27T16:50:00Z">
              <w:r>
                <w:rPr>
                  <w:b/>
                  <w:spacing w:val="-2"/>
                  <w:sz w:val="24"/>
                </w:rPr>
                <w:t>Expenses:</w:t>
              </w:r>
            </w:ins>
            <w:del w:id="4182" w:author="Windows User" w:date="2024-11-27T16:47:00Z">
              <w:r w:rsidDel="00B67F74">
                <w:rPr>
                  <w:spacing w:val="-2"/>
                  <w:sz w:val="24"/>
                </w:rPr>
                <w:delText>167,816</w:delText>
              </w:r>
            </w:del>
          </w:p>
        </w:tc>
        <w:tc>
          <w:tcPr>
            <w:tcW w:w="1710" w:type="dxa"/>
            <w:tcPrChange w:id="4183" w:author="Windows User" w:date="2024-11-27T16:52:00Z">
              <w:tcPr>
                <w:tcW w:w="1985" w:type="dxa"/>
              </w:tcPr>
            </w:tcPrChange>
          </w:tcPr>
          <w:p w14:paraId="56BD33A0" w14:textId="136B6685" w:rsidR="00B67F74" w:rsidRDefault="00B67F74" w:rsidP="00B67F74">
            <w:pPr>
              <w:pStyle w:val="TableParagraph"/>
              <w:spacing w:line="259" w:lineRule="auto"/>
              <w:jc w:val="both"/>
              <w:rPr>
                <w:sz w:val="24"/>
              </w:rPr>
            </w:pPr>
            <w:ins w:id="4184" w:author="Windows User" w:date="2024-11-27T16:47:00Z">
              <w:r>
                <w:rPr>
                  <w:spacing w:val="-2"/>
                  <w:sz w:val="24"/>
                </w:rPr>
                <w:t>167,816</w:t>
              </w:r>
            </w:ins>
          </w:p>
        </w:tc>
        <w:tc>
          <w:tcPr>
            <w:tcW w:w="2250" w:type="dxa"/>
            <w:tcPrChange w:id="4185" w:author="Windows User" w:date="2024-11-27T16:52:00Z">
              <w:tcPr>
                <w:tcW w:w="2119" w:type="dxa"/>
              </w:tcPr>
            </w:tcPrChange>
          </w:tcPr>
          <w:p w14:paraId="33726F92" w14:textId="77777777" w:rsidR="00B67F74" w:rsidRDefault="00B67F74" w:rsidP="00B67F74">
            <w:pPr>
              <w:pStyle w:val="TableParagraph"/>
              <w:spacing w:line="259" w:lineRule="auto"/>
              <w:jc w:val="both"/>
              <w:rPr>
                <w:sz w:val="24"/>
              </w:rPr>
            </w:pPr>
          </w:p>
        </w:tc>
        <w:tc>
          <w:tcPr>
            <w:tcW w:w="1710" w:type="dxa"/>
            <w:tcPrChange w:id="4186" w:author="Windows User" w:date="2024-11-27T16:52:00Z">
              <w:tcPr>
                <w:tcW w:w="1800" w:type="dxa"/>
              </w:tcPr>
            </w:tcPrChange>
          </w:tcPr>
          <w:p w14:paraId="58411BCF" w14:textId="77777777" w:rsidR="00B67F74" w:rsidRDefault="00B67F74" w:rsidP="00B67F74">
            <w:pPr>
              <w:pStyle w:val="TableParagraph"/>
              <w:spacing w:line="259" w:lineRule="auto"/>
              <w:jc w:val="both"/>
              <w:rPr>
                <w:ins w:id="4187" w:author="Windows User" w:date="2024-11-27T16:42:00Z"/>
                <w:sz w:val="24"/>
              </w:rPr>
            </w:pPr>
          </w:p>
        </w:tc>
      </w:tr>
      <w:tr w:rsidR="00B67F74" w14:paraId="698404D7" w14:textId="54D4AE90" w:rsidTr="005F2DD4">
        <w:trPr>
          <w:trHeight w:val="390"/>
          <w:trPrChange w:id="4188" w:author="Windows User" w:date="2024-11-27T16:52:00Z">
            <w:trPr>
              <w:trHeight w:val="390"/>
            </w:trPr>
          </w:trPrChange>
        </w:trPr>
        <w:tc>
          <w:tcPr>
            <w:tcW w:w="3098" w:type="dxa"/>
            <w:tcPrChange w:id="4189" w:author="Windows User" w:date="2024-11-27T16:52:00Z">
              <w:tcPr>
                <w:tcW w:w="2106" w:type="dxa"/>
              </w:tcPr>
            </w:tcPrChange>
          </w:tcPr>
          <w:p w14:paraId="4709222F" w14:textId="0C4D8D60" w:rsidR="00B67F74" w:rsidRDefault="00B67F74" w:rsidP="00B67F74">
            <w:pPr>
              <w:pStyle w:val="TableParagraph"/>
              <w:spacing w:line="259" w:lineRule="auto"/>
              <w:ind w:left="105"/>
              <w:jc w:val="both"/>
              <w:rPr>
                <w:sz w:val="24"/>
              </w:rPr>
            </w:pPr>
            <w:ins w:id="4190" w:author="Windows User" w:date="2024-11-27T16:50:00Z">
              <w:r>
                <w:rPr>
                  <w:b/>
                  <w:spacing w:val="-2"/>
                  <w:sz w:val="24"/>
                </w:rPr>
                <w:t>Salaries/Wages</w:t>
              </w:r>
            </w:ins>
            <w:del w:id="4191" w:author="Windows User" w:date="2024-11-27T16:47:00Z">
              <w:r w:rsidDel="00B67F74">
                <w:rPr>
                  <w:spacing w:val="-2"/>
                  <w:sz w:val="24"/>
                </w:rPr>
                <w:delText>60,000</w:delText>
              </w:r>
            </w:del>
          </w:p>
        </w:tc>
        <w:tc>
          <w:tcPr>
            <w:tcW w:w="1710" w:type="dxa"/>
            <w:tcPrChange w:id="4192" w:author="Windows User" w:date="2024-11-27T16:52:00Z">
              <w:tcPr>
                <w:tcW w:w="1985" w:type="dxa"/>
              </w:tcPr>
            </w:tcPrChange>
          </w:tcPr>
          <w:p w14:paraId="44714DD3" w14:textId="1A48B5F0" w:rsidR="00B67F74" w:rsidRDefault="00B67F74" w:rsidP="00B67F74">
            <w:pPr>
              <w:pStyle w:val="TableParagraph"/>
              <w:spacing w:line="259" w:lineRule="auto"/>
              <w:ind w:left="211"/>
              <w:jc w:val="both"/>
              <w:rPr>
                <w:sz w:val="24"/>
              </w:rPr>
            </w:pPr>
            <w:ins w:id="4193" w:author="Windows User" w:date="2024-11-27T16:47:00Z">
              <w:r>
                <w:rPr>
                  <w:spacing w:val="-2"/>
                  <w:sz w:val="24"/>
                </w:rPr>
                <w:t>60,000</w:t>
              </w:r>
            </w:ins>
            <w:del w:id="4194" w:author="Windows User" w:date="2024-11-27T16:44:00Z">
              <w:r w:rsidDel="00407B3A">
                <w:rPr>
                  <w:spacing w:val="-2"/>
                  <w:sz w:val="24"/>
                </w:rPr>
                <w:delText>60,000</w:delText>
              </w:r>
            </w:del>
          </w:p>
        </w:tc>
        <w:tc>
          <w:tcPr>
            <w:tcW w:w="2250" w:type="dxa"/>
            <w:tcPrChange w:id="4195" w:author="Windows User" w:date="2024-11-27T16:52:00Z">
              <w:tcPr>
                <w:tcW w:w="2119" w:type="dxa"/>
              </w:tcPr>
            </w:tcPrChange>
          </w:tcPr>
          <w:p w14:paraId="49C36EF2" w14:textId="3CE48D9E" w:rsidR="00B67F74" w:rsidRDefault="00B67F74" w:rsidP="00B67F74">
            <w:pPr>
              <w:pStyle w:val="TableParagraph"/>
              <w:spacing w:line="259" w:lineRule="auto"/>
              <w:ind w:left="211"/>
              <w:jc w:val="both"/>
              <w:rPr>
                <w:sz w:val="24"/>
              </w:rPr>
            </w:pPr>
            <w:ins w:id="4196" w:author="Windows User" w:date="2024-11-27T16:47:00Z">
              <w:r>
                <w:rPr>
                  <w:spacing w:val="-10"/>
                  <w:sz w:val="24"/>
                </w:rPr>
                <w:t>0</w:t>
              </w:r>
            </w:ins>
            <w:del w:id="4197" w:author="Windows User" w:date="2024-11-27T16:46:00Z">
              <w:r w:rsidDel="00B67F74">
                <w:rPr>
                  <w:spacing w:val="-10"/>
                  <w:sz w:val="24"/>
                </w:rPr>
                <w:delText>0</w:delText>
              </w:r>
            </w:del>
          </w:p>
        </w:tc>
        <w:tc>
          <w:tcPr>
            <w:tcW w:w="1710" w:type="dxa"/>
            <w:tcPrChange w:id="4198" w:author="Windows User" w:date="2024-11-27T16:52:00Z">
              <w:tcPr>
                <w:tcW w:w="1800" w:type="dxa"/>
              </w:tcPr>
            </w:tcPrChange>
          </w:tcPr>
          <w:p w14:paraId="7E39BD66" w14:textId="7F13F5D9" w:rsidR="00B67F74" w:rsidRDefault="00B67F74" w:rsidP="00B67F74">
            <w:pPr>
              <w:pStyle w:val="TableParagraph"/>
              <w:spacing w:line="259" w:lineRule="auto"/>
              <w:ind w:left="211"/>
              <w:jc w:val="both"/>
              <w:rPr>
                <w:ins w:id="4199" w:author="Windows User" w:date="2024-11-27T16:42:00Z"/>
                <w:spacing w:val="-10"/>
                <w:sz w:val="24"/>
              </w:rPr>
            </w:pPr>
            <w:ins w:id="4200" w:author="Windows User" w:date="2024-11-27T16:46:00Z">
              <w:r>
                <w:rPr>
                  <w:spacing w:val="-10"/>
                  <w:sz w:val="24"/>
                </w:rPr>
                <w:t>0</w:t>
              </w:r>
            </w:ins>
          </w:p>
        </w:tc>
      </w:tr>
      <w:tr w:rsidR="00B67F74" w14:paraId="31D6D82C" w14:textId="0823F243" w:rsidTr="005F2DD4">
        <w:trPr>
          <w:trHeight w:val="410"/>
          <w:trPrChange w:id="4201" w:author="Windows User" w:date="2024-11-27T16:52:00Z">
            <w:trPr>
              <w:trHeight w:val="410"/>
            </w:trPr>
          </w:trPrChange>
        </w:trPr>
        <w:tc>
          <w:tcPr>
            <w:tcW w:w="3098" w:type="dxa"/>
            <w:tcPrChange w:id="4202" w:author="Windows User" w:date="2024-11-27T16:52:00Z">
              <w:tcPr>
                <w:tcW w:w="2106" w:type="dxa"/>
              </w:tcPr>
            </w:tcPrChange>
          </w:tcPr>
          <w:p w14:paraId="7A603C2A" w14:textId="16355AF8" w:rsidR="00B67F74" w:rsidRDefault="00B67F74" w:rsidP="00B67F74">
            <w:pPr>
              <w:pStyle w:val="TableParagraph"/>
              <w:spacing w:line="259" w:lineRule="auto"/>
              <w:ind w:left="105"/>
              <w:jc w:val="both"/>
              <w:rPr>
                <w:sz w:val="24"/>
              </w:rPr>
            </w:pPr>
            <w:ins w:id="4203" w:author="Windows User" w:date="2024-11-27T16:50:00Z">
              <w:r>
                <w:rPr>
                  <w:b/>
                  <w:sz w:val="24"/>
                </w:rPr>
                <w:t>Payroll</w:t>
              </w:r>
              <w:r>
                <w:rPr>
                  <w:b/>
                  <w:spacing w:val="-9"/>
                  <w:sz w:val="24"/>
                </w:rPr>
                <w:t xml:space="preserve"> </w:t>
              </w:r>
              <w:r>
                <w:rPr>
                  <w:b/>
                  <w:spacing w:val="-2"/>
                  <w:sz w:val="24"/>
                </w:rPr>
                <w:t>Expenses</w:t>
              </w:r>
            </w:ins>
            <w:del w:id="4204" w:author="Windows User" w:date="2024-11-27T16:47:00Z">
              <w:r w:rsidDel="00B67F74">
                <w:rPr>
                  <w:spacing w:val="-4"/>
                  <w:sz w:val="24"/>
                </w:rPr>
                <w:delText>3,840</w:delText>
              </w:r>
            </w:del>
          </w:p>
        </w:tc>
        <w:tc>
          <w:tcPr>
            <w:tcW w:w="1710" w:type="dxa"/>
            <w:tcPrChange w:id="4205" w:author="Windows User" w:date="2024-11-27T16:52:00Z">
              <w:tcPr>
                <w:tcW w:w="1985" w:type="dxa"/>
              </w:tcPr>
            </w:tcPrChange>
          </w:tcPr>
          <w:p w14:paraId="58F10E05" w14:textId="727885CF" w:rsidR="00B67F74" w:rsidRDefault="00B67F74" w:rsidP="00B67F74">
            <w:pPr>
              <w:pStyle w:val="TableParagraph"/>
              <w:spacing w:line="259" w:lineRule="auto"/>
              <w:ind w:left="211"/>
              <w:jc w:val="both"/>
              <w:rPr>
                <w:sz w:val="24"/>
              </w:rPr>
            </w:pPr>
            <w:ins w:id="4206" w:author="Windows User" w:date="2024-11-27T16:47:00Z">
              <w:r>
                <w:rPr>
                  <w:spacing w:val="-4"/>
                  <w:sz w:val="24"/>
                </w:rPr>
                <w:t>3,840</w:t>
              </w:r>
            </w:ins>
            <w:del w:id="4207" w:author="Windows User" w:date="2024-11-27T16:44:00Z">
              <w:r w:rsidDel="00407B3A">
                <w:rPr>
                  <w:spacing w:val="-4"/>
                  <w:sz w:val="24"/>
                </w:rPr>
                <w:delText>3,480</w:delText>
              </w:r>
            </w:del>
          </w:p>
        </w:tc>
        <w:tc>
          <w:tcPr>
            <w:tcW w:w="2250" w:type="dxa"/>
            <w:tcPrChange w:id="4208" w:author="Windows User" w:date="2024-11-27T16:52:00Z">
              <w:tcPr>
                <w:tcW w:w="2119" w:type="dxa"/>
              </w:tcPr>
            </w:tcPrChange>
          </w:tcPr>
          <w:p w14:paraId="32B3ABE9" w14:textId="2719B1C7" w:rsidR="00B67F74" w:rsidRDefault="00B67F74" w:rsidP="00B67F74">
            <w:pPr>
              <w:pStyle w:val="TableParagraph"/>
              <w:spacing w:line="259" w:lineRule="auto"/>
              <w:ind w:left="211"/>
              <w:jc w:val="both"/>
              <w:rPr>
                <w:sz w:val="24"/>
              </w:rPr>
            </w:pPr>
            <w:ins w:id="4209" w:author="Windows User" w:date="2024-11-27T16:47:00Z">
              <w:r>
                <w:rPr>
                  <w:spacing w:val="-10"/>
                  <w:sz w:val="24"/>
                </w:rPr>
                <w:t>0</w:t>
              </w:r>
            </w:ins>
            <w:del w:id="4210" w:author="Windows User" w:date="2024-11-27T16:46:00Z">
              <w:r w:rsidDel="00B67F74">
                <w:rPr>
                  <w:spacing w:val="-10"/>
                  <w:sz w:val="24"/>
                </w:rPr>
                <w:delText>0</w:delText>
              </w:r>
            </w:del>
          </w:p>
        </w:tc>
        <w:tc>
          <w:tcPr>
            <w:tcW w:w="1710" w:type="dxa"/>
            <w:tcPrChange w:id="4211" w:author="Windows User" w:date="2024-11-27T16:52:00Z">
              <w:tcPr>
                <w:tcW w:w="1800" w:type="dxa"/>
              </w:tcPr>
            </w:tcPrChange>
          </w:tcPr>
          <w:p w14:paraId="66119FB9" w14:textId="3BCB7B78" w:rsidR="00B67F74" w:rsidRDefault="00B67F74" w:rsidP="00B67F74">
            <w:pPr>
              <w:pStyle w:val="TableParagraph"/>
              <w:spacing w:line="259" w:lineRule="auto"/>
              <w:ind w:left="211"/>
              <w:jc w:val="both"/>
              <w:rPr>
                <w:ins w:id="4212" w:author="Windows User" w:date="2024-11-27T16:42:00Z"/>
                <w:spacing w:val="-10"/>
                <w:sz w:val="24"/>
              </w:rPr>
            </w:pPr>
            <w:ins w:id="4213" w:author="Windows User" w:date="2024-11-27T16:46:00Z">
              <w:r>
                <w:rPr>
                  <w:spacing w:val="-10"/>
                  <w:sz w:val="24"/>
                </w:rPr>
                <w:t>0</w:t>
              </w:r>
            </w:ins>
          </w:p>
        </w:tc>
      </w:tr>
      <w:tr w:rsidR="00B67F74" w14:paraId="365227EE" w14:textId="4D295C90" w:rsidTr="005F2DD4">
        <w:trPr>
          <w:trHeight w:val="448"/>
          <w:trPrChange w:id="4214" w:author="Windows User" w:date="2024-11-27T16:52:00Z">
            <w:trPr>
              <w:trHeight w:val="448"/>
            </w:trPr>
          </w:trPrChange>
        </w:trPr>
        <w:tc>
          <w:tcPr>
            <w:tcW w:w="3098" w:type="dxa"/>
            <w:tcPrChange w:id="4215" w:author="Windows User" w:date="2024-11-27T16:52:00Z">
              <w:tcPr>
                <w:tcW w:w="2106" w:type="dxa"/>
              </w:tcPr>
            </w:tcPrChange>
          </w:tcPr>
          <w:p w14:paraId="377B3FBE" w14:textId="17EF8D53" w:rsidR="00B67F74" w:rsidRDefault="00B67F74" w:rsidP="00B67F74">
            <w:pPr>
              <w:pStyle w:val="TableParagraph"/>
              <w:spacing w:line="259" w:lineRule="auto"/>
              <w:ind w:left="105"/>
              <w:jc w:val="both"/>
              <w:rPr>
                <w:sz w:val="24"/>
              </w:rPr>
            </w:pPr>
            <w:ins w:id="4216" w:author="Windows User" w:date="2024-11-27T16:50:00Z">
              <w:r>
                <w:rPr>
                  <w:b/>
                  <w:spacing w:val="-2"/>
                  <w:sz w:val="24"/>
                </w:rPr>
                <w:t>Legal/Accounting</w:t>
              </w:r>
            </w:ins>
            <w:del w:id="4217" w:author="Windows User" w:date="2024-11-27T16:47:00Z">
              <w:r w:rsidDel="00B67F74">
                <w:rPr>
                  <w:spacing w:val="-4"/>
                  <w:sz w:val="24"/>
                </w:rPr>
                <w:delText>3,616</w:delText>
              </w:r>
            </w:del>
          </w:p>
        </w:tc>
        <w:tc>
          <w:tcPr>
            <w:tcW w:w="1710" w:type="dxa"/>
            <w:tcPrChange w:id="4218" w:author="Windows User" w:date="2024-11-27T16:52:00Z">
              <w:tcPr>
                <w:tcW w:w="1985" w:type="dxa"/>
              </w:tcPr>
            </w:tcPrChange>
          </w:tcPr>
          <w:p w14:paraId="0E493E68" w14:textId="14B25D4C" w:rsidR="00B67F74" w:rsidRDefault="00B67F74" w:rsidP="00B67F74">
            <w:pPr>
              <w:pStyle w:val="TableParagraph"/>
              <w:spacing w:line="259" w:lineRule="auto"/>
              <w:jc w:val="both"/>
              <w:rPr>
                <w:sz w:val="24"/>
              </w:rPr>
            </w:pPr>
            <w:ins w:id="4219" w:author="Windows User" w:date="2024-11-27T16:47:00Z">
              <w:r>
                <w:rPr>
                  <w:spacing w:val="-4"/>
                  <w:sz w:val="24"/>
                </w:rPr>
                <w:t>3,616</w:t>
              </w:r>
            </w:ins>
          </w:p>
        </w:tc>
        <w:tc>
          <w:tcPr>
            <w:tcW w:w="2250" w:type="dxa"/>
            <w:tcPrChange w:id="4220" w:author="Windows User" w:date="2024-11-27T16:52:00Z">
              <w:tcPr>
                <w:tcW w:w="2119" w:type="dxa"/>
              </w:tcPr>
            </w:tcPrChange>
          </w:tcPr>
          <w:p w14:paraId="2AEBE237" w14:textId="1FC5EECB" w:rsidR="00B67F74" w:rsidRDefault="00B67F74" w:rsidP="00B67F74">
            <w:pPr>
              <w:pStyle w:val="TableParagraph"/>
              <w:spacing w:line="259" w:lineRule="auto"/>
              <w:ind w:left="211"/>
              <w:jc w:val="both"/>
              <w:rPr>
                <w:sz w:val="24"/>
              </w:rPr>
            </w:pPr>
            <w:ins w:id="4221" w:author="Windows User" w:date="2024-11-27T16:47:00Z">
              <w:r>
                <w:rPr>
                  <w:spacing w:val="-4"/>
                  <w:sz w:val="24"/>
                </w:rPr>
                <w:t>3,616</w:t>
              </w:r>
            </w:ins>
            <w:del w:id="4222" w:author="Windows User" w:date="2024-11-27T16:46:00Z">
              <w:r w:rsidDel="00B67F74">
                <w:rPr>
                  <w:spacing w:val="-4"/>
                  <w:sz w:val="24"/>
                </w:rPr>
                <w:delText>3,616</w:delText>
              </w:r>
            </w:del>
          </w:p>
        </w:tc>
        <w:tc>
          <w:tcPr>
            <w:tcW w:w="1710" w:type="dxa"/>
            <w:tcPrChange w:id="4223" w:author="Windows User" w:date="2024-11-27T16:52:00Z">
              <w:tcPr>
                <w:tcW w:w="1800" w:type="dxa"/>
              </w:tcPr>
            </w:tcPrChange>
          </w:tcPr>
          <w:p w14:paraId="46D0F0C8" w14:textId="084C8B54" w:rsidR="00B67F74" w:rsidRDefault="00B67F74" w:rsidP="00B67F74">
            <w:pPr>
              <w:pStyle w:val="TableParagraph"/>
              <w:spacing w:line="259" w:lineRule="auto"/>
              <w:ind w:left="211"/>
              <w:jc w:val="both"/>
              <w:rPr>
                <w:ins w:id="4224" w:author="Windows User" w:date="2024-11-27T16:42:00Z"/>
                <w:spacing w:val="-4"/>
                <w:sz w:val="24"/>
              </w:rPr>
            </w:pPr>
            <w:ins w:id="4225" w:author="Windows User" w:date="2024-11-27T16:46:00Z">
              <w:r>
                <w:rPr>
                  <w:spacing w:val="-4"/>
                  <w:sz w:val="24"/>
                </w:rPr>
                <w:t>3,616</w:t>
              </w:r>
            </w:ins>
          </w:p>
        </w:tc>
      </w:tr>
      <w:tr w:rsidR="00B67F74" w14:paraId="5E0BCCC4" w14:textId="58B1F4C8" w:rsidTr="005F2DD4">
        <w:trPr>
          <w:trHeight w:val="428"/>
          <w:trPrChange w:id="4226" w:author="Windows User" w:date="2024-11-27T16:52:00Z">
            <w:trPr>
              <w:trHeight w:val="428"/>
            </w:trPr>
          </w:trPrChange>
        </w:trPr>
        <w:tc>
          <w:tcPr>
            <w:tcW w:w="3098" w:type="dxa"/>
            <w:tcPrChange w:id="4227" w:author="Windows User" w:date="2024-11-27T16:52:00Z">
              <w:tcPr>
                <w:tcW w:w="2106" w:type="dxa"/>
              </w:tcPr>
            </w:tcPrChange>
          </w:tcPr>
          <w:p w14:paraId="14851B31" w14:textId="5C0D6997" w:rsidR="00B67F74" w:rsidRDefault="00B67F74" w:rsidP="00B67F74">
            <w:pPr>
              <w:pStyle w:val="TableParagraph"/>
              <w:spacing w:line="259" w:lineRule="auto"/>
              <w:ind w:left="105"/>
              <w:jc w:val="both"/>
              <w:rPr>
                <w:sz w:val="24"/>
              </w:rPr>
            </w:pPr>
            <w:ins w:id="4228" w:author="Windows User" w:date="2024-11-27T16:50:00Z">
              <w:r>
                <w:rPr>
                  <w:b/>
                  <w:spacing w:val="-2"/>
                  <w:sz w:val="24"/>
                </w:rPr>
                <w:t>Advertising</w:t>
              </w:r>
            </w:ins>
            <w:del w:id="4229" w:author="Windows User" w:date="2024-11-27T16:47:00Z">
              <w:r w:rsidDel="00B67F74">
                <w:rPr>
                  <w:spacing w:val="-2"/>
                  <w:sz w:val="24"/>
                </w:rPr>
                <w:delText>2</w:delText>
              </w:r>
            </w:del>
            <w:del w:id="4230" w:author="Windows User" w:date="2024-11-27T16:41:00Z">
              <w:r w:rsidDel="00B67F74">
                <w:rPr>
                  <w:spacing w:val="-2"/>
                  <w:sz w:val="24"/>
                </w:rPr>
                <w:delText>,</w:delText>
              </w:r>
            </w:del>
            <w:del w:id="4231" w:author="Windows User" w:date="2024-11-27T16:47:00Z">
              <w:r w:rsidDel="00B67F74">
                <w:rPr>
                  <w:spacing w:val="-2"/>
                  <w:sz w:val="24"/>
                </w:rPr>
                <w:delText>3360</w:delText>
              </w:r>
            </w:del>
          </w:p>
        </w:tc>
        <w:tc>
          <w:tcPr>
            <w:tcW w:w="1710" w:type="dxa"/>
            <w:tcPrChange w:id="4232" w:author="Windows User" w:date="2024-11-27T16:52:00Z">
              <w:tcPr>
                <w:tcW w:w="1985" w:type="dxa"/>
              </w:tcPr>
            </w:tcPrChange>
          </w:tcPr>
          <w:p w14:paraId="5170E9F0" w14:textId="19B1F345" w:rsidR="00B67F74" w:rsidRDefault="00B67F74" w:rsidP="00B67F74">
            <w:pPr>
              <w:pStyle w:val="TableParagraph"/>
              <w:spacing w:line="259" w:lineRule="auto"/>
              <w:ind w:left="211"/>
              <w:jc w:val="both"/>
              <w:rPr>
                <w:sz w:val="24"/>
              </w:rPr>
            </w:pPr>
            <w:ins w:id="4233" w:author="Windows User" w:date="2024-11-27T16:47:00Z">
              <w:r>
                <w:rPr>
                  <w:spacing w:val="-2"/>
                  <w:sz w:val="24"/>
                </w:rPr>
                <w:t>23,360</w:t>
              </w:r>
            </w:ins>
            <w:del w:id="4234" w:author="Windows User" w:date="2024-11-27T16:44:00Z">
              <w:r w:rsidDel="00407B3A">
                <w:rPr>
                  <w:spacing w:val="-2"/>
                  <w:sz w:val="24"/>
                </w:rPr>
                <w:delText>25,000</w:delText>
              </w:r>
            </w:del>
          </w:p>
        </w:tc>
        <w:tc>
          <w:tcPr>
            <w:tcW w:w="2250" w:type="dxa"/>
            <w:tcPrChange w:id="4235" w:author="Windows User" w:date="2024-11-27T16:52:00Z">
              <w:tcPr>
                <w:tcW w:w="2119" w:type="dxa"/>
              </w:tcPr>
            </w:tcPrChange>
          </w:tcPr>
          <w:p w14:paraId="73CB6C6F" w14:textId="0766B0E0" w:rsidR="00B67F74" w:rsidRDefault="00B67F74" w:rsidP="00B67F74">
            <w:pPr>
              <w:pStyle w:val="TableParagraph"/>
              <w:spacing w:line="259" w:lineRule="auto"/>
              <w:ind w:left="211"/>
              <w:jc w:val="both"/>
              <w:rPr>
                <w:sz w:val="24"/>
              </w:rPr>
            </w:pPr>
            <w:ins w:id="4236" w:author="Windows User" w:date="2024-11-27T16:47:00Z">
              <w:r>
                <w:rPr>
                  <w:sz w:val="24"/>
                </w:rPr>
                <w:t>-</w:t>
              </w:r>
              <w:r>
                <w:rPr>
                  <w:spacing w:val="-4"/>
                  <w:sz w:val="24"/>
                </w:rPr>
                <w:t>1640</w:t>
              </w:r>
            </w:ins>
            <w:del w:id="4237" w:author="Windows User" w:date="2024-11-27T16:46:00Z">
              <w:r w:rsidDel="00B67F74">
                <w:rPr>
                  <w:sz w:val="24"/>
                </w:rPr>
                <w:delText>-</w:delText>
              </w:r>
              <w:r w:rsidDel="00B67F74">
                <w:rPr>
                  <w:spacing w:val="-4"/>
                  <w:sz w:val="24"/>
                </w:rPr>
                <w:delText>1640</w:delText>
              </w:r>
            </w:del>
          </w:p>
        </w:tc>
        <w:tc>
          <w:tcPr>
            <w:tcW w:w="1710" w:type="dxa"/>
            <w:tcPrChange w:id="4238" w:author="Windows User" w:date="2024-11-27T16:52:00Z">
              <w:tcPr>
                <w:tcW w:w="1800" w:type="dxa"/>
              </w:tcPr>
            </w:tcPrChange>
          </w:tcPr>
          <w:p w14:paraId="3E088B7A" w14:textId="7B89DC18" w:rsidR="00B67F74" w:rsidRDefault="00B67F74" w:rsidP="00B67F74">
            <w:pPr>
              <w:pStyle w:val="TableParagraph"/>
              <w:spacing w:line="259" w:lineRule="auto"/>
              <w:ind w:left="211"/>
              <w:jc w:val="both"/>
              <w:rPr>
                <w:ins w:id="4239" w:author="Windows User" w:date="2024-11-27T16:42:00Z"/>
                <w:sz w:val="24"/>
              </w:rPr>
            </w:pPr>
            <w:ins w:id="4240" w:author="Windows User" w:date="2024-11-27T16:46:00Z">
              <w:r>
                <w:rPr>
                  <w:sz w:val="24"/>
                </w:rPr>
                <w:t>-</w:t>
              </w:r>
              <w:r>
                <w:rPr>
                  <w:spacing w:val="-4"/>
                  <w:sz w:val="24"/>
                </w:rPr>
                <w:t>1640</w:t>
              </w:r>
            </w:ins>
          </w:p>
        </w:tc>
      </w:tr>
      <w:tr w:rsidR="00B67F74" w14:paraId="331BF0FA" w14:textId="68DB9398" w:rsidTr="005F2DD4">
        <w:trPr>
          <w:trHeight w:val="404"/>
          <w:trPrChange w:id="4241" w:author="Windows User" w:date="2024-11-27T16:52:00Z">
            <w:trPr>
              <w:trHeight w:val="404"/>
            </w:trPr>
          </w:trPrChange>
        </w:trPr>
        <w:tc>
          <w:tcPr>
            <w:tcW w:w="3098" w:type="dxa"/>
            <w:tcPrChange w:id="4242" w:author="Windows User" w:date="2024-11-27T16:52:00Z">
              <w:tcPr>
                <w:tcW w:w="2106" w:type="dxa"/>
              </w:tcPr>
            </w:tcPrChange>
          </w:tcPr>
          <w:p w14:paraId="02FEA787" w14:textId="0998A7CA" w:rsidR="00B67F74" w:rsidRDefault="00B67F74" w:rsidP="00B67F74">
            <w:pPr>
              <w:pStyle w:val="TableParagraph"/>
              <w:spacing w:line="259" w:lineRule="auto"/>
              <w:ind w:left="105"/>
              <w:jc w:val="both"/>
              <w:rPr>
                <w:sz w:val="24"/>
              </w:rPr>
            </w:pPr>
            <w:ins w:id="4243" w:author="Windows User" w:date="2024-11-27T16:50:00Z">
              <w:r>
                <w:rPr>
                  <w:b/>
                  <w:spacing w:val="-2"/>
                  <w:sz w:val="24"/>
                </w:rPr>
                <w:t>Travel/Auto</w:t>
              </w:r>
            </w:ins>
            <w:del w:id="4244" w:author="Windows User" w:date="2024-11-27T16:47:00Z">
              <w:r w:rsidDel="00B67F74">
                <w:rPr>
                  <w:spacing w:val="-2"/>
                  <w:sz w:val="24"/>
                </w:rPr>
                <w:delText>12,000</w:delText>
              </w:r>
            </w:del>
          </w:p>
        </w:tc>
        <w:tc>
          <w:tcPr>
            <w:tcW w:w="1710" w:type="dxa"/>
            <w:tcPrChange w:id="4245" w:author="Windows User" w:date="2024-11-27T16:52:00Z">
              <w:tcPr>
                <w:tcW w:w="1985" w:type="dxa"/>
              </w:tcPr>
            </w:tcPrChange>
          </w:tcPr>
          <w:p w14:paraId="7E6D9FF6" w14:textId="5ACE5C8E" w:rsidR="00B67F74" w:rsidRDefault="00B67F74" w:rsidP="00B67F74">
            <w:pPr>
              <w:pStyle w:val="TableParagraph"/>
              <w:spacing w:line="259" w:lineRule="auto"/>
              <w:ind w:left="211"/>
              <w:jc w:val="both"/>
              <w:rPr>
                <w:sz w:val="24"/>
              </w:rPr>
            </w:pPr>
            <w:ins w:id="4246" w:author="Windows User" w:date="2024-11-27T16:47:00Z">
              <w:r>
                <w:rPr>
                  <w:spacing w:val="-2"/>
                  <w:sz w:val="24"/>
                </w:rPr>
                <w:t>12,000</w:t>
              </w:r>
            </w:ins>
            <w:del w:id="4247" w:author="Windows User" w:date="2024-11-27T16:44:00Z">
              <w:r w:rsidDel="00407B3A">
                <w:rPr>
                  <w:spacing w:val="-2"/>
                  <w:sz w:val="24"/>
                </w:rPr>
                <w:delText>12,000</w:delText>
              </w:r>
            </w:del>
          </w:p>
        </w:tc>
        <w:tc>
          <w:tcPr>
            <w:tcW w:w="2250" w:type="dxa"/>
            <w:tcPrChange w:id="4248" w:author="Windows User" w:date="2024-11-27T16:52:00Z">
              <w:tcPr>
                <w:tcW w:w="2119" w:type="dxa"/>
              </w:tcPr>
            </w:tcPrChange>
          </w:tcPr>
          <w:p w14:paraId="4E9E89DE" w14:textId="099C2DA9" w:rsidR="00B67F74" w:rsidRDefault="00B67F74" w:rsidP="00B67F74">
            <w:pPr>
              <w:pStyle w:val="TableParagraph"/>
              <w:spacing w:line="259" w:lineRule="auto"/>
              <w:ind w:left="172"/>
              <w:jc w:val="both"/>
              <w:rPr>
                <w:sz w:val="24"/>
              </w:rPr>
            </w:pPr>
            <w:ins w:id="4249" w:author="Windows User" w:date="2024-11-27T16:47:00Z">
              <w:r>
                <w:rPr>
                  <w:sz w:val="24"/>
                </w:rPr>
                <w:t>0</w:t>
              </w:r>
            </w:ins>
            <w:ins w:id="4250" w:author="MUKOLWE" w:date="2024-11-26T06:58:00Z">
              <w:del w:id="4251" w:author="Windows User" w:date="2024-11-27T16:46:00Z">
                <w:r w:rsidDel="00B67F74">
                  <w:rPr>
                    <w:sz w:val="24"/>
                  </w:rPr>
                  <w:delText>0</w:delText>
                </w:r>
              </w:del>
            </w:ins>
          </w:p>
        </w:tc>
        <w:tc>
          <w:tcPr>
            <w:tcW w:w="1710" w:type="dxa"/>
            <w:tcPrChange w:id="4252" w:author="Windows User" w:date="2024-11-27T16:52:00Z">
              <w:tcPr>
                <w:tcW w:w="1800" w:type="dxa"/>
              </w:tcPr>
            </w:tcPrChange>
          </w:tcPr>
          <w:p w14:paraId="4ABA2AF9" w14:textId="72CD88F7" w:rsidR="00B67F74" w:rsidRDefault="00B67F74" w:rsidP="00B67F74">
            <w:pPr>
              <w:pStyle w:val="TableParagraph"/>
              <w:spacing w:line="259" w:lineRule="auto"/>
              <w:ind w:left="172"/>
              <w:jc w:val="both"/>
              <w:rPr>
                <w:ins w:id="4253" w:author="Windows User" w:date="2024-11-27T16:42:00Z"/>
                <w:sz w:val="24"/>
              </w:rPr>
            </w:pPr>
            <w:ins w:id="4254" w:author="Windows User" w:date="2024-11-27T16:46:00Z">
              <w:r>
                <w:rPr>
                  <w:sz w:val="24"/>
                </w:rPr>
                <w:t>0</w:t>
              </w:r>
            </w:ins>
          </w:p>
        </w:tc>
      </w:tr>
      <w:tr w:rsidR="00B67F74" w14:paraId="6D1A66E2" w14:textId="630F7CDA" w:rsidTr="005F2DD4">
        <w:trPr>
          <w:trHeight w:val="410"/>
          <w:trPrChange w:id="4255" w:author="Windows User" w:date="2024-11-27T16:52:00Z">
            <w:trPr>
              <w:trHeight w:val="410"/>
            </w:trPr>
          </w:trPrChange>
        </w:trPr>
        <w:tc>
          <w:tcPr>
            <w:tcW w:w="3098" w:type="dxa"/>
            <w:tcPrChange w:id="4256" w:author="Windows User" w:date="2024-11-27T16:52:00Z">
              <w:tcPr>
                <w:tcW w:w="2106" w:type="dxa"/>
              </w:tcPr>
            </w:tcPrChange>
          </w:tcPr>
          <w:p w14:paraId="4272E757" w14:textId="4069B35E" w:rsidR="00B67F74" w:rsidRDefault="00B67F74" w:rsidP="00B67F74">
            <w:pPr>
              <w:pStyle w:val="TableParagraph"/>
              <w:spacing w:line="259" w:lineRule="auto"/>
              <w:ind w:left="105"/>
              <w:jc w:val="both"/>
              <w:rPr>
                <w:sz w:val="24"/>
              </w:rPr>
            </w:pPr>
            <w:bookmarkStart w:id="4257" w:name="_GoBack" w:colFirst="3" w:colLast="4"/>
            <w:ins w:id="4258" w:author="Windows User" w:date="2024-11-27T16:50:00Z">
              <w:r>
                <w:rPr>
                  <w:b/>
                  <w:spacing w:val="-2"/>
                  <w:sz w:val="24"/>
                </w:rPr>
                <w:t>Dues/Subs.</w:t>
              </w:r>
            </w:ins>
            <w:del w:id="4259" w:author="Windows User" w:date="2024-11-27T16:47:00Z">
              <w:r w:rsidDel="00B67F74">
                <w:rPr>
                  <w:spacing w:val="-2"/>
                  <w:sz w:val="24"/>
                </w:rPr>
                <w:delText>10,000</w:delText>
              </w:r>
            </w:del>
          </w:p>
        </w:tc>
        <w:tc>
          <w:tcPr>
            <w:tcW w:w="1710" w:type="dxa"/>
            <w:tcPrChange w:id="4260" w:author="Windows User" w:date="2024-11-27T16:52:00Z">
              <w:tcPr>
                <w:tcW w:w="1985" w:type="dxa"/>
              </w:tcPr>
            </w:tcPrChange>
          </w:tcPr>
          <w:p w14:paraId="4D21B98A" w14:textId="39C1A028" w:rsidR="00B67F74" w:rsidRDefault="00B67F74" w:rsidP="00B67F74">
            <w:pPr>
              <w:pStyle w:val="TableParagraph"/>
              <w:spacing w:line="259" w:lineRule="auto"/>
              <w:ind w:left="174"/>
              <w:jc w:val="both"/>
              <w:rPr>
                <w:sz w:val="24"/>
              </w:rPr>
            </w:pPr>
            <w:ins w:id="4261" w:author="Windows User" w:date="2024-11-27T16:47:00Z">
              <w:r>
                <w:rPr>
                  <w:spacing w:val="-2"/>
                  <w:sz w:val="24"/>
                </w:rPr>
                <w:t>10,000</w:t>
              </w:r>
            </w:ins>
            <w:ins w:id="4262" w:author="MUKOLWE" w:date="2024-11-26T06:59:00Z">
              <w:del w:id="4263" w:author="Windows User" w:date="2024-11-27T16:44:00Z">
                <w:r w:rsidDel="00407B3A">
                  <w:rPr>
                    <w:sz w:val="24"/>
                  </w:rPr>
                  <w:delText>0</w:delText>
                </w:r>
              </w:del>
            </w:ins>
          </w:p>
        </w:tc>
        <w:tc>
          <w:tcPr>
            <w:tcW w:w="2250" w:type="dxa"/>
            <w:tcPrChange w:id="4264" w:author="Windows User" w:date="2024-11-27T16:52:00Z">
              <w:tcPr>
                <w:tcW w:w="2119" w:type="dxa"/>
              </w:tcPr>
            </w:tcPrChange>
          </w:tcPr>
          <w:p w14:paraId="21D7C12C" w14:textId="47906D48" w:rsidR="00B67F74" w:rsidRDefault="00B67F74" w:rsidP="00B67F74">
            <w:pPr>
              <w:pStyle w:val="TableParagraph"/>
              <w:spacing w:line="259" w:lineRule="auto"/>
              <w:ind w:left="211"/>
              <w:jc w:val="both"/>
              <w:rPr>
                <w:sz w:val="24"/>
              </w:rPr>
            </w:pPr>
            <w:ins w:id="4265" w:author="Windows User" w:date="2024-11-27T16:47:00Z">
              <w:r>
                <w:rPr>
                  <w:spacing w:val="-2"/>
                  <w:sz w:val="24"/>
                </w:rPr>
                <w:t>10,000</w:t>
              </w:r>
            </w:ins>
            <w:del w:id="4266" w:author="Windows User" w:date="2024-11-27T16:46:00Z">
              <w:r w:rsidDel="00B67F74">
                <w:rPr>
                  <w:spacing w:val="-2"/>
                  <w:sz w:val="24"/>
                </w:rPr>
                <w:delText>10,000</w:delText>
              </w:r>
            </w:del>
          </w:p>
        </w:tc>
        <w:tc>
          <w:tcPr>
            <w:tcW w:w="1710" w:type="dxa"/>
            <w:tcPrChange w:id="4267" w:author="Windows User" w:date="2024-11-27T16:52:00Z">
              <w:tcPr>
                <w:tcW w:w="1800" w:type="dxa"/>
              </w:tcPr>
            </w:tcPrChange>
          </w:tcPr>
          <w:p w14:paraId="6435B4B3" w14:textId="520C5C7F" w:rsidR="00B67F74" w:rsidRDefault="00B67F74" w:rsidP="00B67F74">
            <w:pPr>
              <w:pStyle w:val="TableParagraph"/>
              <w:spacing w:line="259" w:lineRule="auto"/>
              <w:ind w:left="211"/>
              <w:jc w:val="both"/>
              <w:rPr>
                <w:ins w:id="4268" w:author="Windows User" w:date="2024-11-27T16:42:00Z"/>
                <w:spacing w:val="-2"/>
                <w:sz w:val="24"/>
              </w:rPr>
            </w:pPr>
            <w:ins w:id="4269" w:author="Windows User" w:date="2024-11-27T16:46:00Z">
              <w:r>
                <w:rPr>
                  <w:spacing w:val="-2"/>
                  <w:sz w:val="24"/>
                </w:rPr>
                <w:t>10,000</w:t>
              </w:r>
            </w:ins>
          </w:p>
        </w:tc>
      </w:tr>
      <w:tr w:rsidR="00B67F74" w14:paraId="4CA2257D" w14:textId="7B621A61" w:rsidTr="005F2DD4">
        <w:trPr>
          <w:trHeight w:val="430"/>
          <w:trPrChange w:id="4270" w:author="Windows User" w:date="2024-11-27T16:52:00Z">
            <w:trPr>
              <w:trHeight w:val="430"/>
            </w:trPr>
          </w:trPrChange>
        </w:trPr>
        <w:tc>
          <w:tcPr>
            <w:tcW w:w="3098" w:type="dxa"/>
            <w:tcPrChange w:id="4271" w:author="Windows User" w:date="2024-11-27T16:52:00Z">
              <w:tcPr>
                <w:tcW w:w="2106" w:type="dxa"/>
              </w:tcPr>
            </w:tcPrChange>
          </w:tcPr>
          <w:p w14:paraId="30F2FFE5" w14:textId="321305D3" w:rsidR="00B67F74" w:rsidRDefault="00B67F74" w:rsidP="00B67F74">
            <w:pPr>
              <w:pStyle w:val="TableParagraph"/>
              <w:spacing w:line="259" w:lineRule="auto"/>
              <w:ind w:left="105"/>
              <w:jc w:val="both"/>
              <w:rPr>
                <w:sz w:val="24"/>
              </w:rPr>
            </w:pPr>
            <w:ins w:id="4272" w:author="Windows User" w:date="2024-11-27T16:50:00Z">
              <w:r>
                <w:rPr>
                  <w:b/>
                  <w:spacing w:val="-2"/>
                  <w:sz w:val="24"/>
                </w:rPr>
                <w:t>Utilities</w:t>
              </w:r>
            </w:ins>
            <w:del w:id="4273" w:author="Windows User" w:date="2024-11-27T16:47:00Z">
              <w:r w:rsidDel="00B67F74">
                <w:rPr>
                  <w:spacing w:val="-2"/>
                  <w:sz w:val="24"/>
                </w:rPr>
                <w:delText>55,000</w:delText>
              </w:r>
            </w:del>
          </w:p>
        </w:tc>
        <w:tc>
          <w:tcPr>
            <w:tcW w:w="1710" w:type="dxa"/>
            <w:tcPrChange w:id="4274" w:author="Windows User" w:date="2024-11-27T16:52:00Z">
              <w:tcPr>
                <w:tcW w:w="1985" w:type="dxa"/>
              </w:tcPr>
            </w:tcPrChange>
          </w:tcPr>
          <w:p w14:paraId="754FC184" w14:textId="5429FFF0" w:rsidR="00B67F74" w:rsidRDefault="00B67F74" w:rsidP="00B67F74">
            <w:pPr>
              <w:pStyle w:val="TableParagraph"/>
              <w:spacing w:line="259" w:lineRule="auto"/>
              <w:ind w:left="211"/>
              <w:jc w:val="both"/>
              <w:rPr>
                <w:sz w:val="24"/>
              </w:rPr>
            </w:pPr>
            <w:ins w:id="4275" w:author="Windows User" w:date="2024-11-27T16:47:00Z">
              <w:r>
                <w:rPr>
                  <w:spacing w:val="-2"/>
                  <w:sz w:val="24"/>
                </w:rPr>
                <w:t>55,000</w:t>
              </w:r>
            </w:ins>
            <w:del w:id="4276" w:author="Windows User" w:date="2024-11-27T16:44:00Z">
              <w:r w:rsidDel="00407B3A">
                <w:rPr>
                  <w:spacing w:val="-2"/>
                  <w:sz w:val="24"/>
                </w:rPr>
                <w:delText>55,000</w:delText>
              </w:r>
            </w:del>
          </w:p>
        </w:tc>
        <w:tc>
          <w:tcPr>
            <w:tcW w:w="2250" w:type="dxa"/>
            <w:tcPrChange w:id="4277" w:author="Windows User" w:date="2024-11-27T16:52:00Z">
              <w:tcPr>
                <w:tcW w:w="2119" w:type="dxa"/>
              </w:tcPr>
            </w:tcPrChange>
          </w:tcPr>
          <w:p w14:paraId="0FBFD02E" w14:textId="0ABD488A" w:rsidR="00B67F74" w:rsidRDefault="00B67F74" w:rsidP="00B67F74">
            <w:pPr>
              <w:pStyle w:val="TableParagraph"/>
              <w:spacing w:line="259" w:lineRule="auto"/>
              <w:ind w:left="172"/>
              <w:jc w:val="both"/>
              <w:rPr>
                <w:sz w:val="24"/>
              </w:rPr>
            </w:pPr>
            <w:ins w:id="4278" w:author="Windows User" w:date="2024-11-27T16:47:00Z">
              <w:r>
                <w:rPr>
                  <w:sz w:val="24"/>
                </w:rPr>
                <w:t>0</w:t>
              </w:r>
            </w:ins>
            <w:ins w:id="4279" w:author="MUKOLWE" w:date="2024-11-26T06:58:00Z">
              <w:del w:id="4280" w:author="Windows User" w:date="2024-11-27T16:46:00Z">
                <w:r w:rsidDel="00B67F74">
                  <w:rPr>
                    <w:sz w:val="24"/>
                  </w:rPr>
                  <w:delText>0</w:delText>
                </w:r>
              </w:del>
            </w:ins>
          </w:p>
        </w:tc>
        <w:tc>
          <w:tcPr>
            <w:tcW w:w="1710" w:type="dxa"/>
            <w:tcPrChange w:id="4281" w:author="Windows User" w:date="2024-11-27T16:52:00Z">
              <w:tcPr>
                <w:tcW w:w="1800" w:type="dxa"/>
              </w:tcPr>
            </w:tcPrChange>
          </w:tcPr>
          <w:p w14:paraId="7D9AF5E4" w14:textId="3F455C36" w:rsidR="00B67F74" w:rsidRDefault="00B67F74" w:rsidP="00B67F74">
            <w:pPr>
              <w:pStyle w:val="TableParagraph"/>
              <w:spacing w:line="259" w:lineRule="auto"/>
              <w:ind w:left="172"/>
              <w:jc w:val="both"/>
              <w:rPr>
                <w:ins w:id="4282" w:author="Windows User" w:date="2024-11-27T16:42:00Z"/>
                <w:sz w:val="24"/>
              </w:rPr>
            </w:pPr>
            <w:ins w:id="4283" w:author="Windows User" w:date="2024-11-27T16:46:00Z">
              <w:r>
                <w:rPr>
                  <w:sz w:val="24"/>
                </w:rPr>
                <w:t>0</w:t>
              </w:r>
            </w:ins>
          </w:p>
        </w:tc>
      </w:tr>
      <w:tr w:rsidR="00B67F74" w14:paraId="373D00E3" w14:textId="3CD8395E" w:rsidTr="005F2DD4">
        <w:trPr>
          <w:trHeight w:val="408"/>
          <w:trPrChange w:id="4284" w:author="Windows User" w:date="2024-11-27T16:52:00Z">
            <w:trPr>
              <w:trHeight w:val="408"/>
            </w:trPr>
          </w:trPrChange>
        </w:trPr>
        <w:tc>
          <w:tcPr>
            <w:tcW w:w="3098" w:type="dxa"/>
            <w:tcPrChange w:id="4285" w:author="Windows User" w:date="2024-11-27T16:52:00Z">
              <w:tcPr>
                <w:tcW w:w="2106" w:type="dxa"/>
              </w:tcPr>
            </w:tcPrChange>
          </w:tcPr>
          <w:p w14:paraId="22BAA680" w14:textId="1ED33FFA" w:rsidR="00B67F74" w:rsidRDefault="00B67F74" w:rsidP="00B67F74">
            <w:pPr>
              <w:pStyle w:val="TableParagraph"/>
              <w:spacing w:line="259" w:lineRule="auto"/>
              <w:ind w:left="105"/>
              <w:jc w:val="both"/>
              <w:rPr>
                <w:sz w:val="24"/>
              </w:rPr>
            </w:pPr>
            <w:ins w:id="4286" w:author="Windows User" w:date="2024-11-27T16:50:00Z">
              <w:r>
                <w:rPr>
                  <w:b/>
                  <w:spacing w:val="-4"/>
                  <w:sz w:val="24"/>
                </w:rPr>
                <w:t>Rent</w:t>
              </w:r>
            </w:ins>
            <w:del w:id="4287" w:author="Windows User" w:date="2024-11-27T16:47:00Z">
              <w:r w:rsidDel="00B67F74">
                <w:rPr>
                  <w:spacing w:val="-2"/>
                  <w:sz w:val="24"/>
                </w:rPr>
                <w:delText>167,816</w:delText>
              </w:r>
            </w:del>
          </w:p>
        </w:tc>
        <w:tc>
          <w:tcPr>
            <w:tcW w:w="1710" w:type="dxa"/>
            <w:tcPrChange w:id="4288" w:author="Windows User" w:date="2024-11-27T16:52:00Z">
              <w:tcPr>
                <w:tcW w:w="1985" w:type="dxa"/>
              </w:tcPr>
            </w:tcPrChange>
          </w:tcPr>
          <w:p w14:paraId="6D923D3C" w14:textId="6A4C791F" w:rsidR="00B67F74" w:rsidRDefault="00B67F74" w:rsidP="00B67F74">
            <w:pPr>
              <w:pStyle w:val="TableParagraph"/>
              <w:spacing w:line="259" w:lineRule="auto"/>
              <w:ind w:left="211"/>
              <w:jc w:val="both"/>
              <w:rPr>
                <w:sz w:val="24"/>
              </w:rPr>
            </w:pPr>
            <w:ins w:id="4289" w:author="Windows User" w:date="2024-11-27T16:47:00Z">
              <w:r>
                <w:rPr>
                  <w:spacing w:val="-2"/>
                  <w:sz w:val="24"/>
                </w:rPr>
                <w:t>167,816</w:t>
              </w:r>
            </w:ins>
            <w:del w:id="4290" w:author="Windows User" w:date="2024-11-27T16:44:00Z">
              <w:r w:rsidDel="00407B3A">
                <w:rPr>
                  <w:spacing w:val="-2"/>
                  <w:sz w:val="24"/>
                </w:rPr>
                <w:delText>180,000</w:delText>
              </w:r>
            </w:del>
          </w:p>
        </w:tc>
        <w:tc>
          <w:tcPr>
            <w:tcW w:w="2250" w:type="dxa"/>
            <w:tcPrChange w:id="4291" w:author="Windows User" w:date="2024-11-27T16:52:00Z">
              <w:tcPr>
                <w:tcW w:w="2119" w:type="dxa"/>
              </w:tcPr>
            </w:tcPrChange>
          </w:tcPr>
          <w:p w14:paraId="1E44249B" w14:textId="1A948065" w:rsidR="00B67F74" w:rsidRDefault="00B67F74" w:rsidP="00B67F74">
            <w:pPr>
              <w:pStyle w:val="TableParagraph"/>
              <w:spacing w:line="259" w:lineRule="auto"/>
              <w:ind w:left="211"/>
              <w:jc w:val="both"/>
              <w:rPr>
                <w:sz w:val="24"/>
              </w:rPr>
            </w:pPr>
            <w:ins w:id="4292" w:author="Windows User" w:date="2024-11-27T16:47:00Z">
              <w:r>
                <w:rPr>
                  <w:spacing w:val="-2"/>
                  <w:sz w:val="24"/>
                </w:rPr>
                <w:t>12,184</w:t>
              </w:r>
            </w:ins>
            <w:del w:id="4293" w:author="Windows User" w:date="2024-11-27T16:46:00Z">
              <w:r w:rsidDel="00B67F74">
                <w:rPr>
                  <w:spacing w:val="-2"/>
                  <w:sz w:val="24"/>
                </w:rPr>
                <w:delText>12,184</w:delText>
              </w:r>
            </w:del>
          </w:p>
        </w:tc>
        <w:tc>
          <w:tcPr>
            <w:tcW w:w="1710" w:type="dxa"/>
            <w:tcPrChange w:id="4294" w:author="Windows User" w:date="2024-11-27T16:52:00Z">
              <w:tcPr>
                <w:tcW w:w="1800" w:type="dxa"/>
              </w:tcPr>
            </w:tcPrChange>
          </w:tcPr>
          <w:p w14:paraId="4E1DA9A2" w14:textId="62EF68EB" w:rsidR="00B67F74" w:rsidRDefault="00B67F74" w:rsidP="00B67F74">
            <w:pPr>
              <w:pStyle w:val="TableParagraph"/>
              <w:spacing w:line="259" w:lineRule="auto"/>
              <w:ind w:left="211"/>
              <w:jc w:val="both"/>
              <w:rPr>
                <w:ins w:id="4295" w:author="Windows User" w:date="2024-11-27T16:42:00Z"/>
                <w:spacing w:val="-2"/>
                <w:sz w:val="24"/>
              </w:rPr>
            </w:pPr>
            <w:ins w:id="4296" w:author="Windows User" w:date="2024-11-27T16:46:00Z">
              <w:r>
                <w:rPr>
                  <w:spacing w:val="-2"/>
                  <w:sz w:val="24"/>
                </w:rPr>
                <w:t>12,184</w:t>
              </w:r>
            </w:ins>
          </w:p>
        </w:tc>
      </w:tr>
      <w:tr w:rsidR="00B67F74" w14:paraId="28F91536" w14:textId="63018790" w:rsidTr="005F2DD4">
        <w:trPr>
          <w:trHeight w:val="414"/>
          <w:trPrChange w:id="4297" w:author="Windows User" w:date="2024-11-27T16:52:00Z">
            <w:trPr>
              <w:trHeight w:val="414"/>
            </w:trPr>
          </w:trPrChange>
        </w:trPr>
        <w:tc>
          <w:tcPr>
            <w:tcW w:w="3098" w:type="dxa"/>
            <w:tcPrChange w:id="4298" w:author="Windows User" w:date="2024-11-27T16:52:00Z">
              <w:tcPr>
                <w:tcW w:w="2106" w:type="dxa"/>
              </w:tcPr>
            </w:tcPrChange>
          </w:tcPr>
          <w:p w14:paraId="55B66200" w14:textId="294A28DF" w:rsidR="00B67F74" w:rsidRDefault="00B67F74" w:rsidP="00B67F74">
            <w:pPr>
              <w:pStyle w:val="TableParagraph"/>
              <w:spacing w:line="259" w:lineRule="auto"/>
              <w:jc w:val="both"/>
              <w:rPr>
                <w:sz w:val="24"/>
              </w:rPr>
            </w:pPr>
            <w:ins w:id="4299" w:author="Windows User" w:date="2024-11-27T16:50:00Z">
              <w:r>
                <w:rPr>
                  <w:b/>
                  <w:spacing w:val="-2"/>
                  <w:sz w:val="24"/>
                </w:rPr>
                <w:t>Depreciation</w:t>
              </w:r>
            </w:ins>
          </w:p>
        </w:tc>
        <w:tc>
          <w:tcPr>
            <w:tcW w:w="1710" w:type="dxa"/>
            <w:tcPrChange w:id="4300" w:author="Windows User" w:date="2024-11-27T16:52:00Z">
              <w:tcPr>
                <w:tcW w:w="1985" w:type="dxa"/>
              </w:tcPr>
            </w:tcPrChange>
          </w:tcPr>
          <w:p w14:paraId="50DA8A18" w14:textId="71366245" w:rsidR="00B67F74" w:rsidRDefault="00B67F74" w:rsidP="00B67F74">
            <w:pPr>
              <w:pStyle w:val="TableParagraph"/>
              <w:spacing w:line="259" w:lineRule="auto"/>
              <w:jc w:val="both"/>
              <w:rPr>
                <w:sz w:val="24"/>
              </w:rPr>
            </w:pPr>
          </w:p>
        </w:tc>
        <w:tc>
          <w:tcPr>
            <w:tcW w:w="2250" w:type="dxa"/>
            <w:tcPrChange w:id="4301" w:author="Windows User" w:date="2024-11-27T16:52:00Z">
              <w:tcPr>
                <w:tcW w:w="2119" w:type="dxa"/>
              </w:tcPr>
            </w:tcPrChange>
          </w:tcPr>
          <w:p w14:paraId="6AF08A5D" w14:textId="4E0E6740" w:rsidR="00B67F74" w:rsidRDefault="00B67F74" w:rsidP="00B67F74">
            <w:pPr>
              <w:pStyle w:val="TableParagraph"/>
              <w:spacing w:line="259" w:lineRule="auto"/>
              <w:ind w:left="211"/>
              <w:jc w:val="both"/>
              <w:rPr>
                <w:sz w:val="24"/>
              </w:rPr>
            </w:pPr>
            <w:ins w:id="4302" w:author="Windows User" w:date="2024-11-27T16:47:00Z">
              <w:r>
                <w:rPr>
                  <w:spacing w:val="-10"/>
                  <w:sz w:val="24"/>
                </w:rPr>
                <w:t>0</w:t>
              </w:r>
            </w:ins>
            <w:del w:id="4303" w:author="Windows User" w:date="2024-11-27T16:46:00Z">
              <w:r w:rsidDel="00B67F74">
                <w:rPr>
                  <w:spacing w:val="-10"/>
                  <w:sz w:val="24"/>
                </w:rPr>
                <w:delText>0</w:delText>
              </w:r>
            </w:del>
          </w:p>
        </w:tc>
        <w:tc>
          <w:tcPr>
            <w:tcW w:w="1710" w:type="dxa"/>
            <w:tcPrChange w:id="4304" w:author="Windows User" w:date="2024-11-27T16:52:00Z">
              <w:tcPr>
                <w:tcW w:w="1800" w:type="dxa"/>
              </w:tcPr>
            </w:tcPrChange>
          </w:tcPr>
          <w:p w14:paraId="4CBA85BD" w14:textId="1598EF64" w:rsidR="00B67F74" w:rsidRDefault="00B67F74" w:rsidP="00B67F74">
            <w:pPr>
              <w:pStyle w:val="TableParagraph"/>
              <w:spacing w:line="259" w:lineRule="auto"/>
              <w:ind w:left="211"/>
              <w:jc w:val="both"/>
              <w:rPr>
                <w:ins w:id="4305" w:author="Windows User" w:date="2024-11-27T16:42:00Z"/>
                <w:spacing w:val="-10"/>
                <w:sz w:val="24"/>
              </w:rPr>
            </w:pPr>
            <w:ins w:id="4306" w:author="Windows User" w:date="2024-11-27T16:46:00Z">
              <w:r>
                <w:rPr>
                  <w:spacing w:val="-10"/>
                  <w:sz w:val="24"/>
                </w:rPr>
                <w:t>0</w:t>
              </w:r>
            </w:ins>
          </w:p>
        </w:tc>
      </w:tr>
      <w:tr w:rsidR="00B67F74" w14:paraId="3F1927B9" w14:textId="2AA9891D" w:rsidTr="005F2DD4">
        <w:trPr>
          <w:trHeight w:val="476"/>
          <w:trPrChange w:id="4307" w:author="Windows User" w:date="2024-11-27T16:52:00Z">
            <w:trPr>
              <w:trHeight w:val="476"/>
            </w:trPr>
          </w:trPrChange>
        </w:trPr>
        <w:tc>
          <w:tcPr>
            <w:tcW w:w="3098" w:type="dxa"/>
            <w:tcPrChange w:id="4308" w:author="Windows User" w:date="2024-11-27T16:52:00Z">
              <w:tcPr>
                <w:tcW w:w="2106" w:type="dxa"/>
              </w:tcPr>
            </w:tcPrChange>
          </w:tcPr>
          <w:p w14:paraId="4647FE8F" w14:textId="1D0EBEB1" w:rsidR="00B67F74" w:rsidRDefault="00B67F74" w:rsidP="00B67F74">
            <w:pPr>
              <w:pStyle w:val="TableParagraph"/>
              <w:spacing w:line="259" w:lineRule="auto"/>
              <w:ind w:left="105"/>
              <w:jc w:val="both"/>
              <w:rPr>
                <w:sz w:val="24"/>
              </w:rPr>
            </w:pPr>
            <w:ins w:id="4309" w:author="Windows User" w:date="2024-11-27T16:50:00Z">
              <w:r>
                <w:rPr>
                  <w:b/>
                  <w:spacing w:val="-2"/>
                  <w:sz w:val="24"/>
                </w:rPr>
                <w:t>Permits/Licenses</w:t>
              </w:r>
            </w:ins>
            <w:del w:id="4310" w:author="Windows User" w:date="2024-11-27T16:47:00Z">
              <w:r w:rsidDel="00B67F74">
                <w:rPr>
                  <w:spacing w:val="-4"/>
                  <w:sz w:val="24"/>
                </w:rPr>
                <w:delText>3,840</w:delText>
              </w:r>
            </w:del>
          </w:p>
        </w:tc>
        <w:tc>
          <w:tcPr>
            <w:tcW w:w="1710" w:type="dxa"/>
            <w:tcPrChange w:id="4311" w:author="Windows User" w:date="2024-11-27T16:52:00Z">
              <w:tcPr>
                <w:tcW w:w="1985" w:type="dxa"/>
              </w:tcPr>
            </w:tcPrChange>
          </w:tcPr>
          <w:p w14:paraId="52FD8A31" w14:textId="12CF796C" w:rsidR="00B67F74" w:rsidRDefault="00B67F74" w:rsidP="00B67F74">
            <w:pPr>
              <w:pStyle w:val="TableParagraph"/>
              <w:spacing w:line="259" w:lineRule="auto"/>
              <w:ind w:left="211"/>
              <w:jc w:val="both"/>
              <w:rPr>
                <w:sz w:val="24"/>
              </w:rPr>
            </w:pPr>
            <w:ins w:id="4312" w:author="Windows User" w:date="2024-11-27T16:47:00Z">
              <w:r>
                <w:rPr>
                  <w:spacing w:val="-4"/>
                  <w:sz w:val="24"/>
                </w:rPr>
                <w:t>3,840</w:t>
              </w:r>
            </w:ins>
            <w:del w:id="4313" w:author="Windows User" w:date="2024-11-27T16:44:00Z">
              <w:r w:rsidDel="00407B3A">
                <w:rPr>
                  <w:spacing w:val="-4"/>
                  <w:sz w:val="24"/>
                </w:rPr>
                <w:delText>3,840</w:delText>
              </w:r>
            </w:del>
          </w:p>
        </w:tc>
        <w:tc>
          <w:tcPr>
            <w:tcW w:w="2250" w:type="dxa"/>
            <w:tcPrChange w:id="4314" w:author="Windows User" w:date="2024-11-27T16:52:00Z">
              <w:tcPr>
                <w:tcW w:w="2119" w:type="dxa"/>
              </w:tcPr>
            </w:tcPrChange>
          </w:tcPr>
          <w:p w14:paraId="63AB5643" w14:textId="199BE3CF" w:rsidR="00B67F74" w:rsidRDefault="00B67F74" w:rsidP="00B67F74">
            <w:pPr>
              <w:pStyle w:val="TableParagraph"/>
              <w:spacing w:line="259" w:lineRule="auto"/>
              <w:ind w:left="211"/>
              <w:jc w:val="both"/>
              <w:rPr>
                <w:sz w:val="24"/>
              </w:rPr>
            </w:pPr>
            <w:ins w:id="4315" w:author="Windows User" w:date="2024-11-27T16:47:00Z">
              <w:r>
                <w:rPr>
                  <w:spacing w:val="-10"/>
                  <w:sz w:val="24"/>
                </w:rPr>
                <w:t>0</w:t>
              </w:r>
            </w:ins>
            <w:del w:id="4316" w:author="Windows User" w:date="2024-11-27T16:46:00Z">
              <w:r w:rsidDel="00B67F74">
                <w:rPr>
                  <w:spacing w:val="-10"/>
                  <w:sz w:val="24"/>
                </w:rPr>
                <w:delText>0</w:delText>
              </w:r>
            </w:del>
          </w:p>
        </w:tc>
        <w:tc>
          <w:tcPr>
            <w:tcW w:w="1710" w:type="dxa"/>
            <w:tcPrChange w:id="4317" w:author="Windows User" w:date="2024-11-27T16:52:00Z">
              <w:tcPr>
                <w:tcW w:w="1800" w:type="dxa"/>
              </w:tcPr>
            </w:tcPrChange>
          </w:tcPr>
          <w:p w14:paraId="44FDF520" w14:textId="27249803" w:rsidR="00B67F74" w:rsidRDefault="00B67F74" w:rsidP="00B67F74">
            <w:pPr>
              <w:pStyle w:val="TableParagraph"/>
              <w:spacing w:line="259" w:lineRule="auto"/>
              <w:ind w:left="211"/>
              <w:jc w:val="both"/>
              <w:rPr>
                <w:ins w:id="4318" w:author="Windows User" w:date="2024-11-27T16:42:00Z"/>
                <w:spacing w:val="-10"/>
                <w:sz w:val="24"/>
              </w:rPr>
            </w:pPr>
            <w:ins w:id="4319" w:author="Windows User" w:date="2024-11-27T16:46:00Z">
              <w:r>
                <w:rPr>
                  <w:spacing w:val="-10"/>
                  <w:sz w:val="24"/>
                </w:rPr>
                <w:t>0</w:t>
              </w:r>
            </w:ins>
          </w:p>
        </w:tc>
      </w:tr>
      <w:tr w:rsidR="00B67F74" w14:paraId="138DB8BF" w14:textId="5DB1B36D" w:rsidTr="005F2DD4">
        <w:trPr>
          <w:trHeight w:val="356"/>
          <w:trPrChange w:id="4320" w:author="Windows User" w:date="2024-11-27T16:52:00Z">
            <w:trPr>
              <w:trHeight w:val="356"/>
            </w:trPr>
          </w:trPrChange>
        </w:trPr>
        <w:tc>
          <w:tcPr>
            <w:tcW w:w="3098" w:type="dxa"/>
            <w:tcPrChange w:id="4321" w:author="Windows User" w:date="2024-11-27T16:52:00Z">
              <w:tcPr>
                <w:tcW w:w="2106" w:type="dxa"/>
              </w:tcPr>
            </w:tcPrChange>
          </w:tcPr>
          <w:p w14:paraId="3578F4E7" w14:textId="59B6514F" w:rsidR="00B67F74" w:rsidRDefault="00B67F74" w:rsidP="00B67F74">
            <w:pPr>
              <w:pStyle w:val="TableParagraph"/>
              <w:spacing w:line="259" w:lineRule="auto"/>
              <w:jc w:val="both"/>
              <w:rPr>
                <w:sz w:val="24"/>
              </w:rPr>
            </w:pPr>
            <w:ins w:id="4322" w:author="Windows User" w:date="2024-11-27T16:50:00Z">
              <w:r>
                <w:rPr>
                  <w:b/>
                  <w:sz w:val="24"/>
                </w:rPr>
                <w:t xml:space="preserve">Loan </w:t>
              </w:r>
              <w:r>
                <w:rPr>
                  <w:b/>
                  <w:spacing w:val="-2"/>
                  <w:sz w:val="24"/>
                </w:rPr>
                <w:t>Repayments</w:t>
              </w:r>
            </w:ins>
          </w:p>
        </w:tc>
        <w:tc>
          <w:tcPr>
            <w:tcW w:w="1710" w:type="dxa"/>
            <w:tcPrChange w:id="4323" w:author="Windows User" w:date="2024-11-27T16:52:00Z">
              <w:tcPr>
                <w:tcW w:w="1985" w:type="dxa"/>
              </w:tcPr>
            </w:tcPrChange>
          </w:tcPr>
          <w:p w14:paraId="7C580580" w14:textId="0FFEE79C" w:rsidR="00B67F74" w:rsidRDefault="00B67F74" w:rsidP="00B67F74">
            <w:pPr>
              <w:pStyle w:val="TableParagraph"/>
              <w:spacing w:line="259" w:lineRule="auto"/>
              <w:jc w:val="both"/>
              <w:rPr>
                <w:sz w:val="24"/>
              </w:rPr>
            </w:pPr>
          </w:p>
        </w:tc>
        <w:tc>
          <w:tcPr>
            <w:tcW w:w="2250" w:type="dxa"/>
            <w:tcPrChange w:id="4324" w:author="Windows User" w:date="2024-11-27T16:52:00Z">
              <w:tcPr>
                <w:tcW w:w="2119" w:type="dxa"/>
              </w:tcPr>
            </w:tcPrChange>
          </w:tcPr>
          <w:p w14:paraId="57D7F98F" w14:textId="0C7F42B6" w:rsidR="00B67F74" w:rsidRDefault="00B67F74" w:rsidP="00B67F74">
            <w:pPr>
              <w:pStyle w:val="TableParagraph"/>
              <w:spacing w:line="259" w:lineRule="auto"/>
              <w:ind w:left="211"/>
              <w:jc w:val="both"/>
              <w:rPr>
                <w:sz w:val="24"/>
              </w:rPr>
            </w:pPr>
            <w:ins w:id="4325" w:author="Windows User" w:date="2024-11-27T16:47:00Z">
              <w:r>
                <w:rPr>
                  <w:spacing w:val="-10"/>
                  <w:sz w:val="24"/>
                </w:rPr>
                <w:t>0</w:t>
              </w:r>
            </w:ins>
            <w:del w:id="4326" w:author="Windows User" w:date="2024-11-27T16:46:00Z">
              <w:r w:rsidDel="00B67F74">
                <w:rPr>
                  <w:spacing w:val="-10"/>
                  <w:sz w:val="24"/>
                </w:rPr>
                <w:delText>0</w:delText>
              </w:r>
            </w:del>
          </w:p>
        </w:tc>
        <w:tc>
          <w:tcPr>
            <w:tcW w:w="1710" w:type="dxa"/>
            <w:tcPrChange w:id="4327" w:author="Windows User" w:date="2024-11-27T16:52:00Z">
              <w:tcPr>
                <w:tcW w:w="1800" w:type="dxa"/>
              </w:tcPr>
            </w:tcPrChange>
          </w:tcPr>
          <w:p w14:paraId="053D3E88" w14:textId="41E865E9" w:rsidR="00B67F74" w:rsidRDefault="00B67F74" w:rsidP="00B67F74">
            <w:pPr>
              <w:pStyle w:val="TableParagraph"/>
              <w:spacing w:line="259" w:lineRule="auto"/>
              <w:ind w:left="211"/>
              <w:jc w:val="both"/>
              <w:rPr>
                <w:ins w:id="4328" w:author="Windows User" w:date="2024-11-27T16:42:00Z"/>
                <w:spacing w:val="-10"/>
                <w:sz w:val="24"/>
              </w:rPr>
            </w:pPr>
            <w:ins w:id="4329" w:author="Windows User" w:date="2024-11-27T16:46:00Z">
              <w:r>
                <w:rPr>
                  <w:spacing w:val="-10"/>
                  <w:sz w:val="24"/>
                </w:rPr>
                <w:t>0</w:t>
              </w:r>
            </w:ins>
          </w:p>
        </w:tc>
      </w:tr>
      <w:bookmarkEnd w:id="4257"/>
      <w:tr w:rsidR="00B67F74" w14:paraId="63F1F710" w14:textId="1994AA65" w:rsidTr="005F2DD4">
        <w:trPr>
          <w:trHeight w:val="412"/>
          <w:trPrChange w:id="4330" w:author="Windows User" w:date="2024-11-27T16:52:00Z">
            <w:trPr>
              <w:trHeight w:val="412"/>
            </w:trPr>
          </w:trPrChange>
        </w:trPr>
        <w:tc>
          <w:tcPr>
            <w:tcW w:w="3098" w:type="dxa"/>
            <w:tcPrChange w:id="4331" w:author="Windows User" w:date="2024-11-27T16:52:00Z">
              <w:tcPr>
                <w:tcW w:w="2106" w:type="dxa"/>
              </w:tcPr>
            </w:tcPrChange>
          </w:tcPr>
          <w:p w14:paraId="5E5A9361" w14:textId="425A28B4" w:rsidR="00B67F74" w:rsidRDefault="00B67F74" w:rsidP="00B67F74">
            <w:pPr>
              <w:pStyle w:val="TableParagraph"/>
              <w:spacing w:line="259" w:lineRule="auto"/>
              <w:ind w:left="105"/>
              <w:jc w:val="both"/>
              <w:rPr>
                <w:sz w:val="24"/>
              </w:rPr>
            </w:pPr>
            <w:ins w:id="4332" w:author="Windows User" w:date="2024-11-27T16:50:00Z">
              <w:r>
                <w:rPr>
                  <w:b/>
                  <w:spacing w:val="-2"/>
                  <w:sz w:val="24"/>
                </w:rPr>
                <w:t>Misc.</w:t>
              </w:r>
            </w:ins>
            <w:del w:id="4333" w:author="Windows User" w:date="2024-11-27T16:47:00Z">
              <w:r w:rsidDel="00B67F74">
                <w:rPr>
                  <w:spacing w:val="-2"/>
                  <w:sz w:val="24"/>
                </w:rPr>
                <w:delText>53,460</w:delText>
              </w:r>
            </w:del>
          </w:p>
        </w:tc>
        <w:tc>
          <w:tcPr>
            <w:tcW w:w="1710" w:type="dxa"/>
            <w:tcPrChange w:id="4334" w:author="Windows User" w:date="2024-11-27T16:52:00Z">
              <w:tcPr>
                <w:tcW w:w="1985" w:type="dxa"/>
              </w:tcPr>
            </w:tcPrChange>
          </w:tcPr>
          <w:p w14:paraId="53D4D098" w14:textId="3C71F1F0" w:rsidR="00B67F74" w:rsidRDefault="00B67F74" w:rsidP="00B67F74">
            <w:pPr>
              <w:pStyle w:val="TableParagraph"/>
              <w:spacing w:line="259" w:lineRule="auto"/>
              <w:jc w:val="both"/>
              <w:rPr>
                <w:sz w:val="24"/>
              </w:rPr>
            </w:pPr>
            <w:ins w:id="4335" w:author="Windows User" w:date="2024-11-27T16:47:00Z">
              <w:r>
                <w:rPr>
                  <w:spacing w:val="-2"/>
                  <w:sz w:val="24"/>
                </w:rPr>
                <w:t>53,460</w:t>
              </w:r>
            </w:ins>
          </w:p>
        </w:tc>
        <w:tc>
          <w:tcPr>
            <w:tcW w:w="2250" w:type="dxa"/>
            <w:tcPrChange w:id="4336" w:author="Windows User" w:date="2024-11-27T16:52:00Z">
              <w:tcPr>
                <w:tcW w:w="2119" w:type="dxa"/>
              </w:tcPr>
            </w:tcPrChange>
          </w:tcPr>
          <w:p w14:paraId="265347B0" w14:textId="092EF0AD" w:rsidR="00B67F74" w:rsidRDefault="00B67F74" w:rsidP="00B67F74">
            <w:pPr>
              <w:pStyle w:val="TableParagraph"/>
              <w:spacing w:line="259" w:lineRule="auto"/>
              <w:ind w:left="211"/>
              <w:jc w:val="both"/>
              <w:rPr>
                <w:sz w:val="24"/>
              </w:rPr>
            </w:pPr>
            <w:ins w:id="4337" w:author="Windows User" w:date="2024-11-27T16:47:00Z">
              <w:r>
                <w:rPr>
                  <w:spacing w:val="-10"/>
                  <w:sz w:val="24"/>
                </w:rPr>
                <w:t>0</w:t>
              </w:r>
            </w:ins>
            <w:del w:id="4338" w:author="Windows User" w:date="2024-11-27T16:46:00Z">
              <w:r w:rsidDel="00B67F74">
                <w:rPr>
                  <w:spacing w:val="-10"/>
                  <w:sz w:val="24"/>
                </w:rPr>
                <w:delText>0</w:delText>
              </w:r>
            </w:del>
          </w:p>
        </w:tc>
        <w:tc>
          <w:tcPr>
            <w:tcW w:w="1710" w:type="dxa"/>
            <w:tcPrChange w:id="4339" w:author="Windows User" w:date="2024-11-27T16:52:00Z">
              <w:tcPr>
                <w:tcW w:w="1800" w:type="dxa"/>
              </w:tcPr>
            </w:tcPrChange>
          </w:tcPr>
          <w:p w14:paraId="7759A700" w14:textId="0B9A65AD" w:rsidR="00B67F74" w:rsidRDefault="00B67F74" w:rsidP="00B67F74">
            <w:pPr>
              <w:pStyle w:val="TableParagraph"/>
              <w:spacing w:line="259" w:lineRule="auto"/>
              <w:ind w:left="211"/>
              <w:jc w:val="both"/>
              <w:rPr>
                <w:ins w:id="4340" w:author="Windows User" w:date="2024-11-27T16:42:00Z"/>
                <w:spacing w:val="-10"/>
                <w:sz w:val="24"/>
              </w:rPr>
            </w:pPr>
            <w:ins w:id="4341" w:author="Windows User" w:date="2024-11-27T16:46:00Z">
              <w:r>
                <w:rPr>
                  <w:spacing w:val="-10"/>
                  <w:sz w:val="24"/>
                </w:rPr>
                <w:t>0</w:t>
              </w:r>
            </w:ins>
          </w:p>
        </w:tc>
      </w:tr>
      <w:tr w:rsidR="00B67F74" w14:paraId="2514B15C" w14:textId="4568A1B0" w:rsidTr="005F2DD4">
        <w:trPr>
          <w:trHeight w:val="405"/>
          <w:trPrChange w:id="4342" w:author="Windows User" w:date="2024-11-27T16:52:00Z">
            <w:trPr>
              <w:trHeight w:val="405"/>
            </w:trPr>
          </w:trPrChange>
        </w:trPr>
        <w:tc>
          <w:tcPr>
            <w:tcW w:w="3098" w:type="dxa"/>
            <w:tcPrChange w:id="4343" w:author="Windows User" w:date="2024-11-27T16:52:00Z">
              <w:tcPr>
                <w:tcW w:w="2106" w:type="dxa"/>
              </w:tcPr>
            </w:tcPrChange>
          </w:tcPr>
          <w:p w14:paraId="1B848622" w14:textId="17D8558A" w:rsidR="00B67F74" w:rsidRDefault="00B67F74" w:rsidP="00B67F74">
            <w:pPr>
              <w:pStyle w:val="TableParagraph"/>
              <w:spacing w:line="259" w:lineRule="auto"/>
              <w:ind w:left="105"/>
              <w:jc w:val="both"/>
              <w:rPr>
                <w:sz w:val="24"/>
              </w:rPr>
            </w:pPr>
            <w:ins w:id="4344" w:author="Windows User" w:date="2024-11-27T16:50:00Z">
              <w:r>
                <w:rPr>
                  <w:b/>
                  <w:i/>
                  <w:sz w:val="24"/>
                </w:rPr>
                <w:t>Total</w:t>
              </w:r>
              <w:r>
                <w:rPr>
                  <w:b/>
                  <w:i/>
                  <w:spacing w:val="3"/>
                  <w:sz w:val="24"/>
                </w:rPr>
                <w:t xml:space="preserve"> </w:t>
              </w:r>
              <w:r>
                <w:rPr>
                  <w:b/>
                  <w:i/>
                  <w:spacing w:val="-2"/>
                  <w:sz w:val="24"/>
                </w:rPr>
                <w:t>Expenses</w:t>
              </w:r>
            </w:ins>
            <w:del w:id="4345" w:author="Windows User" w:date="2024-11-27T16:47:00Z">
              <w:r w:rsidDel="00B67F74">
                <w:rPr>
                  <w:spacing w:val="-2"/>
                  <w:sz w:val="24"/>
                </w:rPr>
                <w:delText>777,395</w:delText>
              </w:r>
            </w:del>
          </w:p>
        </w:tc>
        <w:tc>
          <w:tcPr>
            <w:tcW w:w="1710" w:type="dxa"/>
            <w:tcPrChange w:id="4346" w:author="Windows User" w:date="2024-11-27T16:52:00Z">
              <w:tcPr>
                <w:tcW w:w="1985" w:type="dxa"/>
              </w:tcPr>
            </w:tcPrChange>
          </w:tcPr>
          <w:p w14:paraId="461A7661" w14:textId="7A5B4586" w:rsidR="00B67F74" w:rsidRDefault="00B67F74" w:rsidP="00B67F74">
            <w:pPr>
              <w:pStyle w:val="TableParagraph"/>
              <w:spacing w:line="259" w:lineRule="auto"/>
              <w:jc w:val="both"/>
              <w:rPr>
                <w:sz w:val="24"/>
              </w:rPr>
            </w:pPr>
            <w:ins w:id="4347" w:author="Windows User" w:date="2024-11-27T16:47:00Z">
              <w:r>
                <w:rPr>
                  <w:spacing w:val="-2"/>
                  <w:sz w:val="24"/>
                </w:rPr>
                <w:t>777,395</w:t>
              </w:r>
            </w:ins>
          </w:p>
        </w:tc>
        <w:tc>
          <w:tcPr>
            <w:tcW w:w="2250" w:type="dxa"/>
            <w:tcPrChange w:id="4348" w:author="Windows User" w:date="2024-11-27T16:52:00Z">
              <w:tcPr>
                <w:tcW w:w="2119" w:type="dxa"/>
              </w:tcPr>
            </w:tcPrChange>
          </w:tcPr>
          <w:p w14:paraId="003C51A4" w14:textId="77777777" w:rsidR="00B67F74" w:rsidRDefault="00B67F74" w:rsidP="00B67F74">
            <w:pPr>
              <w:pStyle w:val="TableParagraph"/>
              <w:spacing w:line="259" w:lineRule="auto"/>
              <w:jc w:val="both"/>
              <w:rPr>
                <w:sz w:val="24"/>
              </w:rPr>
            </w:pPr>
          </w:p>
        </w:tc>
        <w:tc>
          <w:tcPr>
            <w:tcW w:w="1710" w:type="dxa"/>
            <w:tcPrChange w:id="4349" w:author="Windows User" w:date="2024-11-27T16:52:00Z">
              <w:tcPr>
                <w:tcW w:w="1800" w:type="dxa"/>
              </w:tcPr>
            </w:tcPrChange>
          </w:tcPr>
          <w:p w14:paraId="5A0FABFC" w14:textId="77777777" w:rsidR="00B67F74" w:rsidRDefault="00B67F74" w:rsidP="00B67F74">
            <w:pPr>
              <w:pStyle w:val="TableParagraph"/>
              <w:spacing w:line="259" w:lineRule="auto"/>
              <w:jc w:val="both"/>
              <w:rPr>
                <w:ins w:id="4350" w:author="Windows User" w:date="2024-11-27T16:42:00Z"/>
                <w:sz w:val="24"/>
              </w:rPr>
            </w:pPr>
          </w:p>
        </w:tc>
      </w:tr>
      <w:tr w:rsidR="00B67F74" w14:paraId="201FAC44" w14:textId="2645D497" w:rsidTr="005F2DD4">
        <w:trPr>
          <w:trHeight w:val="385"/>
          <w:trPrChange w:id="4351" w:author="Windows User" w:date="2024-11-27T16:52:00Z">
            <w:trPr>
              <w:trHeight w:val="385"/>
            </w:trPr>
          </w:trPrChange>
        </w:trPr>
        <w:tc>
          <w:tcPr>
            <w:tcW w:w="3098" w:type="dxa"/>
            <w:tcPrChange w:id="4352" w:author="Windows User" w:date="2024-11-27T16:52:00Z">
              <w:tcPr>
                <w:tcW w:w="2106" w:type="dxa"/>
              </w:tcPr>
            </w:tcPrChange>
          </w:tcPr>
          <w:p w14:paraId="568F6C30" w14:textId="615641EF" w:rsidR="00B67F74" w:rsidRDefault="00B67F74" w:rsidP="00B67F74">
            <w:pPr>
              <w:pStyle w:val="TableParagraph"/>
              <w:spacing w:line="259" w:lineRule="auto"/>
              <w:ind w:left="105"/>
              <w:jc w:val="both"/>
              <w:rPr>
                <w:b/>
                <w:sz w:val="24"/>
              </w:rPr>
            </w:pPr>
            <w:ins w:id="4353" w:author="Windows User" w:date="2024-11-27T16:50:00Z">
              <w:r>
                <w:rPr>
                  <w:b/>
                  <w:sz w:val="24"/>
                </w:rPr>
                <w:t>Net</w:t>
              </w:r>
              <w:r>
                <w:rPr>
                  <w:b/>
                  <w:spacing w:val="1"/>
                  <w:sz w:val="24"/>
                </w:rPr>
                <w:t xml:space="preserve"> </w:t>
              </w:r>
              <w:r>
                <w:rPr>
                  <w:b/>
                  <w:spacing w:val="-2"/>
                  <w:sz w:val="24"/>
                </w:rPr>
                <w:t>Profit/Loss</w:t>
              </w:r>
            </w:ins>
            <w:del w:id="4354" w:author="Windows User" w:date="2024-11-27T16:47:00Z">
              <w:r w:rsidDel="00B67F74">
                <w:rPr>
                  <w:b/>
                  <w:spacing w:val="-2"/>
                  <w:sz w:val="24"/>
                </w:rPr>
                <w:delText>924,521</w:delText>
              </w:r>
            </w:del>
          </w:p>
        </w:tc>
        <w:tc>
          <w:tcPr>
            <w:tcW w:w="1710" w:type="dxa"/>
            <w:tcPrChange w:id="4355" w:author="Windows User" w:date="2024-11-27T16:52:00Z">
              <w:tcPr>
                <w:tcW w:w="1985" w:type="dxa"/>
              </w:tcPr>
            </w:tcPrChange>
          </w:tcPr>
          <w:p w14:paraId="57364FBE" w14:textId="1A870E82" w:rsidR="00B67F74" w:rsidRDefault="00B67F74" w:rsidP="00B67F74">
            <w:pPr>
              <w:pStyle w:val="TableParagraph"/>
              <w:spacing w:line="259" w:lineRule="auto"/>
              <w:jc w:val="both"/>
              <w:rPr>
                <w:sz w:val="24"/>
              </w:rPr>
            </w:pPr>
            <w:ins w:id="4356" w:author="Windows User" w:date="2024-11-27T16:47:00Z">
              <w:r>
                <w:rPr>
                  <w:b/>
                  <w:spacing w:val="-2"/>
                  <w:sz w:val="24"/>
                </w:rPr>
                <w:t>924,521</w:t>
              </w:r>
            </w:ins>
          </w:p>
        </w:tc>
        <w:tc>
          <w:tcPr>
            <w:tcW w:w="2250" w:type="dxa"/>
            <w:tcPrChange w:id="4357" w:author="Windows User" w:date="2024-11-27T16:52:00Z">
              <w:tcPr>
                <w:tcW w:w="2119" w:type="dxa"/>
              </w:tcPr>
            </w:tcPrChange>
          </w:tcPr>
          <w:p w14:paraId="599E11DA" w14:textId="77777777" w:rsidR="00B67F74" w:rsidRDefault="00B67F74" w:rsidP="00B67F74">
            <w:pPr>
              <w:pStyle w:val="TableParagraph"/>
              <w:spacing w:line="259" w:lineRule="auto"/>
              <w:jc w:val="both"/>
              <w:rPr>
                <w:sz w:val="24"/>
              </w:rPr>
            </w:pPr>
          </w:p>
        </w:tc>
        <w:tc>
          <w:tcPr>
            <w:tcW w:w="1710" w:type="dxa"/>
            <w:tcPrChange w:id="4358" w:author="Windows User" w:date="2024-11-27T16:52:00Z">
              <w:tcPr>
                <w:tcW w:w="1800" w:type="dxa"/>
              </w:tcPr>
            </w:tcPrChange>
          </w:tcPr>
          <w:p w14:paraId="5FF969DD" w14:textId="77777777" w:rsidR="00B67F74" w:rsidRDefault="00B67F74" w:rsidP="00B67F74">
            <w:pPr>
              <w:pStyle w:val="TableParagraph"/>
              <w:spacing w:line="259" w:lineRule="auto"/>
              <w:jc w:val="both"/>
              <w:rPr>
                <w:ins w:id="4359" w:author="Windows User" w:date="2024-11-27T16:42:00Z"/>
                <w:sz w:val="24"/>
              </w:rPr>
            </w:pPr>
          </w:p>
        </w:tc>
      </w:tr>
    </w:tbl>
    <w:p w14:paraId="7E22D042" w14:textId="77777777" w:rsidR="00C37B1C" w:rsidRPr="00C37B1C" w:rsidRDefault="00C37B1C" w:rsidP="00391ADE">
      <w:pPr>
        <w:pStyle w:val="BodyText"/>
        <w:spacing w:line="276" w:lineRule="auto"/>
        <w:jc w:val="both"/>
        <w:rPr>
          <w:ins w:id="4360" w:author="MUKOLWE" w:date="2024-11-26T07:00:00Z"/>
          <w:sz w:val="20"/>
          <w:rPrChange w:id="4361" w:author="MUKOLWE" w:date="2024-11-26T07:01:00Z">
            <w:rPr>
              <w:ins w:id="4362" w:author="MUKOLWE" w:date="2024-11-26T07:00:00Z"/>
              <w:i/>
              <w:sz w:val="20"/>
            </w:rPr>
          </w:rPrChange>
        </w:rPr>
      </w:pPr>
    </w:p>
    <w:p w14:paraId="5EB6D1E6" w14:textId="77777777" w:rsidR="00C37B1C" w:rsidRPr="00C37B1C" w:rsidRDefault="00C37B1C" w:rsidP="00391ADE">
      <w:pPr>
        <w:pStyle w:val="BodyText"/>
        <w:spacing w:line="276" w:lineRule="auto"/>
        <w:jc w:val="both"/>
        <w:rPr>
          <w:ins w:id="4363" w:author="MUKOLWE" w:date="2024-11-26T07:00:00Z"/>
          <w:sz w:val="20"/>
          <w:rPrChange w:id="4364" w:author="MUKOLWE" w:date="2024-11-26T07:01:00Z">
            <w:rPr>
              <w:ins w:id="4365" w:author="MUKOLWE" w:date="2024-11-26T07:00:00Z"/>
              <w:i/>
              <w:sz w:val="20"/>
            </w:rPr>
          </w:rPrChange>
        </w:rPr>
      </w:pPr>
    </w:p>
    <w:p w14:paraId="22729907" w14:textId="77777777" w:rsidR="00C37B1C" w:rsidRPr="00C37B1C" w:rsidRDefault="00C37B1C" w:rsidP="00391ADE">
      <w:pPr>
        <w:pStyle w:val="BodyText"/>
        <w:spacing w:line="276" w:lineRule="auto"/>
        <w:jc w:val="both"/>
        <w:rPr>
          <w:ins w:id="4366" w:author="MUKOLWE" w:date="2024-11-26T07:00:00Z"/>
          <w:sz w:val="20"/>
          <w:rPrChange w:id="4367" w:author="MUKOLWE" w:date="2024-11-26T07:01:00Z">
            <w:rPr>
              <w:ins w:id="4368" w:author="MUKOLWE" w:date="2024-11-26T07:00:00Z"/>
              <w:i/>
              <w:sz w:val="20"/>
            </w:rPr>
          </w:rPrChange>
        </w:rPr>
      </w:pPr>
    </w:p>
    <w:p w14:paraId="2E254D54" w14:textId="77777777" w:rsidR="00C37B1C" w:rsidRDefault="00C37B1C" w:rsidP="00391ADE">
      <w:pPr>
        <w:pStyle w:val="BodyText"/>
        <w:spacing w:line="276" w:lineRule="auto"/>
        <w:jc w:val="both"/>
        <w:rPr>
          <w:ins w:id="4369" w:author="MUKOLWE" w:date="2024-11-26T07:01:00Z"/>
          <w:sz w:val="20"/>
        </w:rPr>
      </w:pPr>
    </w:p>
    <w:p w14:paraId="35FE2C73" w14:textId="77777777" w:rsidR="00C37B1C" w:rsidRDefault="00C37B1C" w:rsidP="00391ADE">
      <w:pPr>
        <w:pStyle w:val="BodyText"/>
        <w:spacing w:line="276" w:lineRule="auto"/>
        <w:jc w:val="both"/>
        <w:rPr>
          <w:ins w:id="4370" w:author="MUKOLWE" w:date="2024-11-26T07:01:00Z"/>
          <w:sz w:val="20"/>
        </w:rPr>
      </w:pPr>
    </w:p>
    <w:p w14:paraId="00A10A8E" w14:textId="77777777" w:rsidR="00C37B1C" w:rsidRDefault="00C37B1C" w:rsidP="00391ADE">
      <w:pPr>
        <w:pStyle w:val="BodyText"/>
        <w:spacing w:line="276" w:lineRule="auto"/>
        <w:jc w:val="both"/>
        <w:rPr>
          <w:ins w:id="4371" w:author="MUKOLWE" w:date="2024-11-26T07:01:00Z"/>
          <w:sz w:val="20"/>
        </w:rPr>
      </w:pPr>
    </w:p>
    <w:p w14:paraId="45095F2C" w14:textId="77777777" w:rsidR="00C37B1C" w:rsidRDefault="00C37B1C" w:rsidP="00391ADE">
      <w:pPr>
        <w:pStyle w:val="BodyText"/>
        <w:spacing w:line="276" w:lineRule="auto"/>
        <w:jc w:val="both"/>
        <w:rPr>
          <w:ins w:id="4372" w:author="MUKOLWE" w:date="2024-11-26T07:01:00Z"/>
          <w:sz w:val="20"/>
        </w:rPr>
      </w:pPr>
    </w:p>
    <w:p w14:paraId="286466B9" w14:textId="77777777" w:rsidR="00C37B1C" w:rsidRDefault="00C37B1C" w:rsidP="00391ADE">
      <w:pPr>
        <w:pStyle w:val="BodyText"/>
        <w:spacing w:line="276" w:lineRule="auto"/>
        <w:jc w:val="both"/>
        <w:rPr>
          <w:ins w:id="4373" w:author="MUKOLWE" w:date="2024-11-26T07:01:00Z"/>
          <w:sz w:val="20"/>
        </w:rPr>
      </w:pPr>
    </w:p>
    <w:p w14:paraId="7A207EE5" w14:textId="66BE2A29" w:rsidR="00391ADE" w:rsidRPr="00C37B1C" w:rsidRDefault="00391ADE" w:rsidP="00391ADE">
      <w:pPr>
        <w:pStyle w:val="BodyText"/>
        <w:spacing w:line="276" w:lineRule="auto"/>
        <w:jc w:val="both"/>
        <w:rPr>
          <w:sz w:val="20"/>
          <w:rPrChange w:id="4374" w:author="MUKOLWE" w:date="2024-11-26T07:01:00Z">
            <w:rPr>
              <w:i/>
              <w:sz w:val="20"/>
            </w:rPr>
          </w:rPrChange>
        </w:rPr>
      </w:pPr>
      <w:del w:id="4375" w:author="MUKOLWE" w:date="2024-11-26T07:00:00Z">
        <w:r w:rsidRPr="00C37B1C" w:rsidDel="00C37B1C">
          <w:rPr>
            <w:sz w:val="20"/>
            <w:rPrChange w:id="4376" w:author="MUKOLWE" w:date="2024-11-26T07:01:00Z">
              <w:rPr>
                <w:i/>
                <w:sz w:val="20"/>
              </w:rPr>
            </w:rPrChange>
          </w:rPr>
          <w:delText>Table 4.6: Profit and loss data</w:delText>
        </w:r>
      </w:del>
    </w:p>
    <w:p w14:paraId="4BB1215C" w14:textId="3552C390" w:rsidR="003F2AF2" w:rsidRDefault="003F2AF2" w:rsidP="0062071D">
      <w:pPr>
        <w:spacing w:line="276" w:lineRule="auto"/>
        <w:jc w:val="both"/>
        <w:rPr>
          <w:ins w:id="4377" w:author="MUKOLWE" w:date="2024-11-26T07:05:00Z"/>
          <w:sz w:val="24"/>
        </w:rPr>
      </w:pPr>
    </w:p>
    <w:p w14:paraId="432549DF" w14:textId="6CE598F2" w:rsidR="00C53EF0" w:rsidDel="0007050A" w:rsidRDefault="0007050A" w:rsidP="0062071D">
      <w:pPr>
        <w:spacing w:line="276" w:lineRule="auto"/>
        <w:jc w:val="both"/>
        <w:rPr>
          <w:ins w:id="4378" w:author="MUKOLWE" w:date="2024-11-26T07:00:00Z"/>
          <w:del w:id="4379" w:author="Windows User" w:date="2024-11-28T14:14:00Z"/>
          <w:sz w:val="24"/>
        </w:rPr>
      </w:pPr>
      <w:ins w:id="4380" w:author="Windows User" w:date="2024-11-28T14:19:00Z">
        <w:r>
          <w:rPr>
            <w:sz w:val="24"/>
          </w:rPr>
          <w:t>32</w:t>
        </w:r>
      </w:ins>
    </w:p>
    <w:p w14:paraId="2793B9E3" w14:textId="77777777" w:rsidR="00C37B1C" w:rsidRDefault="00C37B1C" w:rsidP="0062071D">
      <w:pPr>
        <w:spacing w:line="276" w:lineRule="auto"/>
        <w:jc w:val="both"/>
        <w:rPr>
          <w:sz w:val="24"/>
        </w:rPr>
        <w:sectPr w:rsidR="00C37B1C" w:rsidSect="00D00FD4">
          <w:pgSz w:w="12240" w:h="15840"/>
          <w:pgMar w:top="1339" w:right="1022" w:bottom="274" w:left="1037" w:header="720" w:footer="720" w:gutter="0"/>
          <w:cols w:space="720"/>
        </w:sectPr>
      </w:pPr>
    </w:p>
    <w:p w14:paraId="65599E29" w14:textId="77777777" w:rsidR="0009555C" w:rsidRPr="00C53EF0" w:rsidDel="0007050A" w:rsidRDefault="0009555C">
      <w:pPr>
        <w:tabs>
          <w:tab w:val="left" w:pos="993"/>
        </w:tabs>
        <w:spacing w:line="276" w:lineRule="auto"/>
        <w:ind w:right="97"/>
        <w:jc w:val="both"/>
        <w:rPr>
          <w:ins w:id="4381" w:author="MUKOLWE" w:date="2024-11-23T02:54:00Z"/>
          <w:del w:id="4382" w:author="Windows User" w:date="2024-11-28T14:14:00Z"/>
          <w:sz w:val="24"/>
          <w:highlight w:val="yellow"/>
          <w:rPrChange w:id="4383" w:author="MUKOLWE" w:date="2024-11-26T07:06:00Z">
            <w:rPr>
              <w:ins w:id="4384" w:author="MUKOLWE" w:date="2024-11-23T02:54:00Z"/>
              <w:del w:id="4385" w:author="Windows User" w:date="2024-11-28T14:14:00Z"/>
              <w:highlight w:val="yellow"/>
            </w:rPr>
          </w:rPrChange>
        </w:rPr>
        <w:pPrChange w:id="4386" w:author="MUKOLWE" w:date="2024-11-26T07:05:00Z">
          <w:pPr>
            <w:pStyle w:val="ListParagraph"/>
            <w:numPr>
              <w:ilvl w:val="1"/>
              <w:numId w:val="30"/>
            </w:numPr>
            <w:tabs>
              <w:tab w:val="left" w:pos="993"/>
            </w:tabs>
            <w:spacing w:line="276" w:lineRule="auto"/>
            <w:ind w:left="993" w:right="825" w:hanging="993"/>
            <w:jc w:val="both"/>
          </w:pPr>
        </w:pPrChange>
      </w:pPr>
    </w:p>
    <w:p w14:paraId="3A157FA2" w14:textId="77777777" w:rsidR="0009555C" w:rsidRPr="00C37B1C" w:rsidRDefault="0009555C">
      <w:pPr>
        <w:pStyle w:val="ListParagraph"/>
        <w:tabs>
          <w:tab w:val="left" w:pos="0"/>
          <w:tab w:val="left" w:pos="8628"/>
        </w:tabs>
        <w:spacing w:line="276" w:lineRule="auto"/>
        <w:ind w:left="0" w:right="825" w:firstLine="0"/>
        <w:jc w:val="both"/>
        <w:rPr>
          <w:ins w:id="4387" w:author="MUKOLWE" w:date="2024-11-23T02:54:00Z"/>
          <w:sz w:val="24"/>
          <w:highlight w:val="yellow"/>
          <w:rPrChange w:id="4388" w:author="MUKOLWE" w:date="2024-11-26T07:01:00Z">
            <w:rPr>
              <w:ins w:id="4389" w:author="MUKOLWE" w:date="2024-11-23T02:54:00Z"/>
              <w:b/>
              <w:sz w:val="24"/>
              <w:highlight w:val="yellow"/>
            </w:rPr>
          </w:rPrChange>
        </w:rPr>
        <w:pPrChange w:id="4390" w:author="MUKOLWE" w:date="2024-11-23T02:54:00Z">
          <w:pPr>
            <w:pStyle w:val="ListParagraph"/>
            <w:numPr>
              <w:ilvl w:val="1"/>
              <w:numId w:val="30"/>
            </w:numPr>
            <w:tabs>
              <w:tab w:val="left" w:pos="993"/>
            </w:tabs>
            <w:spacing w:line="276" w:lineRule="auto"/>
            <w:ind w:left="993" w:right="825" w:hanging="993"/>
            <w:jc w:val="both"/>
          </w:pPr>
        </w:pPrChange>
      </w:pPr>
    </w:p>
    <w:p w14:paraId="65CE438A" w14:textId="77777777" w:rsidR="0009555C" w:rsidRPr="00C37B1C" w:rsidRDefault="0009555C">
      <w:pPr>
        <w:pStyle w:val="ListParagraph"/>
        <w:tabs>
          <w:tab w:val="left" w:pos="851"/>
          <w:tab w:val="left" w:pos="8647"/>
        </w:tabs>
        <w:spacing w:line="276" w:lineRule="auto"/>
        <w:ind w:left="0" w:right="825" w:firstLine="0"/>
        <w:jc w:val="both"/>
        <w:rPr>
          <w:ins w:id="4391" w:author="MUKOLWE" w:date="2024-11-23T02:54:00Z"/>
          <w:sz w:val="24"/>
          <w:highlight w:val="yellow"/>
          <w:rPrChange w:id="4392" w:author="MUKOLWE" w:date="2024-11-26T07:01:00Z">
            <w:rPr>
              <w:ins w:id="4393" w:author="MUKOLWE" w:date="2024-11-23T02:54:00Z"/>
              <w:highlight w:val="yellow"/>
            </w:rPr>
          </w:rPrChange>
        </w:rPr>
        <w:pPrChange w:id="4394" w:author="MUKOLWE" w:date="2024-11-26T06:48:00Z">
          <w:pPr>
            <w:pStyle w:val="ListParagraph"/>
            <w:numPr>
              <w:ilvl w:val="1"/>
              <w:numId w:val="30"/>
            </w:numPr>
            <w:tabs>
              <w:tab w:val="left" w:pos="993"/>
            </w:tabs>
            <w:spacing w:line="276" w:lineRule="auto"/>
            <w:ind w:left="993" w:right="825" w:hanging="993"/>
            <w:jc w:val="both"/>
          </w:pPr>
        </w:pPrChange>
      </w:pPr>
    </w:p>
    <w:p w14:paraId="3501EF3B" w14:textId="476D537A" w:rsidR="003F2AF2" w:rsidRPr="0059510C" w:rsidDel="004A3C77" w:rsidRDefault="003F2AF2" w:rsidP="00C53EF0">
      <w:pPr>
        <w:pStyle w:val="ListParagraph"/>
        <w:numPr>
          <w:ilvl w:val="1"/>
          <w:numId w:val="30"/>
        </w:numPr>
        <w:tabs>
          <w:tab w:val="left" w:pos="993"/>
        </w:tabs>
        <w:spacing w:line="276" w:lineRule="auto"/>
        <w:ind w:left="0" w:right="97" w:firstLine="0"/>
        <w:jc w:val="both"/>
        <w:rPr>
          <w:del w:id="4395" w:author="MUKOLWE" w:date="2024-11-26T06:50:00Z"/>
          <w:b/>
          <w:sz w:val="24"/>
          <w:highlight w:val="yellow"/>
          <w:rPrChange w:id="4396" w:author="MUKOLWE" w:date="2024-11-23T01:51:00Z">
            <w:rPr>
              <w:del w:id="4397" w:author="MUKOLWE" w:date="2024-11-26T06:50:00Z"/>
              <w:b/>
              <w:sz w:val="24"/>
            </w:rPr>
          </w:rPrChange>
        </w:rPr>
      </w:pPr>
      <w:del w:id="4398" w:author="MUKOLWE" w:date="2024-11-26T06:50:00Z">
        <w:r w:rsidRPr="0059510C" w:rsidDel="004A3C77">
          <w:rPr>
            <w:b/>
            <w:sz w:val="24"/>
            <w:highlight w:val="yellow"/>
            <w:rPrChange w:id="4399" w:author="MUKOLWE" w:date="2024-11-23T01:51:00Z">
              <w:rPr>
                <w:b/>
                <w:sz w:val="24"/>
              </w:rPr>
            </w:rPrChange>
          </w:rPr>
          <w:delText>Balance</w:delText>
        </w:r>
        <w:r w:rsidRPr="0059510C" w:rsidDel="004A3C77">
          <w:rPr>
            <w:b/>
            <w:spacing w:val="-3"/>
            <w:sz w:val="24"/>
            <w:highlight w:val="yellow"/>
            <w:rPrChange w:id="4400" w:author="MUKOLWE" w:date="2024-11-23T01:51:00Z">
              <w:rPr>
                <w:b/>
                <w:spacing w:val="-3"/>
                <w:sz w:val="24"/>
              </w:rPr>
            </w:rPrChange>
          </w:rPr>
          <w:delText xml:space="preserve"> </w:delText>
        </w:r>
        <w:r w:rsidRPr="0059510C" w:rsidDel="004A3C77">
          <w:rPr>
            <w:b/>
            <w:spacing w:val="-2"/>
            <w:sz w:val="24"/>
            <w:highlight w:val="yellow"/>
            <w:rPrChange w:id="4401" w:author="MUKOLWE" w:date="2024-11-23T01:51:00Z">
              <w:rPr>
                <w:b/>
                <w:spacing w:val="-2"/>
                <w:sz w:val="24"/>
              </w:rPr>
            </w:rPrChange>
          </w:rPr>
          <w:delText>Sheet</w:delText>
        </w:r>
      </w:del>
    </w:p>
    <w:p w14:paraId="26438C11" w14:textId="7EBF325B" w:rsidR="003F2AF2" w:rsidRPr="0059510C" w:rsidDel="004A3C77" w:rsidRDefault="003F2AF2" w:rsidP="00C53EF0">
      <w:pPr>
        <w:spacing w:line="276" w:lineRule="auto"/>
        <w:ind w:right="97"/>
        <w:jc w:val="both"/>
        <w:rPr>
          <w:del w:id="4402" w:author="MUKOLWE" w:date="2024-11-26T06:50:00Z"/>
          <w:b/>
          <w:spacing w:val="-2"/>
          <w:sz w:val="24"/>
          <w:highlight w:val="yellow"/>
          <w:rPrChange w:id="4403" w:author="MUKOLWE" w:date="2024-11-23T01:51:00Z">
            <w:rPr>
              <w:del w:id="4404" w:author="MUKOLWE" w:date="2024-11-26T06:50:00Z"/>
              <w:b/>
              <w:spacing w:val="-2"/>
              <w:sz w:val="24"/>
            </w:rPr>
          </w:rPrChange>
        </w:rPr>
      </w:pPr>
      <w:del w:id="4405" w:author="MUKOLWE" w:date="2024-11-26T06:50:00Z">
        <w:r w:rsidRPr="0059510C" w:rsidDel="004A3C77">
          <w:rPr>
            <w:b/>
            <w:sz w:val="24"/>
            <w:highlight w:val="yellow"/>
            <w:rPrChange w:id="4406" w:author="MUKOLWE" w:date="2024-11-23T01:51:00Z">
              <w:rPr>
                <w:b/>
                <w:sz w:val="24"/>
              </w:rPr>
            </w:rPrChange>
          </w:rPr>
          <w:delText>Current</w:delText>
        </w:r>
        <w:r w:rsidRPr="0059510C" w:rsidDel="004A3C77">
          <w:rPr>
            <w:b/>
            <w:spacing w:val="-3"/>
            <w:sz w:val="24"/>
            <w:highlight w:val="yellow"/>
            <w:rPrChange w:id="4407" w:author="MUKOLWE" w:date="2024-11-23T01:51:00Z">
              <w:rPr>
                <w:b/>
                <w:spacing w:val="-3"/>
                <w:sz w:val="24"/>
              </w:rPr>
            </w:rPrChange>
          </w:rPr>
          <w:delText xml:space="preserve"> </w:delText>
        </w:r>
        <w:r w:rsidRPr="0059510C" w:rsidDel="004A3C77">
          <w:rPr>
            <w:b/>
            <w:sz w:val="24"/>
            <w:highlight w:val="yellow"/>
            <w:rPrChange w:id="4408" w:author="MUKOLWE" w:date="2024-11-23T01:51:00Z">
              <w:rPr>
                <w:b/>
                <w:sz w:val="24"/>
              </w:rPr>
            </w:rPrChange>
          </w:rPr>
          <w:delText>Assets</w:delText>
        </w:r>
        <w:r w:rsidRPr="0059510C" w:rsidDel="004A3C77">
          <w:rPr>
            <w:b/>
            <w:spacing w:val="-2"/>
            <w:sz w:val="24"/>
            <w:highlight w:val="yellow"/>
            <w:rPrChange w:id="4409" w:author="MUKOLWE" w:date="2024-11-23T01:51:00Z">
              <w:rPr>
                <w:b/>
                <w:spacing w:val="-2"/>
                <w:sz w:val="24"/>
              </w:rPr>
            </w:rPrChange>
          </w:rPr>
          <w:delText xml:space="preserve"> </w:delText>
        </w:r>
        <w:r w:rsidRPr="0059510C" w:rsidDel="004A3C77">
          <w:rPr>
            <w:b/>
            <w:sz w:val="24"/>
            <w:highlight w:val="yellow"/>
            <w:rPrChange w:id="4410" w:author="MUKOLWE" w:date="2024-11-23T01:51:00Z">
              <w:rPr>
                <w:b/>
                <w:sz w:val="24"/>
              </w:rPr>
            </w:rPrChange>
          </w:rPr>
          <w:delText>and</w:delText>
        </w:r>
        <w:r w:rsidRPr="0059510C" w:rsidDel="004A3C77">
          <w:rPr>
            <w:b/>
            <w:spacing w:val="-1"/>
            <w:sz w:val="24"/>
            <w:highlight w:val="yellow"/>
            <w:rPrChange w:id="4411" w:author="MUKOLWE" w:date="2024-11-23T01:51:00Z">
              <w:rPr>
                <w:b/>
                <w:spacing w:val="-1"/>
                <w:sz w:val="24"/>
              </w:rPr>
            </w:rPrChange>
          </w:rPr>
          <w:delText xml:space="preserve"> </w:delText>
        </w:r>
        <w:r w:rsidRPr="0059510C" w:rsidDel="004A3C77">
          <w:rPr>
            <w:b/>
            <w:spacing w:val="-2"/>
            <w:sz w:val="24"/>
            <w:highlight w:val="yellow"/>
            <w:rPrChange w:id="4412" w:author="MUKOLWE" w:date="2024-11-23T01:51:00Z">
              <w:rPr>
                <w:b/>
                <w:spacing w:val="-2"/>
                <w:sz w:val="24"/>
              </w:rPr>
            </w:rPrChange>
          </w:rPr>
          <w:delText>Liabilities</w:delText>
        </w:r>
      </w:del>
    </w:p>
    <w:p w14:paraId="086135A8" w14:textId="4C827974" w:rsidR="00F214F0" w:rsidRPr="0059510C" w:rsidDel="004A3C77" w:rsidRDefault="00F214F0" w:rsidP="00C53EF0">
      <w:pPr>
        <w:spacing w:line="276" w:lineRule="auto"/>
        <w:ind w:right="97"/>
        <w:jc w:val="both"/>
        <w:rPr>
          <w:del w:id="4413" w:author="MUKOLWE" w:date="2024-11-26T06:50:00Z"/>
          <w:highlight w:val="yellow"/>
          <w:rPrChange w:id="4414" w:author="MUKOLWE" w:date="2024-11-23T01:51:00Z">
            <w:rPr>
              <w:del w:id="4415" w:author="MUKOLWE" w:date="2024-11-26T06:50:00Z"/>
            </w:rPr>
          </w:rPrChange>
        </w:rPr>
      </w:pPr>
      <w:del w:id="4416" w:author="MUKOLWE" w:date="2024-11-26T06:50:00Z">
        <w:r w:rsidRPr="0059510C" w:rsidDel="004A3C77">
          <w:rPr>
            <w:highlight w:val="yellow"/>
            <w:rPrChange w:id="4417" w:author="MUKOLWE" w:date="2024-11-23T01:51:00Z">
              <w:rPr/>
            </w:rPrChange>
          </w:rPr>
          <w:delText xml:space="preserve">A </w:delText>
        </w:r>
        <w:r w:rsidRPr="0059510C" w:rsidDel="004A3C77">
          <w:rPr>
            <w:rStyle w:val="Strong"/>
            <w:highlight w:val="yellow"/>
            <w:rPrChange w:id="4418" w:author="MUKOLWE" w:date="2024-11-23T01:51:00Z">
              <w:rPr>
                <w:rStyle w:val="Strong"/>
              </w:rPr>
            </w:rPrChange>
          </w:rPr>
          <w:delText>liability</w:delText>
        </w:r>
        <w:r w:rsidRPr="0059510C" w:rsidDel="004A3C77">
          <w:rPr>
            <w:highlight w:val="yellow"/>
            <w:rPrChange w:id="4419" w:author="MUKOLWE" w:date="2024-11-23T01:51:00Z">
              <w:rPr/>
            </w:rPrChange>
          </w:rPr>
          <w:delText xml:space="preserve"> is a financial obligation or debt that a company owes to others, such as creditors, suppliers, or employees.</w:delText>
        </w:r>
        <w:r w:rsidR="00D3472D" w:rsidRPr="0059510C" w:rsidDel="004A3C77">
          <w:rPr>
            <w:highlight w:val="yellow"/>
            <w:rPrChange w:id="4420" w:author="MUKOLWE" w:date="2024-11-23T01:51:00Z">
              <w:rPr/>
            </w:rPrChange>
          </w:rPr>
          <w:delText xml:space="preserve"> </w:delText>
        </w:r>
      </w:del>
    </w:p>
    <w:p w14:paraId="14541A77" w14:textId="7C862C21" w:rsidR="00D40E90" w:rsidDel="004A3C77" w:rsidRDefault="00D40E90" w:rsidP="00C53EF0">
      <w:pPr>
        <w:spacing w:line="276" w:lineRule="auto"/>
        <w:ind w:right="97"/>
        <w:jc w:val="both"/>
        <w:rPr>
          <w:del w:id="4421" w:author="MUKOLWE" w:date="2024-11-26T06:50:00Z"/>
        </w:rPr>
      </w:pPr>
      <w:del w:id="4422" w:author="MUKOLWE" w:date="2024-11-26T06:50:00Z">
        <w:r w:rsidRPr="0059510C" w:rsidDel="004A3C77">
          <w:rPr>
            <w:highlight w:val="yellow"/>
            <w:rPrChange w:id="4423" w:author="MUKOLWE" w:date="2024-11-23T01:51:00Z">
              <w:rPr/>
            </w:rPrChange>
          </w:rPr>
          <w:delText xml:space="preserve">Assets, on the other hand </w:delText>
        </w:r>
        <w:r w:rsidR="00904939" w:rsidRPr="0059510C" w:rsidDel="004A3C77">
          <w:rPr>
            <w:highlight w:val="yellow"/>
            <w:rPrChange w:id="4424" w:author="MUKOLWE" w:date="2024-11-23T01:51:00Z">
              <w:rPr/>
            </w:rPrChange>
          </w:rPr>
          <w:delText>refer to resources owned by an individual or business that have economic value and can provide future benefits. In accounting, assets are typically recorded on a company's balance sheet and are classified into various categories based on their liquidity, usage, and lifespan.</w:delText>
        </w:r>
      </w:del>
    </w:p>
    <w:p w14:paraId="7988160D" w14:textId="4205ABEF" w:rsidR="00433EDA" w:rsidDel="00C37B1C" w:rsidRDefault="00433EDA" w:rsidP="00C53EF0">
      <w:pPr>
        <w:spacing w:line="276" w:lineRule="auto"/>
        <w:ind w:right="97"/>
        <w:jc w:val="both"/>
        <w:rPr>
          <w:del w:id="4425" w:author="MUKOLWE" w:date="2024-11-26T06:59:00Z"/>
        </w:rPr>
      </w:pPr>
    </w:p>
    <w:p w14:paraId="74C2F438" w14:textId="77777777" w:rsidR="003F2AF2" w:rsidRDefault="003F2AF2" w:rsidP="00C53EF0">
      <w:pPr>
        <w:pStyle w:val="ListParagraph"/>
        <w:numPr>
          <w:ilvl w:val="1"/>
          <w:numId w:val="30"/>
        </w:numPr>
        <w:tabs>
          <w:tab w:val="left" w:pos="673"/>
        </w:tabs>
        <w:spacing w:line="276" w:lineRule="auto"/>
        <w:ind w:left="0" w:right="97" w:firstLine="0"/>
        <w:jc w:val="both"/>
        <w:rPr>
          <w:b/>
          <w:sz w:val="24"/>
        </w:rPr>
      </w:pPr>
      <w:r>
        <w:rPr>
          <w:b/>
          <w:spacing w:val="-2"/>
          <w:sz w:val="24"/>
        </w:rPr>
        <w:t>Milestones</w:t>
      </w:r>
      <w:r w:rsidR="00993803">
        <w:rPr>
          <w:b/>
          <w:spacing w:val="-2"/>
          <w:sz w:val="24"/>
        </w:rPr>
        <w:t xml:space="preserve"> </w:t>
      </w:r>
    </w:p>
    <w:p w14:paraId="76200027" w14:textId="46AB803E" w:rsidR="006D206A" w:rsidRPr="00E14B75" w:rsidRDefault="0023138E" w:rsidP="00C53EF0">
      <w:pPr>
        <w:pStyle w:val="BodyText"/>
        <w:spacing w:line="276" w:lineRule="auto"/>
        <w:ind w:right="97"/>
        <w:jc w:val="both"/>
        <w:rPr>
          <w:b/>
        </w:rPr>
      </w:pPr>
      <w:r w:rsidRPr="00E14B75">
        <w:t xml:space="preserve">A </w:t>
      </w:r>
      <w:r w:rsidR="006D206A" w:rsidRPr="0023138E">
        <w:rPr>
          <w:rStyle w:val="Strong"/>
        </w:rPr>
        <w:t>milestone</w:t>
      </w:r>
      <w:r w:rsidR="006D206A">
        <w:t xml:space="preserve"> </w:t>
      </w:r>
      <w:ins w:id="4426" w:author="MUKOLWE" w:date="2024-11-26T06:35:00Z">
        <w:r w:rsidR="00B57CCE">
          <w:t xml:space="preserve">as presented in </w:t>
        </w:r>
      </w:ins>
      <w:ins w:id="4427" w:author="MUKOLWE" w:date="2024-11-26T06:36:00Z">
        <w:r w:rsidR="00B57CCE">
          <w:t xml:space="preserve">Table 4.7, </w:t>
        </w:r>
      </w:ins>
      <w:r w:rsidR="006D206A">
        <w:t>is a significant event or achievement that marks progress toward a goal or project. Milestones are key points in a timeline that help measure progress, assess performance, and maintain momentum. They can be used for strategic planning, project management, or tracking business growth.</w:t>
      </w:r>
    </w:p>
    <w:p w14:paraId="2B208C87" w14:textId="77777777" w:rsidR="0095096F" w:rsidRPr="00C53EF0" w:rsidRDefault="0095096F" w:rsidP="00C53EF0">
      <w:pPr>
        <w:pStyle w:val="BodyText"/>
        <w:tabs>
          <w:tab w:val="left" w:pos="8628"/>
          <w:tab w:val="left" w:pos="9453"/>
        </w:tabs>
        <w:spacing w:line="276" w:lineRule="auto"/>
        <w:ind w:firstLine="720"/>
        <w:jc w:val="both"/>
        <w:rPr>
          <w:ins w:id="4428" w:author="MUKOLWE" w:date="2024-11-26T06:28:00Z"/>
          <w:highlight w:val="yellow"/>
          <w:rPrChange w:id="4429" w:author="MUKOLWE" w:date="2024-11-26T07:02:00Z">
            <w:rPr>
              <w:ins w:id="4430" w:author="MUKOLWE" w:date="2024-11-26T06:28:00Z"/>
              <w:i/>
              <w:highlight w:val="yellow"/>
            </w:rPr>
          </w:rPrChange>
        </w:rPr>
      </w:pPr>
    </w:p>
    <w:p w14:paraId="4219E1A1" w14:textId="6C02310C" w:rsidR="0095096F" w:rsidRPr="0095096F" w:rsidRDefault="0095096F" w:rsidP="0095096F">
      <w:pPr>
        <w:pStyle w:val="BodyText"/>
        <w:spacing w:line="276" w:lineRule="auto"/>
        <w:ind w:firstLine="993"/>
        <w:jc w:val="both"/>
        <w:rPr>
          <w:moveTo w:id="4431" w:author="MUKOLWE" w:date="2024-11-26T06:28:00Z"/>
          <w:b/>
          <w:rPrChange w:id="4432" w:author="MUKOLWE" w:date="2024-11-26T06:28:00Z">
            <w:rPr>
              <w:moveTo w:id="4433" w:author="MUKOLWE" w:date="2024-11-26T06:28:00Z"/>
              <w:i/>
            </w:rPr>
          </w:rPrChange>
        </w:rPr>
      </w:pPr>
      <w:moveToRangeStart w:id="4434" w:author="MUKOLWE" w:date="2024-11-26T06:28:00Z" w:name="move183494916"/>
      <w:moveTo w:id="4435" w:author="MUKOLWE" w:date="2024-11-26T06:28:00Z">
        <w:r w:rsidRPr="0095096F">
          <w:rPr>
            <w:b/>
            <w:rPrChange w:id="4436" w:author="MUKOLWE" w:date="2024-11-26T06:29:00Z">
              <w:rPr>
                <w:i/>
                <w:highlight w:val="yellow"/>
              </w:rPr>
            </w:rPrChange>
          </w:rPr>
          <w:t>Table 4.7: Milestones</w:t>
        </w:r>
      </w:moveTo>
    </w:p>
    <w:moveToRangeEnd w:id="4434"/>
    <w:p w14:paraId="44B2C317" w14:textId="74B154AC" w:rsidR="00DF09EF" w:rsidDel="0095096F" w:rsidRDefault="0095096F" w:rsidP="0062071D">
      <w:pPr>
        <w:pStyle w:val="BodyText"/>
        <w:spacing w:line="276" w:lineRule="auto"/>
        <w:jc w:val="both"/>
        <w:rPr>
          <w:del w:id="4437" w:author="MUKOLWE" w:date="2024-11-26T06:28:00Z"/>
          <w:b/>
        </w:rPr>
      </w:pPr>
      <w:del w:id="4438" w:author="MUKOLWE" w:date="2024-11-26T06:35:00Z">
        <w:r w:rsidDel="004F4EAF">
          <w:rPr>
            <w:noProof/>
          </w:rPr>
          <mc:AlternateContent>
            <mc:Choice Requires="wps">
              <w:drawing>
                <wp:anchor distT="0" distB="0" distL="0" distR="0" simplePos="0" relativeHeight="251664384" behindDoc="0" locked="0" layoutInCell="1" allowOverlap="1" wp14:anchorId="7A331882" wp14:editId="520A3F4C">
                  <wp:simplePos x="0" y="0"/>
                  <wp:positionH relativeFrom="page">
                    <wp:posOffset>1223493</wp:posOffset>
                  </wp:positionH>
                  <wp:positionV relativeFrom="paragraph">
                    <wp:posOffset>83015</wp:posOffset>
                  </wp:positionV>
                  <wp:extent cx="3992451" cy="1224915"/>
                  <wp:effectExtent l="0" t="0" r="0" b="0"/>
                  <wp:wrapNone/>
                  <wp:docPr id="138"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2451" cy="122491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4439" w:author="MUKOLWE" w:date="2024-11-23T01:55:00Z">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4345"/>
                                <w:gridCol w:w="1858"/>
                                <w:tblGridChange w:id="4440">
                                  <w:tblGrid>
                                    <w:gridCol w:w="4345"/>
                                    <w:gridCol w:w="1858"/>
                                  </w:tblGrid>
                                </w:tblGridChange>
                              </w:tblGrid>
                              <w:tr w:rsidR="00EC3812" w:rsidDel="0095096F" w14:paraId="066156A9" w14:textId="173B99A4" w:rsidTr="0059510C">
                                <w:trPr>
                                  <w:trHeight w:val="325"/>
                                  <w:del w:id="4441" w:author="MUKOLWE" w:date="2024-11-26T06:29:00Z"/>
                                  <w:trPrChange w:id="4442" w:author="MUKOLWE" w:date="2024-11-23T01:55:00Z">
                                    <w:trPr>
                                      <w:trHeight w:val="325"/>
                                    </w:trPr>
                                  </w:trPrChange>
                                </w:trPr>
                                <w:tc>
                                  <w:tcPr>
                                    <w:tcW w:w="6203" w:type="dxa"/>
                                    <w:gridSpan w:val="2"/>
                                    <w:shd w:val="clear" w:color="auto" w:fill="FFFFFF" w:themeFill="background1"/>
                                    <w:tcPrChange w:id="4443" w:author="MUKOLWE" w:date="2024-11-23T01:55:00Z">
                                      <w:tcPr>
                                        <w:tcW w:w="6203" w:type="dxa"/>
                                        <w:gridSpan w:val="2"/>
                                        <w:shd w:val="clear" w:color="auto" w:fill="8DB96E"/>
                                      </w:tcPr>
                                    </w:tcPrChange>
                                  </w:tcPr>
                                  <w:p w14:paraId="2C20EE43" w14:textId="0ACA8ACD" w:rsidR="00EC3812" w:rsidDel="0095096F" w:rsidRDefault="00EC3812">
                                    <w:pPr>
                                      <w:pStyle w:val="TableParagraph"/>
                                      <w:spacing w:before="6"/>
                                      <w:ind w:right="323"/>
                                      <w:jc w:val="center"/>
                                      <w:rPr>
                                        <w:del w:id="4444" w:author="MUKOLWE" w:date="2024-11-26T06:29:00Z"/>
                                        <w:b/>
                                        <w:sz w:val="24"/>
                                      </w:rPr>
                                    </w:pPr>
                                    <w:del w:id="4445" w:author="MUKOLWE" w:date="2024-11-26T06:29:00Z">
                                      <w:r w:rsidDel="0095096F">
                                        <w:rPr>
                                          <w:b/>
                                          <w:spacing w:val="-4"/>
                                          <w:sz w:val="24"/>
                                        </w:rPr>
                                        <w:delText>2027</w:delText>
                                      </w:r>
                                    </w:del>
                                  </w:p>
                                </w:tc>
                              </w:tr>
                              <w:tr w:rsidR="00EC3812" w:rsidDel="0095096F" w14:paraId="656F34F7" w14:textId="695B1AB5" w:rsidTr="0059510C">
                                <w:trPr>
                                  <w:trHeight w:val="298"/>
                                  <w:del w:id="4446" w:author="MUKOLWE" w:date="2024-11-26T06:29:00Z"/>
                                  <w:trPrChange w:id="4447" w:author="MUKOLWE" w:date="2024-11-23T01:55:00Z">
                                    <w:trPr>
                                      <w:trHeight w:val="298"/>
                                    </w:trPr>
                                  </w:trPrChange>
                                </w:trPr>
                                <w:tc>
                                  <w:tcPr>
                                    <w:tcW w:w="4345" w:type="dxa"/>
                                    <w:shd w:val="clear" w:color="auto" w:fill="FFFFFF" w:themeFill="background1"/>
                                    <w:tcPrChange w:id="4448" w:author="MUKOLWE" w:date="2024-11-23T01:55:00Z">
                                      <w:tcPr>
                                        <w:tcW w:w="4345" w:type="dxa"/>
                                        <w:shd w:val="clear" w:color="auto" w:fill="E8EFE0"/>
                                      </w:tcPr>
                                    </w:tcPrChange>
                                  </w:tcPr>
                                  <w:p w14:paraId="5F464E76" w14:textId="6598EE9C" w:rsidR="00EC3812" w:rsidRPr="00BA77E8" w:rsidDel="0095096F" w:rsidRDefault="00EC3812">
                                    <w:pPr>
                                      <w:pStyle w:val="TableParagraph"/>
                                      <w:spacing w:before="1"/>
                                      <w:ind w:left="206"/>
                                      <w:rPr>
                                        <w:del w:id="4449" w:author="MUKOLWE" w:date="2024-11-26T06:29:00Z"/>
                                        <w:b/>
                                        <w:sz w:val="24"/>
                                      </w:rPr>
                                    </w:pPr>
                                    <w:del w:id="4450" w:author="MUKOLWE" w:date="2024-11-26T06:29:00Z">
                                      <w:r w:rsidRPr="00BA77E8" w:rsidDel="0095096F">
                                        <w:rPr>
                                          <w:b/>
                                          <w:spacing w:val="-2"/>
                                          <w:sz w:val="24"/>
                                        </w:rPr>
                                        <w:delText>Objective</w:delText>
                                      </w:r>
                                    </w:del>
                                  </w:p>
                                </w:tc>
                                <w:tc>
                                  <w:tcPr>
                                    <w:tcW w:w="1858" w:type="dxa"/>
                                    <w:shd w:val="clear" w:color="auto" w:fill="FFFFFF" w:themeFill="background1"/>
                                    <w:tcPrChange w:id="4451" w:author="MUKOLWE" w:date="2024-11-23T01:55:00Z">
                                      <w:tcPr>
                                        <w:tcW w:w="1858" w:type="dxa"/>
                                        <w:shd w:val="clear" w:color="auto" w:fill="E8EFE0"/>
                                      </w:tcPr>
                                    </w:tcPrChange>
                                  </w:tcPr>
                                  <w:p w14:paraId="273CE022" w14:textId="44AE2F58" w:rsidR="00EC3812" w:rsidRPr="00E14B75" w:rsidDel="0095096F" w:rsidRDefault="00EC3812">
                                    <w:pPr>
                                      <w:pStyle w:val="TableParagraph"/>
                                      <w:spacing w:line="273" w:lineRule="exact"/>
                                      <w:ind w:left="211"/>
                                      <w:rPr>
                                        <w:del w:id="4452" w:author="MUKOLWE" w:date="2024-11-26T06:29:00Z"/>
                                        <w:b/>
                                        <w:sz w:val="24"/>
                                      </w:rPr>
                                    </w:pPr>
                                    <w:del w:id="4453" w:author="MUKOLWE" w:date="2024-11-26T06:29:00Z">
                                      <w:r w:rsidRPr="00E14B75" w:rsidDel="0095096F">
                                        <w:rPr>
                                          <w:b/>
                                          <w:spacing w:val="-4"/>
                                          <w:sz w:val="24"/>
                                        </w:rPr>
                                        <w:delText>Cost</w:delText>
                                      </w:r>
                                    </w:del>
                                  </w:p>
                                </w:tc>
                              </w:tr>
                              <w:tr w:rsidR="00EC3812" w:rsidDel="0095096F" w14:paraId="4DB0EF8D" w14:textId="43763EF5" w:rsidTr="0059510C">
                                <w:trPr>
                                  <w:trHeight w:val="343"/>
                                  <w:del w:id="4454" w:author="MUKOLWE" w:date="2024-11-26T06:29:00Z"/>
                                  <w:trPrChange w:id="4455" w:author="MUKOLWE" w:date="2024-11-23T01:55:00Z">
                                    <w:trPr>
                                      <w:trHeight w:val="343"/>
                                    </w:trPr>
                                  </w:trPrChange>
                                </w:trPr>
                                <w:tc>
                                  <w:tcPr>
                                    <w:tcW w:w="4345" w:type="dxa"/>
                                    <w:shd w:val="clear" w:color="auto" w:fill="FFFFFF" w:themeFill="background1"/>
                                    <w:tcPrChange w:id="4456" w:author="MUKOLWE" w:date="2024-11-23T01:55:00Z">
                                      <w:tcPr>
                                        <w:tcW w:w="4345" w:type="dxa"/>
                                      </w:tcPr>
                                    </w:tcPrChange>
                                  </w:tcPr>
                                  <w:p w14:paraId="764FE5E8" w14:textId="751C4147" w:rsidR="00EC3812" w:rsidRPr="0059510C" w:rsidDel="0095096F" w:rsidRDefault="00EC3812">
                                    <w:pPr>
                                      <w:pStyle w:val="TableParagraph"/>
                                      <w:spacing w:before="1"/>
                                      <w:ind w:left="206"/>
                                      <w:rPr>
                                        <w:del w:id="4457" w:author="MUKOLWE" w:date="2024-11-26T06:29:00Z"/>
                                        <w:sz w:val="24"/>
                                        <w:rPrChange w:id="4458" w:author="MUKOLWE" w:date="2024-11-23T01:55:00Z">
                                          <w:rPr>
                                            <w:del w:id="4459" w:author="MUKOLWE" w:date="2024-11-26T06:29:00Z"/>
                                            <w:b/>
                                            <w:sz w:val="24"/>
                                          </w:rPr>
                                        </w:rPrChange>
                                      </w:rPr>
                                    </w:pPr>
                                    <w:del w:id="4460" w:author="MUKOLWE" w:date="2024-11-26T06:29:00Z">
                                      <w:r w:rsidRPr="0059510C" w:rsidDel="0095096F">
                                        <w:rPr>
                                          <w:sz w:val="24"/>
                                          <w:rPrChange w:id="4461" w:author="MUKOLWE" w:date="2024-11-23T01:55:00Z">
                                            <w:rPr>
                                              <w:b/>
                                              <w:sz w:val="24"/>
                                            </w:rPr>
                                          </w:rPrChange>
                                        </w:rPr>
                                        <w:delText>Addition</w:delText>
                                      </w:r>
                                    </w:del>
                                    <w:del w:id="4462" w:author="MUKOLWE" w:date="2024-11-23T01:56:00Z">
                                      <w:r w:rsidRPr="0059510C" w:rsidDel="0059510C">
                                        <w:rPr>
                                          <w:sz w:val="24"/>
                                          <w:rPrChange w:id="4463" w:author="MUKOLWE" w:date="2024-11-23T01:55:00Z">
                                            <w:rPr>
                                              <w:b/>
                                              <w:sz w:val="24"/>
                                            </w:rPr>
                                          </w:rPrChange>
                                        </w:rPr>
                                        <w:delText>al</w:delText>
                                      </w:r>
                                    </w:del>
                                    <w:del w:id="4464" w:author="MUKOLWE" w:date="2024-11-26T06:29:00Z">
                                      <w:r w:rsidRPr="0059510C" w:rsidDel="0095096F">
                                        <w:rPr>
                                          <w:spacing w:val="-4"/>
                                          <w:sz w:val="24"/>
                                          <w:rPrChange w:id="4465" w:author="MUKOLWE" w:date="2024-11-23T01:55:00Z">
                                            <w:rPr>
                                              <w:b/>
                                              <w:spacing w:val="-4"/>
                                              <w:sz w:val="24"/>
                                            </w:rPr>
                                          </w:rPrChange>
                                        </w:rPr>
                                        <w:delText xml:space="preserve"> </w:delText>
                                      </w:r>
                                      <w:r w:rsidRPr="0059510C" w:rsidDel="0095096F">
                                        <w:rPr>
                                          <w:sz w:val="24"/>
                                          <w:rPrChange w:id="4466" w:author="MUKOLWE" w:date="2024-11-23T01:55:00Z">
                                            <w:rPr>
                                              <w:b/>
                                              <w:sz w:val="24"/>
                                            </w:rPr>
                                          </w:rPrChange>
                                        </w:rPr>
                                        <w:delText>of</w:delText>
                                      </w:r>
                                      <w:r w:rsidRPr="0059510C" w:rsidDel="0095096F">
                                        <w:rPr>
                                          <w:spacing w:val="-1"/>
                                          <w:sz w:val="24"/>
                                          <w:rPrChange w:id="4467" w:author="MUKOLWE" w:date="2024-11-23T01:55:00Z">
                                            <w:rPr>
                                              <w:b/>
                                              <w:spacing w:val="-1"/>
                                              <w:sz w:val="24"/>
                                            </w:rPr>
                                          </w:rPrChange>
                                        </w:rPr>
                                        <w:delText xml:space="preserve"> </w:delText>
                                      </w:r>
                                      <w:r w:rsidRPr="0059510C" w:rsidDel="0095096F">
                                        <w:rPr>
                                          <w:sz w:val="24"/>
                                          <w:rPrChange w:id="4468" w:author="MUKOLWE" w:date="2024-11-23T01:55:00Z">
                                            <w:rPr>
                                              <w:b/>
                                              <w:sz w:val="24"/>
                                            </w:rPr>
                                          </w:rPrChange>
                                        </w:rPr>
                                        <w:delText xml:space="preserve">more Mac </w:delText>
                                      </w:r>
                                      <w:r w:rsidRPr="0059510C" w:rsidDel="0095096F">
                                        <w:rPr>
                                          <w:spacing w:val="-2"/>
                                          <w:sz w:val="24"/>
                                          <w:rPrChange w:id="4469" w:author="MUKOLWE" w:date="2024-11-23T01:55:00Z">
                                            <w:rPr>
                                              <w:b/>
                                              <w:spacing w:val="-2"/>
                                              <w:sz w:val="24"/>
                                            </w:rPr>
                                          </w:rPrChange>
                                        </w:rPr>
                                        <w:delText>books</w:delText>
                                      </w:r>
                                    </w:del>
                                  </w:p>
                                </w:tc>
                                <w:tc>
                                  <w:tcPr>
                                    <w:tcW w:w="1858" w:type="dxa"/>
                                    <w:shd w:val="clear" w:color="auto" w:fill="FFFFFF" w:themeFill="background1"/>
                                    <w:tcPrChange w:id="4470" w:author="MUKOLWE" w:date="2024-11-23T01:55:00Z">
                                      <w:tcPr>
                                        <w:tcW w:w="1858" w:type="dxa"/>
                                      </w:tcPr>
                                    </w:tcPrChange>
                                  </w:tcPr>
                                  <w:p w14:paraId="7233F0FC" w14:textId="426F50A9" w:rsidR="00EC3812" w:rsidDel="0095096F" w:rsidRDefault="00EC3812">
                                    <w:pPr>
                                      <w:pStyle w:val="TableParagraph"/>
                                      <w:spacing w:line="273" w:lineRule="exact"/>
                                      <w:ind w:left="211"/>
                                      <w:rPr>
                                        <w:del w:id="4471" w:author="MUKOLWE" w:date="2024-11-26T06:29:00Z"/>
                                        <w:sz w:val="24"/>
                                      </w:rPr>
                                    </w:pPr>
                                    <w:del w:id="4472" w:author="MUKOLWE" w:date="2024-11-26T06:29:00Z">
                                      <w:r w:rsidDel="0095096F">
                                        <w:rPr>
                                          <w:spacing w:val="-2"/>
                                          <w:sz w:val="24"/>
                                        </w:rPr>
                                        <w:delText>2,700,000</w:delText>
                                      </w:r>
                                    </w:del>
                                  </w:p>
                                </w:tc>
                              </w:tr>
                              <w:tr w:rsidR="00EC3812" w:rsidDel="0095096F" w14:paraId="35E4DCE3" w14:textId="213D3A84" w:rsidTr="0059510C">
                                <w:trPr>
                                  <w:trHeight w:val="352"/>
                                  <w:del w:id="4473" w:author="MUKOLWE" w:date="2024-11-26T06:29:00Z"/>
                                  <w:trPrChange w:id="4474" w:author="MUKOLWE" w:date="2024-11-23T01:55:00Z">
                                    <w:trPr>
                                      <w:trHeight w:val="352"/>
                                    </w:trPr>
                                  </w:trPrChange>
                                </w:trPr>
                                <w:tc>
                                  <w:tcPr>
                                    <w:tcW w:w="4345" w:type="dxa"/>
                                    <w:shd w:val="clear" w:color="auto" w:fill="FFFFFF" w:themeFill="background1"/>
                                    <w:tcPrChange w:id="4475" w:author="MUKOLWE" w:date="2024-11-23T01:55:00Z">
                                      <w:tcPr>
                                        <w:tcW w:w="4345" w:type="dxa"/>
                                        <w:shd w:val="clear" w:color="auto" w:fill="E8EFE0"/>
                                      </w:tcPr>
                                    </w:tcPrChange>
                                  </w:tcPr>
                                  <w:p w14:paraId="17E2E5BE" w14:textId="79FB8432" w:rsidR="00EC3812" w:rsidRPr="0059510C" w:rsidDel="0095096F" w:rsidRDefault="00EC3812">
                                    <w:pPr>
                                      <w:pStyle w:val="TableParagraph"/>
                                      <w:spacing w:before="1"/>
                                      <w:ind w:left="206"/>
                                      <w:rPr>
                                        <w:del w:id="4476" w:author="MUKOLWE" w:date="2024-11-26T06:29:00Z"/>
                                        <w:sz w:val="24"/>
                                        <w:rPrChange w:id="4477" w:author="MUKOLWE" w:date="2024-11-23T01:55:00Z">
                                          <w:rPr>
                                            <w:del w:id="4478" w:author="MUKOLWE" w:date="2024-11-26T06:29:00Z"/>
                                            <w:b/>
                                            <w:sz w:val="24"/>
                                          </w:rPr>
                                        </w:rPrChange>
                                      </w:rPr>
                                    </w:pPr>
                                    <w:del w:id="4479" w:author="MUKOLWE" w:date="2024-11-26T06:29:00Z">
                                      <w:r w:rsidRPr="0059510C" w:rsidDel="0095096F">
                                        <w:rPr>
                                          <w:sz w:val="24"/>
                                          <w:rPrChange w:id="4480" w:author="MUKOLWE" w:date="2024-11-23T01:55:00Z">
                                            <w:rPr>
                                              <w:b/>
                                              <w:sz w:val="24"/>
                                            </w:rPr>
                                          </w:rPrChange>
                                        </w:rPr>
                                        <w:delText>Purchase</w:delText>
                                      </w:r>
                                      <w:r w:rsidRPr="0059510C" w:rsidDel="0095096F">
                                        <w:rPr>
                                          <w:spacing w:val="-4"/>
                                          <w:sz w:val="24"/>
                                          <w:rPrChange w:id="4481" w:author="MUKOLWE" w:date="2024-11-23T01:55:00Z">
                                            <w:rPr>
                                              <w:b/>
                                              <w:spacing w:val="-4"/>
                                              <w:sz w:val="24"/>
                                            </w:rPr>
                                          </w:rPrChange>
                                        </w:rPr>
                                        <w:delText xml:space="preserve"> </w:delText>
                                      </w:r>
                                      <w:r w:rsidRPr="0059510C" w:rsidDel="0095096F">
                                        <w:rPr>
                                          <w:sz w:val="24"/>
                                          <w:rPrChange w:id="4482" w:author="MUKOLWE" w:date="2024-11-23T01:55:00Z">
                                            <w:rPr>
                                              <w:b/>
                                              <w:sz w:val="24"/>
                                            </w:rPr>
                                          </w:rPrChange>
                                        </w:rPr>
                                        <w:delText>or</w:delText>
                                      </w:r>
                                      <w:r w:rsidRPr="0059510C" w:rsidDel="0095096F">
                                        <w:rPr>
                                          <w:spacing w:val="-5"/>
                                          <w:sz w:val="24"/>
                                          <w:rPrChange w:id="4483" w:author="MUKOLWE" w:date="2024-11-23T01:55:00Z">
                                            <w:rPr>
                                              <w:b/>
                                              <w:spacing w:val="-5"/>
                                              <w:sz w:val="24"/>
                                            </w:rPr>
                                          </w:rPrChange>
                                        </w:rPr>
                                        <w:delText xml:space="preserve"> </w:delText>
                                      </w:r>
                                      <w:r w:rsidRPr="0059510C" w:rsidDel="0095096F">
                                        <w:rPr>
                                          <w:sz w:val="24"/>
                                          <w:rPrChange w:id="4484" w:author="MUKOLWE" w:date="2024-11-23T01:55:00Z">
                                            <w:rPr>
                                              <w:b/>
                                              <w:sz w:val="24"/>
                                            </w:rPr>
                                          </w:rPrChange>
                                        </w:rPr>
                                        <w:delText>portable</w:delText>
                                      </w:r>
                                      <w:r w:rsidRPr="0059510C" w:rsidDel="0095096F">
                                        <w:rPr>
                                          <w:spacing w:val="-1"/>
                                          <w:sz w:val="24"/>
                                          <w:rPrChange w:id="4485" w:author="MUKOLWE" w:date="2024-11-23T01:55:00Z">
                                            <w:rPr>
                                              <w:b/>
                                              <w:spacing w:val="-1"/>
                                              <w:sz w:val="24"/>
                                            </w:rPr>
                                          </w:rPrChange>
                                        </w:rPr>
                                        <w:delText xml:space="preserve"> </w:delText>
                                      </w:r>
                                      <w:r w:rsidRPr="0059510C" w:rsidDel="0095096F">
                                        <w:rPr>
                                          <w:sz w:val="24"/>
                                          <w:rPrChange w:id="4486" w:author="MUKOLWE" w:date="2024-11-23T01:55:00Z">
                                            <w:rPr>
                                              <w:b/>
                                              <w:sz w:val="24"/>
                                            </w:rPr>
                                          </w:rPrChange>
                                        </w:rPr>
                                        <w:delText xml:space="preserve">Macintosh </w:delText>
                                      </w:r>
                                      <w:r w:rsidRPr="0059510C" w:rsidDel="0095096F">
                                        <w:rPr>
                                          <w:spacing w:val="-5"/>
                                          <w:sz w:val="24"/>
                                          <w:rPrChange w:id="4487" w:author="MUKOLWE" w:date="2024-11-23T01:55:00Z">
                                            <w:rPr>
                                              <w:b/>
                                              <w:spacing w:val="-5"/>
                                              <w:sz w:val="24"/>
                                            </w:rPr>
                                          </w:rPrChange>
                                        </w:rPr>
                                        <w:delText>OS</w:delText>
                                      </w:r>
                                    </w:del>
                                  </w:p>
                                </w:tc>
                                <w:tc>
                                  <w:tcPr>
                                    <w:tcW w:w="1858" w:type="dxa"/>
                                    <w:shd w:val="clear" w:color="auto" w:fill="FFFFFF" w:themeFill="background1"/>
                                    <w:tcPrChange w:id="4488" w:author="MUKOLWE" w:date="2024-11-23T01:55:00Z">
                                      <w:tcPr>
                                        <w:tcW w:w="1858" w:type="dxa"/>
                                        <w:shd w:val="clear" w:color="auto" w:fill="E8EFE0"/>
                                      </w:tcPr>
                                    </w:tcPrChange>
                                  </w:tcPr>
                                  <w:p w14:paraId="7694649D" w14:textId="6D8BA4C6" w:rsidR="00EC3812" w:rsidDel="0095096F" w:rsidRDefault="00EC3812">
                                    <w:pPr>
                                      <w:pStyle w:val="TableParagraph"/>
                                      <w:spacing w:line="273" w:lineRule="exact"/>
                                      <w:ind w:left="211"/>
                                      <w:rPr>
                                        <w:del w:id="4489" w:author="MUKOLWE" w:date="2024-11-26T06:29:00Z"/>
                                        <w:sz w:val="24"/>
                                      </w:rPr>
                                    </w:pPr>
                                    <w:del w:id="4490" w:author="MUKOLWE" w:date="2024-11-26T06:29:00Z">
                                      <w:r w:rsidDel="0095096F">
                                        <w:rPr>
                                          <w:spacing w:val="-2"/>
                                          <w:sz w:val="24"/>
                                        </w:rPr>
                                        <w:delText>54,000</w:delText>
                                      </w:r>
                                    </w:del>
                                  </w:p>
                                </w:tc>
                              </w:tr>
                              <w:tr w:rsidR="00EC3812" w:rsidDel="0095096F" w14:paraId="75097A24" w14:textId="3F58A7E8" w:rsidTr="0059510C">
                                <w:trPr>
                                  <w:trHeight w:val="253"/>
                                  <w:del w:id="4491" w:author="MUKOLWE" w:date="2024-11-26T06:29:00Z"/>
                                  <w:trPrChange w:id="4492" w:author="MUKOLWE" w:date="2024-11-23T01:55:00Z">
                                    <w:trPr>
                                      <w:trHeight w:val="253"/>
                                    </w:trPr>
                                  </w:trPrChange>
                                </w:trPr>
                                <w:tc>
                                  <w:tcPr>
                                    <w:tcW w:w="4345" w:type="dxa"/>
                                    <w:shd w:val="clear" w:color="auto" w:fill="FFFFFF" w:themeFill="background1"/>
                                    <w:tcPrChange w:id="4493" w:author="MUKOLWE" w:date="2024-11-23T01:55:00Z">
                                      <w:tcPr>
                                        <w:tcW w:w="4345" w:type="dxa"/>
                                      </w:tcPr>
                                    </w:tcPrChange>
                                  </w:tcPr>
                                  <w:p w14:paraId="27FAC210" w14:textId="32ABEDA0" w:rsidR="00EC3812" w:rsidRPr="0059510C" w:rsidDel="0095096F" w:rsidRDefault="00EC3812">
                                    <w:pPr>
                                      <w:pStyle w:val="TableParagraph"/>
                                      <w:spacing w:before="2"/>
                                      <w:ind w:left="206"/>
                                      <w:rPr>
                                        <w:del w:id="4494" w:author="MUKOLWE" w:date="2024-11-26T06:29:00Z"/>
                                        <w:sz w:val="24"/>
                                        <w:rPrChange w:id="4495" w:author="MUKOLWE" w:date="2024-11-23T01:55:00Z">
                                          <w:rPr>
                                            <w:del w:id="4496" w:author="MUKOLWE" w:date="2024-11-26T06:29:00Z"/>
                                            <w:b/>
                                            <w:sz w:val="24"/>
                                          </w:rPr>
                                        </w:rPrChange>
                                      </w:rPr>
                                    </w:pPr>
                                    <w:del w:id="4497" w:author="MUKOLWE" w:date="2024-11-26T06:29:00Z">
                                      <w:r w:rsidRPr="0059510C" w:rsidDel="0095096F">
                                        <w:rPr>
                                          <w:sz w:val="24"/>
                                          <w:rPrChange w:id="4498" w:author="MUKOLWE" w:date="2024-11-23T01:55:00Z">
                                            <w:rPr>
                                              <w:b/>
                                              <w:sz w:val="24"/>
                                            </w:rPr>
                                          </w:rPrChange>
                                        </w:rPr>
                                        <w:delText>Purchase</w:delText>
                                      </w:r>
                                      <w:r w:rsidRPr="0059510C" w:rsidDel="0095096F">
                                        <w:rPr>
                                          <w:spacing w:val="-4"/>
                                          <w:sz w:val="24"/>
                                          <w:rPrChange w:id="4499" w:author="MUKOLWE" w:date="2024-11-23T01:55:00Z">
                                            <w:rPr>
                                              <w:b/>
                                              <w:spacing w:val="-4"/>
                                              <w:sz w:val="24"/>
                                            </w:rPr>
                                          </w:rPrChange>
                                        </w:rPr>
                                        <w:delText xml:space="preserve"> </w:delText>
                                      </w:r>
                                      <w:r w:rsidRPr="0059510C" w:rsidDel="0095096F">
                                        <w:rPr>
                                          <w:sz w:val="24"/>
                                          <w:rPrChange w:id="4500" w:author="MUKOLWE" w:date="2024-11-23T01:55:00Z">
                                            <w:rPr>
                                              <w:b/>
                                              <w:sz w:val="24"/>
                                            </w:rPr>
                                          </w:rPrChange>
                                        </w:rPr>
                                        <w:delText>of land for</w:delText>
                                      </w:r>
                                      <w:r w:rsidRPr="0059510C" w:rsidDel="0095096F">
                                        <w:rPr>
                                          <w:spacing w:val="-6"/>
                                          <w:sz w:val="24"/>
                                          <w:rPrChange w:id="4501" w:author="MUKOLWE" w:date="2024-11-23T01:55:00Z">
                                            <w:rPr>
                                              <w:b/>
                                              <w:spacing w:val="-6"/>
                                              <w:sz w:val="24"/>
                                            </w:rPr>
                                          </w:rPrChange>
                                        </w:rPr>
                                        <w:delText xml:space="preserve"> </w:delText>
                                      </w:r>
                                      <w:r w:rsidRPr="0059510C" w:rsidDel="0095096F">
                                        <w:rPr>
                                          <w:sz w:val="24"/>
                                          <w:rPrChange w:id="4502" w:author="MUKOLWE" w:date="2024-11-23T01:55:00Z">
                                            <w:rPr>
                                              <w:b/>
                                              <w:sz w:val="24"/>
                                            </w:rPr>
                                          </w:rPrChange>
                                        </w:rPr>
                                        <w:delText>the</w:delText>
                                      </w:r>
                                      <w:r w:rsidRPr="0059510C" w:rsidDel="0095096F">
                                        <w:rPr>
                                          <w:spacing w:val="-2"/>
                                          <w:sz w:val="24"/>
                                          <w:rPrChange w:id="4503" w:author="MUKOLWE" w:date="2024-11-23T01:55:00Z">
                                            <w:rPr>
                                              <w:b/>
                                              <w:spacing w:val="-2"/>
                                              <w:sz w:val="24"/>
                                            </w:rPr>
                                          </w:rPrChange>
                                        </w:rPr>
                                        <w:delText xml:space="preserve"> </w:delText>
                                      </w:r>
                                      <w:r w:rsidRPr="0059510C" w:rsidDel="0095096F">
                                        <w:rPr>
                                          <w:sz w:val="24"/>
                                          <w:rPrChange w:id="4504" w:author="MUKOLWE" w:date="2024-11-23T01:55:00Z">
                                            <w:rPr>
                                              <w:b/>
                                              <w:sz w:val="24"/>
                                            </w:rPr>
                                          </w:rPrChange>
                                        </w:rPr>
                                        <w:delText>ICT</w:delText>
                                      </w:r>
                                      <w:r w:rsidRPr="0059510C" w:rsidDel="0095096F">
                                        <w:rPr>
                                          <w:spacing w:val="-2"/>
                                          <w:sz w:val="24"/>
                                          <w:rPrChange w:id="4505" w:author="MUKOLWE" w:date="2024-11-23T01:55:00Z">
                                            <w:rPr>
                                              <w:b/>
                                              <w:spacing w:val="-2"/>
                                              <w:sz w:val="24"/>
                                            </w:rPr>
                                          </w:rPrChange>
                                        </w:rPr>
                                        <w:delText xml:space="preserve"> school</w:delText>
                                      </w:r>
                                    </w:del>
                                  </w:p>
                                </w:tc>
                                <w:tc>
                                  <w:tcPr>
                                    <w:tcW w:w="1858" w:type="dxa"/>
                                    <w:shd w:val="clear" w:color="auto" w:fill="FFFFFF" w:themeFill="background1"/>
                                    <w:tcPrChange w:id="4506" w:author="MUKOLWE" w:date="2024-11-23T01:55:00Z">
                                      <w:tcPr>
                                        <w:tcW w:w="1858" w:type="dxa"/>
                                      </w:tcPr>
                                    </w:tcPrChange>
                                  </w:tcPr>
                                  <w:p w14:paraId="59F3B23B" w14:textId="75F7D2A3" w:rsidR="00EC3812" w:rsidDel="0095096F" w:rsidRDefault="00EC3812">
                                    <w:pPr>
                                      <w:pStyle w:val="TableParagraph"/>
                                      <w:spacing w:line="273" w:lineRule="exact"/>
                                      <w:ind w:left="211"/>
                                      <w:rPr>
                                        <w:del w:id="4507" w:author="MUKOLWE" w:date="2024-11-26T06:29:00Z"/>
                                        <w:sz w:val="24"/>
                                      </w:rPr>
                                    </w:pPr>
                                    <w:del w:id="4508" w:author="MUKOLWE" w:date="2024-11-26T06:29:00Z">
                                      <w:r w:rsidDel="0095096F">
                                        <w:rPr>
                                          <w:spacing w:val="-2"/>
                                          <w:sz w:val="24"/>
                                        </w:rPr>
                                        <w:delText>155,000</w:delText>
                                      </w:r>
                                    </w:del>
                                  </w:p>
                                </w:tc>
                              </w:tr>
                              <w:tr w:rsidR="00EC3812" w:rsidDel="0095096F" w14:paraId="40338740" w14:textId="350328C0" w:rsidTr="0059510C">
                                <w:trPr>
                                  <w:trHeight w:val="235"/>
                                  <w:del w:id="4509" w:author="MUKOLWE" w:date="2024-11-26T06:29:00Z"/>
                                  <w:trPrChange w:id="4510" w:author="MUKOLWE" w:date="2024-11-23T01:55:00Z">
                                    <w:trPr>
                                      <w:trHeight w:val="235"/>
                                    </w:trPr>
                                  </w:trPrChange>
                                </w:trPr>
                                <w:tc>
                                  <w:tcPr>
                                    <w:tcW w:w="4345" w:type="dxa"/>
                                    <w:shd w:val="clear" w:color="auto" w:fill="FFFFFF" w:themeFill="background1"/>
                                    <w:tcPrChange w:id="4511" w:author="MUKOLWE" w:date="2024-11-23T01:55:00Z">
                                      <w:tcPr>
                                        <w:tcW w:w="4345" w:type="dxa"/>
                                        <w:shd w:val="clear" w:color="auto" w:fill="E8EFE0"/>
                                      </w:tcPr>
                                    </w:tcPrChange>
                                  </w:tcPr>
                                  <w:p w14:paraId="079FA8D3" w14:textId="13A46B41" w:rsidR="00EC3812" w:rsidRPr="0059510C" w:rsidDel="0095096F" w:rsidRDefault="00EC3812">
                                    <w:pPr>
                                      <w:pStyle w:val="TableParagraph"/>
                                      <w:spacing w:before="1"/>
                                      <w:ind w:left="206"/>
                                      <w:rPr>
                                        <w:del w:id="4512" w:author="MUKOLWE" w:date="2024-11-26T06:29:00Z"/>
                                        <w:sz w:val="24"/>
                                        <w:rPrChange w:id="4513" w:author="MUKOLWE" w:date="2024-11-23T01:55:00Z">
                                          <w:rPr>
                                            <w:del w:id="4514" w:author="MUKOLWE" w:date="2024-11-26T06:29:00Z"/>
                                            <w:b/>
                                            <w:sz w:val="24"/>
                                          </w:rPr>
                                        </w:rPrChange>
                                      </w:rPr>
                                    </w:pPr>
                                    <w:del w:id="4515" w:author="MUKOLWE" w:date="2024-11-26T06:29:00Z">
                                      <w:r w:rsidRPr="0059510C" w:rsidDel="0095096F">
                                        <w:rPr>
                                          <w:sz w:val="24"/>
                                          <w:rPrChange w:id="4516" w:author="MUKOLWE" w:date="2024-11-23T01:55:00Z">
                                            <w:rPr>
                                              <w:b/>
                                              <w:sz w:val="24"/>
                                            </w:rPr>
                                          </w:rPrChange>
                                        </w:rPr>
                                        <w:delText>Advertisement</w:delText>
                                      </w:r>
                                      <w:r w:rsidRPr="0059510C" w:rsidDel="0095096F">
                                        <w:rPr>
                                          <w:spacing w:val="-3"/>
                                          <w:sz w:val="24"/>
                                          <w:rPrChange w:id="4517" w:author="MUKOLWE" w:date="2024-11-23T01:55:00Z">
                                            <w:rPr>
                                              <w:b/>
                                              <w:spacing w:val="-3"/>
                                              <w:sz w:val="24"/>
                                            </w:rPr>
                                          </w:rPrChange>
                                        </w:rPr>
                                        <w:delText xml:space="preserve"> </w:delText>
                                      </w:r>
                                      <w:r w:rsidRPr="0059510C" w:rsidDel="0095096F">
                                        <w:rPr>
                                          <w:sz w:val="24"/>
                                          <w:rPrChange w:id="4518" w:author="MUKOLWE" w:date="2024-11-23T01:55:00Z">
                                            <w:rPr>
                                              <w:b/>
                                              <w:sz w:val="24"/>
                                            </w:rPr>
                                          </w:rPrChange>
                                        </w:rPr>
                                        <w:delText>in</w:delText>
                                      </w:r>
                                      <w:r w:rsidRPr="0059510C" w:rsidDel="0095096F">
                                        <w:rPr>
                                          <w:spacing w:val="-2"/>
                                          <w:sz w:val="24"/>
                                          <w:rPrChange w:id="4519" w:author="MUKOLWE" w:date="2024-11-23T01:55:00Z">
                                            <w:rPr>
                                              <w:b/>
                                              <w:spacing w:val="-2"/>
                                              <w:sz w:val="24"/>
                                            </w:rPr>
                                          </w:rPrChange>
                                        </w:rPr>
                                        <w:delText xml:space="preserve"> </w:delText>
                                      </w:r>
                                      <w:r w:rsidRPr="0059510C" w:rsidDel="0095096F">
                                        <w:rPr>
                                          <w:sz w:val="24"/>
                                          <w:rPrChange w:id="4520" w:author="MUKOLWE" w:date="2024-11-23T01:55:00Z">
                                            <w:rPr>
                                              <w:b/>
                                              <w:sz w:val="24"/>
                                            </w:rPr>
                                          </w:rPrChange>
                                        </w:rPr>
                                        <w:delText>media</w:delText>
                                      </w:r>
                                      <w:r w:rsidRPr="0059510C" w:rsidDel="0095096F">
                                        <w:rPr>
                                          <w:spacing w:val="-2"/>
                                          <w:sz w:val="24"/>
                                          <w:rPrChange w:id="4521" w:author="MUKOLWE" w:date="2024-11-23T01:55:00Z">
                                            <w:rPr>
                                              <w:b/>
                                              <w:spacing w:val="-2"/>
                                              <w:sz w:val="24"/>
                                            </w:rPr>
                                          </w:rPrChange>
                                        </w:rPr>
                                        <w:delText xml:space="preserve"> channel</w:delText>
                                      </w:r>
                                    </w:del>
                                  </w:p>
                                </w:tc>
                                <w:tc>
                                  <w:tcPr>
                                    <w:tcW w:w="1858" w:type="dxa"/>
                                    <w:shd w:val="clear" w:color="auto" w:fill="FFFFFF" w:themeFill="background1"/>
                                    <w:tcPrChange w:id="4522" w:author="MUKOLWE" w:date="2024-11-23T01:55:00Z">
                                      <w:tcPr>
                                        <w:tcW w:w="1858" w:type="dxa"/>
                                        <w:shd w:val="clear" w:color="auto" w:fill="E8EFE0"/>
                                      </w:tcPr>
                                    </w:tcPrChange>
                                  </w:tcPr>
                                  <w:p w14:paraId="131C4FF1" w14:textId="6C05C929" w:rsidR="00EC3812" w:rsidDel="0095096F" w:rsidRDefault="00EC3812">
                                    <w:pPr>
                                      <w:pStyle w:val="TableParagraph"/>
                                      <w:spacing w:line="273" w:lineRule="exact"/>
                                      <w:ind w:left="211"/>
                                      <w:rPr>
                                        <w:del w:id="4523" w:author="MUKOLWE" w:date="2024-11-26T06:29:00Z"/>
                                        <w:sz w:val="24"/>
                                      </w:rPr>
                                    </w:pPr>
                                    <w:del w:id="4524" w:author="MUKOLWE" w:date="2024-11-26T06:29:00Z">
                                      <w:r w:rsidDel="0095096F">
                                        <w:rPr>
                                          <w:spacing w:val="-2"/>
                                          <w:sz w:val="24"/>
                                        </w:rPr>
                                        <w:delText>54,000</w:delText>
                                      </w:r>
                                    </w:del>
                                  </w:p>
                                </w:tc>
                              </w:tr>
                            </w:tbl>
                            <w:p w14:paraId="13D86CA8" w14:textId="77777777" w:rsidR="00EC3812" w:rsidRDefault="00EC3812">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A331882" id="Textbox 111" o:spid="_x0000_s1076" type="#_x0000_t202" style="position:absolute;left:0;text-align:left;margin-left:96.35pt;margin-top:6.55pt;width:314.35pt;height:96.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4525" w:author="MUKOLWE" w:date="2024-11-23T01:55:00Z">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4345"/>
                          <w:gridCol w:w="1858"/>
                          <w:tblGridChange w:id="4526">
                            <w:tblGrid>
                              <w:gridCol w:w="4345"/>
                              <w:gridCol w:w="1858"/>
                            </w:tblGrid>
                          </w:tblGridChange>
                        </w:tblGrid>
                        <w:tr w:rsidR="00EC3812" w:rsidDel="0095096F" w14:paraId="066156A9" w14:textId="173B99A4" w:rsidTr="0059510C">
                          <w:trPr>
                            <w:trHeight w:val="325"/>
                            <w:del w:id="4527" w:author="MUKOLWE" w:date="2024-11-26T06:29:00Z"/>
                            <w:trPrChange w:id="4528" w:author="MUKOLWE" w:date="2024-11-23T01:55:00Z">
                              <w:trPr>
                                <w:trHeight w:val="325"/>
                              </w:trPr>
                            </w:trPrChange>
                          </w:trPr>
                          <w:tc>
                            <w:tcPr>
                              <w:tcW w:w="6203" w:type="dxa"/>
                              <w:gridSpan w:val="2"/>
                              <w:shd w:val="clear" w:color="auto" w:fill="FFFFFF" w:themeFill="background1"/>
                              <w:tcPrChange w:id="4529" w:author="MUKOLWE" w:date="2024-11-23T01:55:00Z">
                                <w:tcPr>
                                  <w:tcW w:w="6203" w:type="dxa"/>
                                  <w:gridSpan w:val="2"/>
                                  <w:shd w:val="clear" w:color="auto" w:fill="8DB96E"/>
                                </w:tcPr>
                              </w:tcPrChange>
                            </w:tcPr>
                            <w:p w14:paraId="2C20EE43" w14:textId="0ACA8ACD" w:rsidR="00EC3812" w:rsidDel="0095096F" w:rsidRDefault="00EC3812">
                              <w:pPr>
                                <w:pStyle w:val="TableParagraph"/>
                                <w:spacing w:before="6"/>
                                <w:ind w:right="323"/>
                                <w:jc w:val="center"/>
                                <w:rPr>
                                  <w:del w:id="4530" w:author="MUKOLWE" w:date="2024-11-26T06:29:00Z"/>
                                  <w:b/>
                                  <w:sz w:val="24"/>
                                </w:rPr>
                              </w:pPr>
                              <w:del w:id="4531" w:author="MUKOLWE" w:date="2024-11-26T06:29:00Z">
                                <w:r w:rsidDel="0095096F">
                                  <w:rPr>
                                    <w:b/>
                                    <w:spacing w:val="-4"/>
                                    <w:sz w:val="24"/>
                                  </w:rPr>
                                  <w:delText>2027</w:delText>
                                </w:r>
                              </w:del>
                            </w:p>
                          </w:tc>
                        </w:tr>
                        <w:tr w:rsidR="00EC3812" w:rsidDel="0095096F" w14:paraId="656F34F7" w14:textId="695B1AB5" w:rsidTr="0059510C">
                          <w:trPr>
                            <w:trHeight w:val="298"/>
                            <w:del w:id="4532" w:author="MUKOLWE" w:date="2024-11-26T06:29:00Z"/>
                            <w:trPrChange w:id="4533" w:author="MUKOLWE" w:date="2024-11-23T01:55:00Z">
                              <w:trPr>
                                <w:trHeight w:val="298"/>
                              </w:trPr>
                            </w:trPrChange>
                          </w:trPr>
                          <w:tc>
                            <w:tcPr>
                              <w:tcW w:w="4345" w:type="dxa"/>
                              <w:shd w:val="clear" w:color="auto" w:fill="FFFFFF" w:themeFill="background1"/>
                              <w:tcPrChange w:id="4534" w:author="MUKOLWE" w:date="2024-11-23T01:55:00Z">
                                <w:tcPr>
                                  <w:tcW w:w="4345" w:type="dxa"/>
                                  <w:shd w:val="clear" w:color="auto" w:fill="E8EFE0"/>
                                </w:tcPr>
                              </w:tcPrChange>
                            </w:tcPr>
                            <w:p w14:paraId="5F464E76" w14:textId="6598EE9C" w:rsidR="00EC3812" w:rsidRPr="00BA77E8" w:rsidDel="0095096F" w:rsidRDefault="00EC3812">
                              <w:pPr>
                                <w:pStyle w:val="TableParagraph"/>
                                <w:spacing w:before="1"/>
                                <w:ind w:left="206"/>
                                <w:rPr>
                                  <w:del w:id="4535" w:author="MUKOLWE" w:date="2024-11-26T06:29:00Z"/>
                                  <w:b/>
                                  <w:sz w:val="24"/>
                                </w:rPr>
                              </w:pPr>
                              <w:del w:id="4536" w:author="MUKOLWE" w:date="2024-11-26T06:29:00Z">
                                <w:r w:rsidRPr="00BA77E8" w:rsidDel="0095096F">
                                  <w:rPr>
                                    <w:b/>
                                    <w:spacing w:val="-2"/>
                                    <w:sz w:val="24"/>
                                  </w:rPr>
                                  <w:delText>Objective</w:delText>
                                </w:r>
                              </w:del>
                            </w:p>
                          </w:tc>
                          <w:tc>
                            <w:tcPr>
                              <w:tcW w:w="1858" w:type="dxa"/>
                              <w:shd w:val="clear" w:color="auto" w:fill="FFFFFF" w:themeFill="background1"/>
                              <w:tcPrChange w:id="4537" w:author="MUKOLWE" w:date="2024-11-23T01:55:00Z">
                                <w:tcPr>
                                  <w:tcW w:w="1858" w:type="dxa"/>
                                  <w:shd w:val="clear" w:color="auto" w:fill="E8EFE0"/>
                                </w:tcPr>
                              </w:tcPrChange>
                            </w:tcPr>
                            <w:p w14:paraId="273CE022" w14:textId="44AE2F58" w:rsidR="00EC3812" w:rsidRPr="00E14B75" w:rsidDel="0095096F" w:rsidRDefault="00EC3812">
                              <w:pPr>
                                <w:pStyle w:val="TableParagraph"/>
                                <w:spacing w:line="273" w:lineRule="exact"/>
                                <w:ind w:left="211"/>
                                <w:rPr>
                                  <w:del w:id="4538" w:author="MUKOLWE" w:date="2024-11-26T06:29:00Z"/>
                                  <w:b/>
                                  <w:sz w:val="24"/>
                                </w:rPr>
                              </w:pPr>
                              <w:del w:id="4539" w:author="MUKOLWE" w:date="2024-11-26T06:29:00Z">
                                <w:r w:rsidRPr="00E14B75" w:rsidDel="0095096F">
                                  <w:rPr>
                                    <w:b/>
                                    <w:spacing w:val="-4"/>
                                    <w:sz w:val="24"/>
                                  </w:rPr>
                                  <w:delText>Cost</w:delText>
                                </w:r>
                              </w:del>
                            </w:p>
                          </w:tc>
                        </w:tr>
                        <w:tr w:rsidR="00EC3812" w:rsidDel="0095096F" w14:paraId="4DB0EF8D" w14:textId="43763EF5" w:rsidTr="0059510C">
                          <w:trPr>
                            <w:trHeight w:val="343"/>
                            <w:del w:id="4540" w:author="MUKOLWE" w:date="2024-11-26T06:29:00Z"/>
                            <w:trPrChange w:id="4541" w:author="MUKOLWE" w:date="2024-11-23T01:55:00Z">
                              <w:trPr>
                                <w:trHeight w:val="343"/>
                              </w:trPr>
                            </w:trPrChange>
                          </w:trPr>
                          <w:tc>
                            <w:tcPr>
                              <w:tcW w:w="4345" w:type="dxa"/>
                              <w:shd w:val="clear" w:color="auto" w:fill="FFFFFF" w:themeFill="background1"/>
                              <w:tcPrChange w:id="4542" w:author="MUKOLWE" w:date="2024-11-23T01:55:00Z">
                                <w:tcPr>
                                  <w:tcW w:w="4345" w:type="dxa"/>
                                </w:tcPr>
                              </w:tcPrChange>
                            </w:tcPr>
                            <w:p w14:paraId="764FE5E8" w14:textId="751C4147" w:rsidR="00EC3812" w:rsidRPr="0059510C" w:rsidDel="0095096F" w:rsidRDefault="00EC3812">
                              <w:pPr>
                                <w:pStyle w:val="TableParagraph"/>
                                <w:spacing w:before="1"/>
                                <w:ind w:left="206"/>
                                <w:rPr>
                                  <w:del w:id="4543" w:author="MUKOLWE" w:date="2024-11-26T06:29:00Z"/>
                                  <w:sz w:val="24"/>
                                  <w:rPrChange w:id="4544" w:author="MUKOLWE" w:date="2024-11-23T01:55:00Z">
                                    <w:rPr>
                                      <w:del w:id="4545" w:author="MUKOLWE" w:date="2024-11-26T06:29:00Z"/>
                                      <w:b/>
                                      <w:sz w:val="24"/>
                                    </w:rPr>
                                  </w:rPrChange>
                                </w:rPr>
                              </w:pPr>
                              <w:del w:id="4546" w:author="MUKOLWE" w:date="2024-11-26T06:29:00Z">
                                <w:r w:rsidRPr="0059510C" w:rsidDel="0095096F">
                                  <w:rPr>
                                    <w:sz w:val="24"/>
                                    <w:rPrChange w:id="4547" w:author="MUKOLWE" w:date="2024-11-23T01:55:00Z">
                                      <w:rPr>
                                        <w:b/>
                                        <w:sz w:val="24"/>
                                      </w:rPr>
                                    </w:rPrChange>
                                  </w:rPr>
                                  <w:delText>Addition</w:delText>
                                </w:r>
                              </w:del>
                              <w:del w:id="4548" w:author="MUKOLWE" w:date="2024-11-23T01:56:00Z">
                                <w:r w:rsidRPr="0059510C" w:rsidDel="0059510C">
                                  <w:rPr>
                                    <w:sz w:val="24"/>
                                    <w:rPrChange w:id="4549" w:author="MUKOLWE" w:date="2024-11-23T01:55:00Z">
                                      <w:rPr>
                                        <w:b/>
                                        <w:sz w:val="24"/>
                                      </w:rPr>
                                    </w:rPrChange>
                                  </w:rPr>
                                  <w:delText>al</w:delText>
                                </w:r>
                              </w:del>
                              <w:del w:id="4550" w:author="MUKOLWE" w:date="2024-11-26T06:29:00Z">
                                <w:r w:rsidRPr="0059510C" w:rsidDel="0095096F">
                                  <w:rPr>
                                    <w:spacing w:val="-4"/>
                                    <w:sz w:val="24"/>
                                    <w:rPrChange w:id="4551" w:author="MUKOLWE" w:date="2024-11-23T01:55:00Z">
                                      <w:rPr>
                                        <w:b/>
                                        <w:spacing w:val="-4"/>
                                        <w:sz w:val="24"/>
                                      </w:rPr>
                                    </w:rPrChange>
                                  </w:rPr>
                                  <w:delText xml:space="preserve"> </w:delText>
                                </w:r>
                                <w:r w:rsidRPr="0059510C" w:rsidDel="0095096F">
                                  <w:rPr>
                                    <w:sz w:val="24"/>
                                    <w:rPrChange w:id="4552" w:author="MUKOLWE" w:date="2024-11-23T01:55:00Z">
                                      <w:rPr>
                                        <w:b/>
                                        <w:sz w:val="24"/>
                                      </w:rPr>
                                    </w:rPrChange>
                                  </w:rPr>
                                  <w:delText>of</w:delText>
                                </w:r>
                                <w:r w:rsidRPr="0059510C" w:rsidDel="0095096F">
                                  <w:rPr>
                                    <w:spacing w:val="-1"/>
                                    <w:sz w:val="24"/>
                                    <w:rPrChange w:id="4553" w:author="MUKOLWE" w:date="2024-11-23T01:55:00Z">
                                      <w:rPr>
                                        <w:b/>
                                        <w:spacing w:val="-1"/>
                                        <w:sz w:val="24"/>
                                      </w:rPr>
                                    </w:rPrChange>
                                  </w:rPr>
                                  <w:delText xml:space="preserve"> </w:delText>
                                </w:r>
                                <w:r w:rsidRPr="0059510C" w:rsidDel="0095096F">
                                  <w:rPr>
                                    <w:sz w:val="24"/>
                                    <w:rPrChange w:id="4554" w:author="MUKOLWE" w:date="2024-11-23T01:55:00Z">
                                      <w:rPr>
                                        <w:b/>
                                        <w:sz w:val="24"/>
                                      </w:rPr>
                                    </w:rPrChange>
                                  </w:rPr>
                                  <w:delText xml:space="preserve">more Mac </w:delText>
                                </w:r>
                                <w:r w:rsidRPr="0059510C" w:rsidDel="0095096F">
                                  <w:rPr>
                                    <w:spacing w:val="-2"/>
                                    <w:sz w:val="24"/>
                                    <w:rPrChange w:id="4555" w:author="MUKOLWE" w:date="2024-11-23T01:55:00Z">
                                      <w:rPr>
                                        <w:b/>
                                        <w:spacing w:val="-2"/>
                                        <w:sz w:val="24"/>
                                      </w:rPr>
                                    </w:rPrChange>
                                  </w:rPr>
                                  <w:delText>books</w:delText>
                                </w:r>
                              </w:del>
                            </w:p>
                          </w:tc>
                          <w:tc>
                            <w:tcPr>
                              <w:tcW w:w="1858" w:type="dxa"/>
                              <w:shd w:val="clear" w:color="auto" w:fill="FFFFFF" w:themeFill="background1"/>
                              <w:tcPrChange w:id="4556" w:author="MUKOLWE" w:date="2024-11-23T01:55:00Z">
                                <w:tcPr>
                                  <w:tcW w:w="1858" w:type="dxa"/>
                                </w:tcPr>
                              </w:tcPrChange>
                            </w:tcPr>
                            <w:p w14:paraId="7233F0FC" w14:textId="426F50A9" w:rsidR="00EC3812" w:rsidDel="0095096F" w:rsidRDefault="00EC3812">
                              <w:pPr>
                                <w:pStyle w:val="TableParagraph"/>
                                <w:spacing w:line="273" w:lineRule="exact"/>
                                <w:ind w:left="211"/>
                                <w:rPr>
                                  <w:del w:id="4557" w:author="MUKOLWE" w:date="2024-11-26T06:29:00Z"/>
                                  <w:sz w:val="24"/>
                                </w:rPr>
                              </w:pPr>
                              <w:del w:id="4558" w:author="MUKOLWE" w:date="2024-11-26T06:29:00Z">
                                <w:r w:rsidDel="0095096F">
                                  <w:rPr>
                                    <w:spacing w:val="-2"/>
                                    <w:sz w:val="24"/>
                                  </w:rPr>
                                  <w:delText>2,700,000</w:delText>
                                </w:r>
                              </w:del>
                            </w:p>
                          </w:tc>
                        </w:tr>
                        <w:tr w:rsidR="00EC3812" w:rsidDel="0095096F" w14:paraId="35E4DCE3" w14:textId="213D3A84" w:rsidTr="0059510C">
                          <w:trPr>
                            <w:trHeight w:val="352"/>
                            <w:del w:id="4559" w:author="MUKOLWE" w:date="2024-11-26T06:29:00Z"/>
                            <w:trPrChange w:id="4560" w:author="MUKOLWE" w:date="2024-11-23T01:55:00Z">
                              <w:trPr>
                                <w:trHeight w:val="352"/>
                              </w:trPr>
                            </w:trPrChange>
                          </w:trPr>
                          <w:tc>
                            <w:tcPr>
                              <w:tcW w:w="4345" w:type="dxa"/>
                              <w:shd w:val="clear" w:color="auto" w:fill="FFFFFF" w:themeFill="background1"/>
                              <w:tcPrChange w:id="4561" w:author="MUKOLWE" w:date="2024-11-23T01:55:00Z">
                                <w:tcPr>
                                  <w:tcW w:w="4345" w:type="dxa"/>
                                  <w:shd w:val="clear" w:color="auto" w:fill="E8EFE0"/>
                                </w:tcPr>
                              </w:tcPrChange>
                            </w:tcPr>
                            <w:p w14:paraId="17E2E5BE" w14:textId="79FB8432" w:rsidR="00EC3812" w:rsidRPr="0059510C" w:rsidDel="0095096F" w:rsidRDefault="00EC3812">
                              <w:pPr>
                                <w:pStyle w:val="TableParagraph"/>
                                <w:spacing w:before="1"/>
                                <w:ind w:left="206"/>
                                <w:rPr>
                                  <w:del w:id="4562" w:author="MUKOLWE" w:date="2024-11-26T06:29:00Z"/>
                                  <w:sz w:val="24"/>
                                  <w:rPrChange w:id="4563" w:author="MUKOLWE" w:date="2024-11-23T01:55:00Z">
                                    <w:rPr>
                                      <w:del w:id="4564" w:author="MUKOLWE" w:date="2024-11-26T06:29:00Z"/>
                                      <w:b/>
                                      <w:sz w:val="24"/>
                                    </w:rPr>
                                  </w:rPrChange>
                                </w:rPr>
                              </w:pPr>
                              <w:del w:id="4565" w:author="MUKOLWE" w:date="2024-11-26T06:29:00Z">
                                <w:r w:rsidRPr="0059510C" w:rsidDel="0095096F">
                                  <w:rPr>
                                    <w:sz w:val="24"/>
                                    <w:rPrChange w:id="4566" w:author="MUKOLWE" w:date="2024-11-23T01:55:00Z">
                                      <w:rPr>
                                        <w:b/>
                                        <w:sz w:val="24"/>
                                      </w:rPr>
                                    </w:rPrChange>
                                  </w:rPr>
                                  <w:delText>Purchase</w:delText>
                                </w:r>
                                <w:r w:rsidRPr="0059510C" w:rsidDel="0095096F">
                                  <w:rPr>
                                    <w:spacing w:val="-4"/>
                                    <w:sz w:val="24"/>
                                    <w:rPrChange w:id="4567" w:author="MUKOLWE" w:date="2024-11-23T01:55:00Z">
                                      <w:rPr>
                                        <w:b/>
                                        <w:spacing w:val="-4"/>
                                        <w:sz w:val="24"/>
                                      </w:rPr>
                                    </w:rPrChange>
                                  </w:rPr>
                                  <w:delText xml:space="preserve"> </w:delText>
                                </w:r>
                                <w:r w:rsidRPr="0059510C" w:rsidDel="0095096F">
                                  <w:rPr>
                                    <w:sz w:val="24"/>
                                    <w:rPrChange w:id="4568" w:author="MUKOLWE" w:date="2024-11-23T01:55:00Z">
                                      <w:rPr>
                                        <w:b/>
                                        <w:sz w:val="24"/>
                                      </w:rPr>
                                    </w:rPrChange>
                                  </w:rPr>
                                  <w:delText>or</w:delText>
                                </w:r>
                                <w:r w:rsidRPr="0059510C" w:rsidDel="0095096F">
                                  <w:rPr>
                                    <w:spacing w:val="-5"/>
                                    <w:sz w:val="24"/>
                                    <w:rPrChange w:id="4569" w:author="MUKOLWE" w:date="2024-11-23T01:55:00Z">
                                      <w:rPr>
                                        <w:b/>
                                        <w:spacing w:val="-5"/>
                                        <w:sz w:val="24"/>
                                      </w:rPr>
                                    </w:rPrChange>
                                  </w:rPr>
                                  <w:delText xml:space="preserve"> </w:delText>
                                </w:r>
                                <w:r w:rsidRPr="0059510C" w:rsidDel="0095096F">
                                  <w:rPr>
                                    <w:sz w:val="24"/>
                                    <w:rPrChange w:id="4570" w:author="MUKOLWE" w:date="2024-11-23T01:55:00Z">
                                      <w:rPr>
                                        <w:b/>
                                        <w:sz w:val="24"/>
                                      </w:rPr>
                                    </w:rPrChange>
                                  </w:rPr>
                                  <w:delText>portable</w:delText>
                                </w:r>
                                <w:r w:rsidRPr="0059510C" w:rsidDel="0095096F">
                                  <w:rPr>
                                    <w:spacing w:val="-1"/>
                                    <w:sz w:val="24"/>
                                    <w:rPrChange w:id="4571" w:author="MUKOLWE" w:date="2024-11-23T01:55:00Z">
                                      <w:rPr>
                                        <w:b/>
                                        <w:spacing w:val="-1"/>
                                        <w:sz w:val="24"/>
                                      </w:rPr>
                                    </w:rPrChange>
                                  </w:rPr>
                                  <w:delText xml:space="preserve"> </w:delText>
                                </w:r>
                                <w:r w:rsidRPr="0059510C" w:rsidDel="0095096F">
                                  <w:rPr>
                                    <w:sz w:val="24"/>
                                    <w:rPrChange w:id="4572" w:author="MUKOLWE" w:date="2024-11-23T01:55:00Z">
                                      <w:rPr>
                                        <w:b/>
                                        <w:sz w:val="24"/>
                                      </w:rPr>
                                    </w:rPrChange>
                                  </w:rPr>
                                  <w:delText xml:space="preserve">Macintosh </w:delText>
                                </w:r>
                                <w:r w:rsidRPr="0059510C" w:rsidDel="0095096F">
                                  <w:rPr>
                                    <w:spacing w:val="-5"/>
                                    <w:sz w:val="24"/>
                                    <w:rPrChange w:id="4573" w:author="MUKOLWE" w:date="2024-11-23T01:55:00Z">
                                      <w:rPr>
                                        <w:b/>
                                        <w:spacing w:val="-5"/>
                                        <w:sz w:val="24"/>
                                      </w:rPr>
                                    </w:rPrChange>
                                  </w:rPr>
                                  <w:delText>OS</w:delText>
                                </w:r>
                              </w:del>
                            </w:p>
                          </w:tc>
                          <w:tc>
                            <w:tcPr>
                              <w:tcW w:w="1858" w:type="dxa"/>
                              <w:shd w:val="clear" w:color="auto" w:fill="FFFFFF" w:themeFill="background1"/>
                              <w:tcPrChange w:id="4574" w:author="MUKOLWE" w:date="2024-11-23T01:55:00Z">
                                <w:tcPr>
                                  <w:tcW w:w="1858" w:type="dxa"/>
                                  <w:shd w:val="clear" w:color="auto" w:fill="E8EFE0"/>
                                </w:tcPr>
                              </w:tcPrChange>
                            </w:tcPr>
                            <w:p w14:paraId="7694649D" w14:textId="6D8BA4C6" w:rsidR="00EC3812" w:rsidDel="0095096F" w:rsidRDefault="00EC3812">
                              <w:pPr>
                                <w:pStyle w:val="TableParagraph"/>
                                <w:spacing w:line="273" w:lineRule="exact"/>
                                <w:ind w:left="211"/>
                                <w:rPr>
                                  <w:del w:id="4575" w:author="MUKOLWE" w:date="2024-11-26T06:29:00Z"/>
                                  <w:sz w:val="24"/>
                                </w:rPr>
                              </w:pPr>
                              <w:del w:id="4576" w:author="MUKOLWE" w:date="2024-11-26T06:29:00Z">
                                <w:r w:rsidDel="0095096F">
                                  <w:rPr>
                                    <w:spacing w:val="-2"/>
                                    <w:sz w:val="24"/>
                                  </w:rPr>
                                  <w:delText>54,000</w:delText>
                                </w:r>
                              </w:del>
                            </w:p>
                          </w:tc>
                        </w:tr>
                        <w:tr w:rsidR="00EC3812" w:rsidDel="0095096F" w14:paraId="75097A24" w14:textId="3F58A7E8" w:rsidTr="0059510C">
                          <w:trPr>
                            <w:trHeight w:val="253"/>
                            <w:del w:id="4577" w:author="MUKOLWE" w:date="2024-11-26T06:29:00Z"/>
                            <w:trPrChange w:id="4578" w:author="MUKOLWE" w:date="2024-11-23T01:55:00Z">
                              <w:trPr>
                                <w:trHeight w:val="253"/>
                              </w:trPr>
                            </w:trPrChange>
                          </w:trPr>
                          <w:tc>
                            <w:tcPr>
                              <w:tcW w:w="4345" w:type="dxa"/>
                              <w:shd w:val="clear" w:color="auto" w:fill="FFFFFF" w:themeFill="background1"/>
                              <w:tcPrChange w:id="4579" w:author="MUKOLWE" w:date="2024-11-23T01:55:00Z">
                                <w:tcPr>
                                  <w:tcW w:w="4345" w:type="dxa"/>
                                </w:tcPr>
                              </w:tcPrChange>
                            </w:tcPr>
                            <w:p w14:paraId="27FAC210" w14:textId="32ABEDA0" w:rsidR="00EC3812" w:rsidRPr="0059510C" w:rsidDel="0095096F" w:rsidRDefault="00EC3812">
                              <w:pPr>
                                <w:pStyle w:val="TableParagraph"/>
                                <w:spacing w:before="2"/>
                                <w:ind w:left="206"/>
                                <w:rPr>
                                  <w:del w:id="4580" w:author="MUKOLWE" w:date="2024-11-26T06:29:00Z"/>
                                  <w:sz w:val="24"/>
                                  <w:rPrChange w:id="4581" w:author="MUKOLWE" w:date="2024-11-23T01:55:00Z">
                                    <w:rPr>
                                      <w:del w:id="4582" w:author="MUKOLWE" w:date="2024-11-26T06:29:00Z"/>
                                      <w:b/>
                                      <w:sz w:val="24"/>
                                    </w:rPr>
                                  </w:rPrChange>
                                </w:rPr>
                              </w:pPr>
                              <w:del w:id="4583" w:author="MUKOLWE" w:date="2024-11-26T06:29:00Z">
                                <w:r w:rsidRPr="0059510C" w:rsidDel="0095096F">
                                  <w:rPr>
                                    <w:sz w:val="24"/>
                                    <w:rPrChange w:id="4584" w:author="MUKOLWE" w:date="2024-11-23T01:55:00Z">
                                      <w:rPr>
                                        <w:b/>
                                        <w:sz w:val="24"/>
                                      </w:rPr>
                                    </w:rPrChange>
                                  </w:rPr>
                                  <w:delText>Purchase</w:delText>
                                </w:r>
                                <w:r w:rsidRPr="0059510C" w:rsidDel="0095096F">
                                  <w:rPr>
                                    <w:spacing w:val="-4"/>
                                    <w:sz w:val="24"/>
                                    <w:rPrChange w:id="4585" w:author="MUKOLWE" w:date="2024-11-23T01:55:00Z">
                                      <w:rPr>
                                        <w:b/>
                                        <w:spacing w:val="-4"/>
                                        <w:sz w:val="24"/>
                                      </w:rPr>
                                    </w:rPrChange>
                                  </w:rPr>
                                  <w:delText xml:space="preserve"> </w:delText>
                                </w:r>
                                <w:r w:rsidRPr="0059510C" w:rsidDel="0095096F">
                                  <w:rPr>
                                    <w:sz w:val="24"/>
                                    <w:rPrChange w:id="4586" w:author="MUKOLWE" w:date="2024-11-23T01:55:00Z">
                                      <w:rPr>
                                        <w:b/>
                                        <w:sz w:val="24"/>
                                      </w:rPr>
                                    </w:rPrChange>
                                  </w:rPr>
                                  <w:delText>of land for</w:delText>
                                </w:r>
                                <w:r w:rsidRPr="0059510C" w:rsidDel="0095096F">
                                  <w:rPr>
                                    <w:spacing w:val="-6"/>
                                    <w:sz w:val="24"/>
                                    <w:rPrChange w:id="4587" w:author="MUKOLWE" w:date="2024-11-23T01:55:00Z">
                                      <w:rPr>
                                        <w:b/>
                                        <w:spacing w:val="-6"/>
                                        <w:sz w:val="24"/>
                                      </w:rPr>
                                    </w:rPrChange>
                                  </w:rPr>
                                  <w:delText xml:space="preserve"> </w:delText>
                                </w:r>
                                <w:r w:rsidRPr="0059510C" w:rsidDel="0095096F">
                                  <w:rPr>
                                    <w:sz w:val="24"/>
                                    <w:rPrChange w:id="4588" w:author="MUKOLWE" w:date="2024-11-23T01:55:00Z">
                                      <w:rPr>
                                        <w:b/>
                                        <w:sz w:val="24"/>
                                      </w:rPr>
                                    </w:rPrChange>
                                  </w:rPr>
                                  <w:delText>the</w:delText>
                                </w:r>
                                <w:r w:rsidRPr="0059510C" w:rsidDel="0095096F">
                                  <w:rPr>
                                    <w:spacing w:val="-2"/>
                                    <w:sz w:val="24"/>
                                    <w:rPrChange w:id="4589" w:author="MUKOLWE" w:date="2024-11-23T01:55:00Z">
                                      <w:rPr>
                                        <w:b/>
                                        <w:spacing w:val="-2"/>
                                        <w:sz w:val="24"/>
                                      </w:rPr>
                                    </w:rPrChange>
                                  </w:rPr>
                                  <w:delText xml:space="preserve"> </w:delText>
                                </w:r>
                                <w:r w:rsidRPr="0059510C" w:rsidDel="0095096F">
                                  <w:rPr>
                                    <w:sz w:val="24"/>
                                    <w:rPrChange w:id="4590" w:author="MUKOLWE" w:date="2024-11-23T01:55:00Z">
                                      <w:rPr>
                                        <w:b/>
                                        <w:sz w:val="24"/>
                                      </w:rPr>
                                    </w:rPrChange>
                                  </w:rPr>
                                  <w:delText>ICT</w:delText>
                                </w:r>
                                <w:r w:rsidRPr="0059510C" w:rsidDel="0095096F">
                                  <w:rPr>
                                    <w:spacing w:val="-2"/>
                                    <w:sz w:val="24"/>
                                    <w:rPrChange w:id="4591" w:author="MUKOLWE" w:date="2024-11-23T01:55:00Z">
                                      <w:rPr>
                                        <w:b/>
                                        <w:spacing w:val="-2"/>
                                        <w:sz w:val="24"/>
                                      </w:rPr>
                                    </w:rPrChange>
                                  </w:rPr>
                                  <w:delText xml:space="preserve"> school</w:delText>
                                </w:r>
                              </w:del>
                            </w:p>
                          </w:tc>
                          <w:tc>
                            <w:tcPr>
                              <w:tcW w:w="1858" w:type="dxa"/>
                              <w:shd w:val="clear" w:color="auto" w:fill="FFFFFF" w:themeFill="background1"/>
                              <w:tcPrChange w:id="4592" w:author="MUKOLWE" w:date="2024-11-23T01:55:00Z">
                                <w:tcPr>
                                  <w:tcW w:w="1858" w:type="dxa"/>
                                </w:tcPr>
                              </w:tcPrChange>
                            </w:tcPr>
                            <w:p w14:paraId="59F3B23B" w14:textId="75F7D2A3" w:rsidR="00EC3812" w:rsidDel="0095096F" w:rsidRDefault="00EC3812">
                              <w:pPr>
                                <w:pStyle w:val="TableParagraph"/>
                                <w:spacing w:line="273" w:lineRule="exact"/>
                                <w:ind w:left="211"/>
                                <w:rPr>
                                  <w:del w:id="4593" w:author="MUKOLWE" w:date="2024-11-26T06:29:00Z"/>
                                  <w:sz w:val="24"/>
                                </w:rPr>
                              </w:pPr>
                              <w:del w:id="4594" w:author="MUKOLWE" w:date="2024-11-26T06:29:00Z">
                                <w:r w:rsidDel="0095096F">
                                  <w:rPr>
                                    <w:spacing w:val="-2"/>
                                    <w:sz w:val="24"/>
                                  </w:rPr>
                                  <w:delText>155,000</w:delText>
                                </w:r>
                              </w:del>
                            </w:p>
                          </w:tc>
                        </w:tr>
                        <w:tr w:rsidR="00EC3812" w:rsidDel="0095096F" w14:paraId="40338740" w14:textId="350328C0" w:rsidTr="0059510C">
                          <w:trPr>
                            <w:trHeight w:val="235"/>
                            <w:del w:id="4595" w:author="MUKOLWE" w:date="2024-11-26T06:29:00Z"/>
                            <w:trPrChange w:id="4596" w:author="MUKOLWE" w:date="2024-11-23T01:55:00Z">
                              <w:trPr>
                                <w:trHeight w:val="235"/>
                              </w:trPr>
                            </w:trPrChange>
                          </w:trPr>
                          <w:tc>
                            <w:tcPr>
                              <w:tcW w:w="4345" w:type="dxa"/>
                              <w:shd w:val="clear" w:color="auto" w:fill="FFFFFF" w:themeFill="background1"/>
                              <w:tcPrChange w:id="4597" w:author="MUKOLWE" w:date="2024-11-23T01:55:00Z">
                                <w:tcPr>
                                  <w:tcW w:w="4345" w:type="dxa"/>
                                  <w:shd w:val="clear" w:color="auto" w:fill="E8EFE0"/>
                                </w:tcPr>
                              </w:tcPrChange>
                            </w:tcPr>
                            <w:p w14:paraId="079FA8D3" w14:textId="13A46B41" w:rsidR="00EC3812" w:rsidRPr="0059510C" w:rsidDel="0095096F" w:rsidRDefault="00EC3812">
                              <w:pPr>
                                <w:pStyle w:val="TableParagraph"/>
                                <w:spacing w:before="1"/>
                                <w:ind w:left="206"/>
                                <w:rPr>
                                  <w:del w:id="4598" w:author="MUKOLWE" w:date="2024-11-26T06:29:00Z"/>
                                  <w:sz w:val="24"/>
                                  <w:rPrChange w:id="4599" w:author="MUKOLWE" w:date="2024-11-23T01:55:00Z">
                                    <w:rPr>
                                      <w:del w:id="4600" w:author="MUKOLWE" w:date="2024-11-26T06:29:00Z"/>
                                      <w:b/>
                                      <w:sz w:val="24"/>
                                    </w:rPr>
                                  </w:rPrChange>
                                </w:rPr>
                              </w:pPr>
                              <w:del w:id="4601" w:author="MUKOLWE" w:date="2024-11-26T06:29:00Z">
                                <w:r w:rsidRPr="0059510C" w:rsidDel="0095096F">
                                  <w:rPr>
                                    <w:sz w:val="24"/>
                                    <w:rPrChange w:id="4602" w:author="MUKOLWE" w:date="2024-11-23T01:55:00Z">
                                      <w:rPr>
                                        <w:b/>
                                        <w:sz w:val="24"/>
                                      </w:rPr>
                                    </w:rPrChange>
                                  </w:rPr>
                                  <w:delText>Advertisement</w:delText>
                                </w:r>
                                <w:r w:rsidRPr="0059510C" w:rsidDel="0095096F">
                                  <w:rPr>
                                    <w:spacing w:val="-3"/>
                                    <w:sz w:val="24"/>
                                    <w:rPrChange w:id="4603" w:author="MUKOLWE" w:date="2024-11-23T01:55:00Z">
                                      <w:rPr>
                                        <w:b/>
                                        <w:spacing w:val="-3"/>
                                        <w:sz w:val="24"/>
                                      </w:rPr>
                                    </w:rPrChange>
                                  </w:rPr>
                                  <w:delText xml:space="preserve"> </w:delText>
                                </w:r>
                                <w:r w:rsidRPr="0059510C" w:rsidDel="0095096F">
                                  <w:rPr>
                                    <w:sz w:val="24"/>
                                    <w:rPrChange w:id="4604" w:author="MUKOLWE" w:date="2024-11-23T01:55:00Z">
                                      <w:rPr>
                                        <w:b/>
                                        <w:sz w:val="24"/>
                                      </w:rPr>
                                    </w:rPrChange>
                                  </w:rPr>
                                  <w:delText>in</w:delText>
                                </w:r>
                                <w:r w:rsidRPr="0059510C" w:rsidDel="0095096F">
                                  <w:rPr>
                                    <w:spacing w:val="-2"/>
                                    <w:sz w:val="24"/>
                                    <w:rPrChange w:id="4605" w:author="MUKOLWE" w:date="2024-11-23T01:55:00Z">
                                      <w:rPr>
                                        <w:b/>
                                        <w:spacing w:val="-2"/>
                                        <w:sz w:val="24"/>
                                      </w:rPr>
                                    </w:rPrChange>
                                  </w:rPr>
                                  <w:delText xml:space="preserve"> </w:delText>
                                </w:r>
                                <w:r w:rsidRPr="0059510C" w:rsidDel="0095096F">
                                  <w:rPr>
                                    <w:sz w:val="24"/>
                                    <w:rPrChange w:id="4606" w:author="MUKOLWE" w:date="2024-11-23T01:55:00Z">
                                      <w:rPr>
                                        <w:b/>
                                        <w:sz w:val="24"/>
                                      </w:rPr>
                                    </w:rPrChange>
                                  </w:rPr>
                                  <w:delText>media</w:delText>
                                </w:r>
                                <w:r w:rsidRPr="0059510C" w:rsidDel="0095096F">
                                  <w:rPr>
                                    <w:spacing w:val="-2"/>
                                    <w:sz w:val="24"/>
                                    <w:rPrChange w:id="4607" w:author="MUKOLWE" w:date="2024-11-23T01:55:00Z">
                                      <w:rPr>
                                        <w:b/>
                                        <w:spacing w:val="-2"/>
                                        <w:sz w:val="24"/>
                                      </w:rPr>
                                    </w:rPrChange>
                                  </w:rPr>
                                  <w:delText xml:space="preserve"> channel</w:delText>
                                </w:r>
                              </w:del>
                            </w:p>
                          </w:tc>
                          <w:tc>
                            <w:tcPr>
                              <w:tcW w:w="1858" w:type="dxa"/>
                              <w:shd w:val="clear" w:color="auto" w:fill="FFFFFF" w:themeFill="background1"/>
                              <w:tcPrChange w:id="4608" w:author="MUKOLWE" w:date="2024-11-23T01:55:00Z">
                                <w:tcPr>
                                  <w:tcW w:w="1858" w:type="dxa"/>
                                  <w:shd w:val="clear" w:color="auto" w:fill="E8EFE0"/>
                                </w:tcPr>
                              </w:tcPrChange>
                            </w:tcPr>
                            <w:p w14:paraId="131C4FF1" w14:textId="6C05C929" w:rsidR="00EC3812" w:rsidDel="0095096F" w:rsidRDefault="00EC3812">
                              <w:pPr>
                                <w:pStyle w:val="TableParagraph"/>
                                <w:spacing w:line="273" w:lineRule="exact"/>
                                <w:ind w:left="211"/>
                                <w:rPr>
                                  <w:del w:id="4609" w:author="MUKOLWE" w:date="2024-11-26T06:29:00Z"/>
                                  <w:sz w:val="24"/>
                                </w:rPr>
                              </w:pPr>
                              <w:del w:id="4610" w:author="MUKOLWE" w:date="2024-11-26T06:29:00Z">
                                <w:r w:rsidDel="0095096F">
                                  <w:rPr>
                                    <w:spacing w:val="-2"/>
                                    <w:sz w:val="24"/>
                                  </w:rPr>
                                  <w:delText>54,000</w:delText>
                                </w:r>
                              </w:del>
                            </w:p>
                          </w:tc>
                        </w:tr>
                      </w:tbl>
                      <w:p w14:paraId="13D86CA8" w14:textId="77777777" w:rsidR="00EC3812" w:rsidRDefault="00EC3812">
                        <w:pPr>
                          <w:pStyle w:val="BodyText"/>
                        </w:pPr>
                      </w:p>
                    </w:txbxContent>
                  </v:textbox>
                  <w10:wrap anchorx="page"/>
                </v:shape>
              </w:pict>
            </mc:Fallback>
          </mc:AlternateContent>
        </w:r>
      </w:del>
    </w:p>
    <w:p w14:paraId="18F32AFD" w14:textId="15547EF6" w:rsidR="004F7BBB" w:rsidDel="004F4EAF" w:rsidRDefault="004F7BBB" w:rsidP="0062071D">
      <w:pPr>
        <w:pStyle w:val="BodyText"/>
        <w:spacing w:line="276" w:lineRule="auto"/>
        <w:jc w:val="both"/>
        <w:rPr>
          <w:del w:id="4611" w:author="MUKOLWE" w:date="2024-11-26T06:35:00Z"/>
          <w:b/>
        </w:rPr>
      </w:pPr>
    </w:p>
    <w:p w14:paraId="43C4F963" w14:textId="2B066C95" w:rsidR="003F2AF2" w:rsidDel="004F4EAF" w:rsidRDefault="003F2AF2" w:rsidP="0062071D">
      <w:pPr>
        <w:pStyle w:val="BodyText"/>
        <w:spacing w:line="276" w:lineRule="auto"/>
        <w:jc w:val="both"/>
        <w:rPr>
          <w:del w:id="4612" w:author="MUKOLWE" w:date="2024-11-26T06:35:00Z"/>
          <w:b/>
        </w:rPr>
      </w:pPr>
    </w:p>
    <w:p w14:paraId="76A01DC2" w14:textId="1AE1DEFF" w:rsidR="003F2AF2" w:rsidDel="004F4EAF" w:rsidRDefault="003F2AF2" w:rsidP="0062071D">
      <w:pPr>
        <w:pStyle w:val="BodyText"/>
        <w:spacing w:line="276" w:lineRule="auto"/>
        <w:jc w:val="both"/>
        <w:rPr>
          <w:del w:id="4613" w:author="MUKOLWE" w:date="2024-11-26T06:35:00Z"/>
          <w:b/>
        </w:rPr>
      </w:pPr>
    </w:p>
    <w:p w14:paraId="77A290A9" w14:textId="2A9D60A5" w:rsidR="003F2AF2" w:rsidDel="004F4EAF" w:rsidRDefault="003F2AF2" w:rsidP="0062071D">
      <w:pPr>
        <w:pStyle w:val="BodyText"/>
        <w:spacing w:line="276" w:lineRule="auto"/>
        <w:jc w:val="both"/>
        <w:rPr>
          <w:del w:id="4614" w:author="MUKOLWE" w:date="2024-11-26T06:35:00Z"/>
          <w:b/>
        </w:rPr>
      </w:pPr>
    </w:p>
    <w:p w14:paraId="3294A6E5" w14:textId="02E40F4B" w:rsidR="003F2AF2" w:rsidDel="004F4EAF" w:rsidRDefault="003F2AF2" w:rsidP="0062071D">
      <w:pPr>
        <w:pStyle w:val="BodyText"/>
        <w:spacing w:line="276" w:lineRule="auto"/>
        <w:jc w:val="both"/>
        <w:rPr>
          <w:del w:id="4615" w:author="MUKOLWE" w:date="2024-11-26T06:35:00Z"/>
          <w:b/>
        </w:rPr>
      </w:pPr>
    </w:p>
    <w:p w14:paraId="0BD370A4" w14:textId="7C816BAA" w:rsidR="003F2AF2" w:rsidDel="004F4EAF" w:rsidRDefault="003F2AF2" w:rsidP="0062071D">
      <w:pPr>
        <w:pStyle w:val="BodyText"/>
        <w:spacing w:line="276" w:lineRule="auto"/>
        <w:jc w:val="both"/>
        <w:rPr>
          <w:del w:id="4616" w:author="MUKOLWE" w:date="2024-11-26T06:35:00Z"/>
          <w:b/>
        </w:rPr>
      </w:pPr>
    </w:p>
    <w:tbl>
      <w:tblPr>
        <w:tblStyle w:val="TableGrid"/>
        <w:tblW w:w="0" w:type="auto"/>
        <w:tblInd w:w="846" w:type="dxa"/>
        <w:tblLook w:val="04A0" w:firstRow="1" w:lastRow="0" w:firstColumn="1" w:lastColumn="0" w:noHBand="0" w:noVBand="1"/>
      </w:tblPr>
      <w:tblGrid>
        <w:gridCol w:w="4394"/>
        <w:gridCol w:w="1985"/>
        <w:tblGridChange w:id="4617">
          <w:tblGrid>
            <w:gridCol w:w="4721"/>
            <w:gridCol w:w="1658"/>
            <w:gridCol w:w="3064"/>
          </w:tblGrid>
        </w:tblGridChange>
      </w:tblGrid>
      <w:tr w:rsidR="0095096F" w14:paraId="6C124D51" w14:textId="77777777" w:rsidTr="00A563F4">
        <w:trPr>
          <w:ins w:id="4618" w:author="MUKOLWE" w:date="2024-11-26T06:30:00Z"/>
        </w:trPr>
        <w:tc>
          <w:tcPr>
            <w:tcW w:w="6379" w:type="dxa"/>
            <w:gridSpan w:val="2"/>
          </w:tcPr>
          <w:p w14:paraId="16CA5B03" w14:textId="19664EE5" w:rsidR="0095096F" w:rsidRDefault="0095096F">
            <w:pPr>
              <w:pStyle w:val="BodyText"/>
              <w:spacing w:line="276" w:lineRule="auto"/>
              <w:jc w:val="center"/>
              <w:rPr>
                <w:ins w:id="4619" w:author="MUKOLWE" w:date="2024-11-26T06:30:00Z"/>
                <w:b/>
              </w:rPr>
              <w:pPrChange w:id="4620" w:author="MUKOLWE" w:date="2024-11-26T06:31:00Z">
                <w:pPr>
                  <w:pStyle w:val="BodyText"/>
                  <w:spacing w:line="276" w:lineRule="auto"/>
                  <w:jc w:val="both"/>
                </w:pPr>
              </w:pPrChange>
            </w:pPr>
            <w:ins w:id="4621" w:author="MUKOLWE" w:date="2024-11-26T06:31:00Z">
              <w:r>
                <w:rPr>
                  <w:b/>
                  <w:spacing w:val="-4"/>
                </w:rPr>
                <w:t>2027</w:t>
              </w:r>
            </w:ins>
          </w:p>
        </w:tc>
      </w:tr>
      <w:tr w:rsidR="0095096F" w14:paraId="53A0ADBB" w14:textId="77777777" w:rsidTr="0095096F">
        <w:tblPrEx>
          <w:tblW w:w="0" w:type="auto"/>
          <w:tblInd w:w="846" w:type="dxa"/>
          <w:tblPrExChange w:id="4622" w:author="MUKOLWE" w:date="2024-11-26T06:33:00Z">
            <w:tblPrEx>
              <w:tblW w:w="0" w:type="auto"/>
              <w:tblInd w:w="846" w:type="dxa"/>
            </w:tblPrEx>
          </w:tblPrExChange>
        </w:tblPrEx>
        <w:trPr>
          <w:ins w:id="4623" w:author="MUKOLWE" w:date="2024-11-26T06:30:00Z"/>
        </w:trPr>
        <w:tc>
          <w:tcPr>
            <w:tcW w:w="4394" w:type="dxa"/>
            <w:tcPrChange w:id="4624" w:author="MUKOLWE" w:date="2024-11-26T06:33:00Z">
              <w:tcPr>
                <w:tcW w:w="4721" w:type="dxa"/>
              </w:tcPr>
            </w:tcPrChange>
          </w:tcPr>
          <w:p w14:paraId="152D0FDB" w14:textId="0254609B" w:rsidR="0095096F" w:rsidRDefault="0095096F" w:rsidP="008908E1">
            <w:pPr>
              <w:pStyle w:val="BodyText"/>
              <w:spacing w:line="276" w:lineRule="auto"/>
              <w:jc w:val="both"/>
              <w:rPr>
                <w:ins w:id="4625" w:author="MUKOLWE" w:date="2024-11-26T06:30:00Z"/>
                <w:b/>
              </w:rPr>
            </w:pPr>
            <w:ins w:id="4626" w:author="MUKOLWE" w:date="2024-11-26T06:31:00Z">
              <w:r>
                <w:rPr>
                  <w:b/>
                </w:rPr>
                <w:t>Objective</w:t>
              </w:r>
            </w:ins>
          </w:p>
        </w:tc>
        <w:tc>
          <w:tcPr>
            <w:tcW w:w="1985" w:type="dxa"/>
            <w:tcPrChange w:id="4627" w:author="MUKOLWE" w:date="2024-11-26T06:33:00Z">
              <w:tcPr>
                <w:tcW w:w="4722" w:type="dxa"/>
                <w:gridSpan w:val="2"/>
              </w:tcPr>
            </w:tcPrChange>
          </w:tcPr>
          <w:p w14:paraId="7CC60452" w14:textId="6714B04C" w:rsidR="0095096F" w:rsidRDefault="0095096F" w:rsidP="008908E1">
            <w:pPr>
              <w:pStyle w:val="BodyText"/>
              <w:spacing w:line="276" w:lineRule="auto"/>
              <w:jc w:val="both"/>
              <w:rPr>
                <w:ins w:id="4628" w:author="MUKOLWE" w:date="2024-11-26T06:30:00Z"/>
                <w:b/>
              </w:rPr>
            </w:pPr>
            <w:ins w:id="4629" w:author="MUKOLWE" w:date="2024-11-26T06:31:00Z">
              <w:r>
                <w:rPr>
                  <w:b/>
                </w:rPr>
                <w:t>Cost (</w:t>
              </w:r>
            </w:ins>
            <w:ins w:id="4630" w:author="MUKOLWE" w:date="2024-11-26T06:32:00Z">
              <w:r>
                <w:rPr>
                  <w:b/>
                </w:rPr>
                <w:t>Ksh)</w:t>
              </w:r>
            </w:ins>
          </w:p>
        </w:tc>
      </w:tr>
      <w:tr w:rsidR="0095096F" w14:paraId="1DF63958" w14:textId="77777777" w:rsidTr="0095096F">
        <w:tblPrEx>
          <w:tblW w:w="0" w:type="auto"/>
          <w:tblInd w:w="846" w:type="dxa"/>
          <w:tblPrExChange w:id="4631" w:author="MUKOLWE" w:date="2024-11-26T06:33:00Z">
            <w:tblPrEx>
              <w:tblW w:w="0" w:type="auto"/>
              <w:tblInd w:w="846" w:type="dxa"/>
            </w:tblPrEx>
          </w:tblPrExChange>
        </w:tblPrEx>
        <w:trPr>
          <w:ins w:id="4632" w:author="MUKOLWE" w:date="2024-11-26T06:30:00Z"/>
        </w:trPr>
        <w:tc>
          <w:tcPr>
            <w:tcW w:w="4394" w:type="dxa"/>
            <w:tcPrChange w:id="4633" w:author="MUKOLWE" w:date="2024-11-26T06:33:00Z">
              <w:tcPr>
                <w:tcW w:w="4721" w:type="dxa"/>
              </w:tcPr>
            </w:tcPrChange>
          </w:tcPr>
          <w:p w14:paraId="5635C728" w14:textId="3CAB69D4" w:rsidR="0095096F" w:rsidRPr="0095096F" w:rsidRDefault="0095096F" w:rsidP="008908E1">
            <w:pPr>
              <w:pStyle w:val="BodyText"/>
              <w:spacing w:line="276" w:lineRule="auto"/>
              <w:jc w:val="both"/>
              <w:rPr>
                <w:ins w:id="4634" w:author="MUKOLWE" w:date="2024-11-26T06:30:00Z"/>
                <w:rPrChange w:id="4635" w:author="MUKOLWE" w:date="2024-11-26T06:33:00Z">
                  <w:rPr>
                    <w:ins w:id="4636" w:author="MUKOLWE" w:date="2024-11-26T06:30:00Z"/>
                    <w:b/>
                  </w:rPr>
                </w:rPrChange>
              </w:rPr>
            </w:pPr>
            <w:ins w:id="4637" w:author="MUKOLWE" w:date="2024-11-26T06:32:00Z">
              <w:r w:rsidRPr="0095096F">
                <w:rPr>
                  <w:rPrChange w:id="4638" w:author="MUKOLWE" w:date="2024-11-26T06:33:00Z">
                    <w:rPr>
                      <w:b/>
                    </w:rPr>
                  </w:rPrChange>
                </w:rPr>
                <w:t>Addition of more Mac books</w:t>
              </w:r>
            </w:ins>
          </w:p>
        </w:tc>
        <w:tc>
          <w:tcPr>
            <w:tcW w:w="1985" w:type="dxa"/>
            <w:tcPrChange w:id="4639" w:author="MUKOLWE" w:date="2024-11-26T06:33:00Z">
              <w:tcPr>
                <w:tcW w:w="4722" w:type="dxa"/>
                <w:gridSpan w:val="2"/>
              </w:tcPr>
            </w:tcPrChange>
          </w:tcPr>
          <w:p w14:paraId="68263CC5" w14:textId="626E7EB7" w:rsidR="0095096F" w:rsidRPr="0095096F" w:rsidRDefault="0095096F" w:rsidP="008908E1">
            <w:pPr>
              <w:pStyle w:val="BodyText"/>
              <w:spacing w:line="276" w:lineRule="auto"/>
              <w:jc w:val="both"/>
              <w:rPr>
                <w:ins w:id="4640" w:author="MUKOLWE" w:date="2024-11-26T06:30:00Z"/>
                <w:rPrChange w:id="4641" w:author="MUKOLWE" w:date="2024-11-26T06:34:00Z">
                  <w:rPr>
                    <w:ins w:id="4642" w:author="MUKOLWE" w:date="2024-11-26T06:30:00Z"/>
                    <w:b/>
                  </w:rPr>
                </w:rPrChange>
              </w:rPr>
            </w:pPr>
            <w:ins w:id="4643" w:author="MUKOLWE" w:date="2024-11-26T06:32:00Z">
              <w:r w:rsidRPr="0095096F">
                <w:rPr>
                  <w:rPrChange w:id="4644" w:author="MUKOLWE" w:date="2024-11-26T06:34:00Z">
                    <w:rPr>
                      <w:b/>
                    </w:rPr>
                  </w:rPrChange>
                </w:rPr>
                <w:t>2,700,000</w:t>
              </w:r>
            </w:ins>
          </w:p>
        </w:tc>
      </w:tr>
      <w:tr w:rsidR="0095096F" w14:paraId="4A0F9A58" w14:textId="77777777" w:rsidTr="0095096F">
        <w:tblPrEx>
          <w:tblW w:w="0" w:type="auto"/>
          <w:tblInd w:w="846" w:type="dxa"/>
          <w:tblPrExChange w:id="4645" w:author="MUKOLWE" w:date="2024-11-26T06:33:00Z">
            <w:tblPrEx>
              <w:tblW w:w="0" w:type="auto"/>
              <w:tblInd w:w="846" w:type="dxa"/>
            </w:tblPrEx>
          </w:tblPrExChange>
        </w:tblPrEx>
        <w:trPr>
          <w:ins w:id="4646" w:author="MUKOLWE" w:date="2024-11-26T06:30:00Z"/>
        </w:trPr>
        <w:tc>
          <w:tcPr>
            <w:tcW w:w="4394" w:type="dxa"/>
            <w:tcPrChange w:id="4647" w:author="MUKOLWE" w:date="2024-11-26T06:33:00Z">
              <w:tcPr>
                <w:tcW w:w="4721" w:type="dxa"/>
              </w:tcPr>
            </w:tcPrChange>
          </w:tcPr>
          <w:p w14:paraId="0A02AE67" w14:textId="5944C248" w:rsidR="0095096F" w:rsidRPr="0095096F" w:rsidRDefault="0095096F" w:rsidP="008908E1">
            <w:pPr>
              <w:pStyle w:val="BodyText"/>
              <w:spacing w:line="276" w:lineRule="auto"/>
              <w:jc w:val="both"/>
              <w:rPr>
                <w:ins w:id="4648" w:author="MUKOLWE" w:date="2024-11-26T06:30:00Z"/>
                <w:rPrChange w:id="4649" w:author="MUKOLWE" w:date="2024-11-26T06:33:00Z">
                  <w:rPr>
                    <w:ins w:id="4650" w:author="MUKOLWE" w:date="2024-11-26T06:30:00Z"/>
                    <w:b/>
                  </w:rPr>
                </w:rPrChange>
              </w:rPr>
            </w:pPr>
            <w:ins w:id="4651" w:author="MUKOLWE" w:date="2024-11-26T06:32:00Z">
              <w:r w:rsidRPr="0095096F">
                <w:rPr>
                  <w:rPrChange w:id="4652" w:author="MUKOLWE" w:date="2024-11-26T06:33:00Z">
                    <w:rPr>
                      <w:b/>
                    </w:rPr>
                  </w:rPrChange>
                </w:rPr>
                <w:t xml:space="preserve">Purchase of portable </w:t>
              </w:r>
            </w:ins>
            <w:ins w:id="4653" w:author="MUKOLWE" w:date="2024-11-26T06:33:00Z">
              <w:r w:rsidRPr="0095096F">
                <w:rPr>
                  <w:rPrChange w:id="4654" w:author="MUKOLWE" w:date="2024-11-26T06:33:00Z">
                    <w:rPr>
                      <w:b/>
                    </w:rPr>
                  </w:rPrChange>
                </w:rPr>
                <w:t>Macintosh OS</w:t>
              </w:r>
            </w:ins>
          </w:p>
        </w:tc>
        <w:tc>
          <w:tcPr>
            <w:tcW w:w="1985" w:type="dxa"/>
            <w:tcPrChange w:id="4655" w:author="MUKOLWE" w:date="2024-11-26T06:33:00Z">
              <w:tcPr>
                <w:tcW w:w="4722" w:type="dxa"/>
                <w:gridSpan w:val="2"/>
              </w:tcPr>
            </w:tcPrChange>
          </w:tcPr>
          <w:p w14:paraId="23E95932" w14:textId="257C4E89" w:rsidR="0095096F" w:rsidRPr="0095096F" w:rsidRDefault="0095096F" w:rsidP="008908E1">
            <w:pPr>
              <w:pStyle w:val="BodyText"/>
              <w:spacing w:line="276" w:lineRule="auto"/>
              <w:jc w:val="both"/>
              <w:rPr>
                <w:ins w:id="4656" w:author="MUKOLWE" w:date="2024-11-26T06:30:00Z"/>
                <w:rPrChange w:id="4657" w:author="MUKOLWE" w:date="2024-11-26T06:34:00Z">
                  <w:rPr>
                    <w:ins w:id="4658" w:author="MUKOLWE" w:date="2024-11-26T06:30:00Z"/>
                    <w:b/>
                  </w:rPr>
                </w:rPrChange>
              </w:rPr>
            </w:pPr>
            <w:ins w:id="4659" w:author="MUKOLWE" w:date="2024-11-26T06:34:00Z">
              <w:r w:rsidRPr="0095096F">
                <w:rPr>
                  <w:rPrChange w:id="4660" w:author="MUKOLWE" w:date="2024-11-26T06:34:00Z">
                    <w:rPr>
                      <w:b/>
                    </w:rPr>
                  </w:rPrChange>
                </w:rPr>
                <w:t>54,000</w:t>
              </w:r>
            </w:ins>
          </w:p>
        </w:tc>
      </w:tr>
      <w:tr w:rsidR="0095096F" w14:paraId="763D6221" w14:textId="77777777" w:rsidTr="0095096F">
        <w:tblPrEx>
          <w:tblW w:w="0" w:type="auto"/>
          <w:tblInd w:w="846" w:type="dxa"/>
          <w:tblPrExChange w:id="4661" w:author="MUKOLWE" w:date="2024-11-26T06:33:00Z">
            <w:tblPrEx>
              <w:tblW w:w="0" w:type="auto"/>
              <w:tblInd w:w="846" w:type="dxa"/>
            </w:tblPrEx>
          </w:tblPrExChange>
        </w:tblPrEx>
        <w:trPr>
          <w:ins w:id="4662" w:author="MUKOLWE" w:date="2024-11-26T06:30:00Z"/>
        </w:trPr>
        <w:tc>
          <w:tcPr>
            <w:tcW w:w="4394" w:type="dxa"/>
            <w:tcPrChange w:id="4663" w:author="MUKOLWE" w:date="2024-11-26T06:33:00Z">
              <w:tcPr>
                <w:tcW w:w="4721" w:type="dxa"/>
              </w:tcPr>
            </w:tcPrChange>
          </w:tcPr>
          <w:p w14:paraId="53A1113D" w14:textId="5ADE854D" w:rsidR="0095096F" w:rsidRPr="0095096F" w:rsidRDefault="0095096F" w:rsidP="008908E1">
            <w:pPr>
              <w:pStyle w:val="BodyText"/>
              <w:spacing w:line="276" w:lineRule="auto"/>
              <w:jc w:val="both"/>
              <w:rPr>
                <w:ins w:id="4664" w:author="MUKOLWE" w:date="2024-11-26T06:30:00Z"/>
                <w:rPrChange w:id="4665" w:author="MUKOLWE" w:date="2024-11-26T06:33:00Z">
                  <w:rPr>
                    <w:ins w:id="4666" w:author="MUKOLWE" w:date="2024-11-26T06:30:00Z"/>
                    <w:b/>
                  </w:rPr>
                </w:rPrChange>
              </w:rPr>
            </w:pPr>
            <w:ins w:id="4667" w:author="MUKOLWE" w:date="2024-11-26T06:33:00Z">
              <w:r w:rsidRPr="0095096F">
                <w:rPr>
                  <w:rPrChange w:id="4668" w:author="MUKOLWE" w:date="2024-11-26T06:33:00Z">
                    <w:rPr>
                      <w:b/>
                    </w:rPr>
                  </w:rPrChange>
                </w:rPr>
                <w:t>Purchase of land for the ICT School</w:t>
              </w:r>
            </w:ins>
          </w:p>
        </w:tc>
        <w:tc>
          <w:tcPr>
            <w:tcW w:w="1985" w:type="dxa"/>
            <w:tcPrChange w:id="4669" w:author="MUKOLWE" w:date="2024-11-26T06:33:00Z">
              <w:tcPr>
                <w:tcW w:w="4722" w:type="dxa"/>
                <w:gridSpan w:val="2"/>
              </w:tcPr>
            </w:tcPrChange>
          </w:tcPr>
          <w:p w14:paraId="651F20E2" w14:textId="75D1B84A" w:rsidR="0095096F" w:rsidRPr="0095096F" w:rsidRDefault="0095096F" w:rsidP="008908E1">
            <w:pPr>
              <w:pStyle w:val="BodyText"/>
              <w:spacing w:line="276" w:lineRule="auto"/>
              <w:jc w:val="both"/>
              <w:rPr>
                <w:ins w:id="4670" w:author="MUKOLWE" w:date="2024-11-26T06:30:00Z"/>
                <w:rPrChange w:id="4671" w:author="MUKOLWE" w:date="2024-11-26T06:34:00Z">
                  <w:rPr>
                    <w:ins w:id="4672" w:author="MUKOLWE" w:date="2024-11-26T06:30:00Z"/>
                    <w:b/>
                  </w:rPr>
                </w:rPrChange>
              </w:rPr>
            </w:pPr>
            <w:ins w:id="4673" w:author="MUKOLWE" w:date="2024-11-26T06:34:00Z">
              <w:r w:rsidRPr="0095096F">
                <w:rPr>
                  <w:rPrChange w:id="4674" w:author="MUKOLWE" w:date="2024-11-26T06:34:00Z">
                    <w:rPr>
                      <w:b/>
                    </w:rPr>
                  </w:rPrChange>
                </w:rPr>
                <w:t>155,000</w:t>
              </w:r>
            </w:ins>
          </w:p>
        </w:tc>
      </w:tr>
      <w:tr w:rsidR="0095096F" w14:paraId="1A4796A1" w14:textId="77777777" w:rsidTr="0095096F">
        <w:tblPrEx>
          <w:tblW w:w="0" w:type="auto"/>
          <w:tblInd w:w="846" w:type="dxa"/>
          <w:tblPrExChange w:id="4675" w:author="MUKOLWE" w:date="2024-11-26T06:33:00Z">
            <w:tblPrEx>
              <w:tblW w:w="0" w:type="auto"/>
              <w:tblInd w:w="846" w:type="dxa"/>
            </w:tblPrEx>
          </w:tblPrExChange>
        </w:tblPrEx>
        <w:trPr>
          <w:ins w:id="4676" w:author="MUKOLWE" w:date="2024-11-26T06:30:00Z"/>
        </w:trPr>
        <w:tc>
          <w:tcPr>
            <w:tcW w:w="4394" w:type="dxa"/>
            <w:tcPrChange w:id="4677" w:author="MUKOLWE" w:date="2024-11-26T06:33:00Z">
              <w:tcPr>
                <w:tcW w:w="4721" w:type="dxa"/>
              </w:tcPr>
            </w:tcPrChange>
          </w:tcPr>
          <w:p w14:paraId="2BEA78A3" w14:textId="50695785" w:rsidR="0095096F" w:rsidRPr="0095096F" w:rsidRDefault="0095096F" w:rsidP="008908E1">
            <w:pPr>
              <w:pStyle w:val="BodyText"/>
              <w:spacing w:line="276" w:lineRule="auto"/>
              <w:jc w:val="both"/>
              <w:rPr>
                <w:ins w:id="4678" w:author="MUKOLWE" w:date="2024-11-26T06:30:00Z"/>
                <w:rPrChange w:id="4679" w:author="MUKOLWE" w:date="2024-11-26T06:33:00Z">
                  <w:rPr>
                    <w:ins w:id="4680" w:author="MUKOLWE" w:date="2024-11-26T06:30:00Z"/>
                    <w:b/>
                  </w:rPr>
                </w:rPrChange>
              </w:rPr>
            </w:pPr>
            <w:ins w:id="4681" w:author="MUKOLWE" w:date="2024-11-26T06:33:00Z">
              <w:r w:rsidRPr="0095096F">
                <w:rPr>
                  <w:rPrChange w:id="4682" w:author="MUKOLWE" w:date="2024-11-26T06:33:00Z">
                    <w:rPr>
                      <w:b/>
                    </w:rPr>
                  </w:rPrChange>
                </w:rPr>
                <w:t>Advertisement in Media channel</w:t>
              </w:r>
            </w:ins>
          </w:p>
        </w:tc>
        <w:tc>
          <w:tcPr>
            <w:tcW w:w="1985" w:type="dxa"/>
            <w:tcPrChange w:id="4683" w:author="MUKOLWE" w:date="2024-11-26T06:33:00Z">
              <w:tcPr>
                <w:tcW w:w="4722" w:type="dxa"/>
                <w:gridSpan w:val="2"/>
              </w:tcPr>
            </w:tcPrChange>
          </w:tcPr>
          <w:p w14:paraId="5D22C760" w14:textId="5585AA70" w:rsidR="0095096F" w:rsidRPr="0095096F" w:rsidRDefault="0095096F" w:rsidP="008908E1">
            <w:pPr>
              <w:pStyle w:val="BodyText"/>
              <w:spacing w:line="276" w:lineRule="auto"/>
              <w:jc w:val="both"/>
              <w:rPr>
                <w:ins w:id="4684" w:author="MUKOLWE" w:date="2024-11-26T06:30:00Z"/>
                <w:rPrChange w:id="4685" w:author="MUKOLWE" w:date="2024-11-26T06:34:00Z">
                  <w:rPr>
                    <w:ins w:id="4686" w:author="MUKOLWE" w:date="2024-11-26T06:30:00Z"/>
                    <w:b/>
                  </w:rPr>
                </w:rPrChange>
              </w:rPr>
            </w:pPr>
            <w:ins w:id="4687" w:author="MUKOLWE" w:date="2024-11-26T06:34:00Z">
              <w:r w:rsidRPr="0095096F">
                <w:rPr>
                  <w:rPrChange w:id="4688" w:author="MUKOLWE" w:date="2024-11-26T06:34:00Z">
                    <w:rPr>
                      <w:b/>
                    </w:rPr>
                  </w:rPrChange>
                </w:rPr>
                <w:t>54,000</w:t>
              </w:r>
            </w:ins>
          </w:p>
        </w:tc>
      </w:tr>
    </w:tbl>
    <w:p w14:paraId="43C086F5" w14:textId="3CF611DE" w:rsidR="0095096F" w:rsidRDefault="0095096F" w:rsidP="008908E1">
      <w:pPr>
        <w:pStyle w:val="BodyText"/>
        <w:spacing w:line="276" w:lineRule="auto"/>
        <w:jc w:val="both"/>
        <w:rPr>
          <w:ins w:id="4689" w:author="MUKOLWE" w:date="2024-11-26T06:38:00Z"/>
          <w:b/>
        </w:rPr>
      </w:pPr>
    </w:p>
    <w:p w14:paraId="67BAA41F" w14:textId="340826AF" w:rsidR="0095096F" w:rsidDel="00B57CCE" w:rsidRDefault="0095096F" w:rsidP="00B57CCE">
      <w:pPr>
        <w:pStyle w:val="BodyText"/>
        <w:spacing w:line="276" w:lineRule="auto"/>
        <w:jc w:val="both"/>
        <w:rPr>
          <w:del w:id="4690" w:author="MUKOLWE" w:date="2024-11-26T06:36:00Z"/>
          <w:b/>
        </w:rPr>
      </w:pPr>
    </w:p>
    <w:p w14:paraId="75632866" w14:textId="6E3DFC55" w:rsidR="008908E1" w:rsidRPr="00E14B75" w:rsidDel="0095096F" w:rsidRDefault="008908E1" w:rsidP="00B57CCE">
      <w:pPr>
        <w:pStyle w:val="BodyText"/>
        <w:spacing w:line="276" w:lineRule="auto"/>
        <w:jc w:val="both"/>
        <w:rPr>
          <w:moveFrom w:id="4691" w:author="MUKOLWE" w:date="2024-11-26T06:28:00Z"/>
          <w:i/>
        </w:rPr>
      </w:pPr>
      <w:moveFromRangeStart w:id="4692" w:author="MUKOLWE" w:date="2024-11-26T06:28:00Z" w:name="move183494916"/>
      <w:moveFrom w:id="4693" w:author="MUKOLWE" w:date="2024-11-26T06:28:00Z">
        <w:r w:rsidRPr="0059510C" w:rsidDel="0095096F">
          <w:rPr>
            <w:i/>
            <w:highlight w:val="yellow"/>
            <w:rPrChange w:id="4694" w:author="MUKOLWE" w:date="2024-11-23T01:53:00Z">
              <w:rPr>
                <w:i/>
              </w:rPr>
            </w:rPrChange>
          </w:rPr>
          <w:t>Table 4.</w:t>
        </w:r>
        <w:r w:rsidR="00176A6D" w:rsidRPr="0059510C" w:rsidDel="0095096F">
          <w:rPr>
            <w:i/>
            <w:highlight w:val="yellow"/>
            <w:rPrChange w:id="4695" w:author="MUKOLWE" w:date="2024-11-23T01:53:00Z">
              <w:rPr>
                <w:i/>
              </w:rPr>
            </w:rPrChange>
          </w:rPr>
          <w:t>7</w:t>
        </w:r>
        <w:r w:rsidRPr="0059510C" w:rsidDel="0095096F">
          <w:rPr>
            <w:i/>
            <w:highlight w:val="yellow"/>
            <w:rPrChange w:id="4696" w:author="MUKOLWE" w:date="2024-11-23T01:53:00Z">
              <w:rPr>
                <w:i/>
              </w:rPr>
            </w:rPrChange>
          </w:rPr>
          <w:t>: Milestones</w:t>
        </w:r>
      </w:moveFrom>
    </w:p>
    <w:moveFromRangeEnd w:id="4692"/>
    <w:p w14:paraId="7811C20B" w14:textId="626161AA" w:rsidR="003F2AF2" w:rsidDel="00B57CCE" w:rsidRDefault="003F2AF2" w:rsidP="00B57CCE">
      <w:pPr>
        <w:pStyle w:val="BodyText"/>
        <w:spacing w:line="276" w:lineRule="auto"/>
        <w:jc w:val="both"/>
        <w:rPr>
          <w:del w:id="4697" w:author="MUKOLWE" w:date="2024-11-26T06:36:00Z"/>
          <w:b/>
        </w:rPr>
      </w:pPr>
    </w:p>
    <w:p w14:paraId="5C4E1CE6" w14:textId="77777777" w:rsidR="003F2AF2" w:rsidDel="0059510C" w:rsidRDefault="003F2AF2" w:rsidP="00B57CCE">
      <w:pPr>
        <w:pStyle w:val="BodyText"/>
        <w:spacing w:line="276" w:lineRule="auto"/>
        <w:jc w:val="both"/>
        <w:rPr>
          <w:del w:id="4698" w:author="MUKOLWE" w:date="2024-11-23T01:56:00Z"/>
          <w:b/>
        </w:rPr>
      </w:pPr>
    </w:p>
    <w:p w14:paraId="3BB79BF7" w14:textId="2EF74882" w:rsidR="004F7BBB" w:rsidDel="008574C7" w:rsidRDefault="004F7BBB" w:rsidP="00B57CCE">
      <w:pPr>
        <w:pStyle w:val="BodyText"/>
        <w:spacing w:line="276" w:lineRule="auto"/>
        <w:jc w:val="both"/>
        <w:rPr>
          <w:del w:id="4699" w:author="MUKOLWE" w:date="2024-11-26T06:23:00Z"/>
          <w:b/>
        </w:rPr>
      </w:pPr>
    </w:p>
    <w:p w14:paraId="0DE7289A" w14:textId="676759FD" w:rsidR="003F2AF2" w:rsidDel="00ED62F0" w:rsidRDefault="003F2AF2">
      <w:pPr>
        <w:pStyle w:val="ListParagraph"/>
        <w:numPr>
          <w:ilvl w:val="1"/>
          <w:numId w:val="30"/>
        </w:numPr>
        <w:tabs>
          <w:tab w:val="left" w:pos="2102"/>
        </w:tabs>
        <w:spacing w:line="276" w:lineRule="auto"/>
        <w:ind w:left="0" w:right="7351" w:firstLine="0"/>
        <w:jc w:val="both"/>
        <w:rPr>
          <w:del w:id="4700" w:author="MUKOLWE" w:date="2024-11-26T06:40:00Z"/>
          <w:b/>
          <w:sz w:val="24"/>
        </w:rPr>
        <w:pPrChange w:id="4701" w:author="MUKOLWE" w:date="2024-11-26T06:40:00Z">
          <w:pPr>
            <w:pStyle w:val="ListParagraph"/>
            <w:numPr>
              <w:ilvl w:val="1"/>
              <w:numId w:val="30"/>
            </w:numPr>
            <w:tabs>
              <w:tab w:val="left" w:pos="2102"/>
            </w:tabs>
            <w:spacing w:line="276" w:lineRule="auto"/>
            <w:ind w:left="544" w:right="7351" w:hanging="544"/>
            <w:jc w:val="both"/>
          </w:pPr>
        </w:pPrChange>
      </w:pPr>
      <w:del w:id="4702" w:author="MUKOLWE" w:date="2024-11-26T06:38:00Z">
        <w:r w:rsidDel="00B57CCE">
          <w:rPr>
            <w:b/>
            <w:sz w:val="24"/>
          </w:rPr>
          <w:delText>Break-Even</w:delText>
        </w:r>
        <w:r w:rsidDel="00B57CCE">
          <w:rPr>
            <w:b/>
            <w:spacing w:val="-15"/>
            <w:sz w:val="24"/>
          </w:rPr>
          <w:delText xml:space="preserve"> </w:delText>
        </w:r>
        <w:r w:rsidDel="00B57CCE">
          <w:rPr>
            <w:b/>
            <w:sz w:val="24"/>
          </w:rPr>
          <w:delText>Analysis</w:delText>
        </w:r>
      </w:del>
      <w:del w:id="4703" w:author="MUKOLWE" w:date="2024-11-23T02:46:00Z">
        <w:r w:rsidDel="005F4888">
          <w:rPr>
            <w:b/>
            <w:sz w:val="24"/>
          </w:rPr>
          <w:delText xml:space="preserve"> </w:delText>
        </w:r>
      </w:del>
      <w:del w:id="4704" w:author="MUKOLWE" w:date="2024-11-26T06:38:00Z">
        <w:r w:rsidDel="00ED62F0">
          <w:rPr>
            <w:b/>
            <w:sz w:val="24"/>
          </w:rPr>
          <w:delText>Va</w:delText>
        </w:r>
      </w:del>
      <w:del w:id="4705" w:author="MUKOLWE" w:date="2024-11-26T06:40:00Z">
        <w:r w:rsidR="00EC0835" w:rsidDel="00ED62F0">
          <w:rPr>
            <w:b/>
            <w:sz w:val="24"/>
          </w:rPr>
          <w:delText>ri</w:delText>
        </w:r>
        <w:r w:rsidDel="00ED62F0">
          <w:rPr>
            <w:b/>
            <w:sz w:val="24"/>
          </w:rPr>
          <w:delText>able cost</w:delText>
        </w:r>
      </w:del>
    </w:p>
    <w:p w14:paraId="780D5590" w14:textId="657E038D" w:rsidR="00EA3E5D" w:rsidDel="00ED62F0" w:rsidRDefault="00EA3E5D">
      <w:pPr>
        <w:pStyle w:val="ListParagraph"/>
        <w:numPr>
          <w:ilvl w:val="1"/>
          <w:numId w:val="30"/>
        </w:numPr>
        <w:tabs>
          <w:tab w:val="left" w:pos="2102"/>
        </w:tabs>
        <w:spacing w:line="276" w:lineRule="auto"/>
        <w:ind w:left="0" w:right="7351" w:firstLine="0"/>
        <w:jc w:val="both"/>
        <w:rPr>
          <w:del w:id="4706" w:author="MUKOLWE" w:date="2024-11-23T01:56:00Z"/>
          <w:rStyle w:val="Strong"/>
        </w:rPr>
        <w:pPrChange w:id="4707" w:author="MUKOLWE" w:date="2024-11-26T06:40:00Z">
          <w:pPr>
            <w:spacing w:line="276" w:lineRule="auto"/>
            <w:ind w:left="544" w:right="97"/>
            <w:jc w:val="both"/>
          </w:pPr>
        </w:pPrChange>
      </w:pPr>
    </w:p>
    <w:p w14:paraId="27F9EC21" w14:textId="7F0FBD47" w:rsidR="00ED62F0" w:rsidRDefault="00ED62F0" w:rsidP="00ED62F0">
      <w:pPr>
        <w:pStyle w:val="BodyText"/>
        <w:spacing w:line="276" w:lineRule="auto"/>
        <w:jc w:val="both"/>
        <w:rPr>
          <w:ins w:id="4708" w:author="MUKOLWE" w:date="2024-11-26T06:39:00Z"/>
          <w:b/>
        </w:rPr>
      </w:pPr>
      <w:ins w:id="4709" w:author="MUKOLWE" w:date="2024-11-26T06:39:00Z">
        <w:r>
          <w:rPr>
            <w:b/>
          </w:rPr>
          <w:t>4.4.</w:t>
        </w:r>
        <w:r>
          <w:rPr>
            <w:b/>
          </w:rPr>
          <w:tab/>
          <w:t>Break-Even Analysis</w:t>
        </w:r>
      </w:ins>
    </w:p>
    <w:p w14:paraId="58C1081C" w14:textId="77777777" w:rsidR="00ED62F0" w:rsidRDefault="00ED62F0" w:rsidP="005F4888">
      <w:pPr>
        <w:spacing w:line="276" w:lineRule="auto"/>
        <w:ind w:left="544" w:right="97"/>
        <w:jc w:val="both"/>
        <w:rPr>
          <w:ins w:id="4710" w:author="MUKOLWE" w:date="2024-11-26T06:39:00Z"/>
          <w:rStyle w:val="Strong"/>
          <w:b w:val="0"/>
        </w:rPr>
      </w:pPr>
    </w:p>
    <w:p w14:paraId="0D703B37" w14:textId="3478081E" w:rsidR="00ED62F0" w:rsidRDefault="00ED62F0" w:rsidP="00ED62F0">
      <w:pPr>
        <w:pStyle w:val="BodyText"/>
        <w:spacing w:line="276" w:lineRule="auto"/>
        <w:ind w:left="567"/>
        <w:jc w:val="both"/>
        <w:rPr>
          <w:ins w:id="4711" w:author="MUKOLWE" w:date="2024-11-26T06:39:00Z"/>
          <w:b/>
        </w:rPr>
      </w:pPr>
      <w:ins w:id="4712" w:author="MUKOLWE" w:date="2024-11-26T06:39:00Z">
        <w:r>
          <w:rPr>
            <w:b/>
          </w:rPr>
          <w:t>Variable Cost Break-Even Analysis</w:t>
        </w:r>
      </w:ins>
    </w:p>
    <w:p w14:paraId="3298694D" w14:textId="173A206B" w:rsidR="005F4888" w:rsidRDefault="00EC0835" w:rsidP="005F4888">
      <w:pPr>
        <w:spacing w:line="276" w:lineRule="auto"/>
        <w:ind w:left="544" w:right="97"/>
        <w:jc w:val="both"/>
        <w:rPr>
          <w:ins w:id="4713" w:author="MUKOLWE" w:date="2024-11-23T02:45:00Z"/>
        </w:rPr>
      </w:pPr>
      <w:r>
        <w:rPr>
          <w:rStyle w:val="Strong"/>
          <w:b w:val="0"/>
        </w:rPr>
        <w:t>V</w:t>
      </w:r>
      <w:r w:rsidRPr="00EC0835">
        <w:rPr>
          <w:rStyle w:val="Strong"/>
          <w:b w:val="0"/>
        </w:rPr>
        <w:t>ariable cost</w:t>
      </w:r>
      <w:r>
        <w:t xml:space="preserve"> </w:t>
      </w:r>
      <w:ins w:id="4714" w:author="MUKOLWE" w:date="2024-11-26T06:22:00Z">
        <w:r w:rsidR="008574C7">
          <w:t xml:space="preserve">as presented in Table 4.8, </w:t>
        </w:r>
      </w:ins>
      <w:r>
        <w:t>is an expense that fluctuates directly with the level of production or sales volume. Unlike fixed costs (which remain constant regardless of production levels), variable costs increase or decrease based on the amount of goods or services a company produces or sells.</w:t>
      </w:r>
    </w:p>
    <w:p w14:paraId="55C50CC3" w14:textId="77777777" w:rsidR="008574C7" w:rsidRDefault="008574C7" w:rsidP="008574C7">
      <w:pPr>
        <w:spacing w:line="276" w:lineRule="auto"/>
        <w:ind w:left="544"/>
        <w:jc w:val="both"/>
        <w:rPr>
          <w:ins w:id="4715" w:author="MUKOLWE" w:date="2024-11-26T06:21:00Z"/>
          <w:i/>
        </w:rPr>
      </w:pPr>
    </w:p>
    <w:p w14:paraId="22F3A85E" w14:textId="229F5678" w:rsidR="008574C7" w:rsidRPr="008574C7" w:rsidRDefault="008574C7" w:rsidP="008574C7">
      <w:pPr>
        <w:spacing w:line="276" w:lineRule="auto"/>
        <w:ind w:left="544"/>
        <w:jc w:val="both"/>
        <w:rPr>
          <w:moveTo w:id="4716" w:author="MUKOLWE" w:date="2024-11-26T06:21:00Z"/>
          <w:b/>
          <w:rPrChange w:id="4717" w:author="MUKOLWE" w:date="2024-11-26T06:22:00Z">
            <w:rPr>
              <w:moveTo w:id="4718" w:author="MUKOLWE" w:date="2024-11-26T06:21:00Z"/>
              <w:i/>
            </w:rPr>
          </w:rPrChange>
        </w:rPr>
      </w:pPr>
      <w:moveToRangeStart w:id="4719" w:author="MUKOLWE" w:date="2024-11-26T06:21:00Z" w:name="move183494510"/>
      <w:moveTo w:id="4720" w:author="MUKOLWE" w:date="2024-11-26T06:21:00Z">
        <w:r w:rsidRPr="008574C7">
          <w:rPr>
            <w:b/>
            <w:rPrChange w:id="4721" w:author="MUKOLWE" w:date="2024-11-26T06:22:00Z">
              <w:rPr>
                <w:i/>
              </w:rPr>
            </w:rPrChange>
          </w:rPr>
          <w:t>Table</w:t>
        </w:r>
        <w:r w:rsidRPr="008574C7">
          <w:rPr>
            <w:b/>
            <w:spacing w:val="-7"/>
            <w:rPrChange w:id="4722" w:author="MUKOLWE" w:date="2024-11-26T06:22:00Z">
              <w:rPr>
                <w:i/>
                <w:spacing w:val="-7"/>
              </w:rPr>
            </w:rPrChange>
          </w:rPr>
          <w:t xml:space="preserve"> </w:t>
        </w:r>
        <w:r w:rsidRPr="008574C7">
          <w:rPr>
            <w:b/>
            <w:rPrChange w:id="4723" w:author="MUKOLWE" w:date="2024-11-26T06:22:00Z">
              <w:rPr>
                <w:i/>
              </w:rPr>
            </w:rPrChange>
          </w:rPr>
          <w:t>4.8:</w:t>
        </w:r>
        <w:r w:rsidRPr="008574C7">
          <w:rPr>
            <w:b/>
            <w:spacing w:val="-2"/>
            <w:rPrChange w:id="4724" w:author="MUKOLWE" w:date="2024-11-26T06:22:00Z">
              <w:rPr>
                <w:i/>
                <w:spacing w:val="-2"/>
              </w:rPr>
            </w:rPrChange>
          </w:rPr>
          <w:t xml:space="preserve"> </w:t>
        </w:r>
        <w:r w:rsidRPr="008574C7">
          <w:rPr>
            <w:b/>
            <w:rPrChange w:id="4725" w:author="MUKOLWE" w:date="2024-11-26T06:22:00Z">
              <w:rPr>
                <w:i/>
              </w:rPr>
            </w:rPrChange>
          </w:rPr>
          <w:t>Variable</w:t>
        </w:r>
        <w:r w:rsidRPr="008574C7">
          <w:rPr>
            <w:b/>
            <w:spacing w:val="-6"/>
            <w:rPrChange w:id="4726" w:author="MUKOLWE" w:date="2024-11-26T06:22:00Z">
              <w:rPr>
                <w:i/>
                <w:spacing w:val="-6"/>
              </w:rPr>
            </w:rPrChange>
          </w:rPr>
          <w:t xml:space="preserve"> </w:t>
        </w:r>
        <w:r w:rsidRPr="008574C7">
          <w:rPr>
            <w:b/>
            <w:spacing w:val="-4"/>
            <w:rPrChange w:id="4727" w:author="MUKOLWE" w:date="2024-11-26T06:22:00Z">
              <w:rPr>
                <w:i/>
                <w:spacing w:val="-4"/>
              </w:rPr>
            </w:rPrChange>
          </w:rPr>
          <w:t>costs</w:t>
        </w:r>
      </w:moveTo>
    </w:p>
    <w:tbl>
      <w:tblPr>
        <w:tblpPr w:leftFromText="180" w:rightFromText="180" w:vertAnchor="text" w:horzAnchor="margin" w:tblpXSpec="right" w:tblpY="1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2"/>
        <w:gridCol w:w="1926"/>
        <w:gridCol w:w="2411"/>
        <w:gridCol w:w="1843"/>
      </w:tblGrid>
      <w:tr w:rsidR="008574C7" w14:paraId="4C32B61A" w14:textId="77777777" w:rsidTr="008574C7">
        <w:trPr>
          <w:trHeight w:val="234"/>
          <w:ins w:id="4728" w:author="MUKOLWE" w:date="2024-11-26T06:21:00Z"/>
        </w:trPr>
        <w:tc>
          <w:tcPr>
            <w:tcW w:w="2612" w:type="dxa"/>
            <w:vMerge w:val="restart"/>
          </w:tcPr>
          <w:moveToRangeEnd w:id="4719"/>
          <w:p w14:paraId="4F919CCC" w14:textId="77777777" w:rsidR="008574C7" w:rsidRDefault="008574C7" w:rsidP="008574C7">
            <w:pPr>
              <w:pStyle w:val="TableParagraph"/>
              <w:spacing w:line="259" w:lineRule="auto"/>
              <w:ind w:left="105"/>
              <w:jc w:val="both"/>
              <w:rPr>
                <w:ins w:id="4729" w:author="MUKOLWE" w:date="2024-11-26T06:21:00Z"/>
                <w:b/>
                <w:sz w:val="24"/>
              </w:rPr>
            </w:pPr>
            <w:ins w:id="4730" w:author="MUKOLWE" w:date="2024-11-26T06:21:00Z">
              <w:r>
                <w:rPr>
                  <w:b/>
                  <w:spacing w:val="-2"/>
                  <w:sz w:val="24"/>
                </w:rPr>
                <w:t>Particulars</w:t>
              </w:r>
            </w:ins>
          </w:p>
        </w:tc>
        <w:tc>
          <w:tcPr>
            <w:tcW w:w="6180" w:type="dxa"/>
            <w:gridSpan w:val="3"/>
          </w:tcPr>
          <w:p w14:paraId="20392AFC" w14:textId="77777777" w:rsidR="008574C7" w:rsidRDefault="008574C7" w:rsidP="008574C7">
            <w:pPr>
              <w:pStyle w:val="TableParagraph"/>
              <w:spacing w:line="259" w:lineRule="auto"/>
              <w:jc w:val="center"/>
              <w:rPr>
                <w:ins w:id="4731" w:author="MUKOLWE" w:date="2024-11-26T06:21:00Z"/>
                <w:b/>
                <w:sz w:val="24"/>
              </w:rPr>
            </w:pPr>
            <w:ins w:id="4732" w:author="MUKOLWE" w:date="2024-11-26T06:21:00Z">
              <w:r>
                <w:rPr>
                  <w:b/>
                  <w:spacing w:val="-4"/>
                  <w:sz w:val="24"/>
                </w:rPr>
                <w:t>Year</w:t>
              </w:r>
            </w:ins>
          </w:p>
        </w:tc>
      </w:tr>
      <w:tr w:rsidR="008574C7" w14:paraId="68B45614" w14:textId="77777777" w:rsidTr="008574C7">
        <w:trPr>
          <w:trHeight w:val="294"/>
          <w:ins w:id="4733" w:author="MUKOLWE" w:date="2024-11-26T06:21:00Z"/>
        </w:trPr>
        <w:tc>
          <w:tcPr>
            <w:tcW w:w="2612" w:type="dxa"/>
            <w:vMerge/>
            <w:tcBorders>
              <w:top w:val="nil"/>
            </w:tcBorders>
          </w:tcPr>
          <w:p w14:paraId="5080D1E5" w14:textId="77777777" w:rsidR="008574C7" w:rsidRDefault="008574C7" w:rsidP="008574C7">
            <w:pPr>
              <w:spacing w:line="259" w:lineRule="auto"/>
              <w:jc w:val="both"/>
              <w:rPr>
                <w:ins w:id="4734" w:author="MUKOLWE" w:date="2024-11-26T06:21:00Z"/>
                <w:sz w:val="2"/>
                <w:szCs w:val="2"/>
              </w:rPr>
            </w:pPr>
          </w:p>
        </w:tc>
        <w:tc>
          <w:tcPr>
            <w:tcW w:w="1926" w:type="dxa"/>
          </w:tcPr>
          <w:p w14:paraId="79011ED9" w14:textId="77777777" w:rsidR="008574C7" w:rsidRDefault="008574C7" w:rsidP="008574C7">
            <w:pPr>
              <w:pStyle w:val="TableParagraph"/>
              <w:spacing w:line="259" w:lineRule="auto"/>
              <w:ind w:left="100"/>
              <w:jc w:val="both"/>
              <w:rPr>
                <w:ins w:id="4735" w:author="MUKOLWE" w:date="2024-11-26T06:21:00Z"/>
                <w:b/>
                <w:sz w:val="24"/>
              </w:rPr>
            </w:pPr>
            <w:ins w:id="4736" w:author="MUKOLWE" w:date="2024-11-26T06:21:00Z">
              <w:r>
                <w:rPr>
                  <w:b/>
                  <w:spacing w:val="-4"/>
                  <w:sz w:val="24"/>
                </w:rPr>
                <w:t>2024</w:t>
              </w:r>
            </w:ins>
          </w:p>
        </w:tc>
        <w:tc>
          <w:tcPr>
            <w:tcW w:w="2411" w:type="dxa"/>
          </w:tcPr>
          <w:p w14:paraId="3B0950CF" w14:textId="77777777" w:rsidR="008574C7" w:rsidRDefault="008574C7" w:rsidP="008574C7">
            <w:pPr>
              <w:pStyle w:val="TableParagraph"/>
              <w:spacing w:line="259" w:lineRule="auto"/>
              <w:ind w:left="105"/>
              <w:jc w:val="both"/>
              <w:rPr>
                <w:ins w:id="4737" w:author="MUKOLWE" w:date="2024-11-26T06:21:00Z"/>
                <w:b/>
                <w:sz w:val="24"/>
              </w:rPr>
            </w:pPr>
            <w:ins w:id="4738" w:author="MUKOLWE" w:date="2024-11-26T06:21:00Z">
              <w:r>
                <w:rPr>
                  <w:b/>
                  <w:spacing w:val="-4"/>
                  <w:sz w:val="24"/>
                </w:rPr>
                <w:t>2025</w:t>
              </w:r>
            </w:ins>
          </w:p>
        </w:tc>
        <w:tc>
          <w:tcPr>
            <w:tcW w:w="1843" w:type="dxa"/>
          </w:tcPr>
          <w:p w14:paraId="6F6DF747" w14:textId="77777777" w:rsidR="008574C7" w:rsidRDefault="008574C7" w:rsidP="008574C7">
            <w:pPr>
              <w:pStyle w:val="TableParagraph"/>
              <w:spacing w:line="259" w:lineRule="auto"/>
              <w:ind w:left="104"/>
              <w:jc w:val="both"/>
              <w:rPr>
                <w:ins w:id="4739" w:author="MUKOLWE" w:date="2024-11-26T06:21:00Z"/>
                <w:b/>
                <w:sz w:val="24"/>
              </w:rPr>
            </w:pPr>
            <w:ins w:id="4740" w:author="MUKOLWE" w:date="2024-11-26T06:21:00Z">
              <w:r>
                <w:rPr>
                  <w:b/>
                  <w:spacing w:val="-4"/>
                  <w:sz w:val="24"/>
                </w:rPr>
                <w:t>2026</w:t>
              </w:r>
            </w:ins>
          </w:p>
        </w:tc>
      </w:tr>
      <w:tr w:rsidR="008574C7" w14:paraId="6AE41136" w14:textId="77777777" w:rsidTr="008574C7">
        <w:trPr>
          <w:trHeight w:val="398"/>
          <w:ins w:id="4741" w:author="MUKOLWE" w:date="2024-11-26T06:21:00Z"/>
        </w:trPr>
        <w:tc>
          <w:tcPr>
            <w:tcW w:w="2612" w:type="dxa"/>
          </w:tcPr>
          <w:p w14:paraId="69571DB2" w14:textId="77777777" w:rsidR="008574C7" w:rsidRDefault="008574C7" w:rsidP="008574C7">
            <w:pPr>
              <w:pStyle w:val="TableParagraph"/>
              <w:spacing w:line="259" w:lineRule="auto"/>
              <w:ind w:left="105"/>
              <w:jc w:val="both"/>
              <w:rPr>
                <w:ins w:id="4742" w:author="MUKOLWE" w:date="2024-11-26T06:21:00Z"/>
                <w:sz w:val="24"/>
              </w:rPr>
            </w:pPr>
            <w:ins w:id="4743" w:author="MUKOLWE" w:date="2024-11-26T06:21:00Z">
              <w:r>
                <w:rPr>
                  <w:sz w:val="24"/>
                </w:rPr>
                <w:t>Salary</w:t>
              </w:r>
              <w:r>
                <w:rPr>
                  <w:spacing w:val="-9"/>
                  <w:sz w:val="24"/>
                </w:rPr>
                <w:t xml:space="preserve"> </w:t>
              </w:r>
              <w:r>
                <w:rPr>
                  <w:sz w:val="24"/>
                </w:rPr>
                <w:t>and</w:t>
              </w:r>
              <w:r>
                <w:rPr>
                  <w:spacing w:val="1"/>
                  <w:sz w:val="24"/>
                </w:rPr>
                <w:t xml:space="preserve"> </w:t>
              </w:r>
              <w:r>
                <w:rPr>
                  <w:sz w:val="24"/>
                </w:rPr>
                <w:t>wages</w:t>
              </w:r>
              <w:r>
                <w:rPr>
                  <w:spacing w:val="-1"/>
                  <w:sz w:val="24"/>
                </w:rPr>
                <w:t xml:space="preserve"> </w:t>
              </w:r>
              <w:r>
                <w:rPr>
                  <w:spacing w:val="-4"/>
                  <w:sz w:val="24"/>
                </w:rPr>
                <w:t>(Ksh)</w:t>
              </w:r>
            </w:ins>
          </w:p>
        </w:tc>
        <w:tc>
          <w:tcPr>
            <w:tcW w:w="1926" w:type="dxa"/>
          </w:tcPr>
          <w:p w14:paraId="4E1B2D19" w14:textId="77777777" w:rsidR="008574C7" w:rsidRDefault="008574C7" w:rsidP="008574C7">
            <w:pPr>
              <w:pStyle w:val="TableParagraph"/>
              <w:spacing w:line="259" w:lineRule="auto"/>
              <w:ind w:left="100"/>
              <w:jc w:val="both"/>
              <w:rPr>
                <w:ins w:id="4744" w:author="MUKOLWE" w:date="2024-11-26T06:21:00Z"/>
                <w:sz w:val="24"/>
              </w:rPr>
            </w:pPr>
            <w:ins w:id="4745" w:author="MUKOLWE" w:date="2024-11-26T06:21:00Z">
              <w:r>
                <w:rPr>
                  <w:spacing w:val="-2"/>
                  <w:sz w:val="24"/>
                </w:rPr>
                <w:t>50,000</w:t>
              </w:r>
            </w:ins>
          </w:p>
        </w:tc>
        <w:tc>
          <w:tcPr>
            <w:tcW w:w="2411" w:type="dxa"/>
          </w:tcPr>
          <w:p w14:paraId="039E0675" w14:textId="77777777" w:rsidR="008574C7" w:rsidRDefault="008574C7" w:rsidP="008574C7">
            <w:pPr>
              <w:pStyle w:val="TableParagraph"/>
              <w:spacing w:line="259" w:lineRule="auto"/>
              <w:ind w:left="105"/>
              <w:jc w:val="both"/>
              <w:rPr>
                <w:ins w:id="4746" w:author="MUKOLWE" w:date="2024-11-26T06:21:00Z"/>
                <w:sz w:val="24"/>
              </w:rPr>
            </w:pPr>
            <w:ins w:id="4747" w:author="MUKOLWE" w:date="2024-11-26T06:21:00Z">
              <w:r>
                <w:rPr>
                  <w:spacing w:val="-2"/>
                  <w:sz w:val="24"/>
                </w:rPr>
                <w:t>32,400</w:t>
              </w:r>
            </w:ins>
          </w:p>
        </w:tc>
        <w:tc>
          <w:tcPr>
            <w:tcW w:w="1843" w:type="dxa"/>
          </w:tcPr>
          <w:p w14:paraId="606A58F8" w14:textId="77777777" w:rsidR="008574C7" w:rsidRDefault="008574C7" w:rsidP="008574C7">
            <w:pPr>
              <w:pStyle w:val="TableParagraph"/>
              <w:spacing w:line="259" w:lineRule="auto"/>
              <w:ind w:left="210"/>
              <w:jc w:val="both"/>
              <w:rPr>
                <w:ins w:id="4748" w:author="MUKOLWE" w:date="2024-11-26T06:21:00Z"/>
                <w:sz w:val="24"/>
              </w:rPr>
            </w:pPr>
            <w:ins w:id="4749" w:author="MUKOLWE" w:date="2024-11-26T06:21:00Z">
              <w:r>
                <w:rPr>
                  <w:spacing w:val="-2"/>
                  <w:sz w:val="24"/>
                </w:rPr>
                <w:t>324,000</w:t>
              </w:r>
            </w:ins>
          </w:p>
        </w:tc>
      </w:tr>
      <w:tr w:rsidR="008574C7" w14:paraId="02EC8F1B" w14:textId="77777777" w:rsidTr="008574C7">
        <w:trPr>
          <w:trHeight w:val="276"/>
          <w:ins w:id="4750" w:author="MUKOLWE" w:date="2024-11-26T06:21:00Z"/>
        </w:trPr>
        <w:tc>
          <w:tcPr>
            <w:tcW w:w="2612" w:type="dxa"/>
          </w:tcPr>
          <w:p w14:paraId="4A752CC4" w14:textId="77777777" w:rsidR="008574C7" w:rsidRDefault="008574C7" w:rsidP="008574C7">
            <w:pPr>
              <w:pStyle w:val="TableParagraph"/>
              <w:spacing w:line="259" w:lineRule="auto"/>
              <w:ind w:left="105"/>
              <w:jc w:val="both"/>
              <w:rPr>
                <w:ins w:id="4751" w:author="MUKOLWE" w:date="2024-11-26T06:21:00Z"/>
                <w:sz w:val="24"/>
              </w:rPr>
            </w:pPr>
            <w:ins w:id="4752" w:author="MUKOLWE" w:date="2024-11-26T06:21:00Z">
              <w:r>
                <w:rPr>
                  <w:sz w:val="24"/>
                </w:rPr>
                <w:t>Rent</w:t>
              </w:r>
              <w:r>
                <w:rPr>
                  <w:spacing w:val="1"/>
                  <w:sz w:val="24"/>
                </w:rPr>
                <w:t xml:space="preserve"> </w:t>
              </w:r>
              <w:r>
                <w:rPr>
                  <w:spacing w:val="-2"/>
                  <w:sz w:val="24"/>
                </w:rPr>
                <w:t>(Ksh)</w:t>
              </w:r>
            </w:ins>
          </w:p>
        </w:tc>
        <w:tc>
          <w:tcPr>
            <w:tcW w:w="1926" w:type="dxa"/>
          </w:tcPr>
          <w:p w14:paraId="0C4347A1" w14:textId="77777777" w:rsidR="008574C7" w:rsidRDefault="008574C7" w:rsidP="008574C7">
            <w:pPr>
              <w:pStyle w:val="TableParagraph"/>
              <w:spacing w:line="259" w:lineRule="auto"/>
              <w:ind w:left="100"/>
              <w:jc w:val="both"/>
              <w:rPr>
                <w:ins w:id="4753" w:author="MUKOLWE" w:date="2024-11-26T06:21:00Z"/>
                <w:sz w:val="24"/>
              </w:rPr>
            </w:pPr>
            <w:ins w:id="4754" w:author="MUKOLWE" w:date="2024-11-26T06:21:00Z">
              <w:r>
                <w:rPr>
                  <w:spacing w:val="-2"/>
                  <w:sz w:val="24"/>
                </w:rPr>
                <w:t>24,000</w:t>
              </w:r>
            </w:ins>
          </w:p>
        </w:tc>
        <w:tc>
          <w:tcPr>
            <w:tcW w:w="2411" w:type="dxa"/>
          </w:tcPr>
          <w:p w14:paraId="0C1F9899" w14:textId="77777777" w:rsidR="008574C7" w:rsidRDefault="008574C7" w:rsidP="008574C7">
            <w:pPr>
              <w:pStyle w:val="TableParagraph"/>
              <w:spacing w:line="259" w:lineRule="auto"/>
              <w:ind w:left="105"/>
              <w:jc w:val="both"/>
              <w:rPr>
                <w:ins w:id="4755" w:author="MUKOLWE" w:date="2024-11-26T06:21:00Z"/>
                <w:sz w:val="24"/>
              </w:rPr>
            </w:pPr>
            <w:ins w:id="4756" w:author="MUKOLWE" w:date="2024-11-26T06:21:00Z">
              <w:r>
                <w:rPr>
                  <w:spacing w:val="-2"/>
                  <w:sz w:val="24"/>
                </w:rPr>
                <w:t>24,000</w:t>
              </w:r>
            </w:ins>
          </w:p>
        </w:tc>
        <w:tc>
          <w:tcPr>
            <w:tcW w:w="1843" w:type="dxa"/>
          </w:tcPr>
          <w:p w14:paraId="332DE665" w14:textId="77777777" w:rsidR="008574C7" w:rsidRDefault="008574C7" w:rsidP="008574C7">
            <w:pPr>
              <w:pStyle w:val="TableParagraph"/>
              <w:spacing w:line="259" w:lineRule="auto"/>
              <w:ind w:left="104"/>
              <w:jc w:val="both"/>
              <w:rPr>
                <w:ins w:id="4757" w:author="MUKOLWE" w:date="2024-11-26T06:21:00Z"/>
                <w:sz w:val="24"/>
              </w:rPr>
            </w:pPr>
            <w:ins w:id="4758" w:author="MUKOLWE" w:date="2024-11-26T06:21:00Z">
              <w:r>
                <w:rPr>
                  <w:spacing w:val="-2"/>
                  <w:sz w:val="24"/>
                </w:rPr>
                <w:t>24,000</w:t>
              </w:r>
            </w:ins>
          </w:p>
        </w:tc>
      </w:tr>
      <w:tr w:rsidR="008574C7" w14:paraId="775302A2" w14:textId="77777777" w:rsidTr="008574C7">
        <w:trPr>
          <w:trHeight w:val="252"/>
          <w:ins w:id="4759" w:author="MUKOLWE" w:date="2024-11-26T06:21:00Z"/>
        </w:trPr>
        <w:tc>
          <w:tcPr>
            <w:tcW w:w="2612" w:type="dxa"/>
          </w:tcPr>
          <w:p w14:paraId="483AAD30" w14:textId="77777777" w:rsidR="008574C7" w:rsidRDefault="008574C7" w:rsidP="008574C7">
            <w:pPr>
              <w:pStyle w:val="TableParagraph"/>
              <w:spacing w:line="259" w:lineRule="auto"/>
              <w:ind w:left="105"/>
              <w:jc w:val="both"/>
              <w:rPr>
                <w:ins w:id="4760" w:author="MUKOLWE" w:date="2024-11-26T06:21:00Z"/>
                <w:sz w:val="24"/>
              </w:rPr>
            </w:pPr>
            <w:ins w:id="4761" w:author="MUKOLWE" w:date="2024-11-26T06:21:00Z">
              <w:r>
                <w:rPr>
                  <w:sz w:val="24"/>
                </w:rPr>
                <w:t>License</w:t>
              </w:r>
              <w:r>
                <w:rPr>
                  <w:spacing w:val="-11"/>
                  <w:sz w:val="24"/>
                </w:rPr>
                <w:t xml:space="preserve"> </w:t>
              </w:r>
              <w:r>
                <w:rPr>
                  <w:spacing w:val="-4"/>
                  <w:sz w:val="24"/>
                </w:rPr>
                <w:t>(Ksh)</w:t>
              </w:r>
            </w:ins>
          </w:p>
        </w:tc>
        <w:tc>
          <w:tcPr>
            <w:tcW w:w="1926" w:type="dxa"/>
          </w:tcPr>
          <w:p w14:paraId="0E12F4FE" w14:textId="77777777" w:rsidR="008574C7" w:rsidRDefault="008574C7" w:rsidP="008574C7">
            <w:pPr>
              <w:pStyle w:val="TableParagraph"/>
              <w:spacing w:line="259" w:lineRule="auto"/>
              <w:ind w:left="100"/>
              <w:jc w:val="both"/>
              <w:rPr>
                <w:ins w:id="4762" w:author="MUKOLWE" w:date="2024-11-26T06:21:00Z"/>
                <w:sz w:val="24"/>
              </w:rPr>
            </w:pPr>
            <w:ins w:id="4763" w:author="MUKOLWE" w:date="2024-11-26T06:21:00Z">
              <w:r>
                <w:rPr>
                  <w:spacing w:val="-5"/>
                  <w:sz w:val="24"/>
                </w:rPr>
                <w:t>300</w:t>
              </w:r>
            </w:ins>
          </w:p>
        </w:tc>
        <w:tc>
          <w:tcPr>
            <w:tcW w:w="2411" w:type="dxa"/>
          </w:tcPr>
          <w:p w14:paraId="084D63A2" w14:textId="77777777" w:rsidR="008574C7" w:rsidRDefault="008574C7" w:rsidP="008574C7">
            <w:pPr>
              <w:pStyle w:val="TableParagraph"/>
              <w:spacing w:line="259" w:lineRule="auto"/>
              <w:ind w:left="105"/>
              <w:jc w:val="both"/>
              <w:rPr>
                <w:ins w:id="4764" w:author="MUKOLWE" w:date="2024-11-26T06:21:00Z"/>
                <w:sz w:val="24"/>
              </w:rPr>
            </w:pPr>
            <w:ins w:id="4765" w:author="MUKOLWE" w:date="2024-11-26T06:21:00Z">
              <w:r>
                <w:rPr>
                  <w:spacing w:val="-5"/>
                  <w:sz w:val="24"/>
                </w:rPr>
                <w:t>300</w:t>
              </w:r>
            </w:ins>
          </w:p>
        </w:tc>
        <w:tc>
          <w:tcPr>
            <w:tcW w:w="1843" w:type="dxa"/>
          </w:tcPr>
          <w:p w14:paraId="1BF3E98A" w14:textId="77777777" w:rsidR="008574C7" w:rsidRDefault="008574C7" w:rsidP="008574C7">
            <w:pPr>
              <w:pStyle w:val="TableParagraph"/>
              <w:spacing w:line="259" w:lineRule="auto"/>
              <w:ind w:left="104"/>
              <w:jc w:val="both"/>
              <w:rPr>
                <w:ins w:id="4766" w:author="MUKOLWE" w:date="2024-11-26T06:21:00Z"/>
                <w:sz w:val="24"/>
              </w:rPr>
            </w:pPr>
            <w:ins w:id="4767" w:author="MUKOLWE" w:date="2024-11-26T06:21:00Z">
              <w:r>
                <w:rPr>
                  <w:spacing w:val="-5"/>
                  <w:sz w:val="24"/>
                </w:rPr>
                <w:t>300</w:t>
              </w:r>
            </w:ins>
          </w:p>
        </w:tc>
      </w:tr>
      <w:tr w:rsidR="008574C7" w14:paraId="6E3C1996" w14:textId="77777777" w:rsidTr="008574C7">
        <w:trPr>
          <w:trHeight w:val="258"/>
          <w:ins w:id="4768" w:author="MUKOLWE" w:date="2024-11-26T06:21:00Z"/>
        </w:trPr>
        <w:tc>
          <w:tcPr>
            <w:tcW w:w="2612" w:type="dxa"/>
          </w:tcPr>
          <w:p w14:paraId="46990733" w14:textId="77777777" w:rsidR="008574C7" w:rsidRDefault="008574C7" w:rsidP="008574C7">
            <w:pPr>
              <w:pStyle w:val="TableParagraph"/>
              <w:spacing w:line="259" w:lineRule="auto"/>
              <w:ind w:left="105"/>
              <w:jc w:val="both"/>
              <w:rPr>
                <w:ins w:id="4769" w:author="MUKOLWE" w:date="2024-11-26T06:21:00Z"/>
                <w:sz w:val="24"/>
              </w:rPr>
            </w:pPr>
            <w:ins w:id="4770" w:author="MUKOLWE" w:date="2024-11-26T06:21:00Z">
              <w:r>
                <w:rPr>
                  <w:sz w:val="24"/>
                </w:rPr>
                <w:t>Insurance</w:t>
              </w:r>
              <w:r>
                <w:rPr>
                  <w:spacing w:val="-10"/>
                  <w:sz w:val="24"/>
                </w:rPr>
                <w:t xml:space="preserve"> </w:t>
              </w:r>
              <w:r>
                <w:rPr>
                  <w:spacing w:val="-4"/>
                  <w:sz w:val="24"/>
                </w:rPr>
                <w:t>(Ksh)</w:t>
              </w:r>
            </w:ins>
          </w:p>
        </w:tc>
        <w:tc>
          <w:tcPr>
            <w:tcW w:w="1926" w:type="dxa"/>
          </w:tcPr>
          <w:p w14:paraId="77B5FD3A" w14:textId="77777777" w:rsidR="008574C7" w:rsidRDefault="008574C7" w:rsidP="008574C7">
            <w:pPr>
              <w:pStyle w:val="TableParagraph"/>
              <w:spacing w:line="259" w:lineRule="auto"/>
              <w:ind w:left="100"/>
              <w:jc w:val="both"/>
              <w:rPr>
                <w:ins w:id="4771" w:author="MUKOLWE" w:date="2024-11-26T06:21:00Z"/>
                <w:sz w:val="24"/>
              </w:rPr>
            </w:pPr>
            <w:ins w:id="4772" w:author="MUKOLWE" w:date="2024-11-26T06:21:00Z">
              <w:r>
                <w:rPr>
                  <w:spacing w:val="-10"/>
                  <w:sz w:val="24"/>
                </w:rPr>
                <w:t>0</w:t>
              </w:r>
            </w:ins>
          </w:p>
        </w:tc>
        <w:tc>
          <w:tcPr>
            <w:tcW w:w="2411" w:type="dxa"/>
          </w:tcPr>
          <w:p w14:paraId="1BC081C6" w14:textId="77777777" w:rsidR="008574C7" w:rsidRDefault="008574C7" w:rsidP="008574C7">
            <w:pPr>
              <w:pStyle w:val="TableParagraph"/>
              <w:spacing w:line="259" w:lineRule="auto"/>
              <w:ind w:left="105"/>
              <w:jc w:val="both"/>
              <w:rPr>
                <w:ins w:id="4773" w:author="MUKOLWE" w:date="2024-11-26T06:21:00Z"/>
                <w:sz w:val="24"/>
              </w:rPr>
            </w:pPr>
            <w:ins w:id="4774" w:author="MUKOLWE" w:date="2024-11-26T06:21:00Z">
              <w:r>
                <w:rPr>
                  <w:spacing w:val="-10"/>
                  <w:sz w:val="24"/>
                </w:rPr>
                <w:t>0</w:t>
              </w:r>
            </w:ins>
          </w:p>
        </w:tc>
        <w:tc>
          <w:tcPr>
            <w:tcW w:w="1843" w:type="dxa"/>
          </w:tcPr>
          <w:p w14:paraId="433F4B64" w14:textId="77777777" w:rsidR="008574C7" w:rsidRDefault="008574C7" w:rsidP="008574C7">
            <w:pPr>
              <w:pStyle w:val="TableParagraph"/>
              <w:spacing w:line="259" w:lineRule="auto"/>
              <w:ind w:left="210"/>
              <w:jc w:val="both"/>
              <w:rPr>
                <w:ins w:id="4775" w:author="MUKOLWE" w:date="2024-11-26T06:21:00Z"/>
                <w:sz w:val="24"/>
              </w:rPr>
            </w:pPr>
            <w:ins w:id="4776" w:author="MUKOLWE" w:date="2024-11-26T06:21:00Z">
              <w:r>
                <w:rPr>
                  <w:spacing w:val="-10"/>
                  <w:sz w:val="24"/>
                </w:rPr>
                <w:t>0</w:t>
              </w:r>
            </w:ins>
          </w:p>
        </w:tc>
      </w:tr>
      <w:tr w:rsidR="008574C7" w14:paraId="0B9EDD80" w14:textId="77777777" w:rsidTr="008574C7">
        <w:trPr>
          <w:trHeight w:val="346"/>
          <w:ins w:id="4777" w:author="MUKOLWE" w:date="2024-11-26T06:21:00Z"/>
        </w:trPr>
        <w:tc>
          <w:tcPr>
            <w:tcW w:w="2612" w:type="dxa"/>
          </w:tcPr>
          <w:p w14:paraId="12AE7CAA" w14:textId="77777777" w:rsidR="008574C7" w:rsidRDefault="008574C7" w:rsidP="008574C7">
            <w:pPr>
              <w:pStyle w:val="TableParagraph"/>
              <w:spacing w:line="259" w:lineRule="auto"/>
              <w:ind w:left="105"/>
              <w:jc w:val="both"/>
              <w:rPr>
                <w:ins w:id="4778" w:author="MUKOLWE" w:date="2024-11-26T06:21:00Z"/>
                <w:b/>
                <w:sz w:val="24"/>
              </w:rPr>
            </w:pPr>
            <w:ins w:id="4779" w:author="MUKOLWE" w:date="2024-11-26T06:21:00Z">
              <w:r>
                <w:rPr>
                  <w:b/>
                  <w:sz w:val="24"/>
                </w:rPr>
                <w:t>Total</w:t>
              </w:r>
              <w:r>
                <w:rPr>
                  <w:b/>
                  <w:spacing w:val="-4"/>
                  <w:sz w:val="24"/>
                </w:rPr>
                <w:t xml:space="preserve"> </w:t>
              </w:r>
              <w:r>
                <w:rPr>
                  <w:b/>
                  <w:spacing w:val="-2"/>
                  <w:sz w:val="24"/>
                </w:rPr>
                <w:t>(Ksh)</w:t>
              </w:r>
            </w:ins>
          </w:p>
        </w:tc>
        <w:tc>
          <w:tcPr>
            <w:tcW w:w="1926" w:type="dxa"/>
          </w:tcPr>
          <w:p w14:paraId="4AF15242" w14:textId="77777777" w:rsidR="008574C7" w:rsidRDefault="008574C7" w:rsidP="008574C7">
            <w:pPr>
              <w:pStyle w:val="TableParagraph"/>
              <w:spacing w:line="259" w:lineRule="auto"/>
              <w:ind w:left="100"/>
              <w:jc w:val="both"/>
              <w:rPr>
                <w:ins w:id="4780" w:author="MUKOLWE" w:date="2024-11-26T06:21:00Z"/>
                <w:b/>
                <w:sz w:val="24"/>
              </w:rPr>
            </w:pPr>
            <w:ins w:id="4781" w:author="MUKOLWE" w:date="2024-11-26T06:21:00Z">
              <w:r>
                <w:rPr>
                  <w:b/>
                  <w:spacing w:val="-2"/>
                  <w:sz w:val="24"/>
                </w:rPr>
                <w:t>74,300</w:t>
              </w:r>
            </w:ins>
          </w:p>
        </w:tc>
        <w:tc>
          <w:tcPr>
            <w:tcW w:w="2411" w:type="dxa"/>
          </w:tcPr>
          <w:p w14:paraId="26ED9947" w14:textId="77777777" w:rsidR="008574C7" w:rsidRDefault="008574C7" w:rsidP="008574C7">
            <w:pPr>
              <w:pStyle w:val="TableParagraph"/>
              <w:spacing w:line="259" w:lineRule="auto"/>
              <w:ind w:left="105"/>
              <w:jc w:val="both"/>
              <w:rPr>
                <w:ins w:id="4782" w:author="MUKOLWE" w:date="2024-11-26T06:21:00Z"/>
                <w:b/>
                <w:sz w:val="24"/>
              </w:rPr>
            </w:pPr>
            <w:ins w:id="4783" w:author="MUKOLWE" w:date="2024-11-26T06:21:00Z">
              <w:r>
                <w:rPr>
                  <w:b/>
                  <w:spacing w:val="-2"/>
                  <w:sz w:val="24"/>
                </w:rPr>
                <w:t>664,000</w:t>
              </w:r>
            </w:ins>
          </w:p>
        </w:tc>
        <w:tc>
          <w:tcPr>
            <w:tcW w:w="1843" w:type="dxa"/>
          </w:tcPr>
          <w:p w14:paraId="041DF078" w14:textId="77777777" w:rsidR="008574C7" w:rsidRDefault="008574C7" w:rsidP="008574C7">
            <w:pPr>
              <w:pStyle w:val="TableParagraph"/>
              <w:spacing w:line="259" w:lineRule="auto"/>
              <w:ind w:left="210"/>
              <w:jc w:val="both"/>
              <w:rPr>
                <w:ins w:id="4784" w:author="MUKOLWE" w:date="2024-11-26T06:21:00Z"/>
                <w:b/>
                <w:sz w:val="24"/>
              </w:rPr>
            </w:pPr>
            <w:ins w:id="4785" w:author="MUKOLWE" w:date="2024-11-26T06:21:00Z">
              <w:r>
                <w:rPr>
                  <w:b/>
                  <w:spacing w:val="-2"/>
                  <w:sz w:val="24"/>
                </w:rPr>
                <w:t>564,000</w:t>
              </w:r>
            </w:ins>
          </w:p>
        </w:tc>
      </w:tr>
      <w:tr w:rsidR="008574C7" w14:paraId="0B1D1382" w14:textId="77777777" w:rsidTr="008574C7">
        <w:trPr>
          <w:trHeight w:val="280"/>
          <w:ins w:id="4786" w:author="MUKOLWE" w:date="2024-11-26T06:21:00Z"/>
        </w:trPr>
        <w:tc>
          <w:tcPr>
            <w:tcW w:w="2612" w:type="dxa"/>
          </w:tcPr>
          <w:p w14:paraId="68A429ED" w14:textId="77777777" w:rsidR="008574C7" w:rsidRDefault="008574C7" w:rsidP="008574C7">
            <w:pPr>
              <w:pStyle w:val="TableParagraph"/>
              <w:spacing w:line="259" w:lineRule="auto"/>
              <w:ind w:left="105"/>
              <w:jc w:val="both"/>
              <w:rPr>
                <w:ins w:id="4787" w:author="MUKOLWE" w:date="2024-11-26T06:21:00Z"/>
                <w:sz w:val="24"/>
              </w:rPr>
            </w:pPr>
            <w:ins w:id="4788" w:author="MUKOLWE" w:date="2024-11-26T06:21:00Z">
              <w:r>
                <w:rPr>
                  <w:sz w:val="24"/>
                </w:rPr>
                <w:t>Sales</w:t>
              </w:r>
              <w:r>
                <w:rPr>
                  <w:spacing w:val="-4"/>
                  <w:sz w:val="24"/>
                </w:rPr>
                <w:t xml:space="preserve"> </w:t>
              </w:r>
              <w:r>
                <w:rPr>
                  <w:spacing w:val="-2"/>
                  <w:sz w:val="24"/>
                </w:rPr>
                <w:t>(Ksh)</w:t>
              </w:r>
            </w:ins>
          </w:p>
        </w:tc>
        <w:tc>
          <w:tcPr>
            <w:tcW w:w="1926" w:type="dxa"/>
          </w:tcPr>
          <w:p w14:paraId="7CE94C4D" w14:textId="77777777" w:rsidR="008574C7" w:rsidRDefault="008574C7" w:rsidP="008574C7">
            <w:pPr>
              <w:pStyle w:val="TableParagraph"/>
              <w:spacing w:line="259" w:lineRule="auto"/>
              <w:ind w:left="100"/>
              <w:jc w:val="both"/>
              <w:rPr>
                <w:ins w:id="4789" w:author="MUKOLWE" w:date="2024-11-26T06:21:00Z"/>
                <w:sz w:val="24"/>
              </w:rPr>
            </w:pPr>
            <w:ins w:id="4790" w:author="MUKOLWE" w:date="2024-11-26T06:21:00Z">
              <w:r>
                <w:rPr>
                  <w:spacing w:val="-2"/>
                  <w:sz w:val="24"/>
                </w:rPr>
                <w:t>120,600</w:t>
              </w:r>
            </w:ins>
          </w:p>
        </w:tc>
        <w:tc>
          <w:tcPr>
            <w:tcW w:w="2411" w:type="dxa"/>
          </w:tcPr>
          <w:p w14:paraId="1D2112B2" w14:textId="77777777" w:rsidR="008574C7" w:rsidRDefault="008574C7" w:rsidP="008574C7">
            <w:pPr>
              <w:pStyle w:val="TableParagraph"/>
              <w:spacing w:line="259" w:lineRule="auto"/>
              <w:ind w:left="105"/>
              <w:jc w:val="both"/>
              <w:rPr>
                <w:ins w:id="4791" w:author="MUKOLWE" w:date="2024-11-26T06:21:00Z"/>
                <w:sz w:val="24"/>
              </w:rPr>
            </w:pPr>
            <w:ins w:id="4792" w:author="MUKOLWE" w:date="2024-11-26T06:21:00Z">
              <w:r>
                <w:rPr>
                  <w:spacing w:val="-2"/>
                  <w:sz w:val="24"/>
                </w:rPr>
                <w:t>2,500,000</w:t>
              </w:r>
            </w:ins>
          </w:p>
        </w:tc>
        <w:tc>
          <w:tcPr>
            <w:tcW w:w="1843" w:type="dxa"/>
          </w:tcPr>
          <w:p w14:paraId="18D6FFB9" w14:textId="77777777" w:rsidR="008574C7" w:rsidRDefault="008574C7" w:rsidP="008574C7">
            <w:pPr>
              <w:pStyle w:val="TableParagraph"/>
              <w:spacing w:line="259" w:lineRule="auto"/>
              <w:ind w:left="210"/>
              <w:jc w:val="both"/>
              <w:rPr>
                <w:ins w:id="4793" w:author="MUKOLWE" w:date="2024-11-26T06:21:00Z"/>
                <w:sz w:val="24"/>
              </w:rPr>
            </w:pPr>
            <w:ins w:id="4794" w:author="MUKOLWE" w:date="2024-11-26T06:21:00Z">
              <w:r>
                <w:rPr>
                  <w:spacing w:val="-2"/>
                  <w:sz w:val="24"/>
                </w:rPr>
                <w:t>2,500,800</w:t>
              </w:r>
            </w:ins>
          </w:p>
        </w:tc>
      </w:tr>
      <w:tr w:rsidR="008574C7" w14:paraId="03195240" w14:textId="77777777" w:rsidTr="008574C7">
        <w:trPr>
          <w:trHeight w:val="256"/>
          <w:ins w:id="4795" w:author="MUKOLWE" w:date="2024-11-26T06:21:00Z"/>
        </w:trPr>
        <w:tc>
          <w:tcPr>
            <w:tcW w:w="2612" w:type="dxa"/>
          </w:tcPr>
          <w:p w14:paraId="758217A6" w14:textId="77777777" w:rsidR="008574C7" w:rsidRDefault="008574C7" w:rsidP="008574C7">
            <w:pPr>
              <w:pStyle w:val="TableParagraph"/>
              <w:spacing w:line="259" w:lineRule="auto"/>
              <w:ind w:left="105"/>
              <w:jc w:val="both"/>
              <w:rPr>
                <w:ins w:id="4796" w:author="MUKOLWE" w:date="2024-11-26T06:21:00Z"/>
                <w:sz w:val="24"/>
              </w:rPr>
            </w:pPr>
            <w:ins w:id="4797" w:author="MUKOLWE" w:date="2024-11-26T06:21:00Z">
              <w:r>
                <w:rPr>
                  <w:sz w:val="24"/>
                </w:rPr>
                <w:t>Net</w:t>
              </w:r>
              <w:r>
                <w:rPr>
                  <w:spacing w:val="-4"/>
                  <w:sz w:val="24"/>
                </w:rPr>
                <w:t xml:space="preserve"> </w:t>
              </w:r>
              <w:r>
                <w:rPr>
                  <w:sz w:val="24"/>
                </w:rPr>
                <w:t>profit</w:t>
              </w:r>
              <w:r>
                <w:rPr>
                  <w:spacing w:val="-3"/>
                  <w:sz w:val="24"/>
                </w:rPr>
                <w:t xml:space="preserve"> </w:t>
              </w:r>
              <w:r>
                <w:rPr>
                  <w:spacing w:val="-2"/>
                  <w:sz w:val="24"/>
                </w:rPr>
                <w:t>(Ksh)</w:t>
              </w:r>
            </w:ins>
          </w:p>
        </w:tc>
        <w:tc>
          <w:tcPr>
            <w:tcW w:w="1926" w:type="dxa"/>
          </w:tcPr>
          <w:p w14:paraId="1AD228B4" w14:textId="77777777" w:rsidR="008574C7" w:rsidRDefault="008574C7" w:rsidP="008574C7">
            <w:pPr>
              <w:pStyle w:val="TableParagraph"/>
              <w:spacing w:line="259" w:lineRule="auto"/>
              <w:ind w:left="100"/>
              <w:jc w:val="both"/>
              <w:rPr>
                <w:ins w:id="4798" w:author="MUKOLWE" w:date="2024-11-26T06:21:00Z"/>
                <w:sz w:val="24"/>
              </w:rPr>
            </w:pPr>
            <w:ins w:id="4799" w:author="MUKOLWE" w:date="2024-11-26T06:21:00Z">
              <w:r>
                <w:rPr>
                  <w:spacing w:val="-2"/>
                  <w:sz w:val="24"/>
                </w:rPr>
                <w:t>113,170</w:t>
              </w:r>
            </w:ins>
          </w:p>
        </w:tc>
        <w:tc>
          <w:tcPr>
            <w:tcW w:w="2411" w:type="dxa"/>
          </w:tcPr>
          <w:p w14:paraId="0B703C5D" w14:textId="77777777" w:rsidR="008574C7" w:rsidRDefault="008574C7" w:rsidP="008574C7">
            <w:pPr>
              <w:pStyle w:val="TableParagraph"/>
              <w:spacing w:line="259" w:lineRule="auto"/>
              <w:ind w:left="105"/>
              <w:jc w:val="both"/>
              <w:rPr>
                <w:ins w:id="4800" w:author="MUKOLWE" w:date="2024-11-26T06:21:00Z"/>
                <w:sz w:val="24"/>
              </w:rPr>
            </w:pPr>
            <w:ins w:id="4801" w:author="MUKOLWE" w:date="2024-11-26T06:21:00Z">
              <w:r>
                <w:rPr>
                  <w:spacing w:val="-2"/>
                  <w:sz w:val="24"/>
                </w:rPr>
                <w:t>143,360</w:t>
              </w:r>
            </w:ins>
          </w:p>
        </w:tc>
        <w:tc>
          <w:tcPr>
            <w:tcW w:w="1843" w:type="dxa"/>
          </w:tcPr>
          <w:p w14:paraId="6BC86D63" w14:textId="77777777" w:rsidR="008574C7" w:rsidRDefault="008574C7" w:rsidP="008574C7">
            <w:pPr>
              <w:pStyle w:val="TableParagraph"/>
              <w:spacing w:line="259" w:lineRule="auto"/>
              <w:ind w:left="104"/>
              <w:jc w:val="both"/>
              <w:rPr>
                <w:ins w:id="4802" w:author="MUKOLWE" w:date="2024-11-26T06:21:00Z"/>
                <w:sz w:val="24"/>
              </w:rPr>
            </w:pPr>
            <w:ins w:id="4803" w:author="MUKOLWE" w:date="2024-11-26T06:21:00Z">
              <w:r>
                <w:rPr>
                  <w:spacing w:val="-2"/>
                  <w:sz w:val="24"/>
                </w:rPr>
                <w:t>936,800</w:t>
              </w:r>
            </w:ins>
          </w:p>
        </w:tc>
      </w:tr>
    </w:tbl>
    <w:p w14:paraId="1C0C8FB5" w14:textId="77777777" w:rsidR="003F2AF2" w:rsidRPr="00E14B75" w:rsidRDefault="00EC0835" w:rsidP="0062071D">
      <w:pPr>
        <w:spacing w:line="276" w:lineRule="auto"/>
        <w:ind w:left="544"/>
        <w:jc w:val="both"/>
        <w:rPr>
          <w:b/>
        </w:rPr>
      </w:pPr>
      <w:del w:id="4804" w:author="MUKOLWE" w:date="2024-11-23T02:45:00Z">
        <w:r w:rsidDel="005F4888">
          <w:delText xml:space="preserve"> </w:delText>
        </w:r>
      </w:del>
    </w:p>
    <w:p w14:paraId="0AB6AD59" w14:textId="3075821F" w:rsidR="00BE709E" w:rsidRPr="00E14B75" w:rsidDel="008574C7" w:rsidRDefault="00BE709E" w:rsidP="00ED62F0">
      <w:pPr>
        <w:spacing w:line="276" w:lineRule="auto"/>
        <w:ind w:left="567"/>
        <w:jc w:val="both"/>
        <w:rPr>
          <w:moveFrom w:id="4805" w:author="MUKOLWE" w:date="2024-11-26T06:21:00Z"/>
          <w:i/>
        </w:rPr>
      </w:pPr>
      <w:moveFromRangeStart w:id="4806" w:author="MUKOLWE" w:date="2024-11-26T06:21:00Z" w:name="move183494510"/>
      <w:moveFrom w:id="4807" w:author="MUKOLWE" w:date="2024-11-26T06:21:00Z">
        <w:r w:rsidRPr="00E14B75" w:rsidDel="008574C7">
          <w:rPr>
            <w:i/>
          </w:rPr>
          <w:t>Table</w:t>
        </w:r>
        <w:r w:rsidRPr="00E14B75" w:rsidDel="008574C7">
          <w:rPr>
            <w:i/>
            <w:spacing w:val="-7"/>
          </w:rPr>
          <w:t xml:space="preserve"> </w:t>
        </w:r>
        <w:r w:rsidRPr="00E14B75" w:rsidDel="008574C7">
          <w:rPr>
            <w:i/>
          </w:rPr>
          <w:t>4.</w:t>
        </w:r>
        <w:r w:rsidR="00176A6D" w:rsidDel="008574C7">
          <w:rPr>
            <w:i/>
          </w:rPr>
          <w:t>8</w:t>
        </w:r>
        <w:r w:rsidRPr="00E14B75" w:rsidDel="008574C7">
          <w:rPr>
            <w:i/>
          </w:rPr>
          <w:t>:</w:t>
        </w:r>
        <w:r w:rsidRPr="00E14B75" w:rsidDel="008574C7">
          <w:rPr>
            <w:i/>
            <w:spacing w:val="-2"/>
          </w:rPr>
          <w:t xml:space="preserve"> </w:t>
        </w:r>
        <w:r w:rsidRPr="00E14B75" w:rsidDel="008574C7">
          <w:rPr>
            <w:i/>
          </w:rPr>
          <w:t>Variable</w:t>
        </w:r>
        <w:r w:rsidRPr="00E14B75" w:rsidDel="008574C7">
          <w:rPr>
            <w:i/>
            <w:spacing w:val="-6"/>
          </w:rPr>
          <w:t xml:space="preserve"> </w:t>
        </w:r>
        <w:r w:rsidRPr="00E14B75" w:rsidDel="008574C7">
          <w:rPr>
            <w:i/>
            <w:spacing w:val="-4"/>
          </w:rPr>
          <w:t>costs</w:t>
        </w:r>
      </w:moveFrom>
    </w:p>
    <w:p w14:paraId="7EAF83AB" w14:textId="77777777" w:rsidR="003F2AF2" w:rsidRDefault="003F2AF2" w:rsidP="00ED62F0">
      <w:pPr>
        <w:pStyle w:val="Heading2"/>
        <w:spacing w:line="276" w:lineRule="auto"/>
        <w:ind w:left="567" w:right="97" w:firstLine="0"/>
        <w:jc w:val="both"/>
      </w:pPr>
      <w:bookmarkStart w:id="4808" w:name="_Toc178837851"/>
      <w:moveFromRangeEnd w:id="4806"/>
      <w:r>
        <w:t>Valuable</w:t>
      </w:r>
      <w:r>
        <w:rPr>
          <w:spacing w:val="-4"/>
        </w:rPr>
        <w:t xml:space="preserve"> Costs</w:t>
      </w:r>
      <w:bookmarkEnd w:id="4808"/>
    </w:p>
    <w:p w14:paraId="2E5B2C63" w14:textId="60DC90F5" w:rsidR="00BE709E" w:rsidRPr="00E14B75" w:rsidRDefault="00BE709E" w:rsidP="008574C7">
      <w:pPr>
        <w:pStyle w:val="ListParagraph"/>
        <w:tabs>
          <w:tab w:val="left" w:pos="544"/>
          <w:tab w:val="left" w:pos="672"/>
          <w:tab w:val="left" w:pos="9356"/>
        </w:tabs>
        <w:spacing w:line="276" w:lineRule="auto"/>
        <w:ind w:left="544" w:right="97" w:firstLine="0"/>
        <w:jc w:val="both"/>
        <w:rPr>
          <w:b/>
          <w:sz w:val="24"/>
        </w:rPr>
      </w:pPr>
      <w:r>
        <w:rPr>
          <w:rStyle w:val="Strong"/>
          <w:b w:val="0"/>
        </w:rPr>
        <w:t>Va</w:t>
      </w:r>
      <w:r w:rsidRPr="00C36DCB">
        <w:rPr>
          <w:rStyle w:val="Strong"/>
          <w:b w:val="0"/>
        </w:rPr>
        <w:t>luable costs</w:t>
      </w:r>
      <w:r>
        <w:t xml:space="preserve"> </w:t>
      </w:r>
      <w:ins w:id="4809" w:author="MUKOLWE" w:date="2024-11-26T06:26:00Z">
        <w:r w:rsidR="008574C7">
          <w:t xml:space="preserve">as presented in Table 4.9, </w:t>
        </w:r>
      </w:ins>
      <w:r>
        <w:t>refer to expenses that provide a strong Return on Investment (ROI) or contribute directly to the growth and sustainability of the company. While costs are typically seen as something to minimize, certain costs are considered valuable because they add significant value to the business.</w:t>
      </w:r>
    </w:p>
    <w:p w14:paraId="0A87EEC2" w14:textId="77777777" w:rsidR="008574C7" w:rsidRDefault="008574C7" w:rsidP="008574C7">
      <w:pPr>
        <w:spacing w:line="276" w:lineRule="auto"/>
        <w:ind w:left="102" w:firstLine="618"/>
        <w:jc w:val="both"/>
        <w:rPr>
          <w:ins w:id="4810" w:author="MUKOLWE" w:date="2024-11-26T06:24:00Z"/>
          <w:i/>
        </w:rPr>
      </w:pPr>
    </w:p>
    <w:p w14:paraId="4545AF9F" w14:textId="5FE25FF4" w:rsidR="008574C7" w:rsidRPr="008574C7" w:rsidRDefault="008574C7" w:rsidP="008574C7">
      <w:pPr>
        <w:spacing w:line="276" w:lineRule="auto"/>
        <w:ind w:left="102" w:firstLine="618"/>
        <w:jc w:val="both"/>
        <w:rPr>
          <w:moveTo w:id="4811" w:author="MUKOLWE" w:date="2024-11-26T06:24:00Z"/>
          <w:b/>
          <w:rPrChange w:id="4812" w:author="MUKOLWE" w:date="2024-11-26T06:26:00Z">
            <w:rPr>
              <w:moveTo w:id="4813" w:author="MUKOLWE" w:date="2024-11-26T06:24:00Z"/>
              <w:i/>
            </w:rPr>
          </w:rPrChange>
        </w:rPr>
      </w:pPr>
      <w:moveToRangeStart w:id="4814" w:author="MUKOLWE" w:date="2024-11-26T06:24:00Z" w:name="move183494682"/>
      <w:moveTo w:id="4815" w:author="MUKOLWE" w:date="2024-11-26T06:24:00Z">
        <w:r w:rsidRPr="008574C7">
          <w:rPr>
            <w:b/>
            <w:rPrChange w:id="4816" w:author="MUKOLWE" w:date="2024-11-26T06:26:00Z">
              <w:rPr>
                <w:i/>
              </w:rPr>
            </w:rPrChange>
          </w:rPr>
          <w:t>Table</w:t>
        </w:r>
        <w:r w:rsidRPr="008574C7">
          <w:rPr>
            <w:b/>
            <w:spacing w:val="-8"/>
            <w:rPrChange w:id="4817" w:author="MUKOLWE" w:date="2024-11-26T06:26:00Z">
              <w:rPr>
                <w:i/>
                <w:spacing w:val="-8"/>
              </w:rPr>
            </w:rPrChange>
          </w:rPr>
          <w:t xml:space="preserve"> </w:t>
        </w:r>
        <w:r w:rsidRPr="008574C7">
          <w:rPr>
            <w:b/>
            <w:rPrChange w:id="4818" w:author="MUKOLWE" w:date="2024-11-26T06:26:00Z">
              <w:rPr>
                <w:i/>
              </w:rPr>
            </w:rPrChange>
          </w:rPr>
          <w:t>4.9:</w:t>
        </w:r>
        <w:r w:rsidRPr="008574C7">
          <w:rPr>
            <w:b/>
            <w:spacing w:val="-3"/>
            <w:rPrChange w:id="4819" w:author="MUKOLWE" w:date="2024-11-26T06:26:00Z">
              <w:rPr>
                <w:i/>
                <w:spacing w:val="-3"/>
              </w:rPr>
            </w:rPrChange>
          </w:rPr>
          <w:t xml:space="preserve"> </w:t>
        </w:r>
        <w:r w:rsidRPr="008574C7">
          <w:rPr>
            <w:b/>
            <w:rPrChange w:id="4820" w:author="MUKOLWE" w:date="2024-11-26T06:26:00Z">
              <w:rPr>
                <w:i/>
              </w:rPr>
            </w:rPrChange>
          </w:rPr>
          <w:t>Valuable</w:t>
        </w:r>
        <w:r w:rsidRPr="008574C7">
          <w:rPr>
            <w:b/>
            <w:spacing w:val="-2"/>
            <w:rPrChange w:id="4821" w:author="MUKOLWE" w:date="2024-11-26T06:26:00Z">
              <w:rPr>
                <w:i/>
                <w:spacing w:val="-2"/>
              </w:rPr>
            </w:rPrChange>
          </w:rPr>
          <w:t xml:space="preserve"> </w:t>
        </w:r>
        <w:r w:rsidRPr="008574C7">
          <w:rPr>
            <w:b/>
            <w:spacing w:val="-4"/>
            <w:rPrChange w:id="4822" w:author="MUKOLWE" w:date="2024-11-26T06:26:00Z">
              <w:rPr>
                <w:i/>
                <w:spacing w:val="-4"/>
              </w:rPr>
            </w:rPrChange>
          </w:rPr>
          <w:t>costs</w:t>
        </w:r>
      </w:moveTo>
    </w:p>
    <w:tbl>
      <w:tblPr>
        <w:tblpPr w:leftFromText="180" w:rightFromText="180" w:vertAnchor="text" w:horzAnchor="page" w:tblpX="1806" w:tblpY="10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4823" w:author="MUKOLWE" w:date="2024-11-26T06:27:00Z">
          <w:tblPr>
            <w:tblpPr w:leftFromText="180" w:rightFromText="180" w:vertAnchor="text" w:tblpY="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2863"/>
        <w:gridCol w:w="1858"/>
        <w:gridCol w:w="1738"/>
        <w:gridCol w:w="1595"/>
        <w:tblGridChange w:id="4824">
          <w:tblGrid>
            <w:gridCol w:w="2863"/>
            <w:gridCol w:w="1858"/>
            <w:gridCol w:w="1738"/>
            <w:gridCol w:w="1595"/>
          </w:tblGrid>
        </w:tblGridChange>
      </w:tblGrid>
      <w:tr w:rsidR="008574C7" w14:paraId="15CF1E2B" w14:textId="77777777" w:rsidTr="008574C7">
        <w:trPr>
          <w:trHeight w:val="280"/>
          <w:ins w:id="4825" w:author="MUKOLWE" w:date="2024-11-26T06:24:00Z"/>
          <w:trPrChange w:id="4826" w:author="MUKOLWE" w:date="2024-11-26T06:27:00Z">
            <w:trPr>
              <w:trHeight w:val="412"/>
            </w:trPr>
          </w:trPrChange>
        </w:trPr>
        <w:tc>
          <w:tcPr>
            <w:tcW w:w="2863" w:type="dxa"/>
            <w:vMerge w:val="restart"/>
            <w:tcPrChange w:id="4827" w:author="MUKOLWE" w:date="2024-11-26T06:27:00Z">
              <w:tcPr>
                <w:tcW w:w="2863" w:type="dxa"/>
                <w:vMerge w:val="restart"/>
              </w:tcPr>
            </w:tcPrChange>
          </w:tcPr>
          <w:moveToRangeEnd w:id="4814"/>
          <w:p w14:paraId="6D7F7769" w14:textId="77777777" w:rsidR="008574C7" w:rsidRDefault="008574C7" w:rsidP="008574C7">
            <w:pPr>
              <w:pStyle w:val="TableParagraph"/>
              <w:spacing w:line="276" w:lineRule="auto"/>
              <w:ind w:left="105"/>
              <w:jc w:val="both"/>
              <w:rPr>
                <w:ins w:id="4828" w:author="MUKOLWE" w:date="2024-11-26T06:24:00Z"/>
                <w:b/>
                <w:sz w:val="24"/>
              </w:rPr>
            </w:pPr>
            <w:ins w:id="4829" w:author="MUKOLWE" w:date="2024-11-26T06:24:00Z">
              <w:r>
                <w:rPr>
                  <w:b/>
                  <w:spacing w:val="-2"/>
                  <w:sz w:val="24"/>
                </w:rPr>
                <w:t>Particulars</w:t>
              </w:r>
            </w:ins>
          </w:p>
        </w:tc>
        <w:tc>
          <w:tcPr>
            <w:tcW w:w="5191" w:type="dxa"/>
            <w:gridSpan w:val="3"/>
            <w:tcPrChange w:id="4830" w:author="MUKOLWE" w:date="2024-11-26T06:27:00Z">
              <w:tcPr>
                <w:tcW w:w="5191" w:type="dxa"/>
                <w:gridSpan w:val="3"/>
              </w:tcPr>
            </w:tcPrChange>
          </w:tcPr>
          <w:p w14:paraId="4E14FA32" w14:textId="77777777" w:rsidR="008574C7" w:rsidRDefault="008574C7">
            <w:pPr>
              <w:pStyle w:val="TableParagraph"/>
              <w:spacing w:line="276" w:lineRule="auto"/>
              <w:jc w:val="center"/>
              <w:rPr>
                <w:ins w:id="4831" w:author="MUKOLWE" w:date="2024-11-26T06:24:00Z"/>
                <w:b/>
                <w:sz w:val="24"/>
              </w:rPr>
              <w:pPrChange w:id="4832" w:author="MUKOLWE" w:date="2024-11-26T06:27:00Z">
                <w:pPr>
                  <w:pStyle w:val="TableParagraph"/>
                  <w:framePr w:hSpace="180" w:wrap="around" w:vAnchor="text" w:hAnchor="page" w:x="1806" w:y="100"/>
                  <w:spacing w:line="276" w:lineRule="auto"/>
                  <w:jc w:val="both"/>
                </w:pPr>
              </w:pPrChange>
            </w:pPr>
            <w:ins w:id="4833" w:author="MUKOLWE" w:date="2024-11-26T06:24:00Z">
              <w:r>
                <w:rPr>
                  <w:b/>
                  <w:spacing w:val="-4"/>
                  <w:sz w:val="24"/>
                </w:rPr>
                <w:t>Year</w:t>
              </w:r>
            </w:ins>
          </w:p>
        </w:tc>
      </w:tr>
      <w:tr w:rsidR="008574C7" w14:paraId="4F8F48B6" w14:textId="77777777" w:rsidTr="008574C7">
        <w:trPr>
          <w:trHeight w:val="267"/>
          <w:ins w:id="4834" w:author="MUKOLWE" w:date="2024-11-26T06:24:00Z"/>
          <w:trPrChange w:id="4835" w:author="MUKOLWE" w:date="2024-11-26T06:25:00Z">
            <w:trPr>
              <w:trHeight w:val="412"/>
            </w:trPr>
          </w:trPrChange>
        </w:trPr>
        <w:tc>
          <w:tcPr>
            <w:tcW w:w="2863" w:type="dxa"/>
            <w:vMerge/>
            <w:tcBorders>
              <w:top w:val="nil"/>
            </w:tcBorders>
            <w:tcPrChange w:id="4836" w:author="MUKOLWE" w:date="2024-11-26T06:25:00Z">
              <w:tcPr>
                <w:tcW w:w="2863" w:type="dxa"/>
                <w:vMerge/>
                <w:tcBorders>
                  <w:top w:val="nil"/>
                </w:tcBorders>
              </w:tcPr>
            </w:tcPrChange>
          </w:tcPr>
          <w:p w14:paraId="45C50E78" w14:textId="77777777" w:rsidR="008574C7" w:rsidRDefault="008574C7" w:rsidP="008574C7">
            <w:pPr>
              <w:spacing w:line="276" w:lineRule="auto"/>
              <w:jc w:val="both"/>
              <w:rPr>
                <w:ins w:id="4837" w:author="MUKOLWE" w:date="2024-11-26T06:24:00Z"/>
                <w:sz w:val="2"/>
                <w:szCs w:val="2"/>
              </w:rPr>
            </w:pPr>
          </w:p>
        </w:tc>
        <w:tc>
          <w:tcPr>
            <w:tcW w:w="1858" w:type="dxa"/>
            <w:tcPrChange w:id="4838" w:author="MUKOLWE" w:date="2024-11-26T06:25:00Z">
              <w:tcPr>
                <w:tcW w:w="1858" w:type="dxa"/>
              </w:tcPr>
            </w:tcPrChange>
          </w:tcPr>
          <w:p w14:paraId="33C8E9EF" w14:textId="77777777" w:rsidR="008574C7" w:rsidRDefault="008574C7" w:rsidP="008574C7">
            <w:pPr>
              <w:pStyle w:val="TableParagraph"/>
              <w:spacing w:line="276" w:lineRule="auto"/>
              <w:ind w:left="105"/>
              <w:jc w:val="both"/>
              <w:rPr>
                <w:ins w:id="4839" w:author="MUKOLWE" w:date="2024-11-26T06:24:00Z"/>
                <w:b/>
                <w:sz w:val="24"/>
              </w:rPr>
            </w:pPr>
            <w:ins w:id="4840" w:author="MUKOLWE" w:date="2024-11-26T06:24:00Z">
              <w:r>
                <w:rPr>
                  <w:b/>
                  <w:spacing w:val="-4"/>
                  <w:sz w:val="24"/>
                </w:rPr>
                <w:t>2022</w:t>
              </w:r>
            </w:ins>
          </w:p>
        </w:tc>
        <w:tc>
          <w:tcPr>
            <w:tcW w:w="1738" w:type="dxa"/>
            <w:tcPrChange w:id="4841" w:author="MUKOLWE" w:date="2024-11-26T06:25:00Z">
              <w:tcPr>
                <w:tcW w:w="1738" w:type="dxa"/>
              </w:tcPr>
            </w:tcPrChange>
          </w:tcPr>
          <w:p w14:paraId="3DC35595" w14:textId="77777777" w:rsidR="008574C7" w:rsidRDefault="008574C7" w:rsidP="008574C7">
            <w:pPr>
              <w:pStyle w:val="TableParagraph"/>
              <w:spacing w:line="276" w:lineRule="auto"/>
              <w:ind w:left="105"/>
              <w:jc w:val="both"/>
              <w:rPr>
                <w:ins w:id="4842" w:author="MUKOLWE" w:date="2024-11-26T06:24:00Z"/>
                <w:b/>
                <w:sz w:val="24"/>
              </w:rPr>
            </w:pPr>
            <w:ins w:id="4843" w:author="MUKOLWE" w:date="2024-11-26T06:24:00Z">
              <w:r>
                <w:rPr>
                  <w:b/>
                  <w:spacing w:val="-4"/>
                  <w:sz w:val="24"/>
                </w:rPr>
                <w:t>2021</w:t>
              </w:r>
            </w:ins>
          </w:p>
        </w:tc>
        <w:tc>
          <w:tcPr>
            <w:tcW w:w="1595" w:type="dxa"/>
            <w:tcPrChange w:id="4844" w:author="MUKOLWE" w:date="2024-11-26T06:25:00Z">
              <w:tcPr>
                <w:tcW w:w="1595" w:type="dxa"/>
              </w:tcPr>
            </w:tcPrChange>
          </w:tcPr>
          <w:p w14:paraId="09B71437" w14:textId="77777777" w:rsidR="008574C7" w:rsidRDefault="008574C7" w:rsidP="008574C7">
            <w:pPr>
              <w:pStyle w:val="TableParagraph"/>
              <w:spacing w:line="276" w:lineRule="auto"/>
              <w:ind w:left="106"/>
              <w:jc w:val="both"/>
              <w:rPr>
                <w:ins w:id="4845" w:author="MUKOLWE" w:date="2024-11-26T06:24:00Z"/>
                <w:b/>
                <w:sz w:val="24"/>
              </w:rPr>
            </w:pPr>
            <w:ins w:id="4846" w:author="MUKOLWE" w:date="2024-11-26T06:24:00Z">
              <w:r>
                <w:rPr>
                  <w:b/>
                  <w:spacing w:val="-4"/>
                  <w:sz w:val="24"/>
                </w:rPr>
                <w:t>2020</w:t>
              </w:r>
            </w:ins>
          </w:p>
        </w:tc>
      </w:tr>
      <w:tr w:rsidR="008574C7" w14:paraId="69618946" w14:textId="77777777" w:rsidTr="008574C7">
        <w:trPr>
          <w:trHeight w:val="287"/>
          <w:ins w:id="4847" w:author="MUKOLWE" w:date="2024-11-26T06:24:00Z"/>
          <w:trPrChange w:id="4848" w:author="MUKOLWE" w:date="2024-11-26T06:25:00Z">
            <w:trPr>
              <w:trHeight w:val="417"/>
            </w:trPr>
          </w:trPrChange>
        </w:trPr>
        <w:tc>
          <w:tcPr>
            <w:tcW w:w="2863" w:type="dxa"/>
            <w:tcPrChange w:id="4849" w:author="MUKOLWE" w:date="2024-11-26T06:25:00Z">
              <w:tcPr>
                <w:tcW w:w="2863" w:type="dxa"/>
              </w:tcPr>
            </w:tcPrChange>
          </w:tcPr>
          <w:p w14:paraId="46E559F0" w14:textId="77777777" w:rsidR="008574C7" w:rsidRDefault="008574C7" w:rsidP="008574C7">
            <w:pPr>
              <w:pStyle w:val="TableParagraph"/>
              <w:spacing w:line="276" w:lineRule="auto"/>
              <w:ind w:left="105"/>
              <w:jc w:val="both"/>
              <w:rPr>
                <w:ins w:id="4850" w:author="MUKOLWE" w:date="2024-11-26T06:24:00Z"/>
                <w:sz w:val="24"/>
              </w:rPr>
            </w:pPr>
            <w:ins w:id="4851" w:author="MUKOLWE" w:date="2024-11-26T06:24:00Z">
              <w:r>
                <w:rPr>
                  <w:sz w:val="24"/>
                </w:rPr>
                <w:t>Telephone</w:t>
              </w:r>
              <w:r>
                <w:rPr>
                  <w:spacing w:val="-8"/>
                  <w:sz w:val="24"/>
                </w:rPr>
                <w:t xml:space="preserve"> </w:t>
              </w:r>
              <w:r>
                <w:rPr>
                  <w:spacing w:val="-4"/>
                  <w:sz w:val="24"/>
                </w:rPr>
                <w:t>(Ksh)</w:t>
              </w:r>
            </w:ins>
          </w:p>
        </w:tc>
        <w:tc>
          <w:tcPr>
            <w:tcW w:w="1858" w:type="dxa"/>
            <w:tcPrChange w:id="4852" w:author="MUKOLWE" w:date="2024-11-26T06:25:00Z">
              <w:tcPr>
                <w:tcW w:w="1858" w:type="dxa"/>
              </w:tcPr>
            </w:tcPrChange>
          </w:tcPr>
          <w:p w14:paraId="67B834A3" w14:textId="77777777" w:rsidR="008574C7" w:rsidRDefault="008574C7" w:rsidP="008574C7">
            <w:pPr>
              <w:pStyle w:val="TableParagraph"/>
              <w:spacing w:line="276" w:lineRule="auto"/>
              <w:ind w:left="105"/>
              <w:jc w:val="both"/>
              <w:rPr>
                <w:ins w:id="4853" w:author="MUKOLWE" w:date="2024-11-26T06:24:00Z"/>
                <w:sz w:val="24"/>
              </w:rPr>
            </w:pPr>
            <w:ins w:id="4854" w:author="MUKOLWE" w:date="2024-11-26T06:24:00Z">
              <w:r>
                <w:rPr>
                  <w:spacing w:val="-4"/>
                  <w:sz w:val="24"/>
                </w:rPr>
                <w:t>9,300</w:t>
              </w:r>
            </w:ins>
          </w:p>
        </w:tc>
        <w:tc>
          <w:tcPr>
            <w:tcW w:w="1738" w:type="dxa"/>
            <w:tcPrChange w:id="4855" w:author="MUKOLWE" w:date="2024-11-26T06:25:00Z">
              <w:tcPr>
                <w:tcW w:w="1738" w:type="dxa"/>
              </w:tcPr>
            </w:tcPrChange>
          </w:tcPr>
          <w:p w14:paraId="20C83300" w14:textId="77777777" w:rsidR="008574C7" w:rsidRDefault="008574C7" w:rsidP="008574C7">
            <w:pPr>
              <w:pStyle w:val="TableParagraph"/>
              <w:spacing w:line="276" w:lineRule="auto"/>
              <w:ind w:left="105"/>
              <w:jc w:val="both"/>
              <w:rPr>
                <w:ins w:id="4856" w:author="MUKOLWE" w:date="2024-11-26T06:24:00Z"/>
                <w:sz w:val="24"/>
              </w:rPr>
            </w:pPr>
            <w:ins w:id="4857" w:author="MUKOLWE" w:date="2024-11-26T06:24:00Z">
              <w:r>
                <w:rPr>
                  <w:spacing w:val="-4"/>
                  <w:sz w:val="24"/>
                </w:rPr>
                <w:t>6,800</w:t>
              </w:r>
            </w:ins>
          </w:p>
        </w:tc>
        <w:tc>
          <w:tcPr>
            <w:tcW w:w="1595" w:type="dxa"/>
            <w:tcPrChange w:id="4858" w:author="MUKOLWE" w:date="2024-11-26T06:25:00Z">
              <w:tcPr>
                <w:tcW w:w="1595" w:type="dxa"/>
              </w:tcPr>
            </w:tcPrChange>
          </w:tcPr>
          <w:p w14:paraId="3B593C0D" w14:textId="77777777" w:rsidR="008574C7" w:rsidRDefault="008574C7" w:rsidP="008574C7">
            <w:pPr>
              <w:pStyle w:val="TableParagraph"/>
              <w:spacing w:line="276" w:lineRule="auto"/>
              <w:ind w:left="211"/>
              <w:jc w:val="both"/>
              <w:rPr>
                <w:ins w:id="4859" w:author="MUKOLWE" w:date="2024-11-26T06:24:00Z"/>
                <w:sz w:val="24"/>
              </w:rPr>
            </w:pPr>
            <w:ins w:id="4860" w:author="MUKOLWE" w:date="2024-11-26T06:24:00Z">
              <w:r>
                <w:rPr>
                  <w:spacing w:val="-4"/>
                  <w:sz w:val="24"/>
                </w:rPr>
                <w:t>8,600</w:t>
              </w:r>
            </w:ins>
          </w:p>
        </w:tc>
      </w:tr>
      <w:tr w:rsidR="008574C7" w14:paraId="2922A168" w14:textId="77777777" w:rsidTr="008574C7">
        <w:trPr>
          <w:trHeight w:val="339"/>
          <w:ins w:id="4861" w:author="MUKOLWE" w:date="2024-11-26T06:24:00Z"/>
          <w:trPrChange w:id="4862" w:author="MUKOLWE" w:date="2024-11-26T06:25:00Z">
            <w:trPr>
              <w:trHeight w:val="412"/>
            </w:trPr>
          </w:trPrChange>
        </w:trPr>
        <w:tc>
          <w:tcPr>
            <w:tcW w:w="2863" w:type="dxa"/>
            <w:tcPrChange w:id="4863" w:author="MUKOLWE" w:date="2024-11-26T06:25:00Z">
              <w:tcPr>
                <w:tcW w:w="2863" w:type="dxa"/>
              </w:tcPr>
            </w:tcPrChange>
          </w:tcPr>
          <w:p w14:paraId="5DDC385E" w14:textId="77777777" w:rsidR="008574C7" w:rsidRDefault="008574C7" w:rsidP="008574C7">
            <w:pPr>
              <w:pStyle w:val="TableParagraph"/>
              <w:spacing w:line="276" w:lineRule="auto"/>
              <w:ind w:left="105"/>
              <w:jc w:val="both"/>
              <w:rPr>
                <w:ins w:id="4864" w:author="MUKOLWE" w:date="2024-11-26T06:24:00Z"/>
                <w:sz w:val="24"/>
              </w:rPr>
            </w:pPr>
            <w:ins w:id="4865" w:author="MUKOLWE" w:date="2024-11-26T06:24:00Z">
              <w:r>
                <w:rPr>
                  <w:sz w:val="24"/>
                </w:rPr>
                <w:t xml:space="preserve">Transport </w:t>
              </w:r>
              <w:r>
                <w:rPr>
                  <w:spacing w:val="-4"/>
                  <w:sz w:val="24"/>
                </w:rPr>
                <w:t>(Ksh)</w:t>
              </w:r>
            </w:ins>
          </w:p>
        </w:tc>
        <w:tc>
          <w:tcPr>
            <w:tcW w:w="1858" w:type="dxa"/>
            <w:tcPrChange w:id="4866" w:author="MUKOLWE" w:date="2024-11-26T06:25:00Z">
              <w:tcPr>
                <w:tcW w:w="1858" w:type="dxa"/>
              </w:tcPr>
            </w:tcPrChange>
          </w:tcPr>
          <w:p w14:paraId="646B443D" w14:textId="77777777" w:rsidR="008574C7" w:rsidRDefault="008574C7" w:rsidP="008574C7">
            <w:pPr>
              <w:pStyle w:val="TableParagraph"/>
              <w:spacing w:line="276" w:lineRule="auto"/>
              <w:ind w:left="105"/>
              <w:jc w:val="both"/>
              <w:rPr>
                <w:ins w:id="4867" w:author="MUKOLWE" w:date="2024-11-26T06:24:00Z"/>
                <w:sz w:val="24"/>
              </w:rPr>
            </w:pPr>
            <w:ins w:id="4868" w:author="MUKOLWE" w:date="2024-11-26T06:24:00Z">
              <w:r>
                <w:rPr>
                  <w:spacing w:val="-4"/>
                  <w:sz w:val="24"/>
                </w:rPr>
                <w:t>5,400</w:t>
              </w:r>
            </w:ins>
          </w:p>
        </w:tc>
        <w:tc>
          <w:tcPr>
            <w:tcW w:w="1738" w:type="dxa"/>
            <w:tcPrChange w:id="4869" w:author="MUKOLWE" w:date="2024-11-26T06:25:00Z">
              <w:tcPr>
                <w:tcW w:w="1738" w:type="dxa"/>
              </w:tcPr>
            </w:tcPrChange>
          </w:tcPr>
          <w:p w14:paraId="0225CD0D" w14:textId="77777777" w:rsidR="008574C7" w:rsidRDefault="008574C7" w:rsidP="008574C7">
            <w:pPr>
              <w:pStyle w:val="TableParagraph"/>
              <w:spacing w:line="276" w:lineRule="auto"/>
              <w:ind w:left="105"/>
              <w:jc w:val="both"/>
              <w:rPr>
                <w:ins w:id="4870" w:author="MUKOLWE" w:date="2024-11-26T06:24:00Z"/>
                <w:sz w:val="24"/>
              </w:rPr>
            </w:pPr>
            <w:ins w:id="4871" w:author="MUKOLWE" w:date="2024-11-26T06:24:00Z">
              <w:r>
                <w:rPr>
                  <w:spacing w:val="-4"/>
                  <w:sz w:val="24"/>
                </w:rPr>
                <w:t>2,400</w:t>
              </w:r>
            </w:ins>
          </w:p>
        </w:tc>
        <w:tc>
          <w:tcPr>
            <w:tcW w:w="1595" w:type="dxa"/>
            <w:tcPrChange w:id="4872" w:author="MUKOLWE" w:date="2024-11-26T06:25:00Z">
              <w:tcPr>
                <w:tcW w:w="1595" w:type="dxa"/>
              </w:tcPr>
            </w:tcPrChange>
          </w:tcPr>
          <w:p w14:paraId="7F382CFB" w14:textId="77777777" w:rsidR="008574C7" w:rsidRDefault="008574C7" w:rsidP="008574C7">
            <w:pPr>
              <w:pStyle w:val="TableParagraph"/>
              <w:spacing w:line="276" w:lineRule="auto"/>
              <w:ind w:left="106"/>
              <w:jc w:val="both"/>
              <w:rPr>
                <w:ins w:id="4873" w:author="MUKOLWE" w:date="2024-11-26T06:24:00Z"/>
                <w:sz w:val="24"/>
              </w:rPr>
            </w:pPr>
            <w:ins w:id="4874" w:author="MUKOLWE" w:date="2024-11-26T06:24:00Z">
              <w:r>
                <w:rPr>
                  <w:spacing w:val="-2"/>
                  <w:sz w:val="24"/>
                </w:rPr>
                <w:t>10,000</w:t>
              </w:r>
            </w:ins>
          </w:p>
        </w:tc>
      </w:tr>
      <w:tr w:rsidR="008574C7" w14:paraId="7B93BE4B" w14:textId="77777777" w:rsidTr="008574C7">
        <w:trPr>
          <w:trHeight w:val="259"/>
          <w:ins w:id="4875" w:author="MUKOLWE" w:date="2024-11-26T06:24:00Z"/>
          <w:trPrChange w:id="4876" w:author="MUKOLWE" w:date="2024-11-26T06:25:00Z">
            <w:trPr>
              <w:trHeight w:val="412"/>
            </w:trPr>
          </w:trPrChange>
        </w:trPr>
        <w:tc>
          <w:tcPr>
            <w:tcW w:w="2863" w:type="dxa"/>
            <w:tcPrChange w:id="4877" w:author="MUKOLWE" w:date="2024-11-26T06:25:00Z">
              <w:tcPr>
                <w:tcW w:w="2863" w:type="dxa"/>
              </w:tcPr>
            </w:tcPrChange>
          </w:tcPr>
          <w:p w14:paraId="3096E5E1" w14:textId="77777777" w:rsidR="008574C7" w:rsidRDefault="008574C7" w:rsidP="008574C7">
            <w:pPr>
              <w:pStyle w:val="TableParagraph"/>
              <w:spacing w:line="276" w:lineRule="auto"/>
              <w:ind w:left="105"/>
              <w:jc w:val="both"/>
              <w:rPr>
                <w:ins w:id="4878" w:author="MUKOLWE" w:date="2024-11-26T06:24:00Z"/>
                <w:sz w:val="24"/>
              </w:rPr>
            </w:pPr>
            <w:ins w:id="4879" w:author="MUKOLWE" w:date="2024-11-26T06:24:00Z">
              <w:r>
                <w:rPr>
                  <w:sz w:val="24"/>
                </w:rPr>
                <w:t>Electricity</w:t>
              </w:r>
              <w:r>
                <w:rPr>
                  <w:spacing w:val="-9"/>
                  <w:sz w:val="24"/>
                </w:rPr>
                <w:t xml:space="preserve"> </w:t>
              </w:r>
              <w:r>
                <w:rPr>
                  <w:spacing w:val="-4"/>
                  <w:sz w:val="24"/>
                </w:rPr>
                <w:t>(Ksh)</w:t>
              </w:r>
            </w:ins>
          </w:p>
        </w:tc>
        <w:tc>
          <w:tcPr>
            <w:tcW w:w="1858" w:type="dxa"/>
            <w:tcPrChange w:id="4880" w:author="MUKOLWE" w:date="2024-11-26T06:25:00Z">
              <w:tcPr>
                <w:tcW w:w="1858" w:type="dxa"/>
              </w:tcPr>
            </w:tcPrChange>
          </w:tcPr>
          <w:p w14:paraId="27FDAD13" w14:textId="77777777" w:rsidR="008574C7" w:rsidRDefault="008574C7" w:rsidP="008574C7">
            <w:pPr>
              <w:pStyle w:val="TableParagraph"/>
              <w:spacing w:line="276" w:lineRule="auto"/>
              <w:ind w:left="105"/>
              <w:jc w:val="both"/>
              <w:rPr>
                <w:ins w:id="4881" w:author="MUKOLWE" w:date="2024-11-26T06:24:00Z"/>
                <w:sz w:val="24"/>
              </w:rPr>
            </w:pPr>
            <w:ins w:id="4882" w:author="MUKOLWE" w:date="2024-11-26T06:24:00Z">
              <w:r>
                <w:rPr>
                  <w:spacing w:val="-2"/>
                  <w:sz w:val="24"/>
                </w:rPr>
                <w:t>15,700</w:t>
              </w:r>
            </w:ins>
          </w:p>
        </w:tc>
        <w:tc>
          <w:tcPr>
            <w:tcW w:w="1738" w:type="dxa"/>
            <w:tcPrChange w:id="4883" w:author="MUKOLWE" w:date="2024-11-26T06:25:00Z">
              <w:tcPr>
                <w:tcW w:w="1738" w:type="dxa"/>
              </w:tcPr>
            </w:tcPrChange>
          </w:tcPr>
          <w:p w14:paraId="49E57E8E" w14:textId="77777777" w:rsidR="008574C7" w:rsidRDefault="008574C7" w:rsidP="008574C7">
            <w:pPr>
              <w:pStyle w:val="TableParagraph"/>
              <w:spacing w:line="276" w:lineRule="auto"/>
              <w:ind w:left="105"/>
              <w:jc w:val="both"/>
              <w:rPr>
                <w:ins w:id="4884" w:author="MUKOLWE" w:date="2024-11-26T06:24:00Z"/>
                <w:sz w:val="24"/>
              </w:rPr>
            </w:pPr>
            <w:ins w:id="4885" w:author="MUKOLWE" w:date="2024-11-26T06:24:00Z">
              <w:r>
                <w:rPr>
                  <w:spacing w:val="-4"/>
                  <w:sz w:val="24"/>
                </w:rPr>
                <w:t>6,000</w:t>
              </w:r>
            </w:ins>
          </w:p>
        </w:tc>
        <w:tc>
          <w:tcPr>
            <w:tcW w:w="1595" w:type="dxa"/>
            <w:tcPrChange w:id="4886" w:author="MUKOLWE" w:date="2024-11-26T06:25:00Z">
              <w:tcPr>
                <w:tcW w:w="1595" w:type="dxa"/>
              </w:tcPr>
            </w:tcPrChange>
          </w:tcPr>
          <w:p w14:paraId="0434E076" w14:textId="77777777" w:rsidR="008574C7" w:rsidRDefault="008574C7" w:rsidP="008574C7">
            <w:pPr>
              <w:pStyle w:val="TableParagraph"/>
              <w:spacing w:line="276" w:lineRule="auto"/>
              <w:ind w:left="106"/>
              <w:jc w:val="both"/>
              <w:rPr>
                <w:ins w:id="4887" w:author="MUKOLWE" w:date="2024-11-26T06:24:00Z"/>
                <w:sz w:val="24"/>
              </w:rPr>
            </w:pPr>
            <w:ins w:id="4888" w:author="MUKOLWE" w:date="2024-11-26T06:24:00Z">
              <w:r>
                <w:rPr>
                  <w:spacing w:val="-2"/>
                  <w:sz w:val="24"/>
                </w:rPr>
                <w:t>13,200</w:t>
              </w:r>
            </w:ins>
          </w:p>
        </w:tc>
      </w:tr>
      <w:tr w:rsidR="008574C7" w14:paraId="6063CD6A" w14:textId="77777777" w:rsidTr="008574C7">
        <w:trPr>
          <w:trHeight w:val="221"/>
          <w:ins w:id="4889" w:author="MUKOLWE" w:date="2024-11-26T06:24:00Z"/>
          <w:trPrChange w:id="4890" w:author="MUKOLWE" w:date="2024-11-26T06:25:00Z">
            <w:trPr>
              <w:trHeight w:val="417"/>
            </w:trPr>
          </w:trPrChange>
        </w:trPr>
        <w:tc>
          <w:tcPr>
            <w:tcW w:w="2863" w:type="dxa"/>
            <w:tcPrChange w:id="4891" w:author="MUKOLWE" w:date="2024-11-26T06:25:00Z">
              <w:tcPr>
                <w:tcW w:w="2863" w:type="dxa"/>
              </w:tcPr>
            </w:tcPrChange>
          </w:tcPr>
          <w:p w14:paraId="6DF8429F" w14:textId="77777777" w:rsidR="008574C7" w:rsidRDefault="008574C7" w:rsidP="008574C7">
            <w:pPr>
              <w:pStyle w:val="TableParagraph"/>
              <w:spacing w:line="276" w:lineRule="auto"/>
              <w:ind w:left="105"/>
              <w:jc w:val="both"/>
              <w:rPr>
                <w:ins w:id="4892" w:author="MUKOLWE" w:date="2024-11-26T06:24:00Z"/>
                <w:sz w:val="24"/>
              </w:rPr>
            </w:pPr>
            <w:ins w:id="4893" w:author="MUKOLWE" w:date="2024-11-26T06:24:00Z">
              <w:r>
                <w:rPr>
                  <w:sz w:val="24"/>
                </w:rPr>
                <w:t>Maintenance</w:t>
              </w:r>
              <w:r>
                <w:rPr>
                  <w:spacing w:val="-9"/>
                  <w:sz w:val="24"/>
                </w:rPr>
                <w:t xml:space="preserve"> </w:t>
              </w:r>
              <w:r>
                <w:rPr>
                  <w:spacing w:val="-4"/>
                  <w:sz w:val="24"/>
                </w:rPr>
                <w:t>(Ksh)</w:t>
              </w:r>
            </w:ins>
          </w:p>
        </w:tc>
        <w:tc>
          <w:tcPr>
            <w:tcW w:w="1858" w:type="dxa"/>
            <w:tcPrChange w:id="4894" w:author="MUKOLWE" w:date="2024-11-26T06:25:00Z">
              <w:tcPr>
                <w:tcW w:w="1858" w:type="dxa"/>
              </w:tcPr>
            </w:tcPrChange>
          </w:tcPr>
          <w:p w14:paraId="6820C5DF" w14:textId="77777777" w:rsidR="008574C7" w:rsidRDefault="008574C7" w:rsidP="008574C7">
            <w:pPr>
              <w:pStyle w:val="TableParagraph"/>
              <w:spacing w:line="276" w:lineRule="auto"/>
              <w:ind w:left="105"/>
              <w:jc w:val="both"/>
              <w:rPr>
                <w:ins w:id="4895" w:author="MUKOLWE" w:date="2024-11-26T06:24:00Z"/>
                <w:sz w:val="24"/>
              </w:rPr>
            </w:pPr>
            <w:ins w:id="4896" w:author="MUKOLWE" w:date="2024-11-26T06:24:00Z">
              <w:r>
                <w:rPr>
                  <w:spacing w:val="-4"/>
                  <w:sz w:val="24"/>
                </w:rPr>
                <w:t>6,760</w:t>
              </w:r>
            </w:ins>
          </w:p>
        </w:tc>
        <w:tc>
          <w:tcPr>
            <w:tcW w:w="1738" w:type="dxa"/>
            <w:tcPrChange w:id="4897" w:author="MUKOLWE" w:date="2024-11-26T06:25:00Z">
              <w:tcPr>
                <w:tcW w:w="1738" w:type="dxa"/>
              </w:tcPr>
            </w:tcPrChange>
          </w:tcPr>
          <w:p w14:paraId="4C53DC72" w14:textId="77777777" w:rsidR="008574C7" w:rsidRDefault="008574C7" w:rsidP="008574C7">
            <w:pPr>
              <w:pStyle w:val="TableParagraph"/>
              <w:spacing w:line="276" w:lineRule="auto"/>
              <w:ind w:left="105"/>
              <w:jc w:val="both"/>
              <w:rPr>
                <w:ins w:id="4898" w:author="MUKOLWE" w:date="2024-11-26T06:24:00Z"/>
                <w:sz w:val="24"/>
              </w:rPr>
            </w:pPr>
            <w:ins w:id="4899" w:author="MUKOLWE" w:date="2024-11-26T06:24:00Z">
              <w:r>
                <w:rPr>
                  <w:spacing w:val="-2"/>
                  <w:sz w:val="24"/>
                </w:rPr>
                <w:t>40,010</w:t>
              </w:r>
            </w:ins>
          </w:p>
        </w:tc>
        <w:tc>
          <w:tcPr>
            <w:tcW w:w="1595" w:type="dxa"/>
            <w:tcPrChange w:id="4900" w:author="MUKOLWE" w:date="2024-11-26T06:25:00Z">
              <w:tcPr>
                <w:tcW w:w="1595" w:type="dxa"/>
              </w:tcPr>
            </w:tcPrChange>
          </w:tcPr>
          <w:p w14:paraId="483CD27C" w14:textId="77777777" w:rsidR="008574C7" w:rsidRDefault="008574C7" w:rsidP="008574C7">
            <w:pPr>
              <w:pStyle w:val="TableParagraph"/>
              <w:spacing w:line="276" w:lineRule="auto"/>
              <w:ind w:left="211"/>
              <w:jc w:val="both"/>
              <w:rPr>
                <w:ins w:id="4901" w:author="MUKOLWE" w:date="2024-11-26T06:24:00Z"/>
                <w:sz w:val="24"/>
              </w:rPr>
            </w:pPr>
            <w:ins w:id="4902" w:author="MUKOLWE" w:date="2024-11-26T06:24:00Z">
              <w:r>
                <w:rPr>
                  <w:spacing w:val="-4"/>
                  <w:sz w:val="24"/>
                </w:rPr>
                <w:t>2,000</w:t>
              </w:r>
            </w:ins>
          </w:p>
        </w:tc>
      </w:tr>
      <w:tr w:rsidR="008574C7" w14:paraId="0E78D96A" w14:textId="77777777" w:rsidTr="008574C7">
        <w:trPr>
          <w:trHeight w:val="324"/>
          <w:ins w:id="4903" w:author="MUKOLWE" w:date="2024-11-26T06:24:00Z"/>
          <w:trPrChange w:id="4904" w:author="MUKOLWE" w:date="2024-11-26T06:25:00Z">
            <w:trPr>
              <w:trHeight w:val="412"/>
            </w:trPr>
          </w:trPrChange>
        </w:trPr>
        <w:tc>
          <w:tcPr>
            <w:tcW w:w="2863" w:type="dxa"/>
            <w:tcPrChange w:id="4905" w:author="MUKOLWE" w:date="2024-11-26T06:25:00Z">
              <w:tcPr>
                <w:tcW w:w="2863" w:type="dxa"/>
              </w:tcPr>
            </w:tcPrChange>
          </w:tcPr>
          <w:p w14:paraId="6FCC4AB3" w14:textId="77777777" w:rsidR="008574C7" w:rsidRDefault="008574C7" w:rsidP="008574C7">
            <w:pPr>
              <w:pStyle w:val="TableParagraph"/>
              <w:spacing w:line="276" w:lineRule="auto"/>
              <w:ind w:left="105"/>
              <w:jc w:val="both"/>
              <w:rPr>
                <w:ins w:id="4906" w:author="MUKOLWE" w:date="2024-11-26T06:24:00Z"/>
                <w:sz w:val="24"/>
              </w:rPr>
            </w:pPr>
            <w:ins w:id="4907" w:author="MUKOLWE" w:date="2024-11-26T06:24:00Z">
              <w:r>
                <w:rPr>
                  <w:sz w:val="24"/>
                </w:rPr>
                <w:t>Advertisement</w:t>
              </w:r>
              <w:r>
                <w:rPr>
                  <w:spacing w:val="-8"/>
                  <w:sz w:val="24"/>
                </w:rPr>
                <w:t xml:space="preserve"> </w:t>
              </w:r>
              <w:r>
                <w:rPr>
                  <w:spacing w:val="-4"/>
                  <w:sz w:val="24"/>
                </w:rPr>
                <w:t>(Ksh)</w:t>
              </w:r>
            </w:ins>
          </w:p>
        </w:tc>
        <w:tc>
          <w:tcPr>
            <w:tcW w:w="1858" w:type="dxa"/>
            <w:tcPrChange w:id="4908" w:author="MUKOLWE" w:date="2024-11-26T06:25:00Z">
              <w:tcPr>
                <w:tcW w:w="1858" w:type="dxa"/>
              </w:tcPr>
            </w:tcPrChange>
          </w:tcPr>
          <w:p w14:paraId="0B5AA426" w14:textId="77777777" w:rsidR="008574C7" w:rsidRDefault="008574C7" w:rsidP="008574C7">
            <w:pPr>
              <w:pStyle w:val="TableParagraph"/>
              <w:spacing w:line="276" w:lineRule="auto"/>
              <w:ind w:left="105"/>
              <w:jc w:val="both"/>
              <w:rPr>
                <w:ins w:id="4909" w:author="MUKOLWE" w:date="2024-11-26T06:24:00Z"/>
                <w:sz w:val="24"/>
              </w:rPr>
            </w:pPr>
            <w:ins w:id="4910" w:author="MUKOLWE" w:date="2024-11-26T06:24:00Z">
              <w:r>
                <w:rPr>
                  <w:spacing w:val="-4"/>
                  <w:sz w:val="24"/>
                </w:rPr>
                <w:t>4,200</w:t>
              </w:r>
            </w:ins>
          </w:p>
        </w:tc>
        <w:tc>
          <w:tcPr>
            <w:tcW w:w="1738" w:type="dxa"/>
            <w:tcPrChange w:id="4911" w:author="MUKOLWE" w:date="2024-11-26T06:25:00Z">
              <w:tcPr>
                <w:tcW w:w="1738" w:type="dxa"/>
              </w:tcPr>
            </w:tcPrChange>
          </w:tcPr>
          <w:p w14:paraId="2F5807AB" w14:textId="77777777" w:rsidR="008574C7" w:rsidRDefault="008574C7" w:rsidP="008574C7">
            <w:pPr>
              <w:pStyle w:val="TableParagraph"/>
              <w:spacing w:line="276" w:lineRule="auto"/>
              <w:ind w:left="105"/>
              <w:jc w:val="both"/>
              <w:rPr>
                <w:ins w:id="4912" w:author="MUKOLWE" w:date="2024-11-26T06:24:00Z"/>
                <w:sz w:val="24"/>
              </w:rPr>
            </w:pPr>
            <w:ins w:id="4913" w:author="MUKOLWE" w:date="2024-11-26T06:24:00Z">
              <w:r>
                <w:rPr>
                  <w:spacing w:val="-4"/>
                  <w:sz w:val="24"/>
                </w:rPr>
                <w:t>2,400</w:t>
              </w:r>
            </w:ins>
          </w:p>
        </w:tc>
        <w:tc>
          <w:tcPr>
            <w:tcW w:w="1595" w:type="dxa"/>
            <w:tcPrChange w:id="4914" w:author="MUKOLWE" w:date="2024-11-26T06:25:00Z">
              <w:tcPr>
                <w:tcW w:w="1595" w:type="dxa"/>
              </w:tcPr>
            </w:tcPrChange>
          </w:tcPr>
          <w:p w14:paraId="5F2AF7FF" w14:textId="77777777" w:rsidR="008574C7" w:rsidRDefault="008574C7" w:rsidP="008574C7">
            <w:pPr>
              <w:pStyle w:val="TableParagraph"/>
              <w:spacing w:line="276" w:lineRule="auto"/>
              <w:ind w:left="211"/>
              <w:jc w:val="both"/>
              <w:rPr>
                <w:ins w:id="4915" w:author="MUKOLWE" w:date="2024-11-26T06:24:00Z"/>
                <w:sz w:val="24"/>
              </w:rPr>
            </w:pPr>
            <w:ins w:id="4916" w:author="MUKOLWE" w:date="2024-11-26T06:24:00Z">
              <w:r>
                <w:rPr>
                  <w:spacing w:val="-4"/>
                  <w:sz w:val="24"/>
                </w:rPr>
                <w:t>4,200</w:t>
              </w:r>
            </w:ins>
          </w:p>
        </w:tc>
      </w:tr>
      <w:tr w:rsidR="008574C7" w14:paraId="59D6898C" w14:textId="77777777" w:rsidTr="008574C7">
        <w:trPr>
          <w:trHeight w:val="273"/>
          <w:ins w:id="4917" w:author="MUKOLWE" w:date="2024-11-26T06:24:00Z"/>
          <w:trPrChange w:id="4918" w:author="MUKOLWE" w:date="2024-11-26T06:25:00Z">
            <w:trPr>
              <w:trHeight w:val="413"/>
            </w:trPr>
          </w:trPrChange>
        </w:trPr>
        <w:tc>
          <w:tcPr>
            <w:tcW w:w="2863" w:type="dxa"/>
            <w:tcPrChange w:id="4919" w:author="MUKOLWE" w:date="2024-11-26T06:25:00Z">
              <w:tcPr>
                <w:tcW w:w="2863" w:type="dxa"/>
              </w:tcPr>
            </w:tcPrChange>
          </w:tcPr>
          <w:p w14:paraId="4D3980F0" w14:textId="77777777" w:rsidR="008574C7" w:rsidRDefault="008574C7" w:rsidP="008574C7">
            <w:pPr>
              <w:pStyle w:val="TableParagraph"/>
              <w:spacing w:line="276" w:lineRule="auto"/>
              <w:ind w:left="105"/>
              <w:jc w:val="both"/>
              <w:rPr>
                <w:ins w:id="4920" w:author="MUKOLWE" w:date="2024-11-26T06:24:00Z"/>
                <w:sz w:val="24"/>
              </w:rPr>
            </w:pPr>
            <w:ins w:id="4921" w:author="MUKOLWE" w:date="2024-11-26T06:24:00Z">
              <w:r>
                <w:rPr>
                  <w:sz w:val="24"/>
                </w:rPr>
                <w:t>Miscellaneous</w:t>
              </w:r>
              <w:r>
                <w:rPr>
                  <w:spacing w:val="-9"/>
                  <w:sz w:val="24"/>
                </w:rPr>
                <w:t xml:space="preserve"> </w:t>
              </w:r>
              <w:r>
                <w:rPr>
                  <w:spacing w:val="-4"/>
                  <w:sz w:val="24"/>
                </w:rPr>
                <w:t>(Ksh)</w:t>
              </w:r>
            </w:ins>
          </w:p>
        </w:tc>
        <w:tc>
          <w:tcPr>
            <w:tcW w:w="1858" w:type="dxa"/>
            <w:tcPrChange w:id="4922" w:author="MUKOLWE" w:date="2024-11-26T06:25:00Z">
              <w:tcPr>
                <w:tcW w:w="1858" w:type="dxa"/>
              </w:tcPr>
            </w:tcPrChange>
          </w:tcPr>
          <w:p w14:paraId="32145154" w14:textId="77777777" w:rsidR="008574C7" w:rsidRDefault="008574C7" w:rsidP="008574C7">
            <w:pPr>
              <w:pStyle w:val="TableParagraph"/>
              <w:spacing w:line="276" w:lineRule="auto"/>
              <w:ind w:left="105"/>
              <w:jc w:val="both"/>
              <w:rPr>
                <w:ins w:id="4923" w:author="MUKOLWE" w:date="2024-11-26T06:24:00Z"/>
                <w:sz w:val="24"/>
              </w:rPr>
            </w:pPr>
            <w:ins w:id="4924" w:author="MUKOLWE" w:date="2024-11-26T06:24:00Z">
              <w:r>
                <w:rPr>
                  <w:spacing w:val="-4"/>
                  <w:sz w:val="24"/>
                </w:rPr>
                <w:t>5,000</w:t>
              </w:r>
            </w:ins>
          </w:p>
        </w:tc>
        <w:tc>
          <w:tcPr>
            <w:tcW w:w="1738" w:type="dxa"/>
            <w:tcPrChange w:id="4925" w:author="MUKOLWE" w:date="2024-11-26T06:25:00Z">
              <w:tcPr>
                <w:tcW w:w="1738" w:type="dxa"/>
              </w:tcPr>
            </w:tcPrChange>
          </w:tcPr>
          <w:p w14:paraId="5080CAB2" w14:textId="77777777" w:rsidR="008574C7" w:rsidRDefault="008574C7" w:rsidP="008574C7">
            <w:pPr>
              <w:pStyle w:val="TableParagraph"/>
              <w:spacing w:line="276" w:lineRule="auto"/>
              <w:ind w:left="105"/>
              <w:jc w:val="both"/>
              <w:rPr>
                <w:ins w:id="4926" w:author="MUKOLWE" w:date="2024-11-26T06:24:00Z"/>
                <w:sz w:val="24"/>
              </w:rPr>
            </w:pPr>
            <w:ins w:id="4927" w:author="MUKOLWE" w:date="2024-11-26T06:24:00Z">
              <w:r>
                <w:rPr>
                  <w:spacing w:val="-4"/>
                  <w:sz w:val="24"/>
                </w:rPr>
                <w:t>2,200</w:t>
              </w:r>
            </w:ins>
          </w:p>
        </w:tc>
        <w:tc>
          <w:tcPr>
            <w:tcW w:w="1595" w:type="dxa"/>
            <w:tcPrChange w:id="4928" w:author="MUKOLWE" w:date="2024-11-26T06:25:00Z">
              <w:tcPr>
                <w:tcW w:w="1595" w:type="dxa"/>
              </w:tcPr>
            </w:tcPrChange>
          </w:tcPr>
          <w:p w14:paraId="77ECFDEE" w14:textId="77777777" w:rsidR="008574C7" w:rsidRDefault="008574C7" w:rsidP="008574C7">
            <w:pPr>
              <w:pStyle w:val="TableParagraph"/>
              <w:spacing w:line="276" w:lineRule="auto"/>
              <w:ind w:left="211"/>
              <w:jc w:val="both"/>
              <w:rPr>
                <w:ins w:id="4929" w:author="MUKOLWE" w:date="2024-11-26T06:24:00Z"/>
                <w:sz w:val="24"/>
              </w:rPr>
            </w:pPr>
            <w:ins w:id="4930" w:author="MUKOLWE" w:date="2024-11-26T06:24:00Z">
              <w:r>
                <w:rPr>
                  <w:spacing w:val="-4"/>
                  <w:sz w:val="24"/>
                </w:rPr>
                <w:t>4,000</w:t>
              </w:r>
            </w:ins>
          </w:p>
        </w:tc>
      </w:tr>
      <w:tr w:rsidR="008574C7" w14:paraId="77123904" w14:textId="77777777" w:rsidTr="008574C7">
        <w:trPr>
          <w:trHeight w:val="318"/>
          <w:ins w:id="4931" w:author="MUKOLWE" w:date="2024-11-26T06:24:00Z"/>
          <w:trPrChange w:id="4932" w:author="MUKOLWE" w:date="2024-11-26T06:27:00Z">
            <w:trPr>
              <w:trHeight w:val="417"/>
            </w:trPr>
          </w:trPrChange>
        </w:trPr>
        <w:tc>
          <w:tcPr>
            <w:tcW w:w="2863" w:type="dxa"/>
            <w:tcPrChange w:id="4933" w:author="MUKOLWE" w:date="2024-11-26T06:27:00Z">
              <w:tcPr>
                <w:tcW w:w="2863" w:type="dxa"/>
              </w:tcPr>
            </w:tcPrChange>
          </w:tcPr>
          <w:p w14:paraId="1667A3E4" w14:textId="7F054A7A" w:rsidR="008574C7" w:rsidRDefault="00ED62F0" w:rsidP="008574C7">
            <w:pPr>
              <w:pStyle w:val="TableParagraph"/>
              <w:spacing w:line="276" w:lineRule="auto"/>
              <w:ind w:left="105"/>
              <w:jc w:val="both"/>
              <w:rPr>
                <w:ins w:id="4934" w:author="MUKOLWE" w:date="2024-11-26T06:24:00Z"/>
                <w:b/>
                <w:sz w:val="24"/>
              </w:rPr>
            </w:pPr>
            <w:ins w:id="4935" w:author="MUKOLWE" w:date="2024-11-26T06:24:00Z">
              <w:r>
                <w:rPr>
                  <w:b/>
                  <w:sz w:val="24"/>
                </w:rPr>
                <w:t>Total</w:t>
              </w:r>
              <w:r w:rsidR="008574C7">
                <w:rPr>
                  <w:b/>
                  <w:spacing w:val="-4"/>
                  <w:sz w:val="24"/>
                </w:rPr>
                <w:t xml:space="preserve"> </w:t>
              </w:r>
              <w:r w:rsidR="008574C7">
                <w:rPr>
                  <w:b/>
                  <w:spacing w:val="-2"/>
                  <w:sz w:val="24"/>
                </w:rPr>
                <w:t>(Ksh)</w:t>
              </w:r>
            </w:ins>
          </w:p>
        </w:tc>
        <w:tc>
          <w:tcPr>
            <w:tcW w:w="1858" w:type="dxa"/>
            <w:tcPrChange w:id="4936" w:author="MUKOLWE" w:date="2024-11-26T06:27:00Z">
              <w:tcPr>
                <w:tcW w:w="1858" w:type="dxa"/>
              </w:tcPr>
            </w:tcPrChange>
          </w:tcPr>
          <w:p w14:paraId="2107281D" w14:textId="77777777" w:rsidR="008574C7" w:rsidRDefault="008574C7" w:rsidP="008574C7">
            <w:pPr>
              <w:pStyle w:val="TableParagraph"/>
              <w:spacing w:line="276" w:lineRule="auto"/>
              <w:ind w:left="105"/>
              <w:jc w:val="both"/>
              <w:rPr>
                <w:ins w:id="4937" w:author="MUKOLWE" w:date="2024-11-26T06:24:00Z"/>
                <w:b/>
                <w:sz w:val="24"/>
              </w:rPr>
            </w:pPr>
            <w:ins w:id="4938" w:author="MUKOLWE" w:date="2024-11-26T06:24:00Z">
              <w:r>
                <w:rPr>
                  <w:b/>
                  <w:spacing w:val="-2"/>
                  <w:sz w:val="24"/>
                </w:rPr>
                <w:t>42,160</w:t>
              </w:r>
            </w:ins>
          </w:p>
        </w:tc>
        <w:tc>
          <w:tcPr>
            <w:tcW w:w="1738" w:type="dxa"/>
            <w:tcPrChange w:id="4939" w:author="MUKOLWE" w:date="2024-11-26T06:27:00Z">
              <w:tcPr>
                <w:tcW w:w="1738" w:type="dxa"/>
              </w:tcPr>
            </w:tcPrChange>
          </w:tcPr>
          <w:p w14:paraId="2A9AA28C" w14:textId="77777777" w:rsidR="008574C7" w:rsidRDefault="008574C7" w:rsidP="008574C7">
            <w:pPr>
              <w:pStyle w:val="TableParagraph"/>
              <w:spacing w:line="276" w:lineRule="auto"/>
              <w:ind w:left="105"/>
              <w:jc w:val="both"/>
              <w:rPr>
                <w:ins w:id="4940" w:author="MUKOLWE" w:date="2024-11-26T06:24:00Z"/>
                <w:b/>
                <w:sz w:val="24"/>
              </w:rPr>
            </w:pPr>
            <w:ins w:id="4941" w:author="MUKOLWE" w:date="2024-11-26T06:24:00Z">
              <w:r>
                <w:rPr>
                  <w:b/>
                  <w:spacing w:val="-2"/>
                  <w:sz w:val="24"/>
                </w:rPr>
                <w:t>59,810</w:t>
              </w:r>
            </w:ins>
          </w:p>
        </w:tc>
        <w:tc>
          <w:tcPr>
            <w:tcW w:w="1595" w:type="dxa"/>
            <w:tcPrChange w:id="4942" w:author="MUKOLWE" w:date="2024-11-26T06:27:00Z">
              <w:tcPr>
                <w:tcW w:w="1595" w:type="dxa"/>
              </w:tcPr>
            </w:tcPrChange>
          </w:tcPr>
          <w:p w14:paraId="095AAFAD" w14:textId="77777777" w:rsidR="008574C7" w:rsidRDefault="008574C7" w:rsidP="008574C7">
            <w:pPr>
              <w:pStyle w:val="TableParagraph"/>
              <w:spacing w:line="276" w:lineRule="auto"/>
              <w:ind w:left="211"/>
              <w:jc w:val="both"/>
              <w:rPr>
                <w:ins w:id="4943" w:author="MUKOLWE" w:date="2024-11-26T06:24:00Z"/>
                <w:b/>
                <w:sz w:val="24"/>
              </w:rPr>
            </w:pPr>
            <w:ins w:id="4944" w:author="MUKOLWE" w:date="2024-11-26T06:24:00Z">
              <w:r>
                <w:rPr>
                  <w:b/>
                  <w:spacing w:val="-2"/>
                  <w:sz w:val="24"/>
                </w:rPr>
                <w:t>42,400</w:t>
              </w:r>
            </w:ins>
          </w:p>
        </w:tc>
      </w:tr>
    </w:tbl>
    <w:p w14:paraId="7AC28FC7" w14:textId="77777777" w:rsidR="003F2AF2" w:rsidRDefault="003F2AF2" w:rsidP="00E14B75">
      <w:pPr>
        <w:pStyle w:val="ListParagraph"/>
        <w:tabs>
          <w:tab w:val="left" w:pos="544"/>
          <w:tab w:val="left" w:pos="672"/>
          <w:tab w:val="left" w:pos="9810"/>
        </w:tabs>
        <w:spacing w:line="276" w:lineRule="auto"/>
        <w:ind w:left="544" w:right="1181" w:firstLine="0"/>
        <w:jc w:val="both"/>
      </w:pPr>
    </w:p>
    <w:p w14:paraId="07138609" w14:textId="29E164E4" w:rsidR="00BE709E" w:rsidRPr="00E365ED" w:rsidDel="008574C7" w:rsidRDefault="00BE709E" w:rsidP="00E14B75">
      <w:pPr>
        <w:spacing w:line="276" w:lineRule="auto"/>
        <w:ind w:left="102" w:firstLine="618"/>
        <w:jc w:val="both"/>
        <w:rPr>
          <w:moveFrom w:id="4945" w:author="MUKOLWE" w:date="2024-11-26T06:24:00Z"/>
          <w:i/>
        </w:rPr>
      </w:pPr>
      <w:moveFromRangeStart w:id="4946" w:author="MUKOLWE" w:date="2024-11-26T06:24:00Z" w:name="move183494682"/>
      <w:moveFrom w:id="4947" w:author="MUKOLWE" w:date="2024-11-26T06:24:00Z">
        <w:r w:rsidRPr="00E365ED" w:rsidDel="008574C7">
          <w:rPr>
            <w:i/>
          </w:rPr>
          <w:t>Table</w:t>
        </w:r>
        <w:r w:rsidRPr="00E365ED" w:rsidDel="008574C7">
          <w:rPr>
            <w:i/>
            <w:spacing w:val="-8"/>
          </w:rPr>
          <w:t xml:space="preserve"> </w:t>
        </w:r>
        <w:r w:rsidR="00BE14BD" w:rsidDel="008574C7">
          <w:rPr>
            <w:i/>
          </w:rPr>
          <w:t>4.9</w:t>
        </w:r>
        <w:r w:rsidRPr="00E365ED" w:rsidDel="008574C7">
          <w:rPr>
            <w:i/>
          </w:rPr>
          <w:t>:</w:t>
        </w:r>
        <w:r w:rsidRPr="00E365ED" w:rsidDel="008574C7">
          <w:rPr>
            <w:i/>
            <w:spacing w:val="-3"/>
          </w:rPr>
          <w:t xml:space="preserve"> </w:t>
        </w:r>
        <w:r w:rsidRPr="00E365ED" w:rsidDel="008574C7">
          <w:rPr>
            <w:i/>
          </w:rPr>
          <w:t>Valuable</w:t>
        </w:r>
        <w:r w:rsidRPr="00E365ED" w:rsidDel="008574C7">
          <w:rPr>
            <w:i/>
            <w:spacing w:val="-2"/>
          </w:rPr>
          <w:t xml:space="preserve"> </w:t>
        </w:r>
        <w:r w:rsidRPr="00E365ED" w:rsidDel="008574C7">
          <w:rPr>
            <w:i/>
            <w:spacing w:val="-4"/>
          </w:rPr>
          <w:t>costs</w:t>
        </w:r>
      </w:moveFrom>
    </w:p>
    <w:moveFromRangeEnd w:id="4946"/>
    <w:p w14:paraId="1309CE3B" w14:textId="77777777" w:rsidR="003F2AF2" w:rsidRDefault="003F2AF2" w:rsidP="0062071D">
      <w:pPr>
        <w:spacing w:line="276" w:lineRule="auto"/>
        <w:jc w:val="both"/>
      </w:pPr>
    </w:p>
    <w:p w14:paraId="7A39616E" w14:textId="77777777" w:rsidR="003F2AF2" w:rsidRDefault="003F2AF2" w:rsidP="0062071D">
      <w:pPr>
        <w:spacing w:line="276" w:lineRule="auto"/>
        <w:jc w:val="both"/>
      </w:pPr>
    </w:p>
    <w:p w14:paraId="065BBB6A" w14:textId="43BA139E" w:rsidR="00C87D1D" w:rsidRDefault="00C87D1D">
      <w:pPr>
        <w:jc w:val="both"/>
        <w:rPr>
          <w:ins w:id="4948" w:author="MUKOLWE" w:date="2024-11-26T06:24:00Z"/>
          <w:sz w:val="24"/>
          <w:szCs w:val="24"/>
        </w:rPr>
        <w:pPrChange w:id="4949" w:author="MUKOLWE" w:date="2024-11-23T02:51:00Z">
          <w:pPr>
            <w:spacing w:line="276" w:lineRule="auto"/>
            <w:jc w:val="both"/>
          </w:pPr>
        </w:pPrChange>
      </w:pPr>
    </w:p>
    <w:p w14:paraId="548F74AE" w14:textId="37EA496F" w:rsidR="008574C7" w:rsidRDefault="008574C7">
      <w:pPr>
        <w:jc w:val="both"/>
        <w:rPr>
          <w:ins w:id="4950" w:author="MUKOLWE" w:date="2024-11-26T06:24:00Z"/>
          <w:sz w:val="24"/>
          <w:szCs w:val="24"/>
        </w:rPr>
        <w:pPrChange w:id="4951" w:author="MUKOLWE" w:date="2024-11-23T02:51:00Z">
          <w:pPr>
            <w:spacing w:line="276" w:lineRule="auto"/>
            <w:jc w:val="both"/>
          </w:pPr>
        </w:pPrChange>
      </w:pPr>
    </w:p>
    <w:p w14:paraId="320FE97D" w14:textId="0D594A75" w:rsidR="008574C7" w:rsidRDefault="008574C7">
      <w:pPr>
        <w:jc w:val="both"/>
        <w:rPr>
          <w:ins w:id="4952" w:author="MUKOLWE" w:date="2024-11-26T06:24:00Z"/>
          <w:sz w:val="24"/>
          <w:szCs w:val="24"/>
        </w:rPr>
        <w:pPrChange w:id="4953" w:author="MUKOLWE" w:date="2024-11-23T02:51:00Z">
          <w:pPr>
            <w:spacing w:line="276" w:lineRule="auto"/>
            <w:jc w:val="both"/>
          </w:pPr>
        </w:pPrChange>
      </w:pPr>
    </w:p>
    <w:p w14:paraId="358A14B1" w14:textId="664FA1FA" w:rsidR="008574C7" w:rsidRDefault="008574C7">
      <w:pPr>
        <w:jc w:val="both"/>
        <w:rPr>
          <w:ins w:id="4954" w:author="MUKOLWE" w:date="2024-11-26T06:24:00Z"/>
          <w:sz w:val="24"/>
          <w:szCs w:val="24"/>
        </w:rPr>
        <w:pPrChange w:id="4955" w:author="MUKOLWE" w:date="2024-11-23T02:51:00Z">
          <w:pPr>
            <w:spacing w:line="276" w:lineRule="auto"/>
            <w:jc w:val="both"/>
          </w:pPr>
        </w:pPrChange>
      </w:pPr>
    </w:p>
    <w:p w14:paraId="1805D2C2" w14:textId="4ACB3C19" w:rsidR="008574C7" w:rsidRDefault="008574C7">
      <w:pPr>
        <w:jc w:val="both"/>
        <w:rPr>
          <w:ins w:id="4956" w:author="MUKOLWE" w:date="2024-11-26T06:24:00Z"/>
          <w:sz w:val="24"/>
          <w:szCs w:val="24"/>
        </w:rPr>
        <w:pPrChange w:id="4957" w:author="MUKOLWE" w:date="2024-11-23T02:51:00Z">
          <w:pPr>
            <w:spacing w:line="276" w:lineRule="auto"/>
            <w:jc w:val="both"/>
          </w:pPr>
        </w:pPrChange>
      </w:pPr>
    </w:p>
    <w:p w14:paraId="71CD7840" w14:textId="785D8B3D" w:rsidR="008574C7" w:rsidRDefault="008574C7">
      <w:pPr>
        <w:jc w:val="both"/>
        <w:rPr>
          <w:ins w:id="4958" w:author="MUKOLWE" w:date="2024-11-26T06:24:00Z"/>
          <w:sz w:val="24"/>
          <w:szCs w:val="24"/>
        </w:rPr>
        <w:pPrChange w:id="4959" w:author="MUKOLWE" w:date="2024-11-23T02:51:00Z">
          <w:pPr>
            <w:spacing w:line="276" w:lineRule="auto"/>
            <w:jc w:val="both"/>
          </w:pPr>
        </w:pPrChange>
      </w:pPr>
    </w:p>
    <w:p w14:paraId="37B39B59" w14:textId="40426E48" w:rsidR="008574C7" w:rsidRDefault="008574C7">
      <w:pPr>
        <w:jc w:val="both"/>
        <w:rPr>
          <w:ins w:id="4960" w:author="MUKOLWE" w:date="2024-11-26T06:24:00Z"/>
          <w:sz w:val="24"/>
          <w:szCs w:val="24"/>
        </w:rPr>
        <w:pPrChange w:id="4961" w:author="MUKOLWE" w:date="2024-11-23T02:51:00Z">
          <w:pPr>
            <w:spacing w:line="276" w:lineRule="auto"/>
            <w:jc w:val="both"/>
          </w:pPr>
        </w:pPrChange>
      </w:pPr>
    </w:p>
    <w:p w14:paraId="4F8DA6E2" w14:textId="0F91BDFD" w:rsidR="008574C7" w:rsidRDefault="008574C7">
      <w:pPr>
        <w:jc w:val="both"/>
        <w:rPr>
          <w:ins w:id="4962" w:author="MUKOLWE" w:date="2024-11-26T06:24:00Z"/>
          <w:sz w:val="24"/>
          <w:szCs w:val="24"/>
        </w:rPr>
        <w:pPrChange w:id="4963" w:author="MUKOLWE" w:date="2024-11-23T02:51:00Z">
          <w:pPr>
            <w:spacing w:line="276" w:lineRule="auto"/>
            <w:jc w:val="both"/>
          </w:pPr>
        </w:pPrChange>
      </w:pPr>
    </w:p>
    <w:p w14:paraId="65325CB6" w14:textId="39EBB4C7" w:rsidR="008574C7" w:rsidRDefault="008574C7">
      <w:pPr>
        <w:jc w:val="both"/>
        <w:rPr>
          <w:ins w:id="4964" w:author="MUKOLWE" w:date="2024-11-26T06:24:00Z"/>
          <w:sz w:val="24"/>
          <w:szCs w:val="24"/>
        </w:rPr>
        <w:pPrChange w:id="4965" w:author="MUKOLWE" w:date="2024-11-23T02:51:00Z">
          <w:pPr>
            <w:spacing w:line="276" w:lineRule="auto"/>
            <w:jc w:val="both"/>
          </w:pPr>
        </w:pPrChange>
      </w:pPr>
    </w:p>
    <w:p w14:paraId="228305F2" w14:textId="33535135" w:rsidR="008574C7" w:rsidRDefault="008574C7">
      <w:pPr>
        <w:jc w:val="both"/>
        <w:rPr>
          <w:ins w:id="4966" w:author="MUKOLWE" w:date="2024-11-26T06:24:00Z"/>
          <w:sz w:val="24"/>
          <w:szCs w:val="24"/>
        </w:rPr>
        <w:pPrChange w:id="4967" w:author="MUKOLWE" w:date="2024-11-23T02:51:00Z">
          <w:pPr>
            <w:spacing w:line="276" w:lineRule="auto"/>
            <w:jc w:val="both"/>
          </w:pPr>
        </w:pPrChange>
      </w:pPr>
    </w:p>
    <w:p w14:paraId="1E5F2690" w14:textId="738B669D" w:rsidR="008574C7" w:rsidRDefault="008574C7">
      <w:pPr>
        <w:jc w:val="both"/>
        <w:rPr>
          <w:ins w:id="4968" w:author="MUKOLWE" w:date="2024-11-26T06:24:00Z"/>
          <w:sz w:val="24"/>
          <w:szCs w:val="24"/>
        </w:rPr>
        <w:pPrChange w:id="4969" w:author="MUKOLWE" w:date="2024-11-23T02:51:00Z">
          <w:pPr>
            <w:spacing w:line="276" w:lineRule="auto"/>
            <w:jc w:val="both"/>
          </w:pPr>
        </w:pPrChange>
      </w:pPr>
    </w:p>
    <w:p w14:paraId="28AFFB06" w14:textId="65BDC6FA" w:rsidR="008574C7" w:rsidRPr="00ED62F0" w:rsidRDefault="00ED62F0">
      <w:pPr>
        <w:jc w:val="both"/>
        <w:rPr>
          <w:ins w:id="4970" w:author="MUKOLWE" w:date="2024-11-26T06:25:00Z"/>
          <w:b/>
          <w:sz w:val="24"/>
          <w:szCs w:val="24"/>
          <w:rPrChange w:id="4971" w:author="MUKOLWE" w:date="2024-11-26T06:43:00Z">
            <w:rPr>
              <w:ins w:id="4972" w:author="MUKOLWE" w:date="2024-11-26T06:25:00Z"/>
              <w:sz w:val="24"/>
              <w:szCs w:val="24"/>
            </w:rPr>
          </w:rPrChange>
        </w:rPr>
        <w:pPrChange w:id="4973" w:author="MUKOLWE" w:date="2024-11-23T02:51:00Z">
          <w:pPr>
            <w:spacing w:line="276" w:lineRule="auto"/>
            <w:jc w:val="both"/>
          </w:pPr>
        </w:pPrChange>
      </w:pPr>
      <w:ins w:id="4974" w:author="MUKOLWE" w:date="2024-11-26T06:41:00Z">
        <w:r w:rsidRPr="00ED62F0">
          <w:rPr>
            <w:b/>
            <w:color w:val="F96A1B" w:themeColor="accent2"/>
            <w:sz w:val="24"/>
            <w:szCs w:val="24"/>
            <w:highlight w:val="yellow"/>
            <w:rPrChange w:id="4975" w:author="MUKOLWE" w:date="2024-11-26T06:43:00Z">
              <w:rPr>
                <w:sz w:val="24"/>
                <w:szCs w:val="24"/>
              </w:rPr>
            </w:rPrChange>
          </w:rPr>
          <w:t>The Section below is not cl</w:t>
        </w:r>
        <w:r>
          <w:rPr>
            <w:b/>
            <w:color w:val="F96A1B" w:themeColor="accent2"/>
            <w:sz w:val="24"/>
            <w:szCs w:val="24"/>
            <w:highlight w:val="yellow"/>
          </w:rPr>
          <w:t xml:space="preserve">ear and need to be linked </w:t>
        </w:r>
      </w:ins>
      <w:ins w:id="4976" w:author="MUKOLWE" w:date="2024-11-26T06:43:00Z">
        <w:r>
          <w:rPr>
            <w:b/>
            <w:color w:val="F96A1B" w:themeColor="accent2"/>
            <w:sz w:val="24"/>
            <w:szCs w:val="24"/>
            <w:highlight w:val="yellow"/>
          </w:rPr>
          <w:t>with</w:t>
        </w:r>
      </w:ins>
      <w:ins w:id="4977" w:author="MUKOLWE" w:date="2024-11-26T06:41:00Z">
        <w:r w:rsidRPr="00ED62F0">
          <w:rPr>
            <w:b/>
            <w:color w:val="F96A1B" w:themeColor="accent2"/>
            <w:sz w:val="24"/>
            <w:szCs w:val="24"/>
            <w:highlight w:val="yellow"/>
            <w:rPrChange w:id="4978" w:author="MUKOLWE" w:date="2024-11-26T06:43:00Z">
              <w:rPr>
                <w:sz w:val="24"/>
                <w:szCs w:val="24"/>
              </w:rPr>
            </w:rPrChange>
          </w:rPr>
          <w:t xml:space="preserve"> relevant </w:t>
        </w:r>
      </w:ins>
      <w:ins w:id="4979" w:author="MUKOLWE" w:date="2024-11-26T06:42:00Z">
        <w:r w:rsidRPr="00ED62F0">
          <w:rPr>
            <w:b/>
            <w:color w:val="F96A1B" w:themeColor="accent2"/>
            <w:sz w:val="24"/>
            <w:szCs w:val="24"/>
            <w:highlight w:val="yellow"/>
            <w:rPrChange w:id="4980" w:author="MUKOLWE" w:date="2024-11-26T06:43:00Z">
              <w:rPr>
                <w:sz w:val="24"/>
                <w:szCs w:val="24"/>
              </w:rPr>
            </w:rPrChange>
          </w:rPr>
          <w:t>Sections within CHAPTER 4</w:t>
        </w:r>
      </w:ins>
    </w:p>
    <w:p w14:paraId="02BC6FFB" w14:textId="7CE87C47" w:rsidR="008574C7" w:rsidRPr="00346282" w:rsidRDefault="00B14D34">
      <w:pPr>
        <w:jc w:val="both"/>
        <w:rPr>
          <w:sz w:val="24"/>
          <w:szCs w:val="24"/>
          <w:rPrChange w:id="4981" w:author="Windows User" w:date="2024-11-27T15:06:00Z">
            <w:rPr/>
          </w:rPrChange>
        </w:rPr>
        <w:pPrChange w:id="4982" w:author="Windows User" w:date="2024-11-27T15:04:00Z">
          <w:pPr>
            <w:spacing w:line="276" w:lineRule="auto"/>
            <w:jc w:val="both"/>
          </w:pPr>
        </w:pPrChange>
      </w:pPr>
      <w:ins w:id="4983" w:author="Windows User" w:date="2024-11-27T14:59:00Z">
        <w:r>
          <w:rPr>
            <w:b/>
          </w:rPr>
          <w:t>4.7</w:t>
        </w:r>
        <w:r>
          <w:rPr>
            <w:b/>
          </w:rPr>
          <w:tab/>
        </w:r>
        <w:r w:rsidRPr="00346282">
          <w:rPr>
            <w:b/>
            <w:sz w:val="24"/>
            <w:szCs w:val="24"/>
            <w:rPrChange w:id="4984" w:author="Windows User" w:date="2024-11-27T15:06:00Z">
              <w:rPr>
                <w:b/>
              </w:rPr>
            </w:rPrChange>
          </w:rPr>
          <w:t>Break</w:t>
        </w:r>
        <w:r w:rsidRPr="00346282">
          <w:rPr>
            <w:b/>
            <w:spacing w:val="-1"/>
            <w:sz w:val="24"/>
            <w:szCs w:val="24"/>
            <w:rPrChange w:id="4985" w:author="Windows User" w:date="2024-11-27T15:06:00Z">
              <w:rPr>
                <w:b/>
                <w:spacing w:val="-1"/>
              </w:rPr>
            </w:rPrChange>
          </w:rPr>
          <w:t xml:space="preserve"> </w:t>
        </w:r>
        <w:r w:rsidRPr="00346282">
          <w:rPr>
            <w:b/>
            <w:sz w:val="24"/>
            <w:szCs w:val="24"/>
            <w:rPrChange w:id="4986" w:author="Windows User" w:date="2024-11-27T15:06:00Z">
              <w:rPr>
                <w:b/>
              </w:rPr>
            </w:rPrChange>
          </w:rPr>
          <w:t>Even</w:t>
        </w:r>
        <w:r w:rsidRPr="00346282">
          <w:rPr>
            <w:b/>
            <w:spacing w:val="-2"/>
            <w:sz w:val="24"/>
            <w:szCs w:val="24"/>
            <w:rPrChange w:id="4987" w:author="Windows User" w:date="2024-11-27T15:06:00Z">
              <w:rPr>
                <w:b/>
                <w:spacing w:val="-2"/>
              </w:rPr>
            </w:rPrChange>
          </w:rPr>
          <w:t xml:space="preserve"> </w:t>
        </w:r>
        <w:r w:rsidRPr="00346282">
          <w:rPr>
            <w:b/>
            <w:sz w:val="24"/>
            <w:szCs w:val="24"/>
            <w:rPrChange w:id="4988" w:author="Windows User" w:date="2024-11-27T15:06:00Z">
              <w:rPr>
                <w:b/>
              </w:rPr>
            </w:rPrChange>
          </w:rPr>
          <w:t>Point</w:t>
        </w:r>
        <w:r w:rsidRPr="00346282">
          <w:rPr>
            <w:b/>
            <w:spacing w:val="-3"/>
            <w:sz w:val="24"/>
            <w:szCs w:val="24"/>
            <w:rPrChange w:id="4989" w:author="Windows User" w:date="2024-11-27T15:06:00Z">
              <w:rPr>
                <w:b/>
                <w:spacing w:val="-3"/>
              </w:rPr>
            </w:rPrChange>
          </w:rPr>
          <w:t xml:space="preserve"> </w:t>
        </w:r>
        <w:r w:rsidRPr="00346282">
          <w:rPr>
            <w:b/>
            <w:sz w:val="24"/>
            <w:szCs w:val="24"/>
            <w:rPrChange w:id="4990" w:author="Windows User" w:date="2024-11-27T15:06:00Z">
              <w:rPr>
                <w:b/>
              </w:rPr>
            </w:rPrChange>
          </w:rPr>
          <w:t>Analysis</w:t>
        </w:r>
      </w:ins>
    </w:p>
    <w:p w14:paraId="1634B20B" w14:textId="77777777" w:rsidR="000731FF" w:rsidRPr="00346282" w:rsidRDefault="000731FF">
      <w:pPr>
        <w:spacing w:line="259" w:lineRule="auto"/>
        <w:jc w:val="both"/>
        <w:rPr>
          <w:ins w:id="4991" w:author="Windows User" w:date="2024-11-27T14:56:00Z"/>
          <w:sz w:val="24"/>
          <w:szCs w:val="24"/>
          <w:rPrChange w:id="4992" w:author="Windows User" w:date="2024-11-27T15:06:00Z">
            <w:rPr>
              <w:ins w:id="4993" w:author="Windows User" w:date="2024-11-27T14:56:00Z"/>
            </w:rPr>
          </w:rPrChange>
        </w:rPr>
        <w:pPrChange w:id="4994" w:author="Windows User" w:date="2024-11-27T15:04:00Z">
          <w:pPr>
            <w:spacing w:line="259" w:lineRule="auto"/>
          </w:pPr>
        </w:pPrChange>
      </w:pPr>
      <w:bookmarkStart w:id="4995" w:name="_Toc178837852"/>
    </w:p>
    <w:p w14:paraId="7E9F1381" w14:textId="5C6CED89" w:rsidR="000731FF" w:rsidRPr="00346282" w:rsidRDefault="000731FF">
      <w:pPr>
        <w:spacing w:line="259" w:lineRule="auto"/>
        <w:jc w:val="both"/>
        <w:rPr>
          <w:ins w:id="4996" w:author="Windows User" w:date="2024-11-27T14:56:00Z"/>
          <w:color w:val="042100"/>
          <w:sz w:val="24"/>
          <w:szCs w:val="24"/>
          <w:shd w:val="clear" w:color="auto" w:fill="FFFFFF"/>
          <w:rPrChange w:id="4997" w:author="Windows User" w:date="2024-11-27T15:06:00Z">
            <w:rPr>
              <w:ins w:id="4998" w:author="Windows User" w:date="2024-11-27T14:56:00Z"/>
              <w:rFonts w:ascii="Arial" w:hAnsi="Arial" w:cs="Arial"/>
              <w:color w:val="042100"/>
              <w:sz w:val="27"/>
              <w:szCs w:val="27"/>
              <w:shd w:val="clear" w:color="auto" w:fill="FFFFFF"/>
            </w:rPr>
          </w:rPrChange>
        </w:rPr>
        <w:pPrChange w:id="4999" w:author="Windows User" w:date="2024-11-27T15:04:00Z">
          <w:pPr>
            <w:spacing w:line="259" w:lineRule="auto"/>
          </w:pPr>
        </w:pPrChange>
      </w:pPr>
      <w:ins w:id="5000" w:author="Windows User" w:date="2024-11-27T14:56:00Z">
        <w:r w:rsidRPr="00346282">
          <w:rPr>
            <w:color w:val="042100"/>
            <w:sz w:val="24"/>
            <w:szCs w:val="24"/>
            <w:shd w:val="clear" w:color="auto" w:fill="FFFFFF"/>
            <w:rPrChange w:id="5001" w:author="Windows User" w:date="2024-11-27T15:06:00Z">
              <w:rPr>
                <w:rFonts w:ascii="Arial" w:hAnsi="Arial" w:cs="Arial"/>
                <w:color w:val="042100"/>
                <w:sz w:val="27"/>
                <w:szCs w:val="27"/>
                <w:shd w:val="clear" w:color="auto" w:fill="FFFFFF"/>
              </w:rPr>
            </w:rPrChange>
          </w:rPr>
          <w:t>The break-even point is the point at which a business's total revenue equals its total costs, resulting in neither a profit nor a loss. </w:t>
        </w:r>
        <w:r w:rsidR="00346282" w:rsidRPr="00346282">
          <w:rPr>
            <w:color w:val="042100"/>
            <w:sz w:val="24"/>
            <w:szCs w:val="24"/>
            <w:shd w:val="clear" w:color="auto" w:fill="FFFFFF"/>
            <w:rPrChange w:id="5002" w:author="Windows User" w:date="2024-11-27T15:06:00Z">
              <w:rPr>
                <w:rFonts w:ascii="Arial" w:hAnsi="Arial" w:cs="Arial"/>
                <w:color w:val="042100"/>
                <w:sz w:val="27"/>
                <w:szCs w:val="27"/>
                <w:shd w:val="clear" w:color="auto" w:fill="FFFFFF"/>
              </w:rPr>
            </w:rPrChange>
          </w:rPr>
          <w:t>It is</w:t>
        </w:r>
        <w:r w:rsidRPr="00346282">
          <w:rPr>
            <w:color w:val="042100"/>
            <w:sz w:val="24"/>
            <w:szCs w:val="24"/>
            <w:shd w:val="clear" w:color="auto" w:fill="FFFFFF"/>
            <w:rPrChange w:id="5003" w:author="Windows User" w:date="2024-11-27T15:06:00Z">
              <w:rPr>
                <w:rFonts w:ascii="Arial" w:hAnsi="Arial" w:cs="Arial"/>
                <w:color w:val="042100"/>
                <w:sz w:val="27"/>
                <w:szCs w:val="27"/>
                <w:shd w:val="clear" w:color="auto" w:fill="FFFFFF"/>
              </w:rPr>
            </w:rPrChange>
          </w:rPr>
          <w:t xml:space="preserve"> a key milestone for a business, as it indicates that the business model is viable and can sustain itself.</w:t>
        </w:r>
      </w:ins>
    </w:p>
    <w:p w14:paraId="37BC2EF4" w14:textId="77777777" w:rsidR="000731FF" w:rsidRPr="00346282" w:rsidRDefault="000731FF">
      <w:pPr>
        <w:spacing w:line="259" w:lineRule="auto"/>
        <w:jc w:val="both"/>
        <w:rPr>
          <w:ins w:id="5004" w:author="Windows User" w:date="2024-11-27T14:56:00Z"/>
          <w:color w:val="042100"/>
          <w:sz w:val="24"/>
          <w:szCs w:val="24"/>
          <w:shd w:val="clear" w:color="auto" w:fill="FFFFFF"/>
          <w:rPrChange w:id="5005" w:author="Windows User" w:date="2024-11-27T15:06:00Z">
            <w:rPr>
              <w:ins w:id="5006" w:author="Windows User" w:date="2024-11-27T14:56:00Z"/>
              <w:rFonts w:ascii="Arial" w:hAnsi="Arial" w:cs="Arial"/>
              <w:color w:val="042100"/>
              <w:sz w:val="27"/>
              <w:szCs w:val="27"/>
              <w:shd w:val="clear" w:color="auto" w:fill="FFFFFF"/>
            </w:rPr>
          </w:rPrChange>
        </w:rPr>
        <w:pPrChange w:id="5007" w:author="Windows User" w:date="2024-11-27T15:04:00Z">
          <w:pPr>
            <w:spacing w:line="259" w:lineRule="auto"/>
          </w:pPr>
        </w:pPrChange>
      </w:pPr>
    </w:p>
    <w:p w14:paraId="5484E05B" w14:textId="291506E1" w:rsidR="000731FF" w:rsidRPr="00346282" w:rsidRDefault="000731FF">
      <w:pPr>
        <w:spacing w:line="259" w:lineRule="auto"/>
        <w:jc w:val="both"/>
        <w:rPr>
          <w:ins w:id="5008" w:author="Windows User" w:date="2024-11-27T14:56:00Z"/>
          <w:color w:val="042100"/>
          <w:sz w:val="24"/>
          <w:szCs w:val="24"/>
          <w:shd w:val="clear" w:color="auto" w:fill="FFFFFF"/>
          <w:rPrChange w:id="5009" w:author="Windows User" w:date="2024-11-27T15:06:00Z">
            <w:rPr>
              <w:ins w:id="5010" w:author="Windows User" w:date="2024-11-27T14:56:00Z"/>
              <w:b/>
            </w:rPr>
          </w:rPrChange>
        </w:rPr>
        <w:pPrChange w:id="5011" w:author="Windows User" w:date="2024-11-27T15:05:00Z">
          <w:pPr>
            <w:spacing w:line="259" w:lineRule="auto"/>
          </w:pPr>
        </w:pPrChange>
      </w:pPr>
      <w:ins w:id="5012" w:author="Windows User" w:date="2024-11-27T14:56:00Z">
        <w:r w:rsidRPr="00346282">
          <w:rPr>
            <w:color w:val="042100"/>
            <w:sz w:val="24"/>
            <w:szCs w:val="24"/>
            <w:shd w:val="clear" w:color="auto" w:fill="FFFFFF"/>
            <w:rPrChange w:id="5013" w:author="Windows User" w:date="2024-11-27T15:06:00Z">
              <w:rPr>
                <w:rFonts w:ascii="Arial" w:hAnsi="Arial" w:cs="Arial"/>
                <w:color w:val="042100"/>
                <w:sz w:val="27"/>
                <w:szCs w:val="27"/>
                <w:shd w:val="clear" w:color="auto" w:fill="FFFFFF"/>
              </w:rPr>
            </w:rPrChange>
          </w:rPr>
          <w:t>The break-even point is important to RICT because it will help to effect the</w:t>
        </w:r>
      </w:ins>
      <w:ins w:id="5014" w:author="Windows User" w:date="2024-11-27T15:04:00Z">
        <w:r w:rsidR="00346282" w:rsidRPr="00346282">
          <w:rPr>
            <w:color w:val="042100"/>
            <w:sz w:val="24"/>
            <w:szCs w:val="24"/>
            <w:shd w:val="clear" w:color="auto" w:fill="FFFFFF"/>
            <w:rPrChange w:id="5015" w:author="Windows User" w:date="2024-11-27T15:06:00Z">
              <w:rPr>
                <w:rFonts w:ascii="Arial" w:hAnsi="Arial" w:cs="Arial"/>
                <w:color w:val="042100"/>
                <w:sz w:val="27"/>
                <w:szCs w:val="27"/>
                <w:shd w:val="clear" w:color="auto" w:fill="FFFFFF"/>
              </w:rPr>
            </w:rPrChange>
          </w:rPr>
          <w:t xml:space="preserve"> </w:t>
        </w:r>
      </w:ins>
      <w:ins w:id="5016" w:author="Windows User" w:date="2024-11-27T14:56:00Z">
        <w:r w:rsidRPr="00346282">
          <w:rPr>
            <w:rStyle w:val="Strong"/>
            <w:b w:val="0"/>
            <w:color w:val="042100"/>
            <w:sz w:val="24"/>
            <w:szCs w:val="24"/>
            <w:shd w:val="clear" w:color="auto" w:fill="FFFFFF"/>
            <w:rPrChange w:id="5017" w:author="Windows User" w:date="2024-11-27T15:06:00Z">
              <w:rPr>
                <w:rStyle w:val="Strong"/>
                <w:rFonts w:ascii="Arial" w:hAnsi="Arial" w:cs="Arial"/>
                <w:b w:val="0"/>
                <w:color w:val="042100"/>
                <w:shd w:val="clear" w:color="auto" w:fill="FFFFFF"/>
              </w:rPr>
            </w:rPrChange>
          </w:rPr>
          <w:t>Business plan, Decision making and Risk management efficiently. Sections 4.7.1 and 4.7.2 presents the formulae as applied by RICT</w:t>
        </w:r>
      </w:ins>
      <w:ins w:id="5018" w:author="Windows User" w:date="2024-11-27T15:02:00Z">
        <w:r w:rsidR="00346282" w:rsidRPr="00346282">
          <w:rPr>
            <w:rStyle w:val="Strong"/>
            <w:b w:val="0"/>
            <w:color w:val="042100"/>
            <w:sz w:val="24"/>
            <w:szCs w:val="24"/>
            <w:shd w:val="clear" w:color="auto" w:fill="FFFFFF"/>
            <w:rPrChange w:id="5019" w:author="Windows User" w:date="2024-11-27T15:06:00Z">
              <w:rPr>
                <w:rStyle w:val="Strong"/>
                <w:rFonts w:ascii="Arial" w:hAnsi="Arial" w:cs="Arial"/>
                <w:b w:val="0"/>
                <w:color w:val="042100"/>
                <w:shd w:val="clear" w:color="auto" w:fill="FFFFFF"/>
              </w:rPr>
            </w:rPrChange>
          </w:rPr>
          <w:t xml:space="preserve"> for the years 2025 and 2026, </w:t>
        </w:r>
      </w:ins>
      <w:ins w:id="5020" w:author="Windows User" w:date="2024-11-27T15:07:00Z">
        <w:r w:rsidR="00346282" w:rsidRPr="00346282">
          <w:rPr>
            <w:rStyle w:val="Strong"/>
            <w:b w:val="0"/>
            <w:color w:val="042100"/>
            <w:sz w:val="24"/>
            <w:szCs w:val="24"/>
            <w:shd w:val="clear" w:color="auto" w:fill="FFFFFF"/>
          </w:rPr>
          <w:t>respectively.</w:t>
        </w:r>
      </w:ins>
    </w:p>
    <w:p w14:paraId="089FDC74" w14:textId="77777777" w:rsidR="000731FF" w:rsidRDefault="000731FF">
      <w:pPr>
        <w:spacing w:line="259" w:lineRule="auto"/>
        <w:jc w:val="both"/>
        <w:rPr>
          <w:ins w:id="5021" w:author="Windows User" w:date="2024-11-27T14:56:00Z"/>
        </w:rPr>
        <w:pPrChange w:id="5022" w:author="Windows User" w:date="2024-11-27T15:04:00Z">
          <w:pPr>
            <w:spacing w:line="259" w:lineRule="auto"/>
          </w:pPr>
        </w:pPrChange>
      </w:pPr>
    </w:p>
    <w:p w14:paraId="77D8F600" w14:textId="77777777" w:rsidR="000731FF" w:rsidRPr="00A563F4" w:rsidRDefault="000731FF" w:rsidP="000731FF">
      <w:pPr>
        <w:spacing w:line="259" w:lineRule="auto"/>
        <w:rPr>
          <w:ins w:id="5023" w:author="Windows User" w:date="2024-11-27T14:56:00Z"/>
          <w:b/>
          <w:spacing w:val="-4"/>
          <w:sz w:val="24"/>
          <w:rPrChange w:id="5024" w:author="Windows User" w:date="2024-11-27T15:07:00Z">
            <w:rPr>
              <w:ins w:id="5025" w:author="Windows User" w:date="2024-11-27T14:56:00Z"/>
              <w:b/>
              <w:spacing w:val="-4"/>
            </w:rPr>
          </w:rPrChange>
        </w:rPr>
      </w:pPr>
      <w:ins w:id="5026" w:author="Windows User" w:date="2024-11-27T14:56:00Z">
        <w:r w:rsidRPr="00A563F4">
          <w:rPr>
            <w:b/>
            <w:sz w:val="24"/>
            <w:rPrChange w:id="5027" w:author="Windows User" w:date="2024-11-27T15:07:00Z">
              <w:rPr/>
            </w:rPrChange>
          </w:rPr>
          <w:t>4.7.1</w:t>
        </w:r>
        <w:r w:rsidRPr="00A563F4">
          <w:rPr>
            <w:b/>
            <w:sz w:val="24"/>
            <w:rPrChange w:id="5028" w:author="Windows User" w:date="2024-11-27T15:07:00Z">
              <w:rPr/>
            </w:rPrChange>
          </w:rPr>
          <w:tab/>
        </w:r>
        <w:r w:rsidRPr="00A563F4">
          <w:rPr>
            <w:b/>
            <w:sz w:val="24"/>
            <w:rPrChange w:id="5029" w:author="Windows User" w:date="2024-11-27T15:07:00Z">
              <w:rPr>
                <w:b/>
              </w:rPr>
            </w:rPrChange>
          </w:rPr>
          <w:t>Break</w:t>
        </w:r>
        <w:r w:rsidRPr="00A563F4">
          <w:rPr>
            <w:b/>
            <w:spacing w:val="-1"/>
            <w:sz w:val="24"/>
            <w:rPrChange w:id="5030" w:author="Windows User" w:date="2024-11-27T15:07:00Z">
              <w:rPr>
                <w:b/>
                <w:spacing w:val="-1"/>
              </w:rPr>
            </w:rPrChange>
          </w:rPr>
          <w:t xml:space="preserve"> </w:t>
        </w:r>
        <w:r w:rsidRPr="00A563F4">
          <w:rPr>
            <w:b/>
            <w:sz w:val="24"/>
            <w:rPrChange w:id="5031" w:author="Windows User" w:date="2024-11-27T15:07:00Z">
              <w:rPr>
                <w:b/>
              </w:rPr>
            </w:rPrChange>
          </w:rPr>
          <w:t>Even</w:t>
        </w:r>
        <w:r w:rsidRPr="00A563F4">
          <w:rPr>
            <w:b/>
            <w:spacing w:val="-2"/>
            <w:sz w:val="24"/>
            <w:rPrChange w:id="5032" w:author="Windows User" w:date="2024-11-27T15:07:00Z">
              <w:rPr>
                <w:b/>
                <w:spacing w:val="-2"/>
              </w:rPr>
            </w:rPrChange>
          </w:rPr>
          <w:t xml:space="preserve"> </w:t>
        </w:r>
        <w:r w:rsidRPr="00A563F4">
          <w:rPr>
            <w:b/>
            <w:sz w:val="24"/>
            <w:rPrChange w:id="5033" w:author="Windows User" w:date="2024-11-27T15:07:00Z">
              <w:rPr>
                <w:b/>
              </w:rPr>
            </w:rPrChange>
          </w:rPr>
          <w:t>Point</w:t>
        </w:r>
        <w:r w:rsidRPr="00A563F4">
          <w:rPr>
            <w:b/>
            <w:spacing w:val="-3"/>
            <w:sz w:val="24"/>
            <w:rPrChange w:id="5034" w:author="Windows User" w:date="2024-11-27T15:07:00Z">
              <w:rPr>
                <w:b/>
                <w:spacing w:val="-3"/>
              </w:rPr>
            </w:rPrChange>
          </w:rPr>
          <w:t xml:space="preserve"> </w:t>
        </w:r>
        <w:r w:rsidRPr="00A563F4">
          <w:rPr>
            <w:b/>
            <w:sz w:val="24"/>
            <w:rPrChange w:id="5035" w:author="Windows User" w:date="2024-11-27T15:07:00Z">
              <w:rPr>
                <w:b/>
              </w:rPr>
            </w:rPrChange>
          </w:rPr>
          <w:t>of</w:t>
        </w:r>
        <w:r w:rsidRPr="00A563F4">
          <w:rPr>
            <w:b/>
            <w:spacing w:val="-2"/>
            <w:sz w:val="24"/>
            <w:rPrChange w:id="5036" w:author="Windows User" w:date="2024-11-27T15:07:00Z">
              <w:rPr>
                <w:b/>
                <w:spacing w:val="-2"/>
              </w:rPr>
            </w:rPrChange>
          </w:rPr>
          <w:t xml:space="preserve"> </w:t>
        </w:r>
        <w:r w:rsidRPr="00A563F4">
          <w:rPr>
            <w:b/>
            <w:spacing w:val="-4"/>
            <w:sz w:val="24"/>
            <w:rPrChange w:id="5037" w:author="Windows User" w:date="2024-11-27T15:07:00Z">
              <w:rPr>
                <w:b/>
                <w:spacing w:val="-4"/>
              </w:rPr>
            </w:rPrChange>
          </w:rPr>
          <w:t>202</w:t>
        </w:r>
        <w:r w:rsidRPr="00A563F4">
          <w:rPr>
            <w:b/>
            <w:noProof/>
            <w:sz w:val="28"/>
            <w:szCs w:val="24"/>
            <w:rPrChange w:id="5038" w:author="Windows User" w:date="2024-11-27T15:07:00Z">
              <w:rPr>
                <w:noProof/>
                <w:sz w:val="24"/>
                <w:szCs w:val="24"/>
              </w:rPr>
            </w:rPrChange>
          </w:rPr>
          <mc:AlternateContent>
            <mc:Choice Requires="wps">
              <w:drawing>
                <wp:anchor distT="0" distB="0" distL="0" distR="0" simplePos="0" relativeHeight="251781120" behindDoc="1" locked="0" layoutInCell="1" allowOverlap="1" wp14:anchorId="235A1EB8" wp14:editId="53595109">
                  <wp:simplePos x="0" y="0"/>
                  <wp:positionH relativeFrom="page">
                    <wp:posOffset>914400</wp:posOffset>
                  </wp:positionH>
                  <wp:positionV relativeFrom="paragraph">
                    <wp:posOffset>-635</wp:posOffset>
                  </wp:positionV>
                  <wp:extent cx="869315" cy="9525"/>
                  <wp:effectExtent l="0" t="0" r="0" b="0"/>
                  <wp:wrapNone/>
                  <wp:docPr id="24"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315" cy="9525"/>
                          </a:xfrm>
                          <a:custGeom>
                            <a:avLst/>
                            <a:gdLst/>
                            <a:ahLst/>
                            <a:cxnLst/>
                            <a:rect l="l" t="t" r="r" b="b"/>
                            <a:pathLst>
                              <a:path w="869315" h="9525">
                                <a:moveTo>
                                  <a:pt x="868984" y="0"/>
                                </a:moveTo>
                                <a:lnTo>
                                  <a:pt x="0" y="0"/>
                                </a:lnTo>
                                <a:lnTo>
                                  <a:pt x="0" y="9144"/>
                                </a:lnTo>
                                <a:lnTo>
                                  <a:pt x="868984" y="9144"/>
                                </a:lnTo>
                                <a:lnTo>
                                  <a:pt x="868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A26177" id="Graphic 115" o:spid="_x0000_s1026" style="position:absolute;margin-left:1in;margin-top:-.05pt;width:68.45pt;height:.75pt;z-index:-251535360;visibility:visible;mso-wrap-style:square;mso-wrap-distance-left:0;mso-wrap-distance-top:0;mso-wrap-distance-right:0;mso-wrap-distance-bottom:0;mso-position-horizontal:absolute;mso-position-horizontal-relative:page;mso-position-vertical:absolute;mso-position-vertical-relative:text;v-text-anchor:top" coordsize="8693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" path="m868984,l,,,9144r868984,l868984,xe" fillcolor="black" stroked="f">
                  <v:path arrowok="t"/>
                  <w10:wrap anchorx="page"/>
                </v:shape>
              </w:pict>
            </mc:Fallback>
          </mc:AlternateContent>
        </w:r>
        <w:r w:rsidRPr="00A563F4">
          <w:rPr>
            <w:b/>
            <w:spacing w:val="-4"/>
            <w:sz w:val="24"/>
            <w:rPrChange w:id="5039" w:author="Windows User" w:date="2024-11-27T15:07:00Z">
              <w:rPr>
                <w:b/>
                <w:spacing w:val="-4"/>
              </w:rPr>
            </w:rPrChange>
          </w:rPr>
          <w:t>5</w:t>
        </w:r>
      </w:ins>
    </w:p>
    <w:p w14:paraId="73321D0F" w14:textId="77777777" w:rsidR="00684006" w:rsidRDefault="00684006" w:rsidP="00684006">
      <w:pPr>
        <w:pStyle w:val="BodyText"/>
        <w:spacing w:before="189"/>
        <w:rPr>
          <w:ins w:id="5040" w:author="Windows User" w:date="2024-11-28T13:59:00Z"/>
          <w:b/>
        </w:rPr>
      </w:pPr>
    </w:p>
    <w:p w14:paraId="6491B58B" w14:textId="77777777" w:rsidR="00684006" w:rsidRDefault="00684006" w:rsidP="00684006">
      <w:pPr>
        <w:spacing w:line="168" w:lineRule="auto"/>
        <w:ind w:left="102"/>
        <w:rPr>
          <w:ins w:id="5041" w:author="Windows User" w:date="2024-11-28T13:59:00Z"/>
          <w:rFonts w:ascii="Cambria Math" w:eastAsia="Cambria Math"/>
          <w:sz w:val="17"/>
        </w:rPr>
      </w:pPr>
      <w:ins w:id="5042" w:author="Windows User" w:date="2024-11-28T13:59:00Z">
        <w:r>
          <w:rPr>
            <w:noProof/>
          </w:rPr>
          <mc:AlternateContent>
            <mc:Choice Requires="wps">
              <w:drawing>
                <wp:anchor distT="0" distB="0" distL="0" distR="0" simplePos="0" relativeHeight="251788288" behindDoc="1" locked="0" layoutInCell="1" allowOverlap="1" wp14:anchorId="3252B678" wp14:editId="2A2EE92B">
                  <wp:simplePos x="0" y="0"/>
                  <wp:positionH relativeFrom="page">
                    <wp:posOffset>2064385</wp:posOffset>
                  </wp:positionH>
                  <wp:positionV relativeFrom="paragraph">
                    <wp:posOffset>126444</wp:posOffset>
                  </wp:positionV>
                  <wp:extent cx="1106805" cy="9525"/>
                  <wp:effectExtent l="0" t="0" r="0" b="0"/>
                  <wp:wrapNone/>
                  <wp:docPr id="43"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6805" cy="9525"/>
                          </a:xfrm>
                          <a:custGeom>
                            <a:avLst/>
                            <a:gdLst/>
                            <a:ahLst/>
                            <a:cxnLst/>
                            <a:rect l="l" t="t" r="r" b="b"/>
                            <a:pathLst>
                              <a:path w="1106805" h="9525">
                                <a:moveTo>
                                  <a:pt x="1106728" y="0"/>
                                </a:moveTo>
                                <a:lnTo>
                                  <a:pt x="0" y="0"/>
                                </a:lnTo>
                                <a:lnTo>
                                  <a:pt x="0" y="9144"/>
                                </a:lnTo>
                                <a:lnTo>
                                  <a:pt x="1106728" y="9144"/>
                                </a:lnTo>
                                <a:lnTo>
                                  <a:pt x="1106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F43A9C" id="Graphic 114" o:spid="_x0000_s1026" style="position:absolute;margin-left:162.55pt;margin-top:9.95pt;width:87.15pt;height:.75pt;z-index:-251528192;visibility:visible;mso-wrap-style:square;mso-wrap-distance-left:0;mso-wrap-distance-top:0;mso-wrap-distance-right:0;mso-wrap-distance-bottom:0;mso-position-horizontal:absolute;mso-position-horizontal-relative:page;mso-position-vertical:absolute;mso-position-vertical-relative:text;v-text-anchor:top" coordsize="1106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" path="m1106728,l,,,9144r1106728,l1106728,xe" fillcolor="black" stroked="f">
                  <v:path arrowok="t"/>
                  <w10:wrap anchorx="page"/>
                </v:shape>
              </w:pict>
            </mc:Fallback>
          </mc:AlternateContent>
        </w:r>
        <w:r>
          <w:rPr>
            <w:rFonts w:ascii="Cambria Math" w:eastAsia="Cambria Math"/>
            <w:position w:val="-13"/>
            <w:sz w:val="24"/>
          </w:rPr>
          <w:t>𝐵𝑟𝑒𝑎𝑘</w:t>
        </w:r>
        <w:r>
          <w:rPr>
            <w:rFonts w:ascii="Cambria Math" w:eastAsia="Cambria Math"/>
            <w:spacing w:val="12"/>
            <w:position w:val="-13"/>
            <w:sz w:val="24"/>
          </w:rPr>
          <w:t xml:space="preserve"> </w:t>
        </w:r>
        <w:r>
          <w:rPr>
            <w:rFonts w:ascii="Cambria Math" w:eastAsia="Cambria Math"/>
            <w:position w:val="-13"/>
            <w:sz w:val="24"/>
          </w:rPr>
          <w:t>𝑒𝑣𝑒𝑛</w:t>
        </w:r>
        <w:r>
          <w:rPr>
            <w:rFonts w:ascii="Cambria Math" w:eastAsia="Cambria Math"/>
            <w:spacing w:val="13"/>
            <w:position w:val="-13"/>
            <w:sz w:val="24"/>
          </w:rPr>
          <w:t xml:space="preserve"> </w:t>
        </w:r>
        <w:r>
          <w:rPr>
            <w:rFonts w:ascii="Cambria Math" w:eastAsia="Cambria Math"/>
            <w:position w:val="-13"/>
            <w:sz w:val="24"/>
          </w:rPr>
          <w:t>𝑝𝑜𝑖𝑛𝑡</w:t>
        </w:r>
        <w:r>
          <w:rPr>
            <w:rFonts w:ascii="Cambria Math" w:eastAsia="Cambria Math"/>
            <w:spacing w:val="17"/>
            <w:position w:val="-13"/>
            <w:sz w:val="24"/>
          </w:rPr>
          <w:t xml:space="preserve"> </w:t>
        </w:r>
        <w:r>
          <w:rPr>
            <w:position w:val="-13"/>
            <w:sz w:val="24"/>
          </w:rPr>
          <w:t>=</w:t>
        </w:r>
        <w:r>
          <w:rPr>
            <w:spacing w:val="37"/>
            <w:position w:val="-13"/>
            <w:sz w:val="24"/>
          </w:rPr>
          <w:t xml:space="preserve">  </w:t>
        </w:r>
        <w:r>
          <w:rPr>
            <w:rFonts w:ascii="Cambria Math" w:eastAsia="Cambria Math"/>
            <w:sz w:val="17"/>
          </w:rPr>
          <w:t>𝐹𝑖𝑥𝑒𝑑</w:t>
        </w:r>
        <w:r>
          <w:rPr>
            <w:rFonts w:ascii="Cambria Math" w:eastAsia="Cambria Math"/>
            <w:spacing w:val="17"/>
            <w:sz w:val="17"/>
          </w:rPr>
          <w:t xml:space="preserve"> </w:t>
        </w:r>
        <w:r>
          <w:rPr>
            <w:rFonts w:ascii="Cambria Math" w:eastAsia="Cambria Math"/>
            <w:sz w:val="17"/>
          </w:rPr>
          <w:t>𝐶𝑜𝑠𝑡</w:t>
        </w:r>
        <w:r>
          <w:rPr>
            <w:rFonts w:ascii="Cambria Math" w:eastAsia="Cambria Math"/>
            <w:spacing w:val="14"/>
            <w:sz w:val="17"/>
          </w:rPr>
          <w:t xml:space="preserve"> </w:t>
        </w:r>
        <w:r>
          <w:rPr>
            <w:rFonts w:ascii="Cambria Math" w:eastAsia="Cambria Math"/>
            <w:sz w:val="17"/>
          </w:rPr>
          <w:t>𝑥</w:t>
        </w:r>
        <w:r>
          <w:rPr>
            <w:rFonts w:ascii="Cambria Math" w:eastAsia="Cambria Math"/>
            <w:spacing w:val="6"/>
            <w:sz w:val="17"/>
          </w:rPr>
          <w:t xml:space="preserve"> </w:t>
        </w:r>
        <w:r>
          <w:rPr>
            <w:rFonts w:ascii="Cambria Math" w:eastAsia="Cambria Math"/>
            <w:spacing w:val="-4"/>
            <w:sz w:val="17"/>
          </w:rPr>
          <w:t>𝑆𝑎𝑙𝑒𝑠</w:t>
        </w:r>
      </w:ins>
    </w:p>
    <w:p w14:paraId="44EE8151" w14:textId="77777777" w:rsidR="00684006" w:rsidRDefault="00684006" w:rsidP="00684006">
      <w:pPr>
        <w:spacing w:line="160" w:lineRule="exact"/>
        <w:ind w:left="2211"/>
        <w:rPr>
          <w:ins w:id="5043" w:author="Windows User" w:date="2024-11-28T13:59:00Z"/>
          <w:rFonts w:ascii="Cambria Math" w:eastAsia="Cambria Math" w:hAnsi="Cambria Math"/>
          <w:sz w:val="17"/>
        </w:rPr>
      </w:pPr>
      <w:ins w:id="5044" w:author="Windows User" w:date="2024-11-28T13:59:00Z">
        <w:r>
          <w:rPr>
            <w:rFonts w:ascii="Cambria Math" w:eastAsia="Cambria Math" w:hAnsi="Cambria Math"/>
            <w:w w:val="105"/>
            <w:sz w:val="17"/>
          </w:rPr>
          <w:t>𝑠𝑎𝑙𝑒𝑠</w:t>
        </w:r>
        <w:r>
          <w:rPr>
            <w:rFonts w:ascii="Cambria Math" w:eastAsia="Cambria Math" w:hAnsi="Cambria Math"/>
            <w:spacing w:val="13"/>
            <w:w w:val="105"/>
            <w:sz w:val="17"/>
          </w:rPr>
          <w:t xml:space="preserve"> </w:t>
        </w:r>
        <w:r>
          <w:rPr>
            <w:rFonts w:ascii="Cambria Math" w:eastAsia="Cambria Math" w:hAnsi="Cambria Math"/>
            <w:w w:val="105"/>
            <w:sz w:val="17"/>
          </w:rPr>
          <w:t>−</w:t>
        </w:r>
        <w:r>
          <w:rPr>
            <w:rFonts w:ascii="Cambria Math" w:eastAsia="Cambria Math" w:hAnsi="Cambria Math"/>
            <w:spacing w:val="4"/>
            <w:w w:val="105"/>
            <w:sz w:val="17"/>
          </w:rPr>
          <w:t xml:space="preserve"> </w:t>
        </w:r>
        <w:r>
          <w:rPr>
            <w:rFonts w:ascii="Cambria Math" w:eastAsia="Cambria Math" w:hAnsi="Cambria Math"/>
            <w:w w:val="105"/>
            <w:sz w:val="17"/>
          </w:rPr>
          <w:t>𝑣𝑎𝑟𝑖𝑎𝑏𝑙𝑒</w:t>
        </w:r>
        <w:r>
          <w:rPr>
            <w:rFonts w:ascii="Cambria Math" w:eastAsia="Cambria Math" w:hAnsi="Cambria Math"/>
            <w:spacing w:val="13"/>
            <w:w w:val="105"/>
            <w:sz w:val="17"/>
          </w:rPr>
          <w:t xml:space="preserve"> </w:t>
        </w:r>
        <w:r>
          <w:rPr>
            <w:rFonts w:ascii="Cambria Math" w:eastAsia="Cambria Math" w:hAnsi="Cambria Math"/>
            <w:spacing w:val="-4"/>
            <w:w w:val="105"/>
            <w:sz w:val="17"/>
          </w:rPr>
          <w:t>𝐶𝑜𝑠𝑡</w:t>
        </w:r>
      </w:ins>
    </w:p>
    <w:p w14:paraId="0CE3E8E1" w14:textId="77777777" w:rsidR="00684006" w:rsidRDefault="00684006" w:rsidP="00684006">
      <w:pPr>
        <w:pStyle w:val="BodyText"/>
        <w:spacing w:before="148"/>
        <w:rPr>
          <w:ins w:id="5045" w:author="Windows User" w:date="2024-11-28T13:59:00Z"/>
          <w:rFonts w:ascii="Cambria Math"/>
          <w:sz w:val="17"/>
        </w:rPr>
      </w:pPr>
    </w:p>
    <w:p w14:paraId="775C8DB1" w14:textId="34B4BC82" w:rsidR="00684006" w:rsidRPr="00684006" w:rsidRDefault="00684006" w:rsidP="00684006">
      <w:pPr>
        <w:spacing w:line="158" w:lineRule="auto"/>
        <w:ind w:left="1543"/>
        <w:rPr>
          <w:ins w:id="5046" w:author="Windows User" w:date="2024-11-28T13:59:00Z"/>
          <w:spacing w:val="-2"/>
          <w:position w:val="-13"/>
          <w:sz w:val="24"/>
          <w:rPrChange w:id="5047" w:author="Windows User" w:date="2024-11-28T14:00:00Z">
            <w:rPr>
              <w:ins w:id="5048" w:author="Windows User" w:date="2024-11-28T13:59:00Z"/>
              <w:sz w:val="24"/>
            </w:rPr>
          </w:rPrChange>
        </w:rPr>
        <w:pPrChange w:id="5049" w:author="Windows User" w:date="2024-11-28T14:00:00Z">
          <w:pPr>
            <w:spacing w:line="158" w:lineRule="auto"/>
            <w:ind w:left="1543"/>
          </w:pPr>
        </w:pPrChange>
      </w:pPr>
      <w:ins w:id="5050" w:author="Windows User" w:date="2024-11-28T13:59:00Z">
        <w:r>
          <w:rPr>
            <w:noProof/>
          </w:rPr>
          <mc:AlternateContent>
            <mc:Choice Requires="wps">
              <w:drawing>
                <wp:anchor distT="0" distB="0" distL="0" distR="0" simplePos="0" relativeHeight="251789312" behindDoc="1" locked="0" layoutInCell="1" allowOverlap="1" wp14:anchorId="64B3ECB6" wp14:editId="658CF701">
                  <wp:simplePos x="0" y="0"/>
                  <wp:positionH relativeFrom="page">
                    <wp:posOffset>1802002</wp:posOffset>
                  </wp:positionH>
                  <wp:positionV relativeFrom="paragraph">
                    <wp:posOffset>124749</wp:posOffset>
                  </wp:positionV>
                  <wp:extent cx="869315" cy="9525"/>
                  <wp:effectExtent l="0" t="0" r="0" b="0"/>
                  <wp:wrapNone/>
                  <wp:docPr id="44"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315" cy="9525"/>
                          </a:xfrm>
                          <a:custGeom>
                            <a:avLst/>
                            <a:gdLst/>
                            <a:ahLst/>
                            <a:cxnLst/>
                            <a:rect l="l" t="t" r="r" b="b"/>
                            <a:pathLst>
                              <a:path w="869315" h="9525">
                                <a:moveTo>
                                  <a:pt x="868984" y="0"/>
                                </a:moveTo>
                                <a:lnTo>
                                  <a:pt x="0" y="0"/>
                                </a:lnTo>
                                <a:lnTo>
                                  <a:pt x="0" y="9144"/>
                                </a:lnTo>
                                <a:lnTo>
                                  <a:pt x="868984" y="9144"/>
                                </a:lnTo>
                                <a:lnTo>
                                  <a:pt x="868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F3F00" id="Graphic 115" o:spid="_x0000_s1026" style="position:absolute;margin-left:141.9pt;margin-top:9.8pt;width:68.45pt;height:.75pt;z-index:-251527168;visibility:visible;mso-wrap-style:square;mso-wrap-distance-left:0;mso-wrap-distance-top:0;mso-wrap-distance-right:0;mso-wrap-distance-bottom:0;mso-position-horizontal:absolute;mso-position-horizontal-relative:page;mso-position-vertical:absolute;mso-position-vertical-relative:text;v-text-anchor:top" coordsize="8693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" path="m868984,l,,,9144r868984,l868984,xe" fillcolor="black" stroked="f">
                  <v:path arrowok="t"/>
                  <w10:wrap anchorx="page"/>
                </v:shape>
              </w:pict>
            </mc:Fallback>
          </mc:AlternateContent>
        </w:r>
        <w:r>
          <w:rPr>
            <w:noProof/>
          </w:rPr>
          <mc:AlternateContent>
            <mc:Choice Requires="wps">
              <w:drawing>
                <wp:anchor distT="0" distB="0" distL="0" distR="0" simplePos="0" relativeHeight="251790336" behindDoc="1" locked="0" layoutInCell="1" allowOverlap="1" wp14:anchorId="6BECC8FD" wp14:editId="75E773C3">
                  <wp:simplePos x="0" y="0"/>
                  <wp:positionH relativeFrom="page">
                    <wp:posOffset>2872485</wp:posOffset>
                  </wp:positionH>
                  <wp:positionV relativeFrom="paragraph">
                    <wp:posOffset>124749</wp:posOffset>
                  </wp:positionV>
                  <wp:extent cx="817244" cy="9525"/>
                  <wp:effectExtent l="0" t="0" r="0" b="0"/>
                  <wp:wrapNone/>
                  <wp:docPr id="45"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7244" cy="9525"/>
                          </a:xfrm>
                          <a:custGeom>
                            <a:avLst/>
                            <a:gdLst/>
                            <a:ahLst/>
                            <a:cxnLst/>
                            <a:rect l="l" t="t" r="r" b="b"/>
                            <a:pathLst>
                              <a:path w="817244" h="9525">
                                <a:moveTo>
                                  <a:pt x="817168" y="0"/>
                                </a:moveTo>
                                <a:lnTo>
                                  <a:pt x="0" y="0"/>
                                </a:lnTo>
                                <a:lnTo>
                                  <a:pt x="0" y="9144"/>
                                </a:lnTo>
                                <a:lnTo>
                                  <a:pt x="817168" y="9144"/>
                                </a:lnTo>
                                <a:lnTo>
                                  <a:pt x="81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5B8CA" id="Graphic 116" o:spid="_x0000_s1026" style="position:absolute;margin-left:226.2pt;margin-top:9.8pt;width:64.35pt;height:.75pt;z-index:-251526144;visibility:visible;mso-wrap-style:square;mso-wrap-distance-left:0;mso-wrap-distance-top:0;mso-wrap-distance-right:0;mso-wrap-distance-bottom:0;mso-position-horizontal:absolute;mso-position-horizontal-relative:page;mso-position-vertical:absolute;mso-position-vertical-relative:text;v-text-anchor:top" coordsize="81724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" path="m817168,l,,,9144r817168,l817168,xe" fillcolor="black" stroked="f">
                  <v:path arrowok="t"/>
                  <w10:wrap anchorx="page"/>
                </v:shape>
              </w:pict>
            </mc:Fallback>
          </mc:AlternateContent>
        </w:r>
        <w:r>
          <w:rPr>
            <w:position w:val="-13"/>
            <w:sz w:val="24"/>
          </w:rPr>
          <w:t>=</w:t>
        </w:r>
        <w:r>
          <w:rPr>
            <w:spacing w:val="79"/>
            <w:position w:val="-13"/>
            <w:sz w:val="24"/>
          </w:rPr>
          <w:t xml:space="preserve"> </w:t>
        </w:r>
        <w:r>
          <w:rPr>
            <w:rFonts w:ascii="Cambria Math" w:eastAsia="Cambria Math"/>
            <w:sz w:val="17"/>
          </w:rPr>
          <w:t>490900𝑥1020300</w:t>
        </w:r>
        <w:r>
          <w:rPr>
            <w:rFonts w:ascii="Cambria Math" w:eastAsia="Cambria Math"/>
            <w:spacing w:val="39"/>
            <w:sz w:val="17"/>
          </w:rPr>
          <w:t xml:space="preserve"> </w:t>
        </w:r>
        <w:r>
          <w:rPr>
            <w:position w:val="-13"/>
            <w:sz w:val="24"/>
          </w:rPr>
          <w:t>=</w:t>
        </w:r>
        <w:r>
          <w:rPr>
            <w:spacing w:val="50"/>
            <w:w w:val="150"/>
            <w:position w:val="-13"/>
            <w:sz w:val="24"/>
          </w:rPr>
          <w:t xml:space="preserve"> </w:t>
        </w:r>
        <w:r>
          <w:rPr>
            <w:rFonts w:ascii="Cambria Math" w:eastAsia="Cambria Math"/>
            <w:sz w:val="17"/>
          </w:rPr>
          <w:t>500,865,270,000</w:t>
        </w:r>
        <w:r>
          <w:rPr>
            <w:rFonts w:ascii="Cambria Math" w:eastAsia="Cambria Math"/>
            <w:spacing w:val="39"/>
            <w:sz w:val="17"/>
          </w:rPr>
          <w:t xml:space="preserve"> </w:t>
        </w:r>
        <w:r>
          <w:rPr>
            <w:position w:val="-13"/>
            <w:sz w:val="24"/>
          </w:rPr>
          <w:t>=</w:t>
        </w:r>
        <w:r>
          <w:rPr>
            <w:spacing w:val="12"/>
            <w:position w:val="-13"/>
            <w:sz w:val="24"/>
          </w:rPr>
          <w:t xml:space="preserve"> </w:t>
        </w:r>
        <w:r>
          <w:rPr>
            <w:spacing w:val="-2"/>
            <w:position w:val="-13"/>
            <w:sz w:val="24"/>
          </w:rPr>
          <w:t>6,521,000.683</w:t>
        </w:r>
      </w:ins>
    </w:p>
    <w:p w14:paraId="593DC8F1" w14:textId="77777777" w:rsidR="00684006" w:rsidRDefault="00684006" w:rsidP="00684006">
      <w:pPr>
        <w:tabs>
          <w:tab w:val="left" w:pos="3862"/>
        </w:tabs>
        <w:spacing w:line="169" w:lineRule="exact"/>
        <w:ind w:left="1879"/>
        <w:rPr>
          <w:ins w:id="5051" w:author="Windows User" w:date="2024-11-28T14:00:00Z"/>
          <w:rFonts w:ascii="Cambria Math" w:hAnsi="Cambria Math"/>
          <w:spacing w:val="-2"/>
          <w:sz w:val="17"/>
        </w:rPr>
      </w:pPr>
      <w:ins w:id="5052" w:author="Windows User" w:date="2024-11-28T13:59:00Z">
        <w:r>
          <w:rPr>
            <w:rFonts w:ascii="Cambria Math" w:hAnsi="Cambria Math"/>
            <w:spacing w:val="-2"/>
            <w:sz w:val="17"/>
          </w:rPr>
          <w:t>120000−52200</w:t>
        </w:r>
        <w:r>
          <w:rPr>
            <w:rFonts w:ascii="Cambria Math" w:hAnsi="Cambria Math"/>
            <w:sz w:val="17"/>
          </w:rPr>
          <w:tab/>
        </w:r>
        <w:r>
          <w:rPr>
            <w:rFonts w:ascii="Cambria Math" w:hAnsi="Cambria Math"/>
            <w:spacing w:val="-2"/>
            <w:sz w:val="17"/>
          </w:rPr>
          <w:t>76,800</w:t>
        </w:r>
      </w:ins>
    </w:p>
    <w:p w14:paraId="14B08EC9" w14:textId="77777777" w:rsidR="00684006" w:rsidRDefault="00684006" w:rsidP="00684006">
      <w:pPr>
        <w:tabs>
          <w:tab w:val="left" w:pos="3862"/>
        </w:tabs>
        <w:spacing w:line="169" w:lineRule="exact"/>
        <w:ind w:left="1879"/>
        <w:rPr>
          <w:ins w:id="5053" w:author="Windows User" w:date="2024-11-28T14:00:00Z"/>
          <w:rFonts w:ascii="Cambria Math" w:hAnsi="Cambria Math"/>
          <w:spacing w:val="-2"/>
          <w:sz w:val="17"/>
        </w:rPr>
      </w:pPr>
    </w:p>
    <w:p w14:paraId="54627A67" w14:textId="77777777" w:rsidR="00684006" w:rsidRPr="003F2AF2" w:rsidRDefault="00684006" w:rsidP="00684006">
      <w:pPr>
        <w:tabs>
          <w:tab w:val="left" w:pos="3862"/>
        </w:tabs>
        <w:spacing w:line="169" w:lineRule="exact"/>
        <w:ind w:left="1879"/>
        <w:rPr>
          <w:ins w:id="5054" w:author="Windows User" w:date="2024-11-28T13:59:00Z"/>
          <w:rFonts w:ascii="Cambria Math" w:hAnsi="Cambria Math"/>
          <w:sz w:val="17"/>
        </w:rPr>
      </w:pPr>
    </w:p>
    <w:p w14:paraId="56F2068F" w14:textId="77777777" w:rsidR="000731FF" w:rsidRPr="00A563F4" w:rsidRDefault="000731FF" w:rsidP="000731FF">
      <w:pPr>
        <w:spacing w:line="259" w:lineRule="auto"/>
        <w:rPr>
          <w:ins w:id="5055" w:author="Windows User" w:date="2024-11-27T14:56:00Z"/>
          <w:b/>
          <w:sz w:val="24"/>
          <w:rPrChange w:id="5056" w:author="Windows User" w:date="2024-11-27T15:07:00Z">
            <w:rPr>
              <w:ins w:id="5057" w:author="Windows User" w:date="2024-11-27T14:56:00Z"/>
              <w:b/>
            </w:rPr>
          </w:rPrChange>
        </w:rPr>
      </w:pPr>
      <w:ins w:id="5058" w:author="Windows User" w:date="2024-11-27T14:56:00Z">
        <w:r w:rsidRPr="00A563F4">
          <w:rPr>
            <w:b/>
            <w:sz w:val="24"/>
            <w:rPrChange w:id="5059" w:author="Windows User" w:date="2024-11-27T15:07:00Z">
              <w:rPr/>
            </w:rPrChange>
          </w:rPr>
          <w:t>4.7.2</w:t>
        </w:r>
        <w:r w:rsidRPr="00A563F4">
          <w:rPr>
            <w:b/>
            <w:sz w:val="24"/>
            <w:rPrChange w:id="5060" w:author="Windows User" w:date="2024-11-27T15:07:00Z">
              <w:rPr/>
            </w:rPrChange>
          </w:rPr>
          <w:tab/>
        </w:r>
        <w:r w:rsidRPr="00A563F4">
          <w:rPr>
            <w:b/>
            <w:sz w:val="24"/>
            <w:rPrChange w:id="5061" w:author="Windows User" w:date="2024-11-27T15:07:00Z">
              <w:rPr>
                <w:b/>
              </w:rPr>
            </w:rPrChange>
          </w:rPr>
          <w:t>Break</w:t>
        </w:r>
        <w:r w:rsidRPr="00A563F4">
          <w:rPr>
            <w:b/>
            <w:spacing w:val="-1"/>
            <w:sz w:val="24"/>
            <w:rPrChange w:id="5062" w:author="Windows User" w:date="2024-11-27T15:07:00Z">
              <w:rPr>
                <w:b/>
                <w:spacing w:val="-1"/>
              </w:rPr>
            </w:rPrChange>
          </w:rPr>
          <w:t xml:space="preserve"> </w:t>
        </w:r>
        <w:r w:rsidRPr="00A563F4">
          <w:rPr>
            <w:b/>
            <w:sz w:val="24"/>
            <w:rPrChange w:id="5063" w:author="Windows User" w:date="2024-11-27T15:07:00Z">
              <w:rPr>
                <w:b/>
              </w:rPr>
            </w:rPrChange>
          </w:rPr>
          <w:t>Even</w:t>
        </w:r>
        <w:r w:rsidRPr="00A563F4">
          <w:rPr>
            <w:b/>
            <w:spacing w:val="-2"/>
            <w:sz w:val="24"/>
            <w:rPrChange w:id="5064" w:author="Windows User" w:date="2024-11-27T15:07:00Z">
              <w:rPr>
                <w:b/>
                <w:spacing w:val="-2"/>
              </w:rPr>
            </w:rPrChange>
          </w:rPr>
          <w:t xml:space="preserve"> </w:t>
        </w:r>
        <w:r w:rsidRPr="00A563F4">
          <w:rPr>
            <w:b/>
            <w:sz w:val="24"/>
            <w:rPrChange w:id="5065" w:author="Windows User" w:date="2024-11-27T15:07:00Z">
              <w:rPr>
                <w:b/>
              </w:rPr>
            </w:rPrChange>
          </w:rPr>
          <w:t>Point</w:t>
        </w:r>
        <w:r w:rsidRPr="00A563F4">
          <w:rPr>
            <w:b/>
            <w:spacing w:val="-3"/>
            <w:sz w:val="24"/>
            <w:rPrChange w:id="5066" w:author="Windows User" w:date="2024-11-27T15:07:00Z">
              <w:rPr>
                <w:b/>
                <w:spacing w:val="-3"/>
              </w:rPr>
            </w:rPrChange>
          </w:rPr>
          <w:t xml:space="preserve"> </w:t>
        </w:r>
        <w:r w:rsidRPr="00A563F4">
          <w:rPr>
            <w:b/>
            <w:sz w:val="24"/>
            <w:rPrChange w:id="5067" w:author="Windows User" w:date="2024-11-27T15:07:00Z">
              <w:rPr>
                <w:b/>
              </w:rPr>
            </w:rPrChange>
          </w:rPr>
          <w:t>of</w:t>
        </w:r>
        <w:r w:rsidRPr="00A563F4">
          <w:rPr>
            <w:b/>
            <w:spacing w:val="-2"/>
            <w:sz w:val="24"/>
            <w:rPrChange w:id="5068" w:author="Windows User" w:date="2024-11-27T15:07:00Z">
              <w:rPr>
                <w:b/>
                <w:spacing w:val="-2"/>
              </w:rPr>
            </w:rPrChange>
          </w:rPr>
          <w:t xml:space="preserve"> </w:t>
        </w:r>
        <w:r w:rsidRPr="00A563F4">
          <w:rPr>
            <w:b/>
            <w:spacing w:val="-4"/>
            <w:sz w:val="24"/>
            <w:rPrChange w:id="5069" w:author="Windows User" w:date="2024-11-27T15:07:00Z">
              <w:rPr>
                <w:b/>
                <w:spacing w:val="-4"/>
              </w:rPr>
            </w:rPrChange>
          </w:rPr>
          <w:t>2026</w:t>
        </w:r>
      </w:ins>
    </w:p>
    <w:p w14:paraId="1DF2854D" w14:textId="77777777" w:rsidR="000731FF" w:rsidRDefault="000731FF" w:rsidP="000731FF">
      <w:pPr>
        <w:spacing w:line="259" w:lineRule="auto"/>
        <w:rPr>
          <w:ins w:id="5070" w:author="Windows User" w:date="2024-11-27T14:56:00Z"/>
        </w:rPr>
      </w:pPr>
    </w:p>
    <w:p w14:paraId="0A44F34F" w14:textId="77777777" w:rsidR="00684006" w:rsidRDefault="00684006" w:rsidP="00684006">
      <w:pPr>
        <w:spacing w:before="69" w:line="168" w:lineRule="auto"/>
        <w:ind w:left="102"/>
        <w:rPr>
          <w:ins w:id="5071" w:author="Windows User" w:date="2024-11-28T14:00:00Z"/>
          <w:rFonts w:ascii="Cambria Math" w:eastAsia="Cambria Math"/>
          <w:sz w:val="17"/>
        </w:rPr>
      </w:pPr>
      <w:ins w:id="5072" w:author="Windows User" w:date="2024-11-28T14:00:00Z">
        <w:r>
          <w:rPr>
            <w:noProof/>
          </w:rPr>
          <mc:AlternateContent>
            <mc:Choice Requires="wps">
              <w:drawing>
                <wp:anchor distT="0" distB="0" distL="0" distR="0" simplePos="0" relativeHeight="251792384" behindDoc="1" locked="0" layoutInCell="1" allowOverlap="1" wp14:anchorId="33028432" wp14:editId="02963C6C">
                  <wp:simplePos x="0" y="0"/>
                  <wp:positionH relativeFrom="page">
                    <wp:posOffset>2064385</wp:posOffset>
                  </wp:positionH>
                  <wp:positionV relativeFrom="paragraph">
                    <wp:posOffset>169926</wp:posOffset>
                  </wp:positionV>
                  <wp:extent cx="1106805" cy="9525"/>
                  <wp:effectExtent l="0" t="0" r="0" b="0"/>
                  <wp:wrapNone/>
                  <wp:docPr id="46"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6805" cy="9525"/>
                          </a:xfrm>
                          <a:custGeom>
                            <a:avLst/>
                            <a:gdLst/>
                            <a:ahLst/>
                            <a:cxnLst/>
                            <a:rect l="l" t="t" r="r" b="b"/>
                            <a:pathLst>
                              <a:path w="1106805" h="9525">
                                <a:moveTo>
                                  <a:pt x="1106728" y="0"/>
                                </a:moveTo>
                                <a:lnTo>
                                  <a:pt x="0" y="0"/>
                                </a:lnTo>
                                <a:lnTo>
                                  <a:pt x="0" y="9144"/>
                                </a:lnTo>
                                <a:lnTo>
                                  <a:pt x="1106728" y="9144"/>
                                </a:lnTo>
                                <a:lnTo>
                                  <a:pt x="1106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90E86D" id="Graphic 112" o:spid="_x0000_s1026" style="position:absolute;margin-left:162.55pt;margin-top:13.4pt;width:87.15pt;height:.75pt;z-index:-251524096;visibility:visible;mso-wrap-style:square;mso-wrap-distance-left:0;mso-wrap-distance-top:0;mso-wrap-distance-right:0;mso-wrap-distance-bottom:0;mso-position-horizontal:absolute;mso-position-horizontal-relative:page;mso-position-vertical:absolute;mso-position-vertical-relative:text;v-text-anchor:top" coordsize="1106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" path="m1106728,l,,,9144r1106728,l1106728,xe" fillcolor="black" stroked="f">
                  <v:path arrowok="t"/>
                  <w10:wrap anchorx="page"/>
                </v:shape>
              </w:pict>
            </mc:Fallback>
          </mc:AlternateContent>
        </w:r>
        <w:r>
          <w:rPr>
            <w:rFonts w:ascii="Cambria Math" w:eastAsia="Cambria Math"/>
            <w:position w:val="-13"/>
            <w:sz w:val="24"/>
          </w:rPr>
          <w:t>𝐵𝑟𝑒𝑎𝑘</w:t>
        </w:r>
        <w:r>
          <w:rPr>
            <w:rFonts w:ascii="Cambria Math" w:eastAsia="Cambria Math"/>
            <w:spacing w:val="12"/>
            <w:position w:val="-13"/>
            <w:sz w:val="24"/>
          </w:rPr>
          <w:t xml:space="preserve"> </w:t>
        </w:r>
        <w:r>
          <w:rPr>
            <w:rFonts w:ascii="Cambria Math" w:eastAsia="Cambria Math"/>
            <w:position w:val="-13"/>
            <w:sz w:val="24"/>
          </w:rPr>
          <w:t>𝑒𝑣𝑒𝑛</w:t>
        </w:r>
        <w:r>
          <w:rPr>
            <w:rFonts w:ascii="Cambria Math" w:eastAsia="Cambria Math"/>
            <w:spacing w:val="13"/>
            <w:position w:val="-13"/>
            <w:sz w:val="24"/>
          </w:rPr>
          <w:t xml:space="preserve"> </w:t>
        </w:r>
        <w:r>
          <w:rPr>
            <w:rFonts w:ascii="Cambria Math" w:eastAsia="Cambria Math"/>
            <w:position w:val="-13"/>
            <w:sz w:val="24"/>
          </w:rPr>
          <w:t>𝑝𝑜𝑖𝑛𝑡</w:t>
        </w:r>
        <w:r>
          <w:rPr>
            <w:rFonts w:ascii="Cambria Math" w:eastAsia="Cambria Math"/>
            <w:spacing w:val="17"/>
            <w:position w:val="-13"/>
            <w:sz w:val="24"/>
          </w:rPr>
          <w:t xml:space="preserve"> </w:t>
        </w:r>
        <w:r>
          <w:rPr>
            <w:position w:val="-13"/>
            <w:sz w:val="24"/>
          </w:rPr>
          <w:t>=</w:t>
        </w:r>
        <w:r>
          <w:rPr>
            <w:spacing w:val="37"/>
            <w:position w:val="-13"/>
            <w:sz w:val="24"/>
          </w:rPr>
          <w:t xml:space="preserve">  </w:t>
        </w:r>
        <w:r>
          <w:rPr>
            <w:rFonts w:ascii="Cambria Math" w:eastAsia="Cambria Math"/>
            <w:sz w:val="17"/>
          </w:rPr>
          <w:t>𝐹𝑖𝑥𝑒𝑑</w:t>
        </w:r>
        <w:r>
          <w:rPr>
            <w:rFonts w:ascii="Cambria Math" w:eastAsia="Cambria Math"/>
            <w:spacing w:val="17"/>
            <w:sz w:val="17"/>
          </w:rPr>
          <w:t xml:space="preserve"> </w:t>
        </w:r>
        <w:r>
          <w:rPr>
            <w:rFonts w:ascii="Cambria Math" w:eastAsia="Cambria Math"/>
            <w:sz w:val="17"/>
          </w:rPr>
          <w:t>𝐶𝑜𝑠𝑡</w:t>
        </w:r>
        <w:r>
          <w:rPr>
            <w:rFonts w:ascii="Cambria Math" w:eastAsia="Cambria Math"/>
            <w:spacing w:val="14"/>
            <w:sz w:val="17"/>
          </w:rPr>
          <w:t xml:space="preserve"> </w:t>
        </w:r>
        <w:r>
          <w:rPr>
            <w:rFonts w:ascii="Cambria Math" w:eastAsia="Cambria Math"/>
            <w:sz w:val="17"/>
          </w:rPr>
          <w:t>𝑥</w:t>
        </w:r>
        <w:r>
          <w:rPr>
            <w:rFonts w:ascii="Cambria Math" w:eastAsia="Cambria Math"/>
            <w:spacing w:val="6"/>
            <w:sz w:val="17"/>
          </w:rPr>
          <w:t xml:space="preserve"> </w:t>
        </w:r>
        <w:r>
          <w:rPr>
            <w:rFonts w:ascii="Cambria Math" w:eastAsia="Cambria Math"/>
            <w:spacing w:val="-4"/>
            <w:sz w:val="17"/>
          </w:rPr>
          <w:t>𝑆𝑎𝑙𝑒𝑠</w:t>
        </w:r>
      </w:ins>
    </w:p>
    <w:p w14:paraId="1236C62A" w14:textId="77777777" w:rsidR="00684006" w:rsidRDefault="00684006" w:rsidP="00684006">
      <w:pPr>
        <w:spacing w:line="160" w:lineRule="exact"/>
        <w:ind w:left="2211"/>
        <w:rPr>
          <w:ins w:id="5073" w:author="Windows User" w:date="2024-11-28T14:00:00Z"/>
          <w:rFonts w:ascii="Cambria Math" w:eastAsia="Cambria Math" w:hAnsi="Cambria Math"/>
          <w:sz w:val="17"/>
        </w:rPr>
      </w:pPr>
      <w:ins w:id="5074" w:author="Windows User" w:date="2024-11-28T14:00:00Z">
        <w:r>
          <w:rPr>
            <w:rFonts w:ascii="Cambria Math" w:eastAsia="Cambria Math" w:hAnsi="Cambria Math"/>
            <w:w w:val="105"/>
            <w:sz w:val="17"/>
          </w:rPr>
          <w:t>𝑠𝑎𝑙𝑒𝑠</w:t>
        </w:r>
        <w:r>
          <w:rPr>
            <w:rFonts w:ascii="Cambria Math" w:eastAsia="Cambria Math" w:hAnsi="Cambria Math"/>
            <w:spacing w:val="13"/>
            <w:w w:val="105"/>
            <w:sz w:val="17"/>
          </w:rPr>
          <w:t xml:space="preserve"> </w:t>
        </w:r>
        <w:r>
          <w:rPr>
            <w:rFonts w:ascii="Cambria Math" w:eastAsia="Cambria Math" w:hAnsi="Cambria Math"/>
            <w:w w:val="105"/>
            <w:sz w:val="17"/>
          </w:rPr>
          <w:t>−</w:t>
        </w:r>
        <w:r>
          <w:rPr>
            <w:rFonts w:ascii="Cambria Math" w:eastAsia="Cambria Math" w:hAnsi="Cambria Math"/>
            <w:spacing w:val="4"/>
            <w:w w:val="105"/>
            <w:sz w:val="17"/>
          </w:rPr>
          <w:t xml:space="preserve"> </w:t>
        </w:r>
        <w:r>
          <w:rPr>
            <w:rFonts w:ascii="Cambria Math" w:eastAsia="Cambria Math" w:hAnsi="Cambria Math"/>
            <w:w w:val="105"/>
            <w:sz w:val="17"/>
          </w:rPr>
          <w:t>𝑣𝑎𝑟𝑖𝑎𝑏𝑙𝑒</w:t>
        </w:r>
        <w:r>
          <w:rPr>
            <w:rFonts w:ascii="Cambria Math" w:eastAsia="Cambria Math" w:hAnsi="Cambria Math"/>
            <w:spacing w:val="13"/>
            <w:w w:val="105"/>
            <w:sz w:val="17"/>
          </w:rPr>
          <w:t xml:space="preserve"> </w:t>
        </w:r>
        <w:r>
          <w:rPr>
            <w:rFonts w:ascii="Cambria Math" w:eastAsia="Cambria Math" w:hAnsi="Cambria Math"/>
            <w:spacing w:val="-4"/>
            <w:w w:val="105"/>
            <w:sz w:val="17"/>
          </w:rPr>
          <w:t>𝐶𝑜𝑠𝑡</w:t>
        </w:r>
      </w:ins>
    </w:p>
    <w:p w14:paraId="5A5CF007" w14:textId="77777777" w:rsidR="00684006" w:rsidRDefault="00684006" w:rsidP="00684006">
      <w:pPr>
        <w:pStyle w:val="BodyText"/>
        <w:spacing w:before="133"/>
        <w:rPr>
          <w:ins w:id="5075" w:author="Windows User" w:date="2024-11-28T14:00:00Z"/>
          <w:rFonts w:ascii="Cambria Math"/>
          <w:sz w:val="17"/>
        </w:rPr>
      </w:pPr>
    </w:p>
    <w:p w14:paraId="3A713447" w14:textId="77777777" w:rsidR="00684006" w:rsidRDefault="00684006" w:rsidP="00684006">
      <w:pPr>
        <w:spacing w:before="1" w:line="172" w:lineRule="auto"/>
        <w:ind w:left="2263"/>
        <w:rPr>
          <w:ins w:id="5076" w:author="Windows User" w:date="2024-11-28T14:00:00Z"/>
          <w:sz w:val="24"/>
        </w:rPr>
      </w:pPr>
      <w:ins w:id="5077" w:author="Windows User" w:date="2024-11-28T14:00:00Z">
        <w:r>
          <w:rPr>
            <w:noProof/>
          </w:rPr>
          <mc:AlternateContent>
            <mc:Choice Requires="wps">
              <w:drawing>
                <wp:anchor distT="0" distB="0" distL="0" distR="0" simplePos="0" relativeHeight="251793408" behindDoc="1" locked="0" layoutInCell="1" allowOverlap="1" wp14:anchorId="5898AEEF" wp14:editId="747BED67">
                  <wp:simplePos x="0" y="0"/>
                  <wp:positionH relativeFrom="page">
                    <wp:posOffset>2222880</wp:posOffset>
                  </wp:positionH>
                  <wp:positionV relativeFrom="paragraph">
                    <wp:posOffset>127845</wp:posOffset>
                  </wp:positionV>
                  <wp:extent cx="860425" cy="9525"/>
                  <wp:effectExtent l="0" t="0" r="0" b="0"/>
                  <wp:wrapNone/>
                  <wp:docPr id="47"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0425" cy="9525"/>
                          </a:xfrm>
                          <a:custGeom>
                            <a:avLst/>
                            <a:gdLst/>
                            <a:ahLst/>
                            <a:cxnLst/>
                            <a:rect l="l" t="t" r="r" b="b"/>
                            <a:pathLst>
                              <a:path w="860425" h="9525">
                                <a:moveTo>
                                  <a:pt x="859840" y="0"/>
                                </a:moveTo>
                                <a:lnTo>
                                  <a:pt x="0" y="0"/>
                                </a:lnTo>
                                <a:lnTo>
                                  <a:pt x="0" y="9143"/>
                                </a:lnTo>
                                <a:lnTo>
                                  <a:pt x="859840" y="9143"/>
                                </a:lnTo>
                                <a:lnTo>
                                  <a:pt x="859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DF4B7E" id="Graphic 113" o:spid="_x0000_s1026" style="position:absolute;margin-left:175.05pt;margin-top:10.05pt;width:67.75pt;height:.75pt;z-index:-251523072;visibility:visible;mso-wrap-style:square;mso-wrap-distance-left:0;mso-wrap-distance-top:0;mso-wrap-distance-right:0;mso-wrap-distance-bottom:0;mso-position-horizontal:absolute;mso-position-horizontal-relative:page;mso-position-vertical:absolute;mso-position-vertical-relative:text;v-text-anchor:top" coordsize="86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" path="m859840,l,,,9143r859840,l859840,xe" fillcolor="black" stroked="f">
                  <v:path arrowok="t"/>
                  <w10:wrap anchorx="page"/>
                </v:shape>
              </w:pict>
            </mc:Fallback>
          </mc:AlternateContent>
        </w:r>
        <w:r>
          <w:rPr>
            <w:position w:val="-13"/>
            <w:sz w:val="24"/>
          </w:rPr>
          <w:t>=</w:t>
        </w:r>
        <w:r>
          <w:rPr>
            <w:spacing w:val="8"/>
            <w:position w:val="-13"/>
            <w:sz w:val="24"/>
          </w:rPr>
          <w:t xml:space="preserve"> </w:t>
        </w:r>
        <w:r>
          <w:rPr>
            <w:rFonts w:ascii="Cambria Math" w:eastAsia="Cambria Math"/>
            <w:sz w:val="17"/>
          </w:rPr>
          <w:t>490400</w:t>
        </w:r>
        <w:r>
          <w:rPr>
            <w:rFonts w:ascii="Cambria Math" w:eastAsia="Cambria Math"/>
            <w:spacing w:val="14"/>
            <w:sz w:val="17"/>
          </w:rPr>
          <w:t xml:space="preserve"> </w:t>
        </w:r>
        <w:r>
          <w:rPr>
            <w:rFonts w:ascii="Cambria Math" w:eastAsia="Cambria Math"/>
            <w:sz w:val="17"/>
          </w:rPr>
          <w:t>𝑥</w:t>
        </w:r>
        <w:r>
          <w:rPr>
            <w:rFonts w:ascii="Cambria Math" w:eastAsia="Cambria Math"/>
            <w:spacing w:val="7"/>
            <w:sz w:val="17"/>
          </w:rPr>
          <w:t xml:space="preserve"> </w:t>
        </w:r>
        <w:r>
          <w:rPr>
            <w:rFonts w:ascii="Cambria Math" w:eastAsia="Cambria Math"/>
            <w:sz w:val="17"/>
          </w:rPr>
          <w:t>820000</w:t>
        </w:r>
        <w:r>
          <w:rPr>
            <w:rFonts w:ascii="Cambria Math" w:eastAsia="Cambria Math"/>
            <w:spacing w:val="37"/>
            <w:sz w:val="17"/>
          </w:rPr>
          <w:t xml:space="preserve"> </w:t>
        </w:r>
        <w:r>
          <w:rPr>
            <w:position w:val="-13"/>
            <w:sz w:val="24"/>
          </w:rPr>
          <w:t>=</w:t>
        </w:r>
        <w:r>
          <w:rPr>
            <w:spacing w:val="8"/>
            <w:position w:val="-13"/>
            <w:sz w:val="24"/>
          </w:rPr>
          <w:t xml:space="preserve"> </w:t>
        </w:r>
        <w:r>
          <w:rPr>
            <w:spacing w:val="-2"/>
            <w:position w:val="-13"/>
            <w:sz w:val="24"/>
          </w:rPr>
          <w:t>525932.5137</w:t>
        </w:r>
      </w:ins>
    </w:p>
    <w:p w14:paraId="23EF6BAD" w14:textId="77777777" w:rsidR="00684006" w:rsidRPr="003F2AF2" w:rsidRDefault="00684006" w:rsidP="00684006">
      <w:pPr>
        <w:spacing w:line="159" w:lineRule="exact"/>
        <w:ind w:left="2494"/>
        <w:rPr>
          <w:ins w:id="5078" w:author="Windows User" w:date="2024-11-28T14:00:00Z"/>
          <w:rFonts w:ascii="Cambria Math" w:hAnsi="Cambria Math"/>
          <w:sz w:val="17"/>
        </w:rPr>
      </w:pPr>
      <w:ins w:id="5079" w:author="Windows User" w:date="2024-11-28T14:00:00Z">
        <w:r>
          <w:rPr>
            <w:rFonts w:ascii="Cambria Math" w:hAnsi="Cambria Math"/>
            <w:sz w:val="17"/>
          </w:rPr>
          <w:t>820000</w:t>
        </w:r>
        <w:r>
          <w:rPr>
            <w:rFonts w:ascii="Cambria Math" w:hAnsi="Cambria Math"/>
            <w:spacing w:val="11"/>
            <w:sz w:val="17"/>
          </w:rPr>
          <w:t xml:space="preserve"> </w:t>
        </w:r>
        <w:r>
          <w:rPr>
            <w:rFonts w:ascii="Cambria Math" w:hAnsi="Cambria Math"/>
            <w:sz w:val="17"/>
          </w:rPr>
          <w:t>−</w:t>
        </w:r>
        <w:r>
          <w:rPr>
            <w:rFonts w:ascii="Cambria Math" w:hAnsi="Cambria Math"/>
            <w:spacing w:val="8"/>
            <w:sz w:val="17"/>
          </w:rPr>
          <w:t xml:space="preserve"> </w:t>
        </w:r>
        <w:r>
          <w:rPr>
            <w:rFonts w:ascii="Cambria Math" w:hAnsi="Cambria Math"/>
            <w:spacing w:val="-2"/>
            <w:sz w:val="17"/>
          </w:rPr>
          <w:t>55400</w:t>
        </w:r>
      </w:ins>
    </w:p>
    <w:p w14:paraId="47EE08F2" w14:textId="77777777" w:rsidR="000731FF" w:rsidRDefault="000731FF" w:rsidP="000731FF">
      <w:pPr>
        <w:spacing w:line="259" w:lineRule="auto"/>
        <w:rPr>
          <w:ins w:id="5080" w:author="Windows User" w:date="2024-11-28T14:00:00Z"/>
        </w:rPr>
      </w:pPr>
    </w:p>
    <w:p w14:paraId="514F6C72" w14:textId="77777777" w:rsidR="00684006" w:rsidRDefault="00684006" w:rsidP="000731FF">
      <w:pPr>
        <w:spacing w:line="259" w:lineRule="auto"/>
        <w:rPr>
          <w:ins w:id="5081" w:author="Windows User" w:date="2024-11-28T14:00:00Z"/>
        </w:rPr>
      </w:pPr>
    </w:p>
    <w:p w14:paraId="6F003E22" w14:textId="77777777" w:rsidR="00684006" w:rsidRDefault="00684006" w:rsidP="000731FF">
      <w:pPr>
        <w:spacing w:line="259" w:lineRule="auto"/>
        <w:rPr>
          <w:ins w:id="5082" w:author="Windows User" w:date="2024-11-27T14:56:00Z"/>
        </w:rPr>
      </w:pPr>
    </w:p>
    <w:p w14:paraId="11DA0010" w14:textId="77777777" w:rsidR="000731FF" w:rsidRDefault="000731FF" w:rsidP="000731FF">
      <w:pPr>
        <w:spacing w:line="259" w:lineRule="auto"/>
        <w:rPr>
          <w:ins w:id="5083" w:author="Windows User" w:date="2024-11-27T14:56:00Z"/>
        </w:rPr>
      </w:pPr>
    </w:p>
    <w:p w14:paraId="7341189C" w14:textId="77777777" w:rsidR="000731FF" w:rsidRDefault="000731FF" w:rsidP="000731FF">
      <w:pPr>
        <w:spacing w:line="259" w:lineRule="auto"/>
        <w:rPr>
          <w:ins w:id="5084" w:author="Windows User" w:date="2024-11-27T14:56:00Z"/>
        </w:rPr>
      </w:pPr>
    </w:p>
    <w:p w14:paraId="08318E21" w14:textId="3146858D" w:rsidR="003F2AF2" w:rsidRPr="0009555C" w:rsidDel="000731FF" w:rsidRDefault="005F4888">
      <w:pPr>
        <w:rPr>
          <w:del w:id="5085" w:author="Windows User" w:date="2024-11-27T14:57:00Z"/>
          <w:b/>
          <w:rPrChange w:id="5086" w:author="MUKOLWE" w:date="2024-11-23T02:53:00Z">
            <w:rPr>
              <w:del w:id="5087" w:author="Windows User" w:date="2024-11-27T14:57:00Z"/>
            </w:rPr>
          </w:rPrChange>
        </w:rPr>
        <w:pPrChange w:id="5088" w:author="MUKOLWE" w:date="2024-11-23T02:52:00Z">
          <w:pPr>
            <w:pStyle w:val="Heading1"/>
            <w:spacing w:before="0" w:line="276" w:lineRule="auto"/>
            <w:ind w:left="567"/>
            <w:jc w:val="both"/>
          </w:pPr>
        </w:pPrChange>
      </w:pPr>
      <w:commentRangeStart w:id="5089"/>
      <w:del w:id="5090" w:author="Windows User" w:date="2024-11-27T14:57:00Z">
        <w:r w:rsidRPr="0009555C" w:rsidDel="000731FF">
          <w:rPr>
            <w:b/>
            <w:rPrChange w:id="5091" w:author="MUKOLWE" w:date="2024-11-23T02:53:00Z">
              <w:rPr/>
            </w:rPrChange>
          </w:rPr>
          <w:delText>Break</w:delText>
        </w:r>
        <w:r w:rsidRPr="0009555C" w:rsidDel="000731FF">
          <w:rPr>
            <w:b/>
            <w:spacing w:val="-1"/>
            <w:rPrChange w:id="5092" w:author="MUKOLWE" w:date="2024-11-23T02:53:00Z">
              <w:rPr>
                <w:spacing w:val="-1"/>
              </w:rPr>
            </w:rPrChange>
          </w:rPr>
          <w:delText xml:space="preserve"> </w:delText>
        </w:r>
        <w:r w:rsidRPr="0009555C" w:rsidDel="000731FF">
          <w:rPr>
            <w:b/>
            <w:rPrChange w:id="5093" w:author="MUKOLWE" w:date="2024-11-23T02:53:00Z">
              <w:rPr/>
            </w:rPrChange>
          </w:rPr>
          <w:delText>Even</w:delText>
        </w:r>
        <w:r w:rsidRPr="0009555C" w:rsidDel="000731FF">
          <w:rPr>
            <w:b/>
            <w:spacing w:val="-2"/>
            <w:rPrChange w:id="5094" w:author="MUKOLWE" w:date="2024-11-23T02:53:00Z">
              <w:rPr>
                <w:spacing w:val="-2"/>
              </w:rPr>
            </w:rPrChange>
          </w:rPr>
          <w:delText xml:space="preserve"> </w:delText>
        </w:r>
        <w:r w:rsidRPr="0009555C" w:rsidDel="000731FF">
          <w:rPr>
            <w:b/>
            <w:rPrChange w:id="5095" w:author="MUKOLWE" w:date="2024-11-23T02:53:00Z">
              <w:rPr/>
            </w:rPrChange>
          </w:rPr>
          <w:delText>Point</w:delText>
        </w:r>
        <w:r w:rsidRPr="0009555C" w:rsidDel="000731FF">
          <w:rPr>
            <w:b/>
            <w:spacing w:val="-3"/>
            <w:rPrChange w:id="5096" w:author="MUKOLWE" w:date="2024-11-23T02:53:00Z">
              <w:rPr>
                <w:spacing w:val="-3"/>
              </w:rPr>
            </w:rPrChange>
          </w:rPr>
          <w:delText xml:space="preserve"> </w:delText>
        </w:r>
      </w:del>
      <w:ins w:id="5097" w:author="MUKOLWE" w:date="2024-11-23T02:50:00Z">
        <w:del w:id="5098" w:author="Windows User" w:date="2024-11-27T14:57:00Z">
          <w:r w:rsidRPr="0009555C" w:rsidDel="000731FF">
            <w:rPr>
              <w:b/>
              <w:rPrChange w:id="5099" w:author="MUKOLWE" w:date="2024-11-23T02:53:00Z">
                <w:rPr/>
              </w:rPrChange>
            </w:rPr>
            <w:delText>o</w:delText>
          </w:r>
        </w:del>
      </w:ins>
      <w:del w:id="5100" w:author="Windows User" w:date="2024-11-27T14:57:00Z">
        <w:r w:rsidRPr="0009555C" w:rsidDel="000731FF">
          <w:rPr>
            <w:b/>
            <w:rPrChange w:id="5101" w:author="MUKOLWE" w:date="2024-11-23T02:53:00Z">
              <w:rPr/>
            </w:rPrChange>
          </w:rPr>
          <w:delText>Of</w:delText>
        </w:r>
        <w:r w:rsidRPr="0009555C" w:rsidDel="000731FF">
          <w:rPr>
            <w:b/>
            <w:spacing w:val="-2"/>
            <w:rPrChange w:id="5102" w:author="MUKOLWE" w:date="2024-11-23T02:53:00Z">
              <w:rPr>
                <w:spacing w:val="-2"/>
              </w:rPr>
            </w:rPrChange>
          </w:rPr>
          <w:delText xml:space="preserve"> </w:delText>
        </w:r>
        <w:r w:rsidR="003F2AF2" w:rsidRPr="0009555C" w:rsidDel="000731FF">
          <w:rPr>
            <w:b/>
            <w:spacing w:val="-4"/>
            <w:rPrChange w:id="5103" w:author="MUKOLWE" w:date="2024-11-23T02:53:00Z">
              <w:rPr>
                <w:spacing w:val="-4"/>
              </w:rPr>
            </w:rPrChange>
          </w:rPr>
          <w:delText>2026</w:delText>
        </w:r>
        <w:bookmarkEnd w:id="4995"/>
      </w:del>
    </w:p>
    <w:p w14:paraId="70263970" w14:textId="03309702" w:rsidR="003F2AF2" w:rsidRPr="005F4888" w:rsidDel="000731FF" w:rsidRDefault="003F2AF2">
      <w:pPr>
        <w:ind w:left="567"/>
        <w:jc w:val="both"/>
        <w:rPr>
          <w:del w:id="5104" w:author="Windows User" w:date="2024-11-27T14:57:00Z"/>
          <w:rFonts w:eastAsia="Cambria Math"/>
          <w:sz w:val="24"/>
          <w:szCs w:val="24"/>
          <w:rPrChange w:id="5105" w:author="MUKOLWE" w:date="2024-11-23T02:51:00Z">
            <w:rPr>
              <w:del w:id="5106" w:author="Windows User" w:date="2024-11-27T14:57:00Z"/>
              <w:rFonts w:ascii="Cambria Math" w:eastAsia="Cambria Math"/>
              <w:sz w:val="17"/>
            </w:rPr>
          </w:rPrChange>
        </w:rPr>
        <w:pPrChange w:id="5107" w:author="Windows User" w:date="2024-11-27T14:57:00Z">
          <w:pPr>
            <w:spacing w:line="276" w:lineRule="auto"/>
            <w:ind w:left="567"/>
            <w:jc w:val="both"/>
          </w:pPr>
        </w:pPrChange>
      </w:pPr>
      <w:del w:id="5108" w:author="Windows User" w:date="2024-11-27T14:57:00Z">
        <w:r w:rsidRPr="005F4888" w:rsidDel="000731FF">
          <w:rPr>
            <w:noProof/>
            <w:sz w:val="24"/>
            <w:szCs w:val="24"/>
            <w:rPrChange w:id="5109" w:author="MUKOLWE" w:date="2024-11-23T02:51:00Z">
              <w:rPr>
                <w:noProof/>
              </w:rPr>
            </w:rPrChange>
          </w:rPr>
          <mc:AlternateContent>
            <mc:Choice Requires="wps">
              <w:drawing>
                <wp:anchor distT="0" distB="0" distL="0" distR="0" simplePos="0" relativeHeight="251666432" behindDoc="1" locked="0" layoutInCell="1" allowOverlap="1" wp14:anchorId="5C242792" wp14:editId="720EEB32">
                  <wp:simplePos x="0" y="0"/>
                  <wp:positionH relativeFrom="page">
                    <wp:posOffset>2064385</wp:posOffset>
                  </wp:positionH>
                  <wp:positionV relativeFrom="paragraph">
                    <wp:posOffset>169926</wp:posOffset>
                  </wp:positionV>
                  <wp:extent cx="1106805" cy="9525"/>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6805" cy="9525"/>
                          </a:xfrm>
                          <a:custGeom>
                            <a:avLst/>
                            <a:gdLst/>
                            <a:ahLst/>
                            <a:cxnLst/>
                            <a:rect l="l" t="t" r="r" b="b"/>
                            <a:pathLst>
                              <a:path w="1106805" h="9525">
                                <a:moveTo>
                                  <a:pt x="1106728" y="0"/>
                                </a:moveTo>
                                <a:lnTo>
                                  <a:pt x="0" y="0"/>
                                </a:lnTo>
                                <a:lnTo>
                                  <a:pt x="0" y="9144"/>
                                </a:lnTo>
                                <a:lnTo>
                                  <a:pt x="1106728" y="9144"/>
                                </a:lnTo>
                                <a:lnTo>
                                  <a:pt x="1106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w16se="http://schemas.microsoft.com/office/word/2015/wordml/symex">
              <w:pict>
                <v:shape w14:anchorId="558ADA88" id="Graphic 112" o:spid="_x0000_s1026" style="position:absolute;margin-left:162.55pt;margin-top:13.4pt;width:87.15pt;height:.75pt;z-index:-251650048;visibility:visible;mso-wrap-style:square;mso-wrap-distance-left:0;mso-wrap-distance-top:0;mso-wrap-distance-right:0;mso-wrap-distance-bottom:0;mso-position-horizontal:absolute;mso-position-horizontal-relative:page;mso-position-vertical:absolute;mso-position-vertical-relative:text;v-text-anchor:top" coordsize="1106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" path="m1106728,l,,,9144r1106728,l1106728,xe" fillcolor="black" stroked="f">
                  <v:path arrowok="t"/>
                  <w10:wrap anchorx="page"/>
                </v:shape>
              </w:pict>
            </mc:Fallback>
          </mc:AlternateContent>
        </w:r>
        <w:r w:rsidRPr="005F4888" w:rsidDel="000731FF">
          <w:rPr>
            <w:rFonts w:ascii="Cambria Math" w:eastAsia="Cambria Math" w:hAnsi="Cambria Math" w:cs="Cambria Math"/>
            <w:position w:val="-13"/>
            <w:sz w:val="24"/>
            <w:szCs w:val="24"/>
            <w:rPrChange w:id="5110" w:author="MUKOLWE" w:date="2024-11-23T02:51:00Z">
              <w:rPr>
                <w:rFonts w:ascii="Cambria Math" w:eastAsia="Cambria Math"/>
                <w:position w:val="-13"/>
                <w:sz w:val="24"/>
              </w:rPr>
            </w:rPrChange>
          </w:rPr>
          <w:delText>𝐵𝑟𝑒𝑎𝑘</w:delText>
        </w:r>
        <w:r w:rsidRPr="005F4888" w:rsidDel="000731FF">
          <w:rPr>
            <w:rFonts w:eastAsia="Cambria Math"/>
            <w:spacing w:val="12"/>
            <w:position w:val="-13"/>
            <w:sz w:val="24"/>
            <w:szCs w:val="24"/>
            <w:rPrChange w:id="5111" w:author="MUKOLWE" w:date="2024-11-23T02:51:00Z">
              <w:rPr>
                <w:rFonts w:ascii="Cambria Math" w:eastAsia="Cambria Math"/>
                <w:spacing w:val="12"/>
                <w:position w:val="-13"/>
                <w:sz w:val="24"/>
              </w:rPr>
            </w:rPrChange>
          </w:rPr>
          <w:delText xml:space="preserve"> </w:delText>
        </w:r>
        <w:r w:rsidRPr="005F4888" w:rsidDel="000731FF">
          <w:rPr>
            <w:rFonts w:ascii="Cambria Math" w:eastAsia="Cambria Math" w:hAnsi="Cambria Math" w:cs="Cambria Math"/>
            <w:position w:val="-13"/>
            <w:sz w:val="24"/>
            <w:szCs w:val="24"/>
            <w:rPrChange w:id="5112" w:author="MUKOLWE" w:date="2024-11-23T02:51:00Z">
              <w:rPr>
                <w:rFonts w:ascii="Cambria Math" w:eastAsia="Cambria Math"/>
                <w:position w:val="-13"/>
                <w:sz w:val="24"/>
              </w:rPr>
            </w:rPrChange>
          </w:rPr>
          <w:delText>𝑒𝑣𝑒𝑛</w:delText>
        </w:r>
        <w:r w:rsidRPr="005F4888" w:rsidDel="000731FF">
          <w:rPr>
            <w:rFonts w:eastAsia="Cambria Math"/>
            <w:spacing w:val="13"/>
            <w:position w:val="-13"/>
            <w:sz w:val="24"/>
            <w:szCs w:val="24"/>
            <w:rPrChange w:id="5113" w:author="MUKOLWE" w:date="2024-11-23T02:51:00Z">
              <w:rPr>
                <w:rFonts w:ascii="Cambria Math" w:eastAsia="Cambria Math"/>
                <w:spacing w:val="13"/>
                <w:position w:val="-13"/>
                <w:sz w:val="24"/>
              </w:rPr>
            </w:rPrChange>
          </w:rPr>
          <w:delText xml:space="preserve"> </w:delText>
        </w:r>
        <w:r w:rsidRPr="005F4888" w:rsidDel="000731FF">
          <w:rPr>
            <w:rFonts w:ascii="Cambria Math" w:eastAsia="Cambria Math" w:hAnsi="Cambria Math" w:cs="Cambria Math"/>
            <w:position w:val="-13"/>
            <w:sz w:val="24"/>
            <w:szCs w:val="24"/>
            <w:rPrChange w:id="5114" w:author="MUKOLWE" w:date="2024-11-23T02:51:00Z">
              <w:rPr>
                <w:rFonts w:ascii="Cambria Math" w:eastAsia="Cambria Math"/>
                <w:position w:val="-13"/>
                <w:sz w:val="24"/>
              </w:rPr>
            </w:rPrChange>
          </w:rPr>
          <w:delText>𝑝𝑜𝑖𝑛𝑡</w:delText>
        </w:r>
        <w:r w:rsidRPr="005F4888" w:rsidDel="000731FF">
          <w:rPr>
            <w:rFonts w:eastAsia="Cambria Math"/>
            <w:spacing w:val="17"/>
            <w:position w:val="-13"/>
            <w:sz w:val="24"/>
            <w:szCs w:val="24"/>
            <w:rPrChange w:id="5115" w:author="MUKOLWE" w:date="2024-11-23T02:51:00Z">
              <w:rPr>
                <w:rFonts w:ascii="Cambria Math" w:eastAsia="Cambria Math"/>
                <w:spacing w:val="17"/>
                <w:position w:val="-13"/>
                <w:sz w:val="24"/>
              </w:rPr>
            </w:rPrChange>
          </w:rPr>
          <w:delText xml:space="preserve"> </w:delText>
        </w:r>
        <w:r w:rsidRPr="005F4888" w:rsidDel="000731FF">
          <w:rPr>
            <w:position w:val="-13"/>
            <w:sz w:val="24"/>
            <w:szCs w:val="24"/>
            <w:rPrChange w:id="5116" w:author="MUKOLWE" w:date="2024-11-23T02:51:00Z">
              <w:rPr>
                <w:position w:val="-13"/>
                <w:sz w:val="24"/>
              </w:rPr>
            </w:rPrChange>
          </w:rPr>
          <w:delText>=</w:delText>
        </w:r>
        <w:r w:rsidRPr="005F4888" w:rsidDel="000731FF">
          <w:rPr>
            <w:spacing w:val="37"/>
            <w:position w:val="-13"/>
            <w:sz w:val="24"/>
            <w:szCs w:val="24"/>
            <w:rPrChange w:id="5117" w:author="MUKOLWE" w:date="2024-11-23T02:51:00Z">
              <w:rPr>
                <w:spacing w:val="37"/>
                <w:position w:val="-13"/>
                <w:sz w:val="24"/>
              </w:rPr>
            </w:rPrChange>
          </w:rPr>
          <w:delText xml:space="preserve">  </w:delText>
        </w:r>
        <w:r w:rsidRPr="005F4888" w:rsidDel="000731FF">
          <w:rPr>
            <w:rFonts w:ascii="Cambria Math" w:eastAsia="Cambria Math" w:hAnsi="Cambria Math" w:cs="Cambria Math"/>
            <w:sz w:val="24"/>
            <w:szCs w:val="24"/>
            <w:rPrChange w:id="5118" w:author="MUKOLWE" w:date="2024-11-23T02:51:00Z">
              <w:rPr>
                <w:rFonts w:ascii="Cambria Math" w:eastAsia="Cambria Math"/>
                <w:sz w:val="17"/>
              </w:rPr>
            </w:rPrChange>
          </w:rPr>
          <w:delText>𝐹𝑖𝑥𝑒𝑑</w:delText>
        </w:r>
        <w:r w:rsidRPr="005F4888" w:rsidDel="000731FF">
          <w:rPr>
            <w:rFonts w:eastAsia="Cambria Math"/>
            <w:spacing w:val="17"/>
            <w:sz w:val="24"/>
            <w:szCs w:val="24"/>
            <w:rPrChange w:id="5119" w:author="MUKOLWE" w:date="2024-11-23T02:51:00Z">
              <w:rPr>
                <w:rFonts w:ascii="Cambria Math" w:eastAsia="Cambria Math"/>
                <w:spacing w:val="17"/>
                <w:sz w:val="17"/>
              </w:rPr>
            </w:rPrChange>
          </w:rPr>
          <w:delText xml:space="preserve"> </w:delText>
        </w:r>
        <w:r w:rsidRPr="005F4888" w:rsidDel="000731FF">
          <w:rPr>
            <w:rFonts w:ascii="Cambria Math" w:eastAsia="Cambria Math" w:hAnsi="Cambria Math" w:cs="Cambria Math"/>
            <w:sz w:val="24"/>
            <w:szCs w:val="24"/>
            <w:rPrChange w:id="5120" w:author="MUKOLWE" w:date="2024-11-23T02:51:00Z">
              <w:rPr>
                <w:rFonts w:ascii="Cambria Math" w:eastAsia="Cambria Math"/>
                <w:sz w:val="17"/>
              </w:rPr>
            </w:rPrChange>
          </w:rPr>
          <w:delText>𝐶𝑜𝑠𝑡</w:delText>
        </w:r>
        <w:r w:rsidRPr="005F4888" w:rsidDel="000731FF">
          <w:rPr>
            <w:rFonts w:eastAsia="Cambria Math"/>
            <w:spacing w:val="14"/>
            <w:sz w:val="24"/>
            <w:szCs w:val="24"/>
            <w:rPrChange w:id="5121" w:author="MUKOLWE" w:date="2024-11-23T02:51:00Z">
              <w:rPr>
                <w:rFonts w:ascii="Cambria Math" w:eastAsia="Cambria Math"/>
                <w:spacing w:val="14"/>
                <w:sz w:val="17"/>
              </w:rPr>
            </w:rPrChange>
          </w:rPr>
          <w:delText xml:space="preserve"> </w:delText>
        </w:r>
        <w:r w:rsidRPr="005F4888" w:rsidDel="000731FF">
          <w:rPr>
            <w:rFonts w:ascii="Cambria Math" w:eastAsia="Cambria Math" w:hAnsi="Cambria Math" w:cs="Cambria Math"/>
            <w:sz w:val="24"/>
            <w:szCs w:val="24"/>
            <w:rPrChange w:id="5122" w:author="MUKOLWE" w:date="2024-11-23T02:51:00Z">
              <w:rPr>
                <w:rFonts w:ascii="Cambria Math" w:eastAsia="Cambria Math"/>
                <w:sz w:val="17"/>
              </w:rPr>
            </w:rPrChange>
          </w:rPr>
          <w:delText>𝑥</w:delText>
        </w:r>
        <w:r w:rsidRPr="005F4888" w:rsidDel="000731FF">
          <w:rPr>
            <w:rFonts w:eastAsia="Cambria Math"/>
            <w:spacing w:val="6"/>
            <w:sz w:val="24"/>
            <w:szCs w:val="24"/>
            <w:rPrChange w:id="5123" w:author="MUKOLWE" w:date="2024-11-23T02:51:00Z">
              <w:rPr>
                <w:rFonts w:ascii="Cambria Math" w:eastAsia="Cambria Math"/>
                <w:spacing w:val="6"/>
                <w:sz w:val="17"/>
              </w:rPr>
            </w:rPrChange>
          </w:rPr>
          <w:delText xml:space="preserve"> </w:delText>
        </w:r>
        <w:r w:rsidRPr="005F4888" w:rsidDel="000731FF">
          <w:rPr>
            <w:rFonts w:ascii="Cambria Math" w:eastAsia="Cambria Math" w:hAnsi="Cambria Math" w:cs="Cambria Math"/>
            <w:spacing w:val="-4"/>
            <w:sz w:val="24"/>
            <w:szCs w:val="24"/>
            <w:rPrChange w:id="5124" w:author="MUKOLWE" w:date="2024-11-23T02:51:00Z">
              <w:rPr>
                <w:rFonts w:ascii="Cambria Math" w:eastAsia="Cambria Math"/>
                <w:spacing w:val="-4"/>
                <w:sz w:val="17"/>
              </w:rPr>
            </w:rPrChange>
          </w:rPr>
          <w:delText>𝑆𝑎𝑙𝑒𝑠</w:delText>
        </w:r>
      </w:del>
    </w:p>
    <w:p w14:paraId="05767966" w14:textId="71C02791" w:rsidR="003F2AF2" w:rsidRPr="005F4888" w:rsidDel="000731FF" w:rsidRDefault="003F2AF2">
      <w:pPr>
        <w:ind w:left="567"/>
        <w:jc w:val="both"/>
        <w:rPr>
          <w:del w:id="5125" w:author="Windows User" w:date="2024-11-27T14:57:00Z"/>
          <w:rFonts w:eastAsia="Cambria Math"/>
          <w:sz w:val="24"/>
          <w:szCs w:val="24"/>
          <w:rPrChange w:id="5126" w:author="MUKOLWE" w:date="2024-11-23T02:51:00Z">
            <w:rPr>
              <w:del w:id="5127" w:author="Windows User" w:date="2024-11-27T14:57:00Z"/>
              <w:rFonts w:ascii="Cambria Math" w:eastAsia="Cambria Math" w:hAnsi="Cambria Math"/>
              <w:sz w:val="17"/>
            </w:rPr>
          </w:rPrChange>
        </w:rPr>
        <w:pPrChange w:id="5128" w:author="Windows User" w:date="2024-11-27T14:57:00Z">
          <w:pPr>
            <w:spacing w:line="276" w:lineRule="auto"/>
            <w:ind w:left="567"/>
            <w:jc w:val="both"/>
          </w:pPr>
        </w:pPrChange>
      </w:pPr>
      <w:del w:id="5129" w:author="Windows User" w:date="2024-11-27T14:57:00Z">
        <w:r w:rsidRPr="005F4888" w:rsidDel="000731FF">
          <w:rPr>
            <w:rFonts w:ascii="Cambria Math" w:eastAsia="Cambria Math" w:hAnsi="Cambria Math" w:cs="Cambria Math"/>
            <w:w w:val="105"/>
            <w:sz w:val="24"/>
            <w:szCs w:val="24"/>
            <w:rPrChange w:id="5130" w:author="MUKOLWE" w:date="2024-11-23T02:51:00Z">
              <w:rPr>
                <w:rFonts w:ascii="Cambria Math" w:eastAsia="Cambria Math" w:hAnsi="Cambria Math"/>
                <w:w w:val="105"/>
                <w:sz w:val="17"/>
              </w:rPr>
            </w:rPrChange>
          </w:rPr>
          <w:delText>𝑠𝑎𝑙𝑒𝑠</w:delText>
        </w:r>
        <w:r w:rsidRPr="005F4888" w:rsidDel="000731FF">
          <w:rPr>
            <w:rFonts w:eastAsia="Cambria Math"/>
            <w:spacing w:val="13"/>
            <w:w w:val="105"/>
            <w:sz w:val="24"/>
            <w:szCs w:val="24"/>
            <w:rPrChange w:id="5131" w:author="MUKOLWE" w:date="2024-11-23T02:51:00Z">
              <w:rPr>
                <w:rFonts w:ascii="Cambria Math" w:eastAsia="Cambria Math" w:hAnsi="Cambria Math"/>
                <w:spacing w:val="13"/>
                <w:w w:val="105"/>
                <w:sz w:val="17"/>
              </w:rPr>
            </w:rPrChange>
          </w:rPr>
          <w:delText xml:space="preserve"> </w:delText>
        </w:r>
        <w:r w:rsidRPr="005F4888" w:rsidDel="000731FF">
          <w:rPr>
            <w:rFonts w:eastAsia="Cambria Math"/>
            <w:w w:val="105"/>
            <w:sz w:val="24"/>
            <w:szCs w:val="24"/>
            <w:rPrChange w:id="5132" w:author="MUKOLWE" w:date="2024-11-23T02:51:00Z">
              <w:rPr>
                <w:rFonts w:ascii="Cambria Math" w:eastAsia="Cambria Math" w:hAnsi="Cambria Math"/>
                <w:w w:val="105"/>
                <w:sz w:val="17"/>
              </w:rPr>
            </w:rPrChange>
          </w:rPr>
          <w:delText>−</w:delText>
        </w:r>
        <w:r w:rsidRPr="005F4888" w:rsidDel="000731FF">
          <w:rPr>
            <w:rFonts w:eastAsia="Cambria Math"/>
            <w:spacing w:val="4"/>
            <w:w w:val="105"/>
            <w:sz w:val="24"/>
            <w:szCs w:val="24"/>
            <w:rPrChange w:id="5133" w:author="MUKOLWE" w:date="2024-11-23T02:51:00Z">
              <w:rPr>
                <w:rFonts w:ascii="Cambria Math" w:eastAsia="Cambria Math" w:hAnsi="Cambria Math"/>
                <w:spacing w:val="4"/>
                <w:w w:val="105"/>
                <w:sz w:val="17"/>
              </w:rPr>
            </w:rPrChange>
          </w:rPr>
          <w:delText xml:space="preserve"> </w:delText>
        </w:r>
        <w:r w:rsidRPr="005F4888" w:rsidDel="000731FF">
          <w:rPr>
            <w:rFonts w:ascii="Cambria Math" w:eastAsia="Cambria Math" w:hAnsi="Cambria Math" w:cs="Cambria Math"/>
            <w:w w:val="105"/>
            <w:sz w:val="24"/>
            <w:szCs w:val="24"/>
            <w:rPrChange w:id="5134" w:author="MUKOLWE" w:date="2024-11-23T02:51:00Z">
              <w:rPr>
                <w:rFonts w:ascii="Cambria Math" w:eastAsia="Cambria Math" w:hAnsi="Cambria Math"/>
                <w:w w:val="105"/>
                <w:sz w:val="17"/>
              </w:rPr>
            </w:rPrChange>
          </w:rPr>
          <w:delText>𝑣𝑎𝑟𝑖𝑎𝑏𝑙𝑒</w:delText>
        </w:r>
        <w:r w:rsidRPr="005F4888" w:rsidDel="000731FF">
          <w:rPr>
            <w:rFonts w:eastAsia="Cambria Math"/>
            <w:spacing w:val="13"/>
            <w:w w:val="105"/>
            <w:sz w:val="24"/>
            <w:szCs w:val="24"/>
            <w:rPrChange w:id="5135" w:author="MUKOLWE" w:date="2024-11-23T02:51:00Z">
              <w:rPr>
                <w:rFonts w:ascii="Cambria Math" w:eastAsia="Cambria Math" w:hAnsi="Cambria Math"/>
                <w:spacing w:val="13"/>
                <w:w w:val="105"/>
                <w:sz w:val="17"/>
              </w:rPr>
            </w:rPrChange>
          </w:rPr>
          <w:delText xml:space="preserve"> </w:delText>
        </w:r>
        <w:r w:rsidRPr="005F4888" w:rsidDel="000731FF">
          <w:rPr>
            <w:rFonts w:ascii="Cambria Math" w:eastAsia="Cambria Math" w:hAnsi="Cambria Math" w:cs="Cambria Math"/>
            <w:spacing w:val="-4"/>
            <w:w w:val="105"/>
            <w:sz w:val="24"/>
            <w:szCs w:val="24"/>
            <w:rPrChange w:id="5136" w:author="MUKOLWE" w:date="2024-11-23T02:51:00Z">
              <w:rPr>
                <w:rFonts w:ascii="Cambria Math" w:eastAsia="Cambria Math" w:hAnsi="Cambria Math"/>
                <w:spacing w:val="-4"/>
                <w:w w:val="105"/>
                <w:sz w:val="17"/>
              </w:rPr>
            </w:rPrChange>
          </w:rPr>
          <w:delText>𝐶𝑜𝑠𝑡</w:delText>
        </w:r>
      </w:del>
    </w:p>
    <w:p w14:paraId="2D1BED56" w14:textId="73BAD6AA" w:rsidR="003F2AF2" w:rsidRPr="005F4888" w:rsidDel="000731FF" w:rsidRDefault="003F2AF2">
      <w:pPr>
        <w:ind w:left="567"/>
        <w:jc w:val="both"/>
        <w:rPr>
          <w:del w:id="5137" w:author="Windows User" w:date="2024-11-27T14:57:00Z"/>
          <w:sz w:val="24"/>
          <w:rPrChange w:id="5138" w:author="MUKOLWE" w:date="2024-11-23T02:51:00Z">
            <w:rPr>
              <w:del w:id="5139" w:author="Windows User" w:date="2024-11-27T14:57:00Z"/>
              <w:rFonts w:ascii="Cambria Math"/>
              <w:sz w:val="17"/>
            </w:rPr>
          </w:rPrChange>
        </w:rPr>
        <w:pPrChange w:id="5140" w:author="Windows User" w:date="2024-11-27T14:57:00Z">
          <w:pPr>
            <w:pStyle w:val="BodyText"/>
            <w:spacing w:line="276" w:lineRule="auto"/>
            <w:ind w:left="567"/>
            <w:jc w:val="both"/>
          </w:pPr>
        </w:pPrChange>
      </w:pPr>
    </w:p>
    <w:p w14:paraId="236CC753" w14:textId="75106139" w:rsidR="003F2AF2" w:rsidRPr="005F4888" w:rsidDel="000731FF" w:rsidRDefault="003F2AF2">
      <w:pPr>
        <w:ind w:left="567"/>
        <w:jc w:val="both"/>
        <w:rPr>
          <w:del w:id="5141" w:author="Windows User" w:date="2024-11-27T14:57:00Z"/>
          <w:sz w:val="24"/>
          <w:szCs w:val="24"/>
          <w:rPrChange w:id="5142" w:author="MUKOLWE" w:date="2024-11-23T02:51:00Z">
            <w:rPr>
              <w:del w:id="5143" w:author="Windows User" w:date="2024-11-27T14:57:00Z"/>
              <w:sz w:val="24"/>
            </w:rPr>
          </w:rPrChange>
        </w:rPr>
        <w:pPrChange w:id="5144" w:author="Windows User" w:date="2024-11-27T14:57:00Z">
          <w:pPr>
            <w:spacing w:line="276" w:lineRule="auto"/>
            <w:ind w:left="567"/>
            <w:jc w:val="both"/>
          </w:pPr>
        </w:pPrChange>
      </w:pPr>
      <w:del w:id="5145" w:author="Windows User" w:date="2024-11-27T14:57:00Z">
        <w:r w:rsidRPr="005F4888" w:rsidDel="000731FF">
          <w:rPr>
            <w:noProof/>
            <w:sz w:val="24"/>
            <w:szCs w:val="24"/>
            <w:rPrChange w:id="5146" w:author="MUKOLWE" w:date="2024-11-23T02:51:00Z">
              <w:rPr>
                <w:noProof/>
              </w:rPr>
            </w:rPrChange>
          </w:rPr>
          <mc:AlternateContent>
            <mc:Choice Requires="wps">
              <w:drawing>
                <wp:anchor distT="0" distB="0" distL="0" distR="0" simplePos="0" relativeHeight="251667456" behindDoc="1" locked="0" layoutInCell="1" allowOverlap="1" wp14:anchorId="4161D13A" wp14:editId="60A485D8">
                  <wp:simplePos x="0" y="0"/>
                  <wp:positionH relativeFrom="page">
                    <wp:posOffset>2222880</wp:posOffset>
                  </wp:positionH>
                  <wp:positionV relativeFrom="paragraph">
                    <wp:posOffset>127845</wp:posOffset>
                  </wp:positionV>
                  <wp:extent cx="860425" cy="952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0425" cy="9525"/>
                          </a:xfrm>
                          <a:custGeom>
                            <a:avLst/>
                            <a:gdLst/>
                            <a:ahLst/>
                            <a:cxnLst/>
                            <a:rect l="l" t="t" r="r" b="b"/>
                            <a:pathLst>
                              <a:path w="860425" h="9525">
                                <a:moveTo>
                                  <a:pt x="859840" y="0"/>
                                </a:moveTo>
                                <a:lnTo>
                                  <a:pt x="0" y="0"/>
                                </a:lnTo>
                                <a:lnTo>
                                  <a:pt x="0" y="9143"/>
                                </a:lnTo>
                                <a:lnTo>
                                  <a:pt x="859840" y="9143"/>
                                </a:lnTo>
                                <a:lnTo>
                                  <a:pt x="859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w16se="http://schemas.microsoft.com/office/word/2015/wordml/symex">
              <w:pict>
                <v:shape w14:anchorId="7A8038E6" id="Graphic 113" o:spid="_x0000_s1026" style="position:absolute;margin-left:175.05pt;margin-top:10.05pt;width:67.75pt;height:.75pt;z-index:-251649024;visibility:visible;mso-wrap-style:square;mso-wrap-distance-left:0;mso-wrap-distance-top:0;mso-wrap-distance-right:0;mso-wrap-distance-bottom:0;mso-position-horizontal:absolute;mso-position-horizontal-relative:page;mso-position-vertical:absolute;mso-position-vertical-relative:text;v-text-anchor:top" coordsize="86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" path="m859840,l,,,9143r859840,l859840,xe" fillcolor="black" stroked="f">
                  <v:path arrowok="t"/>
                  <w10:wrap anchorx="page"/>
                </v:shape>
              </w:pict>
            </mc:Fallback>
          </mc:AlternateContent>
        </w:r>
        <w:r w:rsidRPr="005F4888" w:rsidDel="000731FF">
          <w:rPr>
            <w:position w:val="-13"/>
            <w:sz w:val="24"/>
            <w:szCs w:val="24"/>
            <w:rPrChange w:id="5147" w:author="MUKOLWE" w:date="2024-11-23T02:51:00Z">
              <w:rPr>
                <w:position w:val="-13"/>
                <w:sz w:val="24"/>
              </w:rPr>
            </w:rPrChange>
          </w:rPr>
          <w:delText>=</w:delText>
        </w:r>
        <w:r w:rsidRPr="005F4888" w:rsidDel="000731FF">
          <w:rPr>
            <w:spacing w:val="8"/>
            <w:position w:val="-13"/>
            <w:sz w:val="24"/>
            <w:szCs w:val="24"/>
            <w:rPrChange w:id="5148" w:author="MUKOLWE" w:date="2024-11-23T02:51:00Z">
              <w:rPr>
                <w:spacing w:val="8"/>
                <w:position w:val="-13"/>
                <w:sz w:val="24"/>
              </w:rPr>
            </w:rPrChange>
          </w:rPr>
          <w:delText xml:space="preserve"> </w:delText>
        </w:r>
        <w:r w:rsidRPr="005F4888" w:rsidDel="000731FF">
          <w:rPr>
            <w:rFonts w:eastAsia="Cambria Math"/>
            <w:sz w:val="24"/>
            <w:szCs w:val="24"/>
            <w:rPrChange w:id="5149" w:author="MUKOLWE" w:date="2024-11-23T02:51:00Z">
              <w:rPr>
                <w:rFonts w:ascii="Cambria Math" w:eastAsia="Cambria Math"/>
                <w:sz w:val="17"/>
              </w:rPr>
            </w:rPrChange>
          </w:rPr>
          <w:delText>490</w:delText>
        </w:r>
      </w:del>
      <w:ins w:id="5150" w:author="MUKOLWE" w:date="2024-11-23T02:53:00Z">
        <w:del w:id="5151" w:author="Windows User" w:date="2024-11-27T14:57:00Z">
          <w:r w:rsidR="0009555C" w:rsidDel="000731FF">
            <w:rPr>
              <w:rFonts w:eastAsia="Cambria Math"/>
              <w:sz w:val="24"/>
              <w:szCs w:val="24"/>
            </w:rPr>
            <w:delText>,</w:delText>
          </w:r>
        </w:del>
      </w:ins>
      <w:del w:id="5152" w:author="Windows User" w:date="2024-11-27T14:57:00Z">
        <w:r w:rsidRPr="005F4888" w:rsidDel="000731FF">
          <w:rPr>
            <w:rFonts w:eastAsia="Cambria Math"/>
            <w:sz w:val="24"/>
            <w:szCs w:val="24"/>
            <w:rPrChange w:id="5153" w:author="MUKOLWE" w:date="2024-11-23T02:51:00Z">
              <w:rPr>
                <w:rFonts w:ascii="Cambria Math" w:eastAsia="Cambria Math"/>
                <w:sz w:val="17"/>
              </w:rPr>
            </w:rPrChange>
          </w:rPr>
          <w:delText>400</w:delText>
        </w:r>
        <w:r w:rsidRPr="005F4888" w:rsidDel="000731FF">
          <w:rPr>
            <w:rFonts w:eastAsia="Cambria Math"/>
            <w:spacing w:val="14"/>
            <w:sz w:val="24"/>
            <w:szCs w:val="24"/>
            <w:rPrChange w:id="5154" w:author="MUKOLWE" w:date="2024-11-23T02:51:00Z">
              <w:rPr>
                <w:rFonts w:ascii="Cambria Math" w:eastAsia="Cambria Math"/>
                <w:spacing w:val="14"/>
                <w:sz w:val="17"/>
              </w:rPr>
            </w:rPrChange>
          </w:rPr>
          <w:delText xml:space="preserve"> </w:delText>
        </w:r>
        <w:r w:rsidRPr="005F4888" w:rsidDel="000731FF">
          <w:rPr>
            <w:rFonts w:ascii="Cambria Math" w:eastAsia="Cambria Math" w:hAnsi="Cambria Math" w:cs="Cambria Math"/>
            <w:sz w:val="24"/>
            <w:szCs w:val="24"/>
            <w:rPrChange w:id="5155" w:author="MUKOLWE" w:date="2024-11-23T02:51:00Z">
              <w:rPr>
                <w:rFonts w:ascii="Cambria Math" w:eastAsia="Cambria Math"/>
                <w:sz w:val="17"/>
              </w:rPr>
            </w:rPrChange>
          </w:rPr>
          <w:delText>𝑥</w:delText>
        </w:r>
        <w:r w:rsidRPr="005F4888" w:rsidDel="000731FF">
          <w:rPr>
            <w:rFonts w:eastAsia="Cambria Math"/>
            <w:spacing w:val="7"/>
            <w:sz w:val="24"/>
            <w:szCs w:val="24"/>
            <w:rPrChange w:id="5156" w:author="MUKOLWE" w:date="2024-11-23T02:51:00Z">
              <w:rPr>
                <w:rFonts w:ascii="Cambria Math" w:eastAsia="Cambria Math"/>
                <w:spacing w:val="7"/>
                <w:sz w:val="17"/>
              </w:rPr>
            </w:rPrChange>
          </w:rPr>
          <w:delText xml:space="preserve"> </w:delText>
        </w:r>
        <w:r w:rsidRPr="005F4888" w:rsidDel="000731FF">
          <w:rPr>
            <w:rFonts w:eastAsia="Cambria Math"/>
            <w:sz w:val="24"/>
            <w:szCs w:val="24"/>
            <w:rPrChange w:id="5157" w:author="MUKOLWE" w:date="2024-11-23T02:51:00Z">
              <w:rPr>
                <w:rFonts w:ascii="Cambria Math" w:eastAsia="Cambria Math"/>
                <w:sz w:val="17"/>
              </w:rPr>
            </w:rPrChange>
          </w:rPr>
          <w:delText>820</w:delText>
        </w:r>
      </w:del>
      <w:ins w:id="5158" w:author="MUKOLWE" w:date="2024-11-23T02:53:00Z">
        <w:del w:id="5159" w:author="Windows User" w:date="2024-11-27T14:57:00Z">
          <w:r w:rsidR="0009555C" w:rsidDel="000731FF">
            <w:rPr>
              <w:rFonts w:eastAsia="Cambria Math"/>
              <w:sz w:val="24"/>
              <w:szCs w:val="24"/>
            </w:rPr>
            <w:delText>,</w:delText>
          </w:r>
        </w:del>
      </w:ins>
      <w:del w:id="5160" w:author="Windows User" w:date="2024-11-27T14:57:00Z">
        <w:r w:rsidRPr="005F4888" w:rsidDel="000731FF">
          <w:rPr>
            <w:rFonts w:eastAsia="Cambria Math"/>
            <w:sz w:val="24"/>
            <w:szCs w:val="24"/>
            <w:rPrChange w:id="5161" w:author="MUKOLWE" w:date="2024-11-23T02:51:00Z">
              <w:rPr>
                <w:rFonts w:ascii="Cambria Math" w:eastAsia="Cambria Math"/>
                <w:sz w:val="17"/>
              </w:rPr>
            </w:rPrChange>
          </w:rPr>
          <w:delText>000</w:delText>
        </w:r>
        <w:r w:rsidRPr="005F4888" w:rsidDel="000731FF">
          <w:rPr>
            <w:rFonts w:eastAsia="Cambria Math"/>
            <w:spacing w:val="37"/>
            <w:sz w:val="24"/>
            <w:szCs w:val="24"/>
            <w:rPrChange w:id="5162" w:author="MUKOLWE" w:date="2024-11-23T02:51:00Z">
              <w:rPr>
                <w:rFonts w:ascii="Cambria Math" w:eastAsia="Cambria Math"/>
                <w:spacing w:val="37"/>
                <w:sz w:val="17"/>
              </w:rPr>
            </w:rPrChange>
          </w:rPr>
          <w:delText xml:space="preserve"> </w:delText>
        </w:r>
        <w:r w:rsidRPr="005F4888" w:rsidDel="000731FF">
          <w:rPr>
            <w:position w:val="-13"/>
            <w:sz w:val="24"/>
            <w:szCs w:val="24"/>
            <w:rPrChange w:id="5163" w:author="MUKOLWE" w:date="2024-11-23T02:51:00Z">
              <w:rPr>
                <w:position w:val="-13"/>
                <w:sz w:val="24"/>
              </w:rPr>
            </w:rPrChange>
          </w:rPr>
          <w:delText>=</w:delText>
        </w:r>
        <w:r w:rsidRPr="005F4888" w:rsidDel="000731FF">
          <w:rPr>
            <w:spacing w:val="8"/>
            <w:position w:val="-13"/>
            <w:sz w:val="24"/>
            <w:szCs w:val="24"/>
            <w:rPrChange w:id="5164" w:author="MUKOLWE" w:date="2024-11-23T02:51:00Z">
              <w:rPr>
                <w:spacing w:val="8"/>
                <w:position w:val="-13"/>
                <w:sz w:val="24"/>
              </w:rPr>
            </w:rPrChange>
          </w:rPr>
          <w:delText xml:space="preserve"> </w:delText>
        </w:r>
        <w:r w:rsidRPr="005F4888" w:rsidDel="000731FF">
          <w:rPr>
            <w:spacing w:val="-2"/>
            <w:position w:val="-13"/>
            <w:sz w:val="24"/>
            <w:szCs w:val="24"/>
            <w:rPrChange w:id="5165" w:author="MUKOLWE" w:date="2024-11-23T02:51:00Z">
              <w:rPr>
                <w:spacing w:val="-2"/>
                <w:position w:val="-13"/>
                <w:sz w:val="24"/>
              </w:rPr>
            </w:rPrChange>
          </w:rPr>
          <w:delText>525</w:delText>
        </w:r>
      </w:del>
      <w:ins w:id="5166" w:author="MUKOLWE" w:date="2024-11-23T02:53:00Z">
        <w:del w:id="5167" w:author="Windows User" w:date="2024-11-27T14:57:00Z">
          <w:r w:rsidR="0009555C" w:rsidDel="000731FF">
            <w:rPr>
              <w:spacing w:val="-2"/>
              <w:position w:val="-13"/>
              <w:sz w:val="24"/>
              <w:szCs w:val="24"/>
            </w:rPr>
            <w:delText>,</w:delText>
          </w:r>
        </w:del>
      </w:ins>
      <w:del w:id="5168" w:author="Windows User" w:date="2024-11-27T14:57:00Z">
        <w:r w:rsidRPr="005F4888" w:rsidDel="000731FF">
          <w:rPr>
            <w:spacing w:val="-2"/>
            <w:position w:val="-13"/>
            <w:sz w:val="24"/>
            <w:szCs w:val="24"/>
            <w:rPrChange w:id="5169" w:author="MUKOLWE" w:date="2024-11-23T02:51:00Z">
              <w:rPr>
                <w:spacing w:val="-2"/>
                <w:position w:val="-13"/>
                <w:sz w:val="24"/>
              </w:rPr>
            </w:rPrChange>
          </w:rPr>
          <w:delText>932.5137</w:delText>
        </w:r>
      </w:del>
    </w:p>
    <w:p w14:paraId="1F276EC8" w14:textId="18812C7E" w:rsidR="003F2AF2" w:rsidRPr="005F4888" w:rsidDel="000731FF" w:rsidRDefault="003F2AF2">
      <w:pPr>
        <w:ind w:left="567"/>
        <w:jc w:val="both"/>
        <w:rPr>
          <w:del w:id="5170" w:author="Windows User" w:date="2024-11-27T14:57:00Z"/>
          <w:sz w:val="24"/>
          <w:szCs w:val="24"/>
          <w:rPrChange w:id="5171" w:author="MUKOLWE" w:date="2024-11-23T02:51:00Z">
            <w:rPr>
              <w:del w:id="5172" w:author="Windows User" w:date="2024-11-27T14:57:00Z"/>
              <w:rFonts w:ascii="Cambria Math" w:hAnsi="Cambria Math"/>
              <w:sz w:val="17"/>
            </w:rPr>
          </w:rPrChange>
        </w:rPr>
        <w:pPrChange w:id="5173" w:author="Windows User" w:date="2024-11-27T14:57:00Z">
          <w:pPr>
            <w:spacing w:line="276" w:lineRule="auto"/>
            <w:ind w:left="567"/>
            <w:jc w:val="both"/>
          </w:pPr>
        </w:pPrChange>
      </w:pPr>
      <w:del w:id="5174" w:author="Windows User" w:date="2024-11-27T14:57:00Z">
        <w:r w:rsidRPr="005F4888" w:rsidDel="000731FF">
          <w:rPr>
            <w:sz w:val="24"/>
            <w:szCs w:val="24"/>
            <w:rPrChange w:id="5175" w:author="MUKOLWE" w:date="2024-11-23T02:51:00Z">
              <w:rPr>
                <w:rFonts w:ascii="Cambria Math" w:hAnsi="Cambria Math"/>
                <w:sz w:val="17"/>
              </w:rPr>
            </w:rPrChange>
          </w:rPr>
          <w:delText>820000</w:delText>
        </w:r>
        <w:r w:rsidRPr="005F4888" w:rsidDel="000731FF">
          <w:rPr>
            <w:spacing w:val="11"/>
            <w:sz w:val="24"/>
            <w:szCs w:val="24"/>
            <w:rPrChange w:id="5176" w:author="MUKOLWE" w:date="2024-11-23T02:51:00Z">
              <w:rPr>
                <w:rFonts w:ascii="Cambria Math" w:hAnsi="Cambria Math"/>
                <w:spacing w:val="11"/>
                <w:sz w:val="17"/>
              </w:rPr>
            </w:rPrChange>
          </w:rPr>
          <w:delText xml:space="preserve"> </w:delText>
        </w:r>
        <w:r w:rsidRPr="005F4888" w:rsidDel="000731FF">
          <w:rPr>
            <w:sz w:val="24"/>
            <w:szCs w:val="24"/>
            <w:rPrChange w:id="5177" w:author="MUKOLWE" w:date="2024-11-23T02:51:00Z">
              <w:rPr>
                <w:rFonts w:ascii="Cambria Math" w:hAnsi="Cambria Math"/>
                <w:sz w:val="17"/>
              </w:rPr>
            </w:rPrChange>
          </w:rPr>
          <w:delText>−</w:delText>
        </w:r>
        <w:r w:rsidRPr="005F4888" w:rsidDel="000731FF">
          <w:rPr>
            <w:spacing w:val="8"/>
            <w:sz w:val="24"/>
            <w:szCs w:val="24"/>
            <w:rPrChange w:id="5178" w:author="MUKOLWE" w:date="2024-11-23T02:51:00Z">
              <w:rPr>
                <w:rFonts w:ascii="Cambria Math" w:hAnsi="Cambria Math"/>
                <w:spacing w:val="8"/>
                <w:sz w:val="17"/>
              </w:rPr>
            </w:rPrChange>
          </w:rPr>
          <w:delText xml:space="preserve"> </w:delText>
        </w:r>
        <w:r w:rsidRPr="005F4888" w:rsidDel="000731FF">
          <w:rPr>
            <w:spacing w:val="-2"/>
            <w:sz w:val="24"/>
            <w:szCs w:val="24"/>
            <w:rPrChange w:id="5179" w:author="MUKOLWE" w:date="2024-11-23T02:51:00Z">
              <w:rPr>
                <w:rFonts w:ascii="Cambria Math" w:hAnsi="Cambria Math"/>
                <w:spacing w:val="-2"/>
                <w:sz w:val="17"/>
              </w:rPr>
            </w:rPrChange>
          </w:rPr>
          <w:delText>55400</w:delText>
        </w:r>
      </w:del>
    </w:p>
    <w:p w14:paraId="46D1A7E7" w14:textId="2E949B11" w:rsidR="00C87D1D" w:rsidRPr="005F4888" w:rsidDel="000731FF" w:rsidRDefault="00C87D1D">
      <w:pPr>
        <w:ind w:left="567"/>
        <w:jc w:val="both"/>
        <w:rPr>
          <w:del w:id="5180" w:author="Windows User" w:date="2024-11-27T14:57:00Z"/>
          <w:rPrChange w:id="5181" w:author="MUKOLWE" w:date="2024-11-23T02:51:00Z">
            <w:rPr>
              <w:del w:id="5182" w:author="Windows User" w:date="2024-11-27T14:57:00Z"/>
            </w:rPr>
          </w:rPrChange>
        </w:rPr>
        <w:pPrChange w:id="5183" w:author="Windows User" w:date="2024-11-27T14:57:00Z">
          <w:pPr>
            <w:pStyle w:val="Heading1"/>
            <w:spacing w:before="0" w:line="276" w:lineRule="auto"/>
            <w:ind w:left="567"/>
            <w:jc w:val="both"/>
          </w:pPr>
        </w:pPrChange>
      </w:pPr>
    </w:p>
    <w:p w14:paraId="74231A10" w14:textId="2C258F09" w:rsidR="003F2AF2" w:rsidRPr="0009555C" w:rsidDel="000731FF" w:rsidRDefault="005F4888">
      <w:pPr>
        <w:ind w:left="567"/>
        <w:jc w:val="both"/>
        <w:rPr>
          <w:del w:id="5184" w:author="Windows User" w:date="2024-11-27T14:57:00Z"/>
          <w:b/>
          <w:rPrChange w:id="5185" w:author="MUKOLWE" w:date="2024-11-23T02:51:00Z">
            <w:rPr>
              <w:del w:id="5186" w:author="Windows User" w:date="2024-11-27T14:57:00Z"/>
            </w:rPr>
          </w:rPrChange>
        </w:rPr>
        <w:pPrChange w:id="5187" w:author="Windows User" w:date="2024-11-27T14:57:00Z">
          <w:pPr>
            <w:pStyle w:val="Heading1"/>
            <w:spacing w:before="0" w:line="276" w:lineRule="auto"/>
            <w:ind w:left="567"/>
            <w:jc w:val="both"/>
          </w:pPr>
        </w:pPrChange>
      </w:pPr>
      <w:bookmarkStart w:id="5188" w:name="_Toc178837853"/>
      <w:del w:id="5189" w:author="Windows User" w:date="2024-11-27T14:57:00Z">
        <w:r w:rsidRPr="0009555C" w:rsidDel="000731FF">
          <w:rPr>
            <w:b/>
            <w:rPrChange w:id="5190" w:author="MUKOLWE" w:date="2024-11-23T02:51:00Z">
              <w:rPr/>
            </w:rPrChange>
          </w:rPr>
          <w:delText>Break</w:delText>
        </w:r>
        <w:r w:rsidRPr="0009555C" w:rsidDel="000731FF">
          <w:rPr>
            <w:b/>
            <w:spacing w:val="-1"/>
            <w:rPrChange w:id="5191" w:author="MUKOLWE" w:date="2024-11-23T02:51:00Z">
              <w:rPr>
                <w:spacing w:val="-1"/>
              </w:rPr>
            </w:rPrChange>
          </w:rPr>
          <w:delText xml:space="preserve"> </w:delText>
        </w:r>
        <w:r w:rsidRPr="0009555C" w:rsidDel="000731FF">
          <w:rPr>
            <w:b/>
            <w:rPrChange w:id="5192" w:author="MUKOLWE" w:date="2024-11-23T02:51:00Z">
              <w:rPr/>
            </w:rPrChange>
          </w:rPr>
          <w:delText>Even</w:delText>
        </w:r>
        <w:r w:rsidRPr="0009555C" w:rsidDel="000731FF">
          <w:rPr>
            <w:b/>
            <w:spacing w:val="-2"/>
            <w:rPrChange w:id="5193" w:author="MUKOLWE" w:date="2024-11-23T02:51:00Z">
              <w:rPr>
                <w:spacing w:val="-2"/>
              </w:rPr>
            </w:rPrChange>
          </w:rPr>
          <w:delText xml:space="preserve"> </w:delText>
        </w:r>
        <w:r w:rsidRPr="0009555C" w:rsidDel="000731FF">
          <w:rPr>
            <w:b/>
            <w:rPrChange w:id="5194" w:author="MUKOLWE" w:date="2024-11-23T02:51:00Z">
              <w:rPr/>
            </w:rPrChange>
          </w:rPr>
          <w:delText>Point</w:delText>
        </w:r>
        <w:r w:rsidRPr="0009555C" w:rsidDel="000731FF">
          <w:rPr>
            <w:b/>
            <w:spacing w:val="-3"/>
            <w:rPrChange w:id="5195" w:author="MUKOLWE" w:date="2024-11-23T02:51:00Z">
              <w:rPr>
                <w:spacing w:val="-3"/>
              </w:rPr>
            </w:rPrChange>
          </w:rPr>
          <w:delText xml:space="preserve"> </w:delText>
        </w:r>
      </w:del>
      <w:ins w:id="5196" w:author="MUKOLWE" w:date="2024-11-23T02:51:00Z">
        <w:del w:id="5197" w:author="Windows User" w:date="2024-11-27T14:57:00Z">
          <w:r w:rsidRPr="0009555C" w:rsidDel="000731FF">
            <w:rPr>
              <w:b/>
              <w:rPrChange w:id="5198" w:author="MUKOLWE" w:date="2024-11-23T02:51:00Z">
                <w:rPr/>
              </w:rPrChange>
            </w:rPr>
            <w:delText>o</w:delText>
          </w:r>
        </w:del>
      </w:ins>
      <w:del w:id="5199" w:author="Windows User" w:date="2024-11-27T14:57:00Z">
        <w:r w:rsidRPr="0009555C" w:rsidDel="000731FF">
          <w:rPr>
            <w:b/>
            <w:rPrChange w:id="5200" w:author="MUKOLWE" w:date="2024-11-23T02:51:00Z">
              <w:rPr/>
            </w:rPrChange>
          </w:rPr>
          <w:delText>Of</w:delText>
        </w:r>
        <w:r w:rsidRPr="0009555C" w:rsidDel="000731FF">
          <w:rPr>
            <w:b/>
            <w:spacing w:val="-2"/>
            <w:rPrChange w:id="5201" w:author="MUKOLWE" w:date="2024-11-23T02:51:00Z">
              <w:rPr>
                <w:spacing w:val="-2"/>
              </w:rPr>
            </w:rPrChange>
          </w:rPr>
          <w:delText xml:space="preserve"> </w:delText>
        </w:r>
        <w:r w:rsidRPr="0009555C" w:rsidDel="000731FF">
          <w:rPr>
            <w:b/>
            <w:spacing w:val="-4"/>
            <w:rPrChange w:id="5202" w:author="MUKOLWE" w:date="2024-11-23T02:51:00Z">
              <w:rPr>
                <w:spacing w:val="-4"/>
              </w:rPr>
            </w:rPrChange>
          </w:rPr>
          <w:delText>2025</w:delText>
        </w:r>
        <w:bookmarkEnd w:id="5188"/>
      </w:del>
    </w:p>
    <w:p w14:paraId="01ABCD28" w14:textId="230281F4" w:rsidR="003F2AF2" w:rsidRPr="005F4888" w:rsidDel="000731FF" w:rsidRDefault="003F2AF2">
      <w:pPr>
        <w:ind w:left="567"/>
        <w:jc w:val="both"/>
        <w:rPr>
          <w:del w:id="5203" w:author="Windows User" w:date="2024-11-27T14:57:00Z"/>
          <w:rPrChange w:id="5204" w:author="MUKOLWE" w:date="2024-11-23T02:51:00Z">
            <w:rPr>
              <w:del w:id="5205" w:author="Windows User" w:date="2024-11-27T14:57:00Z"/>
              <w:b/>
            </w:rPr>
          </w:rPrChange>
        </w:rPr>
        <w:pPrChange w:id="5206" w:author="Windows User" w:date="2024-11-27T14:57:00Z">
          <w:pPr>
            <w:pStyle w:val="BodyText"/>
            <w:spacing w:line="276" w:lineRule="auto"/>
            <w:ind w:left="567"/>
            <w:jc w:val="both"/>
          </w:pPr>
        </w:pPrChange>
      </w:pPr>
    </w:p>
    <w:p w14:paraId="36EA1607" w14:textId="73DB8D3D" w:rsidR="003F2AF2" w:rsidRPr="0009555C" w:rsidDel="000731FF" w:rsidRDefault="003F2AF2">
      <w:pPr>
        <w:ind w:left="567"/>
        <w:jc w:val="both"/>
        <w:rPr>
          <w:del w:id="5207" w:author="Windows User" w:date="2024-11-27T14:57:00Z"/>
          <w:rFonts w:eastAsia="Cambria Math"/>
          <w:rPrChange w:id="5208" w:author="MUKOLWE" w:date="2024-11-23T02:52:00Z">
            <w:rPr>
              <w:del w:id="5209" w:author="Windows User" w:date="2024-11-27T14:57:00Z"/>
              <w:rFonts w:ascii="Cambria Math" w:eastAsia="Cambria Math"/>
              <w:sz w:val="17"/>
            </w:rPr>
          </w:rPrChange>
        </w:rPr>
        <w:pPrChange w:id="5210" w:author="Windows User" w:date="2024-11-27T14:57:00Z">
          <w:pPr>
            <w:spacing w:line="276" w:lineRule="auto"/>
            <w:ind w:left="567"/>
            <w:jc w:val="both"/>
          </w:pPr>
        </w:pPrChange>
      </w:pPr>
      <w:del w:id="5211" w:author="Windows User" w:date="2024-11-27T14:57:00Z">
        <w:r w:rsidRPr="000731FF" w:rsidDel="000731FF">
          <w:rPr>
            <w:noProof/>
          </w:rPr>
          <mc:AlternateContent>
            <mc:Choice Requires="wps">
              <w:drawing>
                <wp:anchor distT="0" distB="0" distL="0" distR="0" simplePos="0" relativeHeight="251668480" behindDoc="1" locked="0" layoutInCell="1" allowOverlap="1" wp14:anchorId="22AF9F44" wp14:editId="467DA77A">
                  <wp:simplePos x="0" y="0"/>
                  <wp:positionH relativeFrom="page">
                    <wp:posOffset>2064385</wp:posOffset>
                  </wp:positionH>
                  <wp:positionV relativeFrom="paragraph">
                    <wp:posOffset>126444</wp:posOffset>
                  </wp:positionV>
                  <wp:extent cx="1106805" cy="952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6805" cy="9525"/>
                          </a:xfrm>
                          <a:custGeom>
                            <a:avLst/>
                            <a:gdLst/>
                            <a:ahLst/>
                            <a:cxnLst/>
                            <a:rect l="l" t="t" r="r" b="b"/>
                            <a:pathLst>
                              <a:path w="1106805" h="9525">
                                <a:moveTo>
                                  <a:pt x="1106728" y="0"/>
                                </a:moveTo>
                                <a:lnTo>
                                  <a:pt x="0" y="0"/>
                                </a:lnTo>
                                <a:lnTo>
                                  <a:pt x="0" y="9144"/>
                                </a:lnTo>
                                <a:lnTo>
                                  <a:pt x="1106728" y="9144"/>
                                </a:lnTo>
                                <a:lnTo>
                                  <a:pt x="1106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w16se="http://schemas.microsoft.com/office/word/2015/wordml/symex">
              <w:pict>
                <v:shape w14:anchorId="78D737B5" id="Graphic 114" o:spid="_x0000_s1026" style="position:absolute;margin-left:162.55pt;margin-top:9.95pt;width:87.15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1106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" path="m1106728,l,,,9144r1106728,l1106728,xe" fillcolor="black" stroked="f">
                  <v:path arrowok="t"/>
                  <w10:wrap anchorx="page"/>
                </v:shape>
              </w:pict>
            </mc:Fallback>
          </mc:AlternateContent>
        </w:r>
        <w:r w:rsidRPr="0009555C" w:rsidDel="000731FF">
          <w:rPr>
            <w:rFonts w:ascii="Cambria Math" w:eastAsia="Cambria Math" w:hAnsi="Cambria Math" w:cs="Cambria Math"/>
            <w:position w:val="-13"/>
            <w:rPrChange w:id="5212" w:author="MUKOLWE" w:date="2024-11-23T02:52:00Z">
              <w:rPr>
                <w:rFonts w:ascii="Cambria Math" w:eastAsia="Cambria Math"/>
                <w:position w:val="-13"/>
                <w:sz w:val="24"/>
              </w:rPr>
            </w:rPrChange>
          </w:rPr>
          <w:delText>𝐵𝑟𝑒𝑎𝑘</w:delText>
        </w:r>
        <w:r w:rsidRPr="0009555C" w:rsidDel="000731FF">
          <w:rPr>
            <w:rFonts w:eastAsia="Cambria Math"/>
            <w:spacing w:val="12"/>
            <w:position w:val="-13"/>
            <w:rPrChange w:id="5213" w:author="MUKOLWE" w:date="2024-11-23T02:52:00Z">
              <w:rPr>
                <w:rFonts w:ascii="Cambria Math" w:eastAsia="Cambria Math"/>
                <w:spacing w:val="12"/>
                <w:position w:val="-13"/>
                <w:sz w:val="24"/>
              </w:rPr>
            </w:rPrChange>
          </w:rPr>
          <w:delText xml:space="preserve"> </w:delText>
        </w:r>
        <w:r w:rsidRPr="0009555C" w:rsidDel="000731FF">
          <w:rPr>
            <w:rFonts w:ascii="Cambria Math" w:eastAsia="Cambria Math" w:hAnsi="Cambria Math" w:cs="Cambria Math"/>
            <w:position w:val="-13"/>
            <w:rPrChange w:id="5214" w:author="MUKOLWE" w:date="2024-11-23T02:52:00Z">
              <w:rPr>
                <w:rFonts w:ascii="Cambria Math" w:eastAsia="Cambria Math"/>
                <w:position w:val="-13"/>
                <w:sz w:val="24"/>
              </w:rPr>
            </w:rPrChange>
          </w:rPr>
          <w:delText>𝑒𝑣𝑒𝑛</w:delText>
        </w:r>
        <w:r w:rsidRPr="0009555C" w:rsidDel="000731FF">
          <w:rPr>
            <w:rFonts w:eastAsia="Cambria Math"/>
            <w:spacing w:val="13"/>
            <w:position w:val="-13"/>
            <w:rPrChange w:id="5215" w:author="MUKOLWE" w:date="2024-11-23T02:52:00Z">
              <w:rPr>
                <w:rFonts w:ascii="Cambria Math" w:eastAsia="Cambria Math"/>
                <w:spacing w:val="13"/>
                <w:position w:val="-13"/>
                <w:sz w:val="24"/>
              </w:rPr>
            </w:rPrChange>
          </w:rPr>
          <w:delText xml:space="preserve"> </w:delText>
        </w:r>
        <w:r w:rsidRPr="0009555C" w:rsidDel="000731FF">
          <w:rPr>
            <w:rFonts w:ascii="Cambria Math" w:eastAsia="Cambria Math" w:hAnsi="Cambria Math" w:cs="Cambria Math"/>
            <w:position w:val="-13"/>
            <w:rPrChange w:id="5216" w:author="MUKOLWE" w:date="2024-11-23T02:52:00Z">
              <w:rPr>
                <w:rFonts w:ascii="Cambria Math" w:eastAsia="Cambria Math"/>
                <w:position w:val="-13"/>
                <w:sz w:val="24"/>
              </w:rPr>
            </w:rPrChange>
          </w:rPr>
          <w:delText>𝑝𝑜𝑖𝑛𝑡</w:delText>
        </w:r>
        <w:r w:rsidRPr="0009555C" w:rsidDel="000731FF">
          <w:rPr>
            <w:rFonts w:eastAsia="Cambria Math"/>
            <w:spacing w:val="17"/>
            <w:position w:val="-13"/>
            <w:rPrChange w:id="5217" w:author="MUKOLWE" w:date="2024-11-23T02:52:00Z">
              <w:rPr>
                <w:rFonts w:ascii="Cambria Math" w:eastAsia="Cambria Math"/>
                <w:spacing w:val="17"/>
                <w:position w:val="-13"/>
                <w:sz w:val="24"/>
              </w:rPr>
            </w:rPrChange>
          </w:rPr>
          <w:delText xml:space="preserve"> </w:delText>
        </w:r>
        <w:r w:rsidRPr="0009555C" w:rsidDel="000731FF">
          <w:rPr>
            <w:position w:val="-13"/>
            <w:rPrChange w:id="5218" w:author="MUKOLWE" w:date="2024-11-23T02:52:00Z">
              <w:rPr>
                <w:position w:val="-13"/>
                <w:sz w:val="24"/>
              </w:rPr>
            </w:rPrChange>
          </w:rPr>
          <w:delText>=</w:delText>
        </w:r>
        <w:r w:rsidRPr="0009555C" w:rsidDel="000731FF">
          <w:rPr>
            <w:spacing w:val="37"/>
            <w:position w:val="-13"/>
            <w:rPrChange w:id="5219" w:author="MUKOLWE" w:date="2024-11-23T02:52:00Z">
              <w:rPr>
                <w:spacing w:val="37"/>
                <w:position w:val="-13"/>
                <w:sz w:val="24"/>
              </w:rPr>
            </w:rPrChange>
          </w:rPr>
          <w:delText xml:space="preserve">  </w:delText>
        </w:r>
        <w:r w:rsidRPr="0009555C" w:rsidDel="000731FF">
          <w:rPr>
            <w:rFonts w:ascii="Cambria Math" w:eastAsia="Cambria Math" w:hAnsi="Cambria Math" w:cs="Cambria Math"/>
            <w:rPrChange w:id="5220" w:author="MUKOLWE" w:date="2024-11-23T02:52:00Z">
              <w:rPr>
                <w:rFonts w:ascii="Cambria Math" w:eastAsia="Cambria Math"/>
                <w:sz w:val="17"/>
              </w:rPr>
            </w:rPrChange>
          </w:rPr>
          <w:delText>𝐹𝑖𝑥𝑒𝑑</w:delText>
        </w:r>
        <w:r w:rsidRPr="0009555C" w:rsidDel="000731FF">
          <w:rPr>
            <w:rFonts w:eastAsia="Cambria Math"/>
            <w:spacing w:val="17"/>
            <w:rPrChange w:id="5221" w:author="MUKOLWE" w:date="2024-11-23T02:52:00Z">
              <w:rPr>
                <w:rFonts w:ascii="Cambria Math" w:eastAsia="Cambria Math"/>
                <w:spacing w:val="17"/>
                <w:sz w:val="17"/>
              </w:rPr>
            </w:rPrChange>
          </w:rPr>
          <w:delText xml:space="preserve"> </w:delText>
        </w:r>
        <w:r w:rsidRPr="0009555C" w:rsidDel="000731FF">
          <w:rPr>
            <w:rFonts w:ascii="Cambria Math" w:eastAsia="Cambria Math" w:hAnsi="Cambria Math" w:cs="Cambria Math"/>
            <w:rPrChange w:id="5222" w:author="MUKOLWE" w:date="2024-11-23T02:52:00Z">
              <w:rPr>
                <w:rFonts w:ascii="Cambria Math" w:eastAsia="Cambria Math"/>
                <w:sz w:val="17"/>
              </w:rPr>
            </w:rPrChange>
          </w:rPr>
          <w:delText>𝐶𝑜𝑠𝑡</w:delText>
        </w:r>
        <w:r w:rsidRPr="0009555C" w:rsidDel="000731FF">
          <w:rPr>
            <w:rFonts w:eastAsia="Cambria Math"/>
            <w:spacing w:val="14"/>
            <w:rPrChange w:id="5223" w:author="MUKOLWE" w:date="2024-11-23T02:52:00Z">
              <w:rPr>
                <w:rFonts w:ascii="Cambria Math" w:eastAsia="Cambria Math"/>
                <w:spacing w:val="14"/>
                <w:sz w:val="17"/>
              </w:rPr>
            </w:rPrChange>
          </w:rPr>
          <w:delText xml:space="preserve"> </w:delText>
        </w:r>
        <w:r w:rsidRPr="0009555C" w:rsidDel="000731FF">
          <w:rPr>
            <w:rFonts w:ascii="Cambria Math" w:eastAsia="Cambria Math" w:hAnsi="Cambria Math" w:cs="Cambria Math"/>
            <w:rPrChange w:id="5224" w:author="MUKOLWE" w:date="2024-11-23T02:52:00Z">
              <w:rPr>
                <w:rFonts w:ascii="Cambria Math" w:eastAsia="Cambria Math"/>
                <w:sz w:val="17"/>
              </w:rPr>
            </w:rPrChange>
          </w:rPr>
          <w:delText>𝑥</w:delText>
        </w:r>
        <w:r w:rsidRPr="0009555C" w:rsidDel="000731FF">
          <w:rPr>
            <w:rFonts w:eastAsia="Cambria Math"/>
            <w:spacing w:val="6"/>
            <w:rPrChange w:id="5225" w:author="MUKOLWE" w:date="2024-11-23T02:52:00Z">
              <w:rPr>
                <w:rFonts w:ascii="Cambria Math" w:eastAsia="Cambria Math"/>
                <w:spacing w:val="6"/>
                <w:sz w:val="17"/>
              </w:rPr>
            </w:rPrChange>
          </w:rPr>
          <w:delText xml:space="preserve"> </w:delText>
        </w:r>
        <w:r w:rsidRPr="0009555C" w:rsidDel="000731FF">
          <w:rPr>
            <w:rFonts w:ascii="Cambria Math" w:eastAsia="Cambria Math" w:hAnsi="Cambria Math" w:cs="Cambria Math"/>
            <w:spacing w:val="-4"/>
            <w:rPrChange w:id="5226" w:author="MUKOLWE" w:date="2024-11-23T02:52:00Z">
              <w:rPr>
                <w:rFonts w:ascii="Cambria Math" w:eastAsia="Cambria Math"/>
                <w:spacing w:val="-4"/>
                <w:sz w:val="17"/>
              </w:rPr>
            </w:rPrChange>
          </w:rPr>
          <w:delText>𝑆𝑎𝑙𝑒𝑠</w:delText>
        </w:r>
      </w:del>
    </w:p>
    <w:p w14:paraId="4D5BE19D" w14:textId="665BBC54" w:rsidR="003F2AF2" w:rsidRPr="0009555C" w:rsidDel="000731FF" w:rsidRDefault="003F2AF2">
      <w:pPr>
        <w:ind w:left="567"/>
        <w:jc w:val="both"/>
        <w:rPr>
          <w:del w:id="5227" w:author="Windows User" w:date="2024-11-27T14:57:00Z"/>
          <w:rFonts w:eastAsia="Cambria Math"/>
          <w:rPrChange w:id="5228" w:author="MUKOLWE" w:date="2024-11-23T02:52:00Z">
            <w:rPr>
              <w:del w:id="5229" w:author="Windows User" w:date="2024-11-27T14:57:00Z"/>
              <w:rFonts w:ascii="Cambria Math" w:eastAsia="Cambria Math" w:hAnsi="Cambria Math"/>
              <w:sz w:val="17"/>
            </w:rPr>
          </w:rPrChange>
        </w:rPr>
        <w:pPrChange w:id="5230" w:author="Windows User" w:date="2024-11-27T14:57:00Z">
          <w:pPr>
            <w:spacing w:line="276" w:lineRule="auto"/>
            <w:ind w:left="567"/>
            <w:jc w:val="both"/>
          </w:pPr>
        </w:pPrChange>
      </w:pPr>
      <w:del w:id="5231" w:author="Windows User" w:date="2024-11-27T14:57:00Z">
        <w:r w:rsidRPr="0009555C" w:rsidDel="000731FF">
          <w:rPr>
            <w:rFonts w:ascii="Cambria Math" w:eastAsia="Cambria Math" w:hAnsi="Cambria Math" w:cs="Cambria Math"/>
            <w:w w:val="105"/>
            <w:rPrChange w:id="5232" w:author="MUKOLWE" w:date="2024-11-23T02:52:00Z">
              <w:rPr>
                <w:rFonts w:ascii="Cambria Math" w:eastAsia="Cambria Math" w:hAnsi="Cambria Math"/>
                <w:w w:val="105"/>
                <w:sz w:val="17"/>
              </w:rPr>
            </w:rPrChange>
          </w:rPr>
          <w:delText>𝑠𝑎𝑙𝑒𝑠</w:delText>
        </w:r>
        <w:r w:rsidRPr="0009555C" w:rsidDel="000731FF">
          <w:rPr>
            <w:rFonts w:eastAsia="Cambria Math"/>
            <w:spacing w:val="13"/>
            <w:w w:val="105"/>
            <w:rPrChange w:id="5233" w:author="MUKOLWE" w:date="2024-11-23T02:52:00Z">
              <w:rPr>
                <w:rFonts w:ascii="Cambria Math" w:eastAsia="Cambria Math" w:hAnsi="Cambria Math"/>
                <w:spacing w:val="13"/>
                <w:w w:val="105"/>
                <w:sz w:val="17"/>
              </w:rPr>
            </w:rPrChange>
          </w:rPr>
          <w:delText xml:space="preserve"> </w:delText>
        </w:r>
        <w:r w:rsidRPr="0009555C" w:rsidDel="000731FF">
          <w:rPr>
            <w:rFonts w:eastAsia="Cambria Math"/>
            <w:w w:val="105"/>
            <w:rPrChange w:id="5234" w:author="MUKOLWE" w:date="2024-11-23T02:52:00Z">
              <w:rPr>
                <w:rFonts w:ascii="Cambria Math" w:eastAsia="Cambria Math" w:hAnsi="Cambria Math"/>
                <w:w w:val="105"/>
                <w:sz w:val="17"/>
              </w:rPr>
            </w:rPrChange>
          </w:rPr>
          <w:delText>−</w:delText>
        </w:r>
        <w:r w:rsidRPr="0009555C" w:rsidDel="000731FF">
          <w:rPr>
            <w:rFonts w:eastAsia="Cambria Math"/>
            <w:spacing w:val="4"/>
            <w:w w:val="105"/>
            <w:rPrChange w:id="5235" w:author="MUKOLWE" w:date="2024-11-23T02:52:00Z">
              <w:rPr>
                <w:rFonts w:ascii="Cambria Math" w:eastAsia="Cambria Math" w:hAnsi="Cambria Math"/>
                <w:spacing w:val="4"/>
                <w:w w:val="105"/>
                <w:sz w:val="17"/>
              </w:rPr>
            </w:rPrChange>
          </w:rPr>
          <w:delText xml:space="preserve"> </w:delText>
        </w:r>
        <w:r w:rsidRPr="0009555C" w:rsidDel="000731FF">
          <w:rPr>
            <w:rFonts w:ascii="Cambria Math" w:eastAsia="Cambria Math" w:hAnsi="Cambria Math" w:cs="Cambria Math"/>
            <w:w w:val="105"/>
            <w:rPrChange w:id="5236" w:author="MUKOLWE" w:date="2024-11-23T02:52:00Z">
              <w:rPr>
                <w:rFonts w:ascii="Cambria Math" w:eastAsia="Cambria Math" w:hAnsi="Cambria Math"/>
                <w:w w:val="105"/>
                <w:sz w:val="17"/>
              </w:rPr>
            </w:rPrChange>
          </w:rPr>
          <w:delText>𝑣𝑎𝑟𝑖𝑎𝑏𝑙𝑒</w:delText>
        </w:r>
        <w:r w:rsidRPr="0009555C" w:rsidDel="000731FF">
          <w:rPr>
            <w:rFonts w:eastAsia="Cambria Math"/>
            <w:spacing w:val="13"/>
            <w:w w:val="105"/>
            <w:rPrChange w:id="5237" w:author="MUKOLWE" w:date="2024-11-23T02:52:00Z">
              <w:rPr>
                <w:rFonts w:ascii="Cambria Math" w:eastAsia="Cambria Math" w:hAnsi="Cambria Math"/>
                <w:spacing w:val="13"/>
                <w:w w:val="105"/>
                <w:sz w:val="17"/>
              </w:rPr>
            </w:rPrChange>
          </w:rPr>
          <w:delText xml:space="preserve"> </w:delText>
        </w:r>
        <w:r w:rsidRPr="0009555C" w:rsidDel="000731FF">
          <w:rPr>
            <w:rFonts w:ascii="Cambria Math" w:eastAsia="Cambria Math" w:hAnsi="Cambria Math" w:cs="Cambria Math"/>
            <w:spacing w:val="-4"/>
            <w:w w:val="105"/>
            <w:rPrChange w:id="5238" w:author="MUKOLWE" w:date="2024-11-23T02:52:00Z">
              <w:rPr>
                <w:rFonts w:ascii="Cambria Math" w:eastAsia="Cambria Math" w:hAnsi="Cambria Math"/>
                <w:spacing w:val="-4"/>
                <w:w w:val="105"/>
                <w:sz w:val="17"/>
              </w:rPr>
            </w:rPrChange>
          </w:rPr>
          <w:delText>𝐶𝑜𝑠𝑡</w:delText>
        </w:r>
      </w:del>
    </w:p>
    <w:p w14:paraId="58EB110F" w14:textId="6854D262" w:rsidR="003F2AF2" w:rsidRPr="005F4888" w:rsidDel="000731FF" w:rsidRDefault="003F2AF2">
      <w:pPr>
        <w:ind w:left="567"/>
        <w:jc w:val="both"/>
        <w:rPr>
          <w:del w:id="5239" w:author="Windows User" w:date="2024-11-27T14:57:00Z"/>
          <w:sz w:val="24"/>
          <w:rPrChange w:id="5240" w:author="MUKOLWE" w:date="2024-11-23T02:51:00Z">
            <w:rPr>
              <w:del w:id="5241" w:author="Windows User" w:date="2024-11-27T14:57:00Z"/>
              <w:rFonts w:ascii="Cambria Math"/>
              <w:sz w:val="17"/>
            </w:rPr>
          </w:rPrChange>
        </w:rPr>
        <w:pPrChange w:id="5242" w:author="Windows User" w:date="2024-11-27T14:57:00Z">
          <w:pPr>
            <w:pStyle w:val="BodyText"/>
            <w:spacing w:line="276" w:lineRule="auto"/>
            <w:ind w:left="567"/>
            <w:jc w:val="both"/>
          </w:pPr>
        </w:pPrChange>
      </w:pPr>
    </w:p>
    <w:p w14:paraId="4CFA6229" w14:textId="5ACD7776" w:rsidR="003F2AF2" w:rsidRPr="005F4888" w:rsidDel="000731FF" w:rsidRDefault="003F2AF2">
      <w:pPr>
        <w:ind w:left="567"/>
        <w:jc w:val="both"/>
        <w:rPr>
          <w:del w:id="5243" w:author="Windows User" w:date="2024-11-27T14:57:00Z"/>
          <w:sz w:val="24"/>
          <w:szCs w:val="24"/>
          <w:rPrChange w:id="5244" w:author="MUKOLWE" w:date="2024-11-23T02:51:00Z">
            <w:rPr>
              <w:del w:id="5245" w:author="Windows User" w:date="2024-11-27T14:57:00Z"/>
              <w:sz w:val="24"/>
            </w:rPr>
          </w:rPrChange>
        </w:rPr>
        <w:pPrChange w:id="5246" w:author="Windows User" w:date="2024-11-27T14:57:00Z">
          <w:pPr>
            <w:spacing w:line="276" w:lineRule="auto"/>
            <w:ind w:left="567"/>
            <w:jc w:val="both"/>
          </w:pPr>
        </w:pPrChange>
      </w:pPr>
      <w:del w:id="5247" w:author="Windows User" w:date="2024-11-27T14:57:00Z">
        <w:r w:rsidRPr="005F4888" w:rsidDel="000731FF">
          <w:rPr>
            <w:noProof/>
            <w:sz w:val="24"/>
            <w:szCs w:val="24"/>
            <w:rPrChange w:id="5248" w:author="MUKOLWE" w:date="2024-11-23T02:51:00Z">
              <w:rPr>
                <w:noProof/>
              </w:rPr>
            </w:rPrChange>
          </w:rPr>
          <mc:AlternateContent>
            <mc:Choice Requires="wps">
              <w:drawing>
                <wp:anchor distT="0" distB="0" distL="0" distR="0" simplePos="0" relativeHeight="251669504" behindDoc="1" locked="0" layoutInCell="1" allowOverlap="1" wp14:anchorId="5D8EE0DD" wp14:editId="3A4E323B">
                  <wp:simplePos x="0" y="0"/>
                  <wp:positionH relativeFrom="page">
                    <wp:posOffset>1802002</wp:posOffset>
                  </wp:positionH>
                  <wp:positionV relativeFrom="paragraph">
                    <wp:posOffset>124749</wp:posOffset>
                  </wp:positionV>
                  <wp:extent cx="869315" cy="952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315" cy="9525"/>
                          </a:xfrm>
                          <a:custGeom>
                            <a:avLst/>
                            <a:gdLst/>
                            <a:ahLst/>
                            <a:cxnLst/>
                            <a:rect l="l" t="t" r="r" b="b"/>
                            <a:pathLst>
                              <a:path w="869315" h="9525">
                                <a:moveTo>
                                  <a:pt x="868984" y="0"/>
                                </a:moveTo>
                                <a:lnTo>
                                  <a:pt x="0" y="0"/>
                                </a:lnTo>
                                <a:lnTo>
                                  <a:pt x="0" y="9144"/>
                                </a:lnTo>
                                <a:lnTo>
                                  <a:pt x="868984" y="9144"/>
                                </a:lnTo>
                                <a:lnTo>
                                  <a:pt x="868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w16se="http://schemas.microsoft.com/office/word/2015/wordml/symex">
              <w:pict>
                <v:shape w14:anchorId="4AD4A847" id="Graphic 115" o:spid="_x0000_s1026" style="position:absolute;margin-left:141.9pt;margin-top:9.8pt;width:68.45pt;height:.75pt;z-index:-251646976;visibility:visible;mso-wrap-style:square;mso-wrap-distance-left:0;mso-wrap-distance-top:0;mso-wrap-distance-right:0;mso-wrap-distance-bottom:0;mso-position-horizontal:absolute;mso-position-horizontal-relative:page;mso-position-vertical:absolute;mso-position-vertical-relative:text;v-text-anchor:top" coordsize="8693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" path="m868984,l,,,9144r868984,l868984,xe" fillcolor="black" stroked="f">
                  <v:path arrowok="t"/>
                  <w10:wrap anchorx="page"/>
                </v:shape>
              </w:pict>
            </mc:Fallback>
          </mc:AlternateContent>
        </w:r>
        <w:r w:rsidRPr="005F4888" w:rsidDel="000731FF">
          <w:rPr>
            <w:noProof/>
            <w:sz w:val="24"/>
            <w:szCs w:val="24"/>
            <w:rPrChange w:id="5249" w:author="MUKOLWE" w:date="2024-11-23T02:51:00Z">
              <w:rPr>
                <w:noProof/>
              </w:rPr>
            </w:rPrChange>
          </w:rPr>
          <mc:AlternateContent>
            <mc:Choice Requires="wps">
              <w:drawing>
                <wp:anchor distT="0" distB="0" distL="0" distR="0" simplePos="0" relativeHeight="251670528" behindDoc="1" locked="0" layoutInCell="1" allowOverlap="1" wp14:anchorId="6158B04F" wp14:editId="2270AABB">
                  <wp:simplePos x="0" y="0"/>
                  <wp:positionH relativeFrom="page">
                    <wp:posOffset>2872485</wp:posOffset>
                  </wp:positionH>
                  <wp:positionV relativeFrom="paragraph">
                    <wp:posOffset>124749</wp:posOffset>
                  </wp:positionV>
                  <wp:extent cx="817244" cy="9525"/>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7244" cy="9525"/>
                          </a:xfrm>
                          <a:custGeom>
                            <a:avLst/>
                            <a:gdLst/>
                            <a:ahLst/>
                            <a:cxnLst/>
                            <a:rect l="l" t="t" r="r" b="b"/>
                            <a:pathLst>
                              <a:path w="817244" h="9525">
                                <a:moveTo>
                                  <a:pt x="817168" y="0"/>
                                </a:moveTo>
                                <a:lnTo>
                                  <a:pt x="0" y="0"/>
                                </a:lnTo>
                                <a:lnTo>
                                  <a:pt x="0" y="9144"/>
                                </a:lnTo>
                                <a:lnTo>
                                  <a:pt x="817168" y="9144"/>
                                </a:lnTo>
                                <a:lnTo>
                                  <a:pt x="81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w16se="http://schemas.microsoft.com/office/word/2015/wordml/symex">
              <w:pict>
                <v:shape w14:anchorId="37E7ECD3" id="Graphic 116" o:spid="_x0000_s1026" style="position:absolute;margin-left:226.2pt;margin-top:9.8pt;width:64.35pt;height:.75pt;z-index:-251645952;visibility:visible;mso-wrap-style:square;mso-wrap-distance-left:0;mso-wrap-distance-top:0;mso-wrap-distance-right:0;mso-wrap-distance-bottom:0;mso-position-horizontal:absolute;mso-position-horizontal-relative:page;mso-position-vertical:absolute;mso-position-vertical-relative:text;v-text-anchor:top" coordsize="81724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" path="m817168,l,,,9144r817168,l817168,xe" fillcolor="black" stroked="f">
                  <v:path arrowok="t"/>
                  <w10:wrap anchorx="page"/>
                </v:shape>
              </w:pict>
            </mc:Fallback>
          </mc:AlternateContent>
        </w:r>
        <w:r w:rsidRPr="005F4888" w:rsidDel="000731FF">
          <w:rPr>
            <w:position w:val="-13"/>
            <w:sz w:val="24"/>
            <w:szCs w:val="24"/>
            <w:rPrChange w:id="5250" w:author="MUKOLWE" w:date="2024-11-23T02:51:00Z">
              <w:rPr>
                <w:position w:val="-13"/>
                <w:sz w:val="24"/>
              </w:rPr>
            </w:rPrChange>
          </w:rPr>
          <w:delText>=</w:delText>
        </w:r>
        <w:r w:rsidRPr="005F4888" w:rsidDel="000731FF">
          <w:rPr>
            <w:spacing w:val="79"/>
            <w:position w:val="-13"/>
            <w:sz w:val="24"/>
            <w:szCs w:val="24"/>
            <w:rPrChange w:id="5251" w:author="MUKOLWE" w:date="2024-11-23T02:51:00Z">
              <w:rPr>
                <w:spacing w:val="79"/>
                <w:position w:val="-13"/>
                <w:sz w:val="24"/>
              </w:rPr>
            </w:rPrChange>
          </w:rPr>
          <w:delText xml:space="preserve"> </w:delText>
        </w:r>
        <w:r w:rsidRPr="005F4888" w:rsidDel="000731FF">
          <w:rPr>
            <w:rFonts w:eastAsia="Cambria Math"/>
            <w:sz w:val="24"/>
            <w:szCs w:val="24"/>
            <w:rPrChange w:id="5252" w:author="MUKOLWE" w:date="2024-11-23T02:51:00Z">
              <w:rPr>
                <w:rFonts w:ascii="Cambria Math" w:eastAsia="Cambria Math"/>
                <w:sz w:val="17"/>
              </w:rPr>
            </w:rPrChange>
          </w:rPr>
          <w:delText>490</w:delText>
        </w:r>
      </w:del>
      <w:ins w:id="5253" w:author="MUKOLWE" w:date="2024-11-23T02:53:00Z">
        <w:del w:id="5254" w:author="Windows User" w:date="2024-11-27T14:57:00Z">
          <w:r w:rsidR="0009555C" w:rsidDel="000731FF">
            <w:rPr>
              <w:rFonts w:eastAsia="Cambria Math"/>
              <w:sz w:val="24"/>
              <w:szCs w:val="24"/>
            </w:rPr>
            <w:delText>,</w:delText>
          </w:r>
        </w:del>
      </w:ins>
      <w:del w:id="5255" w:author="Windows User" w:date="2024-11-27T14:57:00Z">
        <w:r w:rsidRPr="005F4888" w:rsidDel="000731FF">
          <w:rPr>
            <w:rFonts w:eastAsia="Cambria Math"/>
            <w:sz w:val="24"/>
            <w:szCs w:val="24"/>
            <w:rPrChange w:id="5256" w:author="MUKOLWE" w:date="2024-11-23T02:51:00Z">
              <w:rPr>
                <w:rFonts w:ascii="Cambria Math" w:eastAsia="Cambria Math"/>
                <w:sz w:val="17"/>
              </w:rPr>
            </w:rPrChange>
          </w:rPr>
          <w:delText>900</w:delText>
        </w:r>
        <w:r w:rsidRPr="005F4888" w:rsidDel="000731FF">
          <w:rPr>
            <w:rFonts w:ascii="Cambria Math" w:eastAsia="Cambria Math" w:hAnsi="Cambria Math" w:cs="Cambria Math"/>
            <w:sz w:val="24"/>
            <w:szCs w:val="24"/>
            <w:rPrChange w:id="5257" w:author="MUKOLWE" w:date="2024-11-23T02:51:00Z">
              <w:rPr>
                <w:rFonts w:ascii="Cambria Math" w:eastAsia="Cambria Math"/>
                <w:sz w:val="17"/>
              </w:rPr>
            </w:rPrChange>
          </w:rPr>
          <w:delText>𝑥</w:delText>
        </w:r>
        <w:r w:rsidRPr="005F4888" w:rsidDel="000731FF">
          <w:rPr>
            <w:rFonts w:eastAsia="Cambria Math"/>
            <w:sz w:val="24"/>
            <w:szCs w:val="24"/>
            <w:rPrChange w:id="5258" w:author="MUKOLWE" w:date="2024-11-23T02:51:00Z">
              <w:rPr>
                <w:rFonts w:ascii="Cambria Math" w:eastAsia="Cambria Math"/>
                <w:sz w:val="17"/>
              </w:rPr>
            </w:rPrChange>
          </w:rPr>
          <w:delText>1</w:delText>
        </w:r>
      </w:del>
      <w:ins w:id="5259" w:author="MUKOLWE" w:date="2024-11-23T02:53:00Z">
        <w:del w:id="5260" w:author="Windows User" w:date="2024-11-27T14:57:00Z">
          <w:r w:rsidR="0009555C" w:rsidDel="000731FF">
            <w:rPr>
              <w:rFonts w:eastAsia="Cambria Math"/>
              <w:sz w:val="24"/>
              <w:szCs w:val="24"/>
            </w:rPr>
            <w:delText>,</w:delText>
          </w:r>
        </w:del>
      </w:ins>
      <w:del w:id="5261" w:author="Windows User" w:date="2024-11-27T14:57:00Z">
        <w:r w:rsidRPr="005F4888" w:rsidDel="000731FF">
          <w:rPr>
            <w:rFonts w:eastAsia="Cambria Math"/>
            <w:sz w:val="24"/>
            <w:szCs w:val="24"/>
            <w:rPrChange w:id="5262" w:author="MUKOLWE" w:date="2024-11-23T02:51:00Z">
              <w:rPr>
                <w:rFonts w:ascii="Cambria Math" w:eastAsia="Cambria Math"/>
                <w:sz w:val="17"/>
              </w:rPr>
            </w:rPrChange>
          </w:rPr>
          <w:delText>020</w:delText>
        </w:r>
      </w:del>
      <w:ins w:id="5263" w:author="MUKOLWE" w:date="2024-11-23T02:53:00Z">
        <w:del w:id="5264" w:author="Windows User" w:date="2024-11-27T14:57:00Z">
          <w:r w:rsidR="0009555C" w:rsidDel="000731FF">
            <w:rPr>
              <w:rFonts w:eastAsia="Cambria Math"/>
              <w:sz w:val="24"/>
              <w:szCs w:val="24"/>
            </w:rPr>
            <w:delText>,</w:delText>
          </w:r>
        </w:del>
      </w:ins>
      <w:del w:id="5265" w:author="Windows User" w:date="2024-11-27T14:57:00Z">
        <w:r w:rsidRPr="005F4888" w:rsidDel="000731FF">
          <w:rPr>
            <w:rFonts w:eastAsia="Cambria Math"/>
            <w:sz w:val="24"/>
            <w:szCs w:val="24"/>
            <w:rPrChange w:id="5266" w:author="MUKOLWE" w:date="2024-11-23T02:51:00Z">
              <w:rPr>
                <w:rFonts w:ascii="Cambria Math" w:eastAsia="Cambria Math"/>
                <w:sz w:val="17"/>
              </w:rPr>
            </w:rPrChange>
          </w:rPr>
          <w:delText>300</w:delText>
        </w:r>
        <w:r w:rsidRPr="005F4888" w:rsidDel="000731FF">
          <w:rPr>
            <w:rFonts w:eastAsia="Cambria Math"/>
            <w:spacing w:val="39"/>
            <w:sz w:val="24"/>
            <w:szCs w:val="24"/>
            <w:rPrChange w:id="5267" w:author="MUKOLWE" w:date="2024-11-23T02:51:00Z">
              <w:rPr>
                <w:rFonts w:ascii="Cambria Math" w:eastAsia="Cambria Math"/>
                <w:spacing w:val="39"/>
                <w:sz w:val="17"/>
              </w:rPr>
            </w:rPrChange>
          </w:rPr>
          <w:delText xml:space="preserve"> </w:delText>
        </w:r>
        <w:r w:rsidRPr="005F4888" w:rsidDel="000731FF">
          <w:rPr>
            <w:position w:val="-13"/>
            <w:sz w:val="24"/>
            <w:szCs w:val="24"/>
            <w:rPrChange w:id="5268" w:author="MUKOLWE" w:date="2024-11-23T02:51:00Z">
              <w:rPr>
                <w:position w:val="-13"/>
                <w:sz w:val="24"/>
              </w:rPr>
            </w:rPrChange>
          </w:rPr>
          <w:delText>=</w:delText>
        </w:r>
        <w:r w:rsidRPr="005F4888" w:rsidDel="000731FF">
          <w:rPr>
            <w:spacing w:val="50"/>
            <w:w w:val="150"/>
            <w:position w:val="-13"/>
            <w:sz w:val="24"/>
            <w:szCs w:val="24"/>
            <w:rPrChange w:id="5269" w:author="MUKOLWE" w:date="2024-11-23T02:51:00Z">
              <w:rPr>
                <w:spacing w:val="50"/>
                <w:w w:val="150"/>
                <w:position w:val="-13"/>
                <w:sz w:val="24"/>
              </w:rPr>
            </w:rPrChange>
          </w:rPr>
          <w:delText xml:space="preserve"> </w:delText>
        </w:r>
        <w:r w:rsidRPr="005F4888" w:rsidDel="000731FF">
          <w:rPr>
            <w:rFonts w:eastAsia="Cambria Math"/>
            <w:sz w:val="24"/>
            <w:szCs w:val="24"/>
            <w:rPrChange w:id="5270" w:author="MUKOLWE" w:date="2024-11-23T02:51:00Z">
              <w:rPr>
                <w:rFonts w:ascii="Cambria Math" w:eastAsia="Cambria Math"/>
                <w:sz w:val="17"/>
              </w:rPr>
            </w:rPrChange>
          </w:rPr>
          <w:delText>500,865,270,000</w:delText>
        </w:r>
        <w:r w:rsidRPr="005F4888" w:rsidDel="000731FF">
          <w:rPr>
            <w:rFonts w:eastAsia="Cambria Math"/>
            <w:spacing w:val="39"/>
            <w:sz w:val="24"/>
            <w:szCs w:val="24"/>
            <w:rPrChange w:id="5271" w:author="MUKOLWE" w:date="2024-11-23T02:51:00Z">
              <w:rPr>
                <w:rFonts w:ascii="Cambria Math" w:eastAsia="Cambria Math"/>
                <w:spacing w:val="39"/>
                <w:sz w:val="17"/>
              </w:rPr>
            </w:rPrChange>
          </w:rPr>
          <w:delText xml:space="preserve"> </w:delText>
        </w:r>
        <w:r w:rsidRPr="005F4888" w:rsidDel="000731FF">
          <w:rPr>
            <w:position w:val="-13"/>
            <w:sz w:val="24"/>
            <w:szCs w:val="24"/>
            <w:rPrChange w:id="5272" w:author="MUKOLWE" w:date="2024-11-23T02:51:00Z">
              <w:rPr>
                <w:position w:val="-13"/>
                <w:sz w:val="24"/>
              </w:rPr>
            </w:rPrChange>
          </w:rPr>
          <w:delText>=</w:delText>
        </w:r>
        <w:r w:rsidRPr="005F4888" w:rsidDel="000731FF">
          <w:rPr>
            <w:spacing w:val="12"/>
            <w:position w:val="-13"/>
            <w:sz w:val="24"/>
            <w:szCs w:val="24"/>
            <w:rPrChange w:id="5273" w:author="MUKOLWE" w:date="2024-11-23T02:51:00Z">
              <w:rPr>
                <w:spacing w:val="12"/>
                <w:position w:val="-13"/>
                <w:sz w:val="24"/>
              </w:rPr>
            </w:rPrChange>
          </w:rPr>
          <w:delText xml:space="preserve"> </w:delText>
        </w:r>
        <w:r w:rsidRPr="005F4888" w:rsidDel="000731FF">
          <w:rPr>
            <w:spacing w:val="-2"/>
            <w:position w:val="-13"/>
            <w:sz w:val="24"/>
            <w:szCs w:val="24"/>
            <w:rPrChange w:id="5274" w:author="MUKOLWE" w:date="2024-11-23T02:51:00Z">
              <w:rPr>
                <w:spacing w:val="-2"/>
                <w:position w:val="-13"/>
                <w:sz w:val="24"/>
              </w:rPr>
            </w:rPrChange>
          </w:rPr>
          <w:delText>6,521,000.683</w:delText>
        </w:r>
      </w:del>
    </w:p>
    <w:p w14:paraId="3C94A672" w14:textId="5BEB53B2" w:rsidR="003F2AF2" w:rsidRPr="005F4888" w:rsidDel="000731FF" w:rsidRDefault="003F2AF2">
      <w:pPr>
        <w:ind w:left="567"/>
        <w:jc w:val="both"/>
        <w:rPr>
          <w:del w:id="5275" w:author="Windows User" w:date="2024-11-27T14:57:00Z"/>
          <w:sz w:val="24"/>
          <w:szCs w:val="24"/>
          <w:rPrChange w:id="5276" w:author="MUKOLWE" w:date="2024-11-23T02:51:00Z">
            <w:rPr>
              <w:del w:id="5277" w:author="Windows User" w:date="2024-11-27T14:57:00Z"/>
              <w:rFonts w:ascii="Cambria Math" w:hAnsi="Cambria Math"/>
              <w:sz w:val="17"/>
            </w:rPr>
          </w:rPrChange>
        </w:rPr>
        <w:pPrChange w:id="5278" w:author="Windows User" w:date="2024-11-27T14:57:00Z">
          <w:pPr>
            <w:tabs>
              <w:tab w:val="left" w:pos="3862"/>
            </w:tabs>
            <w:spacing w:line="276" w:lineRule="auto"/>
            <w:ind w:left="567"/>
            <w:jc w:val="both"/>
          </w:pPr>
        </w:pPrChange>
      </w:pPr>
      <w:del w:id="5279" w:author="Windows User" w:date="2024-11-27T14:57:00Z">
        <w:r w:rsidRPr="005F4888" w:rsidDel="000731FF">
          <w:rPr>
            <w:spacing w:val="-2"/>
            <w:sz w:val="24"/>
            <w:szCs w:val="24"/>
            <w:rPrChange w:id="5280" w:author="MUKOLWE" w:date="2024-11-23T02:51:00Z">
              <w:rPr>
                <w:rFonts w:ascii="Cambria Math" w:hAnsi="Cambria Math"/>
                <w:spacing w:val="-2"/>
                <w:sz w:val="17"/>
              </w:rPr>
            </w:rPrChange>
          </w:rPr>
          <w:delText>120</w:delText>
        </w:r>
      </w:del>
      <w:ins w:id="5281" w:author="MUKOLWE" w:date="2024-11-23T02:53:00Z">
        <w:del w:id="5282" w:author="Windows User" w:date="2024-11-27T14:57:00Z">
          <w:r w:rsidR="0009555C" w:rsidDel="000731FF">
            <w:rPr>
              <w:spacing w:val="-2"/>
              <w:sz w:val="24"/>
              <w:szCs w:val="24"/>
            </w:rPr>
            <w:delText>,</w:delText>
          </w:r>
        </w:del>
      </w:ins>
      <w:del w:id="5283" w:author="Windows User" w:date="2024-11-27T14:57:00Z">
        <w:r w:rsidRPr="005F4888" w:rsidDel="000731FF">
          <w:rPr>
            <w:spacing w:val="-2"/>
            <w:sz w:val="24"/>
            <w:szCs w:val="24"/>
            <w:rPrChange w:id="5284" w:author="MUKOLWE" w:date="2024-11-23T02:51:00Z">
              <w:rPr>
                <w:rFonts w:ascii="Cambria Math" w:hAnsi="Cambria Math"/>
                <w:spacing w:val="-2"/>
                <w:sz w:val="17"/>
              </w:rPr>
            </w:rPrChange>
          </w:rPr>
          <w:delText>000−52</w:delText>
        </w:r>
      </w:del>
      <w:ins w:id="5285" w:author="MUKOLWE" w:date="2024-11-23T02:53:00Z">
        <w:del w:id="5286" w:author="Windows User" w:date="2024-11-27T14:57:00Z">
          <w:r w:rsidR="0009555C" w:rsidDel="000731FF">
            <w:rPr>
              <w:spacing w:val="-2"/>
              <w:sz w:val="24"/>
              <w:szCs w:val="24"/>
            </w:rPr>
            <w:delText>,</w:delText>
          </w:r>
        </w:del>
      </w:ins>
      <w:del w:id="5287" w:author="Windows User" w:date="2024-11-27T14:57:00Z">
        <w:r w:rsidRPr="005F4888" w:rsidDel="000731FF">
          <w:rPr>
            <w:spacing w:val="-2"/>
            <w:sz w:val="24"/>
            <w:szCs w:val="24"/>
            <w:rPrChange w:id="5288" w:author="MUKOLWE" w:date="2024-11-23T02:51:00Z">
              <w:rPr>
                <w:rFonts w:ascii="Cambria Math" w:hAnsi="Cambria Math"/>
                <w:spacing w:val="-2"/>
                <w:sz w:val="17"/>
              </w:rPr>
            </w:rPrChange>
          </w:rPr>
          <w:delText>200</w:delText>
        </w:r>
        <w:r w:rsidRPr="005F4888" w:rsidDel="000731FF">
          <w:rPr>
            <w:sz w:val="24"/>
            <w:szCs w:val="24"/>
            <w:rPrChange w:id="5289" w:author="MUKOLWE" w:date="2024-11-23T02:51:00Z">
              <w:rPr>
                <w:rFonts w:ascii="Cambria Math" w:hAnsi="Cambria Math"/>
                <w:sz w:val="17"/>
              </w:rPr>
            </w:rPrChange>
          </w:rPr>
          <w:tab/>
        </w:r>
        <w:r w:rsidRPr="005F4888" w:rsidDel="000731FF">
          <w:rPr>
            <w:spacing w:val="-2"/>
            <w:sz w:val="24"/>
            <w:szCs w:val="24"/>
            <w:rPrChange w:id="5290" w:author="MUKOLWE" w:date="2024-11-23T02:51:00Z">
              <w:rPr>
                <w:rFonts w:ascii="Cambria Math" w:hAnsi="Cambria Math"/>
                <w:spacing w:val="-2"/>
                <w:sz w:val="17"/>
              </w:rPr>
            </w:rPrChange>
          </w:rPr>
          <w:delText>76,800</w:delText>
        </w:r>
        <w:commentRangeEnd w:id="5089"/>
        <w:r w:rsidR="00613BBA" w:rsidDel="000731FF">
          <w:rPr>
            <w:rStyle w:val="CommentReference"/>
          </w:rPr>
          <w:commentReference w:id="5089"/>
        </w:r>
      </w:del>
    </w:p>
    <w:p w14:paraId="2DC23E4E" w14:textId="7A1DDD39" w:rsidR="00C87D1D" w:rsidRPr="005F4888" w:rsidDel="000731FF" w:rsidRDefault="00C87D1D">
      <w:pPr>
        <w:ind w:left="567"/>
        <w:jc w:val="both"/>
        <w:rPr>
          <w:del w:id="5291" w:author="Windows User" w:date="2024-11-27T14:57:00Z"/>
          <w:rFonts w:eastAsiaTheme="majorEastAsia"/>
          <w:color w:val="5A5C5E" w:themeColor="accent1" w:themeShade="BF"/>
          <w:sz w:val="24"/>
          <w:szCs w:val="24"/>
          <w:rPrChange w:id="5292" w:author="MUKOLWE" w:date="2024-11-23T02:51:00Z">
            <w:rPr>
              <w:del w:id="5293" w:author="Windows User" w:date="2024-11-27T14:57:00Z"/>
              <w:rFonts w:asciiTheme="majorHAnsi" w:eastAsiaTheme="majorEastAsia" w:hAnsiTheme="majorHAnsi" w:cstheme="majorBidi"/>
              <w:color w:val="5A5C5E" w:themeColor="accent1" w:themeShade="BF"/>
              <w:sz w:val="32"/>
              <w:szCs w:val="32"/>
            </w:rPr>
          </w:rPrChange>
        </w:rPr>
        <w:pPrChange w:id="5294" w:author="Windows User" w:date="2024-11-27T14:57:00Z">
          <w:pPr>
            <w:widowControl/>
            <w:autoSpaceDE/>
            <w:autoSpaceDN/>
            <w:spacing w:after="160" w:line="259" w:lineRule="auto"/>
          </w:pPr>
        </w:pPrChange>
      </w:pPr>
      <w:del w:id="5295" w:author="Windows User" w:date="2024-11-27T14:57:00Z">
        <w:r w:rsidRPr="005F4888" w:rsidDel="000731FF">
          <w:rPr>
            <w:sz w:val="24"/>
            <w:szCs w:val="24"/>
            <w:rPrChange w:id="5296" w:author="MUKOLWE" w:date="2024-11-23T02:51:00Z">
              <w:rPr/>
            </w:rPrChange>
          </w:rPr>
          <w:br w:type="page"/>
        </w:r>
      </w:del>
    </w:p>
    <w:p w14:paraId="0FDCF67A" w14:textId="77777777" w:rsidR="00C87D1D" w:rsidRDefault="00C87D1D">
      <w:pPr>
        <w:pPrChange w:id="5297" w:author="MUKOLWE" w:date="2024-11-23T02:55:00Z">
          <w:pPr>
            <w:pStyle w:val="Heading1"/>
            <w:spacing w:before="0" w:line="276" w:lineRule="auto"/>
            <w:ind w:left="102"/>
            <w:jc w:val="both"/>
          </w:pPr>
        </w:pPrChange>
      </w:pPr>
    </w:p>
    <w:p w14:paraId="2AE86C61" w14:textId="56527B0C" w:rsidR="003F2AF2" w:rsidRDefault="00FE2E4E">
      <w:pPr>
        <w:spacing w:line="259" w:lineRule="auto"/>
        <w:rPr>
          <w:ins w:id="5298" w:author="MUKOLWE" w:date="2024-11-26T07:13:00Z"/>
          <w:b/>
          <w:spacing w:val="-2"/>
        </w:rPr>
        <w:pPrChange w:id="5299" w:author="Windows User" w:date="2024-11-27T16:12:00Z">
          <w:pPr>
            <w:pStyle w:val="Heading1"/>
            <w:spacing w:before="0" w:line="276" w:lineRule="auto"/>
            <w:ind w:left="102"/>
            <w:jc w:val="both"/>
          </w:pPr>
        </w:pPrChange>
      </w:pPr>
      <w:bookmarkStart w:id="5300" w:name="_Toc178837854"/>
      <w:ins w:id="5301" w:author="Windows User" w:date="2024-11-27T16:13:00Z">
        <w:r>
          <w:rPr>
            <w:b/>
          </w:rPr>
          <w:t>4.8.</w:t>
        </w:r>
        <w:r>
          <w:rPr>
            <w:b/>
          </w:rPr>
          <w:tab/>
        </w:r>
      </w:ins>
      <w:r w:rsidR="0009555C" w:rsidRPr="0009555C">
        <w:rPr>
          <w:b/>
          <w:rPrChange w:id="5302" w:author="MUKOLWE" w:date="2024-11-23T02:55:00Z">
            <w:rPr>
              <w:b/>
            </w:rPr>
          </w:rPrChange>
        </w:rPr>
        <w:t>Financial</w:t>
      </w:r>
      <w:r w:rsidR="0009555C" w:rsidRPr="0009555C">
        <w:rPr>
          <w:b/>
          <w:spacing w:val="-4"/>
          <w:rPrChange w:id="5303" w:author="MUKOLWE" w:date="2024-11-23T02:55:00Z">
            <w:rPr>
              <w:b/>
              <w:spacing w:val="-4"/>
            </w:rPr>
          </w:rPrChange>
        </w:rPr>
        <w:t xml:space="preserve"> </w:t>
      </w:r>
      <w:r w:rsidR="0009555C" w:rsidRPr="0009555C">
        <w:rPr>
          <w:b/>
          <w:rPrChange w:id="5304" w:author="MUKOLWE" w:date="2024-11-23T02:55:00Z">
            <w:rPr>
              <w:b/>
            </w:rPr>
          </w:rPrChange>
        </w:rPr>
        <w:t>Ratio</w:t>
      </w:r>
      <w:r w:rsidR="0009555C" w:rsidRPr="0009555C">
        <w:rPr>
          <w:b/>
          <w:spacing w:val="-3"/>
          <w:rPrChange w:id="5305" w:author="MUKOLWE" w:date="2024-11-23T02:55:00Z">
            <w:rPr>
              <w:b/>
              <w:spacing w:val="-3"/>
            </w:rPr>
          </w:rPrChange>
        </w:rPr>
        <w:t xml:space="preserve"> </w:t>
      </w:r>
      <w:r w:rsidR="0009555C" w:rsidRPr="0009555C">
        <w:rPr>
          <w:b/>
          <w:rPrChange w:id="5306" w:author="MUKOLWE" w:date="2024-11-23T02:55:00Z">
            <w:rPr>
              <w:b/>
            </w:rPr>
          </w:rPrChange>
        </w:rPr>
        <w:t>Sale</w:t>
      </w:r>
      <w:r w:rsidR="0009555C" w:rsidRPr="0009555C">
        <w:rPr>
          <w:b/>
          <w:spacing w:val="-3"/>
          <w:rPrChange w:id="5307" w:author="MUKOLWE" w:date="2024-11-23T02:55:00Z">
            <w:rPr>
              <w:b/>
              <w:spacing w:val="-3"/>
            </w:rPr>
          </w:rPrChange>
        </w:rPr>
        <w:t xml:space="preserve"> </w:t>
      </w:r>
      <w:r w:rsidR="0009555C" w:rsidRPr="0009555C">
        <w:rPr>
          <w:b/>
          <w:spacing w:val="-2"/>
          <w:rPrChange w:id="5308" w:author="MUKOLWE" w:date="2024-11-23T02:55:00Z">
            <w:rPr>
              <w:b/>
              <w:spacing w:val="-2"/>
            </w:rPr>
          </w:rPrChange>
        </w:rPr>
        <w:t>Margin</w:t>
      </w:r>
      <w:bookmarkEnd w:id="5300"/>
    </w:p>
    <w:p w14:paraId="1E9D20FF" w14:textId="77777777" w:rsidR="00613BBA" w:rsidDel="00FE2E4E" w:rsidRDefault="00613BBA">
      <w:pPr>
        <w:spacing w:line="259" w:lineRule="auto"/>
        <w:rPr>
          <w:ins w:id="5309" w:author="MUKOLWE" w:date="2024-11-26T07:13:00Z"/>
          <w:del w:id="5310" w:author="Windows User" w:date="2024-11-27T16:11:00Z"/>
          <w:b/>
          <w:color w:val="F96A1B" w:themeColor="accent2"/>
          <w:spacing w:val="-2"/>
        </w:rPr>
        <w:pPrChange w:id="5311" w:author="Windows User" w:date="2024-11-27T16:12:00Z">
          <w:pPr>
            <w:pStyle w:val="Heading1"/>
            <w:spacing w:before="0" w:line="276" w:lineRule="auto"/>
            <w:ind w:left="102"/>
            <w:jc w:val="both"/>
          </w:pPr>
        </w:pPrChange>
      </w:pPr>
    </w:p>
    <w:p w14:paraId="586BA3D8" w14:textId="77777777" w:rsidR="00364946" w:rsidRDefault="00FE2E4E">
      <w:pPr>
        <w:shd w:val="clear" w:color="auto" w:fill="FFFFFF"/>
        <w:spacing w:line="259" w:lineRule="auto"/>
        <w:rPr>
          <w:ins w:id="5312" w:author="Windows User" w:date="2024-11-27T16:14:00Z"/>
          <w:color w:val="001D35"/>
          <w:sz w:val="24"/>
          <w:szCs w:val="24"/>
        </w:rPr>
        <w:pPrChange w:id="5313" w:author="Windows User" w:date="2024-11-27T16:12:00Z">
          <w:pPr>
            <w:shd w:val="clear" w:color="auto" w:fill="FFFFFF"/>
            <w:spacing w:after="150" w:line="360" w:lineRule="atLeast"/>
          </w:pPr>
        </w:pPrChange>
      </w:pPr>
      <w:ins w:id="5314" w:author="Windows User" w:date="2024-11-27T16:11:00Z">
        <w:r w:rsidRPr="005419A2">
          <w:rPr>
            <w:color w:val="001D35"/>
            <w:sz w:val="24"/>
            <w:szCs w:val="24"/>
          </w:rPr>
          <w:t>A financial sales ratio margin,</w:t>
        </w:r>
        <w:r w:rsidRPr="00702B1C">
          <w:rPr>
            <w:color w:val="001D35"/>
            <w:sz w:val="24"/>
            <w:szCs w:val="24"/>
          </w:rPr>
          <w:t xml:space="preserve"> which is</w:t>
        </w:r>
        <w:r w:rsidRPr="005419A2">
          <w:rPr>
            <w:color w:val="001D35"/>
            <w:sz w:val="24"/>
            <w:szCs w:val="24"/>
          </w:rPr>
          <w:t xml:space="preserve"> also known as the net profit margin, is a profitability ratio that measure</w:t>
        </w:r>
        <w:r w:rsidRPr="00702B1C">
          <w:rPr>
            <w:color w:val="001D35"/>
            <w:sz w:val="24"/>
            <w:szCs w:val="24"/>
          </w:rPr>
          <w:t>s an entity’s</w:t>
        </w:r>
        <w:r w:rsidRPr="005419A2">
          <w:rPr>
            <w:color w:val="001D35"/>
            <w:sz w:val="24"/>
            <w:szCs w:val="24"/>
          </w:rPr>
          <w:t xml:space="preserve"> net income relative to its total sales:</w:t>
        </w:r>
        <w:r w:rsidRPr="00702B1C">
          <w:rPr>
            <w:color w:val="001D35"/>
            <w:sz w:val="24"/>
            <w:szCs w:val="24"/>
          </w:rPr>
          <w:t xml:space="preserve"> In the case of RICT the following formula will be applied.</w:t>
        </w:r>
      </w:ins>
    </w:p>
    <w:p w14:paraId="1E16F873" w14:textId="347970E2" w:rsidR="00FE2E4E" w:rsidRPr="005419A2" w:rsidRDefault="00FE2E4E">
      <w:pPr>
        <w:shd w:val="clear" w:color="auto" w:fill="FFFFFF"/>
        <w:spacing w:line="259" w:lineRule="auto"/>
        <w:rPr>
          <w:ins w:id="5315" w:author="Windows User" w:date="2024-11-27T16:11:00Z"/>
          <w:color w:val="001D35"/>
          <w:sz w:val="24"/>
          <w:szCs w:val="24"/>
        </w:rPr>
        <w:pPrChange w:id="5316" w:author="Windows User" w:date="2024-11-27T16:12:00Z">
          <w:pPr>
            <w:shd w:val="clear" w:color="auto" w:fill="FFFFFF"/>
            <w:spacing w:after="150" w:line="360" w:lineRule="atLeast"/>
          </w:pPr>
        </w:pPrChange>
      </w:pPr>
      <w:ins w:id="5317" w:author="Windows User" w:date="2024-11-27T16:11:00Z">
        <w:r w:rsidRPr="005419A2">
          <w:rPr>
            <w:color w:val="001D35"/>
            <w:sz w:val="24"/>
            <w:szCs w:val="24"/>
          </w:rPr>
          <w:t> </w:t>
        </w:r>
      </w:ins>
    </w:p>
    <w:p w14:paraId="72462034" w14:textId="77777777" w:rsidR="00FE2E4E" w:rsidRDefault="00FE2E4E">
      <w:pPr>
        <w:shd w:val="clear" w:color="auto" w:fill="FFFFFF"/>
        <w:spacing w:line="259" w:lineRule="auto"/>
        <w:jc w:val="center"/>
        <w:rPr>
          <w:ins w:id="5318" w:author="Windows User" w:date="2024-11-27T16:14:00Z"/>
          <w:b/>
          <w:i/>
          <w:color w:val="001D35"/>
          <w:sz w:val="24"/>
          <w:szCs w:val="24"/>
        </w:rPr>
        <w:pPrChange w:id="5319" w:author="Windows User" w:date="2024-11-27T16:12:00Z">
          <w:pPr>
            <w:shd w:val="clear" w:color="auto" w:fill="FFFFFF"/>
            <w:spacing w:after="120" w:line="330" w:lineRule="atLeast"/>
            <w:jc w:val="center"/>
          </w:pPr>
        </w:pPrChange>
      </w:pPr>
      <w:ins w:id="5320" w:author="Windows User" w:date="2024-11-27T16:11:00Z">
        <w:r w:rsidRPr="005419A2">
          <w:rPr>
            <w:b/>
            <w:bCs/>
            <w:i/>
            <w:color w:val="001D35"/>
            <w:sz w:val="24"/>
            <w:szCs w:val="24"/>
          </w:rPr>
          <w:t>Formula</w:t>
        </w:r>
        <w:r w:rsidRPr="005419A2">
          <w:rPr>
            <w:b/>
            <w:i/>
            <w:color w:val="001D35"/>
            <w:sz w:val="24"/>
            <w:szCs w:val="24"/>
          </w:rPr>
          <w:t>: Net profit margin = (Net profit ÷ Total sales) x 100</w:t>
        </w:r>
      </w:ins>
    </w:p>
    <w:p w14:paraId="31EC58A8" w14:textId="77777777" w:rsidR="00364946" w:rsidRPr="00702B1C" w:rsidRDefault="00364946">
      <w:pPr>
        <w:shd w:val="clear" w:color="auto" w:fill="FFFFFF"/>
        <w:spacing w:line="259" w:lineRule="auto"/>
        <w:jc w:val="center"/>
        <w:rPr>
          <w:ins w:id="5321" w:author="Windows User" w:date="2024-11-27T16:11:00Z"/>
          <w:b/>
          <w:i/>
          <w:color w:val="001D35"/>
          <w:sz w:val="24"/>
          <w:szCs w:val="24"/>
        </w:rPr>
        <w:pPrChange w:id="5322" w:author="Windows User" w:date="2024-11-27T16:12:00Z">
          <w:pPr>
            <w:shd w:val="clear" w:color="auto" w:fill="FFFFFF"/>
            <w:spacing w:after="120" w:line="330" w:lineRule="atLeast"/>
            <w:jc w:val="center"/>
          </w:pPr>
        </w:pPrChange>
      </w:pPr>
    </w:p>
    <w:p w14:paraId="4C3601C7" w14:textId="295489AC" w:rsidR="00613BBA" w:rsidRPr="00FE2E4E" w:rsidRDefault="00FE2E4E">
      <w:pPr>
        <w:spacing w:line="259" w:lineRule="auto"/>
        <w:rPr>
          <w:b/>
          <w:rPrChange w:id="5323" w:author="Windows User" w:date="2024-11-27T16:13:00Z">
            <w:rPr/>
          </w:rPrChange>
        </w:rPr>
        <w:pPrChange w:id="5324" w:author="Windows User" w:date="2024-11-27T16:12:00Z">
          <w:pPr>
            <w:pStyle w:val="Heading1"/>
            <w:spacing w:before="0" w:line="276" w:lineRule="auto"/>
            <w:ind w:left="102"/>
            <w:jc w:val="both"/>
          </w:pPr>
        </w:pPrChange>
      </w:pPr>
      <w:ins w:id="5325" w:author="Windows User" w:date="2024-11-27T16:11:00Z">
        <w:r w:rsidRPr="00702B1C">
          <w:rPr>
            <w:color w:val="001D35"/>
            <w:sz w:val="24"/>
            <w:szCs w:val="24"/>
          </w:rPr>
          <w:t>The ratio will enable RICT to identify and make informed decision based on t</w:t>
        </w:r>
        <w:r w:rsidRPr="005419A2">
          <w:rPr>
            <w:color w:val="001D35"/>
            <w:sz w:val="24"/>
            <w:szCs w:val="24"/>
          </w:rPr>
          <w:t>he percentage of sales left af</w:t>
        </w:r>
        <w:r w:rsidRPr="00702B1C">
          <w:rPr>
            <w:color w:val="001D35"/>
            <w:sz w:val="24"/>
            <w:szCs w:val="24"/>
          </w:rPr>
          <w:t>ter expenses, how well an entity’s converts</w:t>
        </w:r>
        <w:r w:rsidRPr="005419A2">
          <w:rPr>
            <w:color w:val="001D35"/>
            <w:sz w:val="24"/>
            <w:szCs w:val="24"/>
          </w:rPr>
          <w:t xml:space="preserve"> sales int</w:t>
        </w:r>
        <w:r w:rsidRPr="00702B1C">
          <w:rPr>
            <w:color w:val="001D35"/>
            <w:sz w:val="24"/>
            <w:szCs w:val="24"/>
          </w:rPr>
          <w:t>o net income, and if the entity’s</w:t>
        </w:r>
        <w:r w:rsidRPr="005419A2">
          <w:rPr>
            <w:color w:val="001D35"/>
            <w:sz w:val="24"/>
            <w:szCs w:val="24"/>
          </w:rPr>
          <w:t xml:space="preserve"> </w:t>
        </w:r>
        <w:r w:rsidRPr="00FE2E4E">
          <w:rPr>
            <w:sz w:val="24"/>
            <w:szCs w:val="24"/>
            <w:rPrChange w:id="5326" w:author="Windows User" w:date="2024-11-27T16:13:00Z">
              <w:rPr>
                <w:color w:val="001D35"/>
                <w:sz w:val="24"/>
                <w:szCs w:val="24"/>
              </w:rPr>
            </w:rPrChange>
          </w:rPr>
          <w:t>profits are high enough to distribute bonus to its staff. </w:t>
        </w:r>
      </w:ins>
      <w:ins w:id="5327" w:author="MUKOLWE" w:date="2024-11-26T07:13:00Z">
        <w:del w:id="5328" w:author="Windows User" w:date="2024-11-27T16:11:00Z">
          <w:r w:rsidR="00613BBA" w:rsidRPr="00FE2E4E" w:rsidDel="00FE2E4E">
            <w:rPr>
              <w:b/>
              <w:spacing w:val="-2"/>
              <w:rPrChange w:id="5329" w:author="Windows User" w:date="2024-11-27T16:13:00Z">
                <w:rPr>
                  <w:b/>
                  <w:spacing w:val="-2"/>
                </w:rPr>
              </w:rPrChange>
            </w:rPr>
            <w:delText>Statement or explanation needed here</w:delText>
          </w:r>
        </w:del>
      </w:ins>
      <w:ins w:id="5330" w:author="MUKOLWE" w:date="2024-11-26T07:14:00Z">
        <w:del w:id="5331" w:author="Windows User" w:date="2024-11-27T16:11:00Z">
          <w:r w:rsidR="00613BBA" w:rsidRPr="00FE2E4E" w:rsidDel="00FE2E4E">
            <w:rPr>
              <w:b/>
              <w:spacing w:val="-2"/>
              <w:rPrChange w:id="5332" w:author="Windows User" w:date="2024-11-27T16:13:00Z">
                <w:rPr>
                  <w:b/>
                  <w:color w:val="F96A1B" w:themeColor="accent2"/>
                  <w:spacing w:val="-2"/>
                </w:rPr>
              </w:rPrChange>
            </w:rPr>
            <w:delText xml:space="preserve">. Please check original </w:delText>
          </w:r>
        </w:del>
      </w:ins>
      <w:ins w:id="5333" w:author="MUKOLWE" w:date="2024-11-26T07:15:00Z">
        <w:del w:id="5334" w:author="Windows User" w:date="2024-11-27T16:11:00Z">
          <w:r w:rsidR="00613BBA" w:rsidRPr="00FE2E4E" w:rsidDel="00FE2E4E">
            <w:rPr>
              <w:b/>
              <w:spacing w:val="-2"/>
              <w:rPrChange w:id="5335" w:author="Windows User" w:date="2024-11-27T16:13:00Z">
                <w:rPr>
                  <w:b/>
                  <w:color w:val="F96A1B" w:themeColor="accent2"/>
                  <w:spacing w:val="-2"/>
                </w:rPr>
              </w:rPrChange>
            </w:rPr>
            <w:delText>Table as some data could have been deleted by mistake or missing.</w:delText>
          </w:r>
        </w:del>
      </w:ins>
    </w:p>
    <w:p w14:paraId="319298B6" w14:textId="5F3F1E5D" w:rsidR="003F2AF2" w:rsidRDefault="003F2AF2">
      <w:pPr>
        <w:rPr>
          <w:ins w:id="5336" w:author="Windows User" w:date="2024-11-27T16:13:00Z"/>
          <w:b/>
          <w:sz w:val="20"/>
        </w:rPr>
        <w:pPrChange w:id="5337" w:author="MUKOLWE" w:date="2024-11-23T02:55:00Z">
          <w:pPr>
            <w:pStyle w:val="BodyText"/>
            <w:spacing w:line="276" w:lineRule="auto"/>
            <w:jc w:val="both"/>
          </w:pPr>
        </w:pPrChange>
      </w:pPr>
    </w:p>
    <w:p w14:paraId="39E66236" w14:textId="77777777" w:rsidR="00FE2E4E" w:rsidRPr="00FE2E4E" w:rsidRDefault="00FE2E4E">
      <w:pPr>
        <w:rPr>
          <w:ins w:id="5338" w:author="Windows User" w:date="2024-11-27T16:11:00Z"/>
          <w:b/>
          <w:sz w:val="20"/>
          <w:rPrChange w:id="5339" w:author="Windows User" w:date="2024-11-27T16:13:00Z">
            <w:rPr>
              <w:ins w:id="5340" w:author="Windows User" w:date="2024-11-27T16:11:00Z"/>
              <w:b/>
              <w:sz w:val="20"/>
            </w:rPr>
          </w:rPrChange>
        </w:rPr>
        <w:pPrChange w:id="5341" w:author="MUKOLWE" w:date="2024-11-23T02:55:00Z">
          <w:pPr>
            <w:pStyle w:val="BodyText"/>
            <w:spacing w:line="276" w:lineRule="auto"/>
            <w:jc w:val="both"/>
          </w:pPr>
        </w:pPrChange>
      </w:pPr>
    </w:p>
    <w:p w14:paraId="2B3256B7" w14:textId="77777777" w:rsidR="00FE2E4E" w:rsidRPr="00FE2E4E" w:rsidRDefault="00FE2E4E">
      <w:pPr>
        <w:rPr>
          <w:ins w:id="5342" w:author="MUKOLWE" w:date="2024-11-26T07:13:00Z"/>
          <w:b/>
          <w:sz w:val="20"/>
          <w:rPrChange w:id="5343" w:author="Windows User" w:date="2024-11-27T16:13:00Z">
            <w:rPr>
              <w:ins w:id="5344" w:author="MUKOLWE" w:date="2024-11-26T07:13:00Z"/>
              <w:b/>
              <w:sz w:val="20"/>
            </w:rPr>
          </w:rPrChange>
        </w:rPr>
        <w:pPrChange w:id="5345" w:author="MUKOLWE" w:date="2024-11-23T02:55:00Z">
          <w:pPr>
            <w:pStyle w:val="BodyText"/>
            <w:spacing w:line="276" w:lineRule="auto"/>
            <w:jc w:val="both"/>
          </w:pPr>
        </w:pPrChange>
      </w:pPr>
    </w:p>
    <w:p w14:paraId="137CBC37" w14:textId="716856C6" w:rsidR="00613BBA" w:rsidRPr="00613BBA" w:rsidRDefault="00613BBA">
      <w:pPr>
        <w:rPr>
          <w:b/>
          <w:color w:val="F96A1B" w:themeColor="accent2"/>
          <w:sz w:val="20"/>
          <w:rPrChange w:id="5346" w:author="MUKOLWE" w:date="2024-11-26T07:14:00Z">
            <w:rPr>
              <w:b/>
              <w:sz w:val="20"/>
            </w:rPr>
          </w:rPrChange>
        </w:rPr>
        <w:pPrChange w:id="5347" w:author="MUKOLWE" w:date="2024-11-23T02:55:00Z">
          <w:pPr>
            <w:pStyle w:val="BodyText"/>
            <w:spacing w:line="276" w:lineRule="auto"/>
            <w:jc w:val="both"/>
          </w:pPr>
        </w:pPrChange>
      </w:pPr>
      <w:ins w:id="5348" w:author="MUKOLWE" w:date="2024-11-26T07:13:00Z">
        <w:r w:rsidRPr="00613BBA">
          <w:rPr>
            <w:b/>
            <w:color w:val="F96A1B" w:themeColor="accent2"/>
            <w:sz w:val="20"/>
            <w:rPrChange w:id="5349" w:author="MUKOLWE" w:date="2024-11-26T07:14:00Z">
              <w:rPr>
                <w:b/>
                <w:sz w:val="20"/>
              </w:rPr>
            </w:rPrChange>
          </w:rPr>
          <w:t>Table 4.</w:t>
        </w:r>
      </w:ins>
      <w:ins w:id="5350" w:author="MUKOLWE" w:date="2024-11-26T07:14:00Z">
        <w:r w:rsidRPr="00613BBA">
          <w:rPr>
            <w:b/>
            <w:color w:val="F96A1B" w:themeColor="accent2"/>
            <w:sz w:val="20"/>
            <w:rPrChange w:id="5351" w:author="MUKOLWE" w:date="2024-11-26T07:14:00Z">
              <w:rPr>
                <w:b/>
                <w:sz w:val="20"/>
              </w:rPr>
            </w:rPrChange>
          </w:rPr>
          <w:t xml:space="preserve">XXX: </w:t>
        </w:r>
      </w:ins>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5352" w:author="MUKOLWE" w:date="2024-11-26T06:27:00Z">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1076"/>
        <w:gridCol w:w="1551"/>
        <w:gridCol w:w="2104"/>
        <w:gridCol w:w="1734"/>
        <w:gridCol w:w="2207"/>
        <w:tblGridChange w:id="5353">
          <w:tblGrid>
            <w:gridCol w:w="1076"/>
            <w:gridCol w:w="1551"/>
            <w:gridCol w:w="2104"/>
            <w:gridCol w:w="1734"/>
            <w:gridCol w:w="577"/>
          </w:tblGrid>
        </w:tblGridChange>
      </w:tblGrid>
      <w:tr w:rsidR="003F2AF2" w:rsidRPr="0009555C" w14:paraId="3021B7BD" w14:textId="77777777" w:rsidTr="008574C7">
        <w:trPr>
          <w:trHeight w:val="316"/>
          <w:trPrChange w:id="5354" w:author="MUKOLWE" w:date="2024-11-26T06:27:00Z">
            <w:trPr>
              <w:trHeight w:val="316"/>
            </w:trPr>
          </w:trPrChange>
        </w:trPr>
        <w:tc>
          <w:tcPr>
            <w:tcW w:w="1076" w:type="dxa"/>
            <w:vMerge w:val="restart"/>
            <w:tcPrChange w:id="5355" w:author="MUKOLWE" w:date="2024-11-26T06:27:00Z">
              <w:tcPr>
                <w:tcW w:w="1076" w:type="dxa"/>
                <w:vMerge w:val="restart"/>
              </w:tcPr>
            </w:tcPrChange>
          </w:tcPr>
          <w:p w14:paraId="5FF93EEE" w14:textId="77777777" w:rsidR="003F2AF2" w:rsidRDefault="003F2AF2">
            <w:pPr>
              <w:rPr>
                <w:ins w:id="5356" w:author="MUKOLWE" w:date="2024-11-23T02:58:00Z"/>
                <w:b/>
                <w:spacing w:val="-2"/>
                <w:sz w:val="24"/>
                <w:highlight w:val="yellow"/>
              </w:rPr>
              <w:pPrChange w:id="5357" w:author="MUKOLWE" w:date="2024-11-23T02:55:00Z">
                <w:pPr>
                  <w:pStyle w:val="TableParagraph"/>
                  <w:spacing w:line="276" w:lineRule="auto"/>
                  <w:ind w:left="105"/>
                  <w:jc w:val="both"/>
                </w:pPr>
              </w:pPrChange>
            </w:pPr>
            <w:commentRangeStart w:id="5358"/>
            <w:r w:rsidRPr="0009555C">
              <w:rPr>
                <w:b/>
                <w:spacing w:val="-2"/>
                <w:sz w:val="24"/>
                <w:highlight w:val="yellow"/>
                <w:rPrChange w:id="5359" w:author="MUKOLWE" w:date="2024-11-23T02:57:00Z">
                  <w:rPr>
                    <w:b/>
                    <w:spacing w:val="-2"/>
                    <w:sz w:val="24"/>
                  </w:rPr>
                </w:rPrChange>
              </w:rPr>
              <w:t>Sales</w:t>
            </w:r>
          </w:p>
          <w:p w14:paraId="77F00EDE" w14:textId="77777777" w:rsidR="0009555C" w:rsidRPr="0009555C" w:rsidRDefault="0009555C">
            <w:pPr>
              <w:rPr>
                <w:b/>
                <w:sz w:val="24"/>
                <w:highlight w:val="yellow"/>
                <w:rPrChange w:id="5360" w:author="MUKOLWE" w:date="2024-11-23T02:57:00Z">
                  <w:rPr>
                    <w:b/>
                    <w:sz w:val="24"/>
                  </w:rPr>
                </w:rPrChange>
              </w:rPr>
              <w:pPrChange w:id="5361" w:author="MUKOLWE" w:date="2024-11-23T02:55:00Z">
                <w:pPr>
                  <w:pStyle w:val="TableParagraph"/>
                  <w:spacing w:line="276" w:lineRule="auto"/>
                  <w:ind w:left="105"/>
                  <w:jc w:val="both"/>
                </w:pPr>
              </w:pPrChange>
            </w:pPr>
            <w:ins w:id="5362" w:author="MUKOLWE" w:date="2024-11-23T02:58:00Z">
              <w:r>
                <w:rPr>
                  <w:b/>
                  <w:spacing w:val="-2"/>
                  <w:sz w:val="24"/>
                  <w:highlight w:val="yellow"/>
                </w:rPr>
                <w:t>(Ksh)</w:t>
              </w:r>
            </w:ins>
          </w:p>
        </w:tc>
        <w:tc>
          <w:tcPr>
            <w:tcW w:w="7596" w:type="dxa"/>
            <w:gridSpan w:val="4"/>
            <w:tcPrChange w:id="5363" w:author="MUKOLWE" w:date="2024-11-26T06:27:00Z">
              <w:tcPr>
                <w:tcW w:w="5966" w:type="dxa"/>
                <w:gridSpan w:val="4"/>
              </w:tcPr>
            </w:tcPrChange>
          </w:tcPr>
          <w:p w14:paraId="4F7755C1" w14:textId="08EE081B" w:rsidR="003F2AF2" w:rsidRPr="0009555C" w:rsidRDefault="003F2AF2">
            <w:pPr>
              <w:jc w:val="center"/>
              <w:rPr>
                <w:b/>
                <w:sz w:val="24"/>
                <w:highlight w:val="yellow"/>
                <w:rPrChange w:id="5364" w:author="MUKOLWE" w:date="2024-11-23T02:57:00Z">
                  <w:rPr>
                    <w:b/>
                    <w:sz w:val="24"/>
                  </w:rPr>
                </w:rPrChange>
              </w:rPr>
              <w:pPrChange w:id="5365" w:author="MUKOLWE" w:date="2024-11-23T02:56:00Z">
                <w:pPr>
                  <w:pStyle w:val="TableParagraph"/>
                  <w:spacing w:line="276" w:lineRule="auto"/>
                  <w:ind w:left="105"/>
                  <w:jc w:val="both"/>
                </w:pPr>
              </w:pPrChange>
            </w:pPr>
            <w:r w:rsidRPr="0009555C">
              <w:rPr>
                <w:b/>
                <w:spacing w:val="-2"/>
                <w:sz w:val="24"/>
                <w:highlight w:val="yellow"/>
                <w:rPrChange w:id="5366" w:author="MUKOLWE" w:date="2024-11-23T02:57:00Z">
                  <w:rPr>
                    <w:b/>
                    <w:spacing w:val="-2"/>
                    <w:sz w:val="24"/>
                  </w:rPr>
                </w:rPrChange>
              </w:rPr>
              <w:t>Year</w:t>
            </w:r>
            <w:ins w:id="5367" w:author="MUKOLWE" w:date="2024-11-23T02:58:00Z">
              <w:r w:rsidR="0009555C">
                <w:rPr>
                  <w:b/>
                  <w:spacing w:val="-2"/>
                  <w:sz w:val="24"/>
                  <w:highlight w:val="yellow"/>
                </w:rPr>
                <w:t xml:space="preserve"> and Amount</w:t>
              </w:r>
            </w:ins>
            <w:ins w:id="5368" w:author="MUKOLWE" w:date="2024-11-26T07:12:00Z">
              <w:r w:rsidR="00613BBA">
                <w:rPr>
                  <w:b/>
                  <w:spacing w:val="-2"/>
                  <w:sz w:val="24"/>
                  <w:highlight w:val="yellow"/>
                </w:rPr>
                <w:t xml:space="preserve"> (Ksh)</w:t>
              </w:r>
            </w:ins>
            <w:del w:id="5369" w:author="MUKOLWE" w:date="2024-11-23T02:56:00Z">
              <w:r w:rsidRPr="0009555C" w:rsidDel="0009555C">
                <w:rPr>
                  <w:b/>
                  <w:spacing w:val="-2"/>
                  <w:sz w:val="24"/>
                  <w:highlight w:val="yellow"/>
                  <w:rPrChange w:id="5370" w:author="MUKOLWE" w:date="2024-11-23T02:57:00Z">
                    <w:rPr>
                      <w:b/>
                      <w:spacing w:val="-2"/>
                      <w:sz w:val="24"/>
                    </w:rPr>
                  </w:rPrChange>
                </w:rPr>
                <w:delText>s</w:delText>
              </w:r>
            </w:del>
          </w:p>
        </w:tc>
      </w:tr>
      <w:tr w:rsidR="003F2AF2" w:rsidRPr="0009555C" w14:paraId="15B1989F" w14:textId="77777777" w:rsidTr="008574C7">
        <w:trPr>
          <w:trHeight w:val="316"/>
          <w:trPrChange w:id="5371" w:author="MUKOLWE" w:date="2024-11-26T06:27:00Z">
            <w:trPr>
              <w:trHeight w:val="316"/>
            </w:trPr>
          </w:trPrChange>
        </w:trPr>
        <w:tc>
          <w:tcPr>
            <w:tcW w:w="1076" w:type="dxa"/>
            <w:vMerge/>
            <w:tcBorders>
              <w:top w:val="nil"/>
            </w:tcBorders>
            <w:tcPrChange w:id="5372" w:author="MUKOLWE" w:date="2024-11-26T06:27:00Z">
              <w:tcPr>
                <w:tcW w:w="1076" w:type="dxa"/>
                <w:vMerge/>
                <w:tcBorders>
                  <w:top w:val="nil"/>
                </w:tcBorders>
              </w:tcPr>
            </w:tcPrChange>
          </w:tcPr>
          <w:p w14:paraId="18929359" w14:textId="77777777" w:rsidR="003F2AF2" w:rsidRPr="0009555C" w:rsidRDefault="003F2AF2">
            <w:pPr>
              <w:rPr>
                <w:sz w:val="2"/>
                <w:szCs w:val="2"/>
                <w:highlight w:val="yellow"/>
                <w:rPrChange w:id="5373" w:author="MUKOLWE" w:date="2024-11-23T02:57:00Z">
                  <w:rPr>
                    <w:sz w:val="2"/>
                    <w:szCs w:val="2"/>
                  </w:rPr>
                </w:rPrChange>
              </w:rPr>
              <w:pPrChange w:id="5374" w:author="MUKOLWE" w:date="2024-11-23T02:55:00Z">
                <w:pPr>
                  <w:spacing w:line="276" w:lineRule="auto"/>
                  <w:jc w:val="both"/>
                </w:pPr>
              </w:pPrChange>
            </w:pPr>
          </w:p>
        </w:tc>
        <w:tc>
          <w:tcPr>
            <w:tcW w:w="1551" w:type="dxa"/>
            <w:tcPrChange w:id="5375" w:author="MUKOLWE" w:date="2024-11-26T06:27:00Z">
              <w:tcPr>
                <w:tcW w:w="1551" w:type="dxa"/>
              </w:tcPr>
            </w:tcPrChange>
          </w:tcPr>
          <w:p w14:paraId="4A2B6DF6" w14:textId="77777777" w:rsidR="003F2AF2" w:rsidRPr="0009555C" w:rsidRDefault="003F2AF2">
            <w:pPr>
              <w:jc w:val="right"/>
              <w:rPr>
                <w:b/>
                <w:sz w:val="24"/>
                <w:highlight w:val="yellow"/>
                <w:rPrChange w:id="5376" w:author="MUKOLWE" w:date="2024-11-23T02:57:00Z">
                  <w:rPr>
                    <w:b/>
                    <w:sz w:val="24"/>
                  </w:rPr>
                </w:rPrChange>
              </w:rPr>
              <w:pPrChange w:id="5377" w:author="MUKOLWE" w:date="2024-11-23T02:56:00Z">
                <w:pPr>
                  <w:pStyle w:val="TableParagraph"/>
                  <w:spacing w:line="276" w:lineRule="auto"/>
                  <w:ind w:left="105"/>
                  <w:jc w:val="both"/>
                </w:pPr>
              </w:pPrChange>
            </w:pPr>
            <w:r w:rsidRPr="0009555C">
              <w:rPr>
                <w:b/>
                <w:spacing w:val="-4"/>
                <w:sz w:val="24"/>
                <w:highlight w:val="yellow"/>
                <w:rPrChange w:id="5378" w:author="MUKOLWE" w:date="2024-11-23T02:57:00Z">
                  <w:rPr>
                    <w:b/>
                    <w:spacing w:val="-4"/>
                    <w:sz w:val="24"/>
                  </w:rPr>
                </w:rPrChange>
              </w:rPr>
              <w:t>2024</w:t>
            </w:r>
          </w:p>
        </w:tc>
        <w:tc>
          <w:tcPr>
            <w:tcW w:w="2104" w:type="dxa"/>
            <w:tcPrChange w:id="5379" w:author="MUKOLWE" w:date="2024-11-26T06:27:00Z">
              <w:tcPr>
                <w:tcW w:w="2104" w:type="dxa"/>
              </w:tcPr>
            </w:tcPrChange>
          </w:tcPr>
          <w:p w14:paraId="7F264BC8" w14:textId="77777777" w:rsidR="003F2AF2" w:rsidRPr="0009555C" w:rsidRDefault="003F2AF2">
            <w:pPr>
              <w:jc w:val="right"/>
              <w:rPr>
                <w:b/>
                <w:sz w:val="24"/>
                <w:highlight w:val="yellow"/>
                <w:rPrChange w:id="5380" w:author="MUKOLWE" w:date="2024-11-23T02:57:00Z">
                  <w:rPr>
                    <w:b/>
                    <w:sz w:val="24"/>
                  </w:rPr>
                </w:rPrChange>
              </w:rPr>
              <w:pPrChange w:id="5381" w:author="MUKOLWE" w:date="2024-11-23T02:56:00Z">
                <w:pPr>
                  <w:pStyle w:val="TableParagraph"/>
                  <w:spacing w:line="276" w:lineRule="auto"/>
                  <w:ind w:left="104"/>
                  <w:jc w:val="both"/>
                </w:pPr>
              </w:pPrChange>
            </w:pPr>
            <w:r w:rsidRPr="0009555C">
              <w:rPr>
                <w:b/>
                <w:spacing w:val="-4"/>
                <w:sz w:val="24"/>
                <w:highlight w:val="yellow"/>
                <w:rPrChange w:id="5382" w:author="MUKOLWE" w:date="2024-11-23T02:57:00Z">
                  <w:rPr>
                    <w:b/>
                    <w:spacing w:val="-4"/>
                    <w:sz w:val="24"/>
                  </w:rPr>
                </w:rPrChange>
              </w:rPr>
              <w:t>2025</w:t>
            </w:r>
          </w:p>
        </w:tc>
        <w:tc>
          <w:tcPr>
            <w:tcW w:w="1734" w:type="dxa"/>
            <w:tcPrChange w:id="5383" w:author="MUKOLWE" w:date="2024-11-26T06:27:00Z">
              <w:tcPr>
                <w:tcW w:w="1734" w:type="dxa"/>
              </w:tcPr>
            </w:tcPrChange>
          </w:tcPr>
          <w:p w14:paraId="7B363A8D" w14:textId="77777777" w:rsidR="003F2AF2" w:rsidRPr="0009555C" w:rsidRDefault="003F2AF2">
            <w:pPr>
              <w:jc w:val="right"/>
              <w:rPr>
                <w:b/>
                <w:sz w:val="24"/>
                <w:highlight w:val="yellow"/>
                <w:rPrChange w:id="5384" w:author="MUKOLWE" w:date="2024-11-23T02:57:00Z">
                  <w:rPr>
                    <w:b/>
                    <w:sz w:val="24"/>
                  </w:rPr>
                </w:rPrChange>
              </w:rPr>
              <w:pPrChange w:id="5385" w:author="MUKOLWE" w:date="2024-11-23T02:56:00Z">
                <w:pPr>
                  <w:pStyle w:val="TableParagraph"/>
                  <w:spacing w:line="276" w:lineRule="auto"/>
                  <w:ind w:left="104"/>
                  <w:jc w:val="both"/>
                </w:pPr>
              </w:pPrChange>
            </w:pPr>
            <w:r w:rsidRPr="0009555C">
              <w:rPr>
                <w:b/>
                <w:spacing w:val="-4"/>
                <w:sz w:val="24"/>
                <w:highlight w:val="yellow"/>
                <w:rPrChange w:id="5386" w:author="MUKOLWE" w:date="2024-11-23T02:57:00Z">
                  <w:rPr>
                    <w:b/>
                    <w:spacing w:val="-4"/>
                    <w:sz w:val="24"/>
                  </w:rPr>
                </w:rPrChange>
              </w:rPr>
              <w:t>2026</w:t>
            </w:r>
          </w:p>
        </w:tc>
        <w:tc>
          <w:tcPr>
            <w:tcW w:w="2207" w:type="dxa"/>
            <w:tcPrChange w:id="5387" w:author="MUKOLWE" w:date="2024-11-26T06:27:00Z">
              <w:tcPr>
                <w:tcW w:w="577" w:type="dxa"/>
              </w:tcPr>
            </w:tcPrChange>
          </w:tcPr>
          <w:p w14:paraId="6A714003" w14:textId="77777777" w:rsidR="003F2AF2" w:rsidRPr="0009555C" w:rsidRDefault="003F2AF2">
            <w:pPr>
              <w:rPr>
                <w:sz w:val="20"/>
                <w:highlight w:val="yellow"/>
                <w:rPrChange w:id="5388" w:author="MUKOLWE" w:date="2024-11-23T02:57:00Z">
                  <w:rPr>
                    <w:sz w:val="20"/>
                  </w:rPr>
                </w:rPrChange>
              </w:rPr>
              <w:pPrChange w:id="5389" w:author="MUKOLWE" w:date="2024-11-23T02:55:00Z">
                <w:pPr>
                  <w:pStyle w:val="TableParagraph"/>
                  <w:spacing w:line="276" w:lineRule="auto"/>
                  <w:jc w:val="both"/>
                </w:pPr>
              </w:pPrChange>
            </w:pPr>
          </w:p>
        </w:tc>
      </w:tr>
      <w:commentRangeEnd w:id="5358"/>
      <w:tr w:rsidR="00684006" w:rsidRPr="0009555C" w14:paraId="6CF64395" w14:textId="77777777" w:rsidTr="008574C7">
        <w:trPr>
          <w:trHeight w:val="441"/>
          <w:trPrChange w:id="5390" w:author="MUKOLWE" w:date="2024-11-26T06:27:00Z">
            <w:trPr>
              <w:trHeight w:val="441"/>
            </w:trPr>
          </w:trPrChange>
        </w:trPr>
        <w:tc>
          <w:tcPr>
            <w:tcW w:w="1076" w:type="dxa"/>
            <w:tcPrChange w:id="5391" w:author="MUKOLWE" w:date="2024-11-26T06:27:00Z">
              <w:tcPr>
                <w:tcW w:w="1076" w:type="dxa"/>
              </w:tcPr>
            </w:tcPrChange>
          </w:tcPr>
          <w:p w14:paraId="5938C3F5" w14:textId="6E1FA84F" w:rsidR="00684006" w:rsidRPr="0009555C" w:rsidRDefault="00684006" w:rsidP="00684006">
            <w:pPr>
              <w:jc w:val="center"/>
              <w:rPr>
                <w:sz w:val="24"/>
                <w:highlight w:val="yellow"/>
                <w:rPrChange w:id="5392" w:author="MUKOLWE" w:date="2024-11-23T02:57:00Z">
                  <w:rPr>
                    <w:sz w:val="24"/>
                  </w:rPr>
                </w:rPrChange>
              </w:rPr>
              <w:pPrChange w:id="5393" w:author="MUKOLWE" w:date="2024-11-23T02:57:00Z">
                <w:pPr>
                  <w:pStyle w:val="TableParagraph"/>
                  <w:spacing w:line="276" w:lineRule="auto"/>
                  <w:ind w:right="95"/>
                  <w:jc w:val="both"/>
                </w:pPr>
              </w:pPrChange>
            </w:pPr>
            <w:del w:id="5394" w:author="Windows User" w:date="2024-11-28T14:01:00Z">
              <w:r w:rsidRPr="0009555C" w:rsidDel="00684006">
                <w:rPr>
                  <w:spacing w:val="-2"/>
                  <w:sz w:val="24"/>
                  <w:highlight w:val="yellow"/>
                  <w:rPrChange w:id="5395" w:author="MUKOLWE" w:date="2024-11-23T02:57:00Z">
                    <w:rPr>
                      <w:spacing w:val="-2"/>
                      <w:sz w:val="24"/>
                    </w:rPr>
                  </w:rPrChange>
                </w:rPr>
                <w:delText>40,250</w:delText>
              </w:r>
            </w:del>
          </w:p>
        </w:tc>
        <w:tc>
          <w:tcPr>
            <w:tcW w:w="1551" w:type="dxa"/>
            <w:tcPrChange w:id="5396" w:author="MUKOLWE" w:date="2024-11-26T06:27:00Z">
              <w:tcPr>
                <w:tcW w:w="1551" w:type="dxa"/>
              </w:tcPr>
            </w:tcPrChange>
          </w:tcPr>
          <w:p w14:paraId="71C270AF" w14:textId="63650960" w:rsidR="00684006" w:rsidRPr="0009555C" w:rsidRDefault="00684006" w:rsidP="00684006">
            <w:pPr>
              <w:jc w:val="right"/>
              <w:rPr>
                <w:sz w:val="24"/>
                <w:highlight w:val="yellow"/>
                <w:rPrChange w:id="5397" w:author="MUKOLWE" w:date="2024-11-23T02:57:00Z">
                  <w:rPr>
                    <w:sz w:val="24"/>
                  </w:rPr>
                </w:rPrChange>
              </w:rPr>
              <w:pPrChange w:id="5398" w:author="MUKOLWE" w:date="2024-11-23T02:56:00Z">
                <w:pPr>
                  <w:pStyle w:val="TableParagraph"/>
                  <w:spacing w:line="276" w:lineRule="auto"/>
                  <w:ind w:right="272"/>
                  <w:jc w:val="both"/>
                </w:pPr>
              </w:pPrChange>
            </w:pPr>
            <w:ins w:id="5399" w:author="Windows User" w:date="2024-11-28T14:01:00Z">
              <w:r w:rsidRPr="0051235F">
                <w:rPr>
                  <w:spacing w:val="-2"/>
                  <w:sz w:val="24"/>
                  <w:highlight w:val="yellow"/>
                </w:rPr>
                <w:t>40,250</w:t>
              </w:r>
            </w:ins>
            <w:del w:id="5400" w:author="Windows User" w:date="2024-11-28T14:01:00Z">
              <w:r w:rsidRPr="0009555C" w:rsidDel="00684006">
                <w:rPr>
                  <w:spacing w:val="-2"/>
                  <w:sz w:val="24"/>
                  <w:highlight w:val="yellow"/>
                  <w:rPrChange w:id="5401" w:author="MUKOLWE" w:date="2024-11-23T02:57:00Z">
                    <w:rPr>
                      <w:spacing w:val="-2"/>
                      <w:sz w:val="24"/>
                    </w:rPr>
                  </w:rPrChange>
                </w:rPr>
                <w:delText>205,200</w:delText>
              </w:r>
            </w:del>
          </w:p>
        </w:tc>
        <w:tc>
          <w:tcPr>
            <w:tcW w:w="2104" w:type="dxa"/>
            <w:tcPrChange w:id="5402" w:author="MUKOLWE" w:date="2024-11-26T06:27:00Z">
              <w:tcPr>
                <w:tcW w:w="2104" w:type="dxa"/>
              </w:tcPr>
            </w:tcPrChange>
          </w:tcPr>
          <w:p w14:paraId="4B69CBE1" w14:textId="3625986B" w:rsidR="00684006" w:rsidRPr="0009555C" w:rsidRDefault="00684006" w:rsidP="00684006">
            <w:pPr>
              <w:jc w:val="right"/>
              <w:rPr>
                <w:sz w:val="24"/>
                <w:highlight w:val="yellow"/>
                <w:rPrChange w:id="5403" w:author="MUKOLWE" w:date="2024-11-23T02:57:00Z">
                  <w:rPr>
                    <w:sz w:val="24"/>
                  </w:rPr>
                </w:rPrChange>
              </w:rPr>
              <w:pPrChange w:id="5404" w:author="MUKOLWE" w:date="2024-11-23T02:56:00Z">
                <w:pPr>
                  <w:pStyle w:val="TableParagraph"/>
                  <w:spacing w:line="276" w:lineRule="auto"/>
                  <w:ind w:left="811"/>
                  <w:jc w:val="both"/>
                </w:pPr>
              </w:pPrChange>
            </w:pPr>
            <w:ins w:id="5405" w:author="Windows User" w:date="2024-11-28T14:01:00Z">
              <w:r w:rsidRPr="0051235F">
                <w:rPr>
                  <w:spacing w:val="-2"/>
                  <w:sz w:val="24"/>
                  <w:highlight w:val="yellow"/>
                </w:rPr>
                <w:t>205,200</w:t>
              </w:r>
            </w:ins>
            <w:del w:id="5406" w:author="Windows User" w:date="2024-11-28T14:01:00Z">
              <w:r w:rsidRPr="0009555C" w:rsidDel="00684006">
                <w:rPr>
                  <w:spacing w:val="-2"/>
                  <w:sz w:val="24"/>
                  <w:highlight w:val="yellow"/>
                  <w:rPrChange w:id="5407" w:author="MUKOLWE" w:date="2024-11-23T02:57:00Z">
                    <w:rPr>
                      <w:spacing w:val="-2"/>
                      <w:sz w:val="24"/>
                    </w:rPr>
                  </w:rPrChange>
                </w:rPr>
                <w:delText>24,535</w:delText>
              </w:r>
            </w:del>
          </w:p>
        </w:tc>
        <w:tc>
          <w:tcPr>
            <w:tcW w:w="1734" w:type="dxa"/>
            <w:tcPrChange w:id="5408" w:author="MUKOLWE" w:date="2024-11-26T06:27:00Z">
              <w:tcPr>
                <w:tcW w:w="1734" w:type="dxa"/>
              </w:tcPr>
            </w:tcPrChange>
          </w:tcPr>
          <w:p w14:paraId="34BF5C91" w14:textId="5B5513F7" w:rsidR="00684006" w:rsidRPr="0009555C" w:rsidRDefault="00684006" w:rsidP="00684006">
            <w:pPr>
              <w:jc w:val="right"/>
              <w:rPr>
                <w:sz w:val="20"/>
                <w:highlight w:val="yellow"/>
                <w:rPrChange w:id="5409" w:author="MUKOLWE" w:date="2024-11-23T02:57:00Z">
                  <w:rPr>
                    <w:sz w:val="20"/>
                  </w:rPr>
                </w:rPrChange>
              </w:rPr>
              <w:pPrChange w:id="5410" w:author="MUKOLWE" w:date="2024-11-23T02:56:00Z">
                <w:pPr>
                  <w:pStyle w:val="TableParagraph"/>
                  <w:spacing w:line="276" w:lineRule="auto"/>
                  <w:jc w:val="both"/>
                </w:pPr>
              </w:pPrChange>
            </w:pPr>
            <w:ins w:id="5411" w:author="Windows User" w:date="2024-11-28T14:01:00Z">
              <w:r w:rsidRPr="0051235F">
                <w:rPr>
                  <w:spacing w:val="-2"/>
                  <w:sz w:val="24"/>
                  <w:highlight w:val="yellow"/>
                </w:rPr>
                <w:t>24,535</w:t>
              </w:r>
            </w:ins>
          </w:p>
        </w:tc>
        <w:tc>
          <w:tcPr>
            <w:tcW w:w="2207" w:type="dxa"/>
            <w:tcPrChange w:id="5412" w:author="MUKOLWE" w:date="2024-11-26T06:27:00Z">
              <w:tcPr>
                <w:tcW w:w="577" w:type="dxa"/>
              </w:tcPr>
            </w:tcPrChange>
          </w:tcPr>
          <w:p w14:paraId="2C4EFABF" w14:textId="77777777" w:rsidR="00684006" w:rsidRPr="0009555C" w:rsidRDefault="00684006" w:rsidP="00684006">
            <w:pPr>
              <w:rPr>
                <w:sz w:val="20"/>
                <w:highlight w:val="yellow"/>
                <w:rPrChange w:id="5413" w:author="MUKOLWE" w:date="2024-11-23T02:57:00Z">
                  <w:rPr>
                    <w:sz w:val="20"/>
                  </w:rPr>
                </w:rPrChange>
              </w:rPr>
              <w:pPrChange w:id="5414" w:author="MUKOLWE" w:date="2024-11-23T02:55:00Z">
                <w:pPr>
                  <w:pStyle w:val="TableParagraph"/>
                  <w:spacing w:line="276" w:lineRule="auto"/>
                  <w:jc w:val="both"/>
                </w:pPr>
              </w:pPrChange>
            </w:pPr>
          </w:p>
        </w:tc>
      </w:tr>
      <w:tr w:rsidR="00684006" w:rsidRPr="0009555C" w14:paraId="2FDCF128" w14:textId="77777777" w:rsidTr="008574C7">
        <w:trPr>
          <w:trHeight w:val="436"/>
          <w:trPrChange w:id="5415" w:author="MUKOLWE" w:date="2024-11-26T06:27:00Z">
            <w:trPr>
              <w:trHeight w:val="436"/>
            </w:trPr>
          </w:trPrChange>
        </w:trPr>
        <w:tc>
          <w:tcPr>
            <w:tcW w:w="1076" w:type="dxa"/>
            <w:tcPrChange w:id="5416" w:author="MUKOLWE" w:date="2024-11-26T06:27:00Z">
              <w:tcPr>
                <w:tcW w:w="1076" w:type="dxa"/>
              </w:tcPr>
            </w:tcPrChange>
          </w:tcPr>
          <w:p w14:paraId="3E8B8EEF" w14:textId="1DD65B34" w:rsidR="00684006" w:rsidRPr="0009555C" w:rsidRDefault="00684006" w:rsidP="00684006">
            <w:pPr>
              <w:jc w:val="center"/>
              <w:rPr>
                <w:sz w:val="24"/>
                <w:highlight w:val="yellow"/>
                <w:rPrChange w:id="5417" w:author="MUKOLWE" w:date="2024-11-23T02:57:00Z">
                  <w:rPr>
                    <w:sz w:val="24"/>
                  </w:rPr>
                </w:rPrChange>
              </w:rPr>
              <w:pPrChange w:id="5418" w:author="MUKOLWE" w:date="2024-11-23T02:57:00Z">
                <w:pPr>
                  <w:pStyle w:val="TableParagraph"/>
                  <w:spacing w:line="276" w:lineRule="auto"/>
                  <w:ind w:right="95"/>
                  <w:jc w:val="both"/>
                </w:pPr>
              </w:pPrChange>
            </w:pPr>
            <w:del w:id="5419" w:author="Windows User" w:date="2024-11-28T14:01:00Z">
              <w:r w:rsidRPr="0009555C" w:rsidDel="00684006">
                <w:rPr>
                  <w:spacing w:val="-2"/>
                  <w:sz w:val="24"/>
                  <w:highlight w:val="yellow"/>
                  <w:rPrChange w:id="5420" w:author="MUKOLWE" w:date="2024-11-23T02:57:00Z">
                    <w:rPr>
                      <w:spacing w:val="-2"/>
                      <w:sz w:val="24"/>
                    </w:rPr>
                  </w:rPrChange>
                </w:rPr>
                <w:delText>12,000</w:delText>
              </w:r>
            </w:del>
          </w:p>
        </w:tc>
        <w:tc>
          <w:tcPr>
            <w:tcW w:w="1551" w:type="dxa"/>
            <w:tcPrChange w:id="5421" w:author="MUKOLWE" w:date="2024-11-26T06:27:00Z">
              <w:tcPr>
                <w:tcW w:w="1551" w:type="dxa"/>
              </w:tcPr>
            </w:tcPrChange>
          </w:tcPr>
          <w:p w14:paraId="0AF73E92" w14:textId="29571E47" w:rsidR="00684006" w:rsidRPr="0009555C" w:rsidRDefault="00684006" w:rsidP="00684006">
            <w:pPr>
              <w:jc w:val="right"/>
              <w:rPr>
                <w:sz w:val="24"/>
                <w:highlight w:val="yellow"/>
                <w:rPrChange w:id="5422" w:author="MUKOLWE" w:date="2024-11-23T02:57:00Z">
                  <w:rPr>
                    <w:sz w:val="24"/>
                  </w:rPr>
                </w:rPrChange>
              </w:rPr>
              <w:pPrChange w:id="5423" w:author="MUKOLWE" w:date="2024-11-23T02:56:00Z">
                <w:pPr>
                  <w:pStyle w:val="TableParagraph"/>
                  <w:spacing w:line="276" w:lineRule="auto"/>
                  <w:ind w:right="272"/>
                  <w:jc w:val="both"/>
                </w:pPr>
              </w:pPrChange>
            </w:pPr>
            <w:ins w:id="5424" w:author="Windows User" w:date="2024-11-28T14:01:00Z">
              <w:r w:rsidRPr="0051235F">
                <w:rPr>
                  <w:spacing w:val="-2"/>
                  <w:sz w:val="24"/>
                  <w:highlight w:val="yellow"/>
                </w:rPr>
                <w:t>12,000</w:t>
              </w:r>
            </w:ins>
            <w:del w:id="5425" w:author="Windows User" w:date="2024-11-28T14:01:00Z">
              <w:r w:rsidRPr="0009555C" w:rsidDel="00684006">
                <w:rPr>
                  <w:spacing w:val="-2"/>
                  <w:sz w:val="24"/>
                  <w:highlight w:val="yellow"/>
                  <w:rPrChange w:id="5426" w:author="MUKOLWE" w:date="2024-11-23T02:57:00Z">
                    <w:rPr>
                      <w:spacing w:val="-2"/>
                      <w:sz w:val="24"/>
                    </w:rPr>
                  </w:rPrChange>
                </w:rPr>
                <w:delText>820,000</w:delText>
              </w:r>
            </w:del>
          </w:p>
        </w:tc>
        <w:tc>
          <w:tcPr>
            <w:tcW w:w="2104" w:type="dxa"/>
            <w:tcPrChange w:id="5427" w:author="MUKOLWE" w:date="2024-11-26T06:27:00Z">
              <w:tcPr>
                <w:tcW w:w="2104" w:type="dxa"/>
              </w:tcPr>
            </w:tcPrChange>
          </w:tcPr>
          <w:p w14:paraId="4A280F0D" w14:textId="0E3161D6" w:rsidR="00684006" w:rsidRPr="0009555C" w:rsidRDefault="00684006" w:rsidP="00684006">
            <w:pPr>
              <w:jc w:val="right"/>
              <w:rPr>
                <w:sz w:val="24"/>
                <w:highlight w:val="yellow"/>
                <w:rPrChange w:id="5428" w:author="MUKOLWE" w:date="2024-11-23T02:57:00Z">
                  <w:rPr>
                    <w:sz w:val="24"/>
                  </w:rPr>
                </w:rPrChange>
              </w:rPr>
              <w:pPrChange w:id="5429" w:author="MUKOLWE" w:date="2024-11-23T02:56:00Z">
                <w:pPr>
                  <w:pStyle w:val="TableParagraph"/>
                  <w:spacing w:line="276" w:lineRule="auto"/>
                  <w:ind w:left="811"/>
                  <w:jc w:val="both"/>
                </w:pPr>
              </w:pPrChange>
            </w:pPr>
            <w:ins w:id="5430" w:author="Windows User" w:date="2024-11-28T14:01:00Z">
              <w:r w:rsidRPr="0051235F">
                <w:rPr>
                  <w:spacing w:val="-2"/>
                  <w:sz w:val="24"/>
                  <w:highlight w:val="yellow"/>
                </w:rPr>
                <w:t>820,000</w:t>
              </w:r>
            </w:ins>
            <w:del w:id="5431" w:author="Windows User" w:date="2024-11-28T14:01:00Z">
              <w:r w:rsidRPr="0009555C" w:rsidDel="00684006">
                <w:rPr>
                  <w:spacing w:val="-2"/>
                  <w:sz w:val="24"/>
                  <w:highlight w:val="yellow"/>
                  <w:rPrChange w:id="5432" w:author="MUKOLWE" w:date="2024-11-23T02:57:00Z">
                    <w:rPr>
                      <w:spacing w:val="-2"/>
                      <w:sz w:val="24"/>
                    </w:rPr>
                  </w:rPrChange>
                </w:rPr>
                <w:delText>1,020,000</w:delText>
              </w:r>
            </w:del>
          </w:p>
        </w:tc>
        <w:tc>
          <w:tcPr>
            <w:tcW w:w="1734" w:type="dxa"/>
            <w:tcPrChange w:id="5433" w:author="MUKOLWE" w:date="2024-11-26T06:27:00Z">
              <w:tcPr>
                <w:tcW w:w="1734" w:type="dxa"/>
              </w:tcPr>
            </w:tcPrChange>
          </w:tcPr>
          <w:p w14:paraId="7DD63F69" w14:textId="178312A1" w:rsidR="00684006" w:rsidRPr="0009555C" w:rsidRDefault="00684006" w:rsidP="00684006">
            <w:pPr>
              <w:jc w:val="right"/>
              <w:rPr>
                <w:sz w:val="20"/>
                <w:highlight w:val="yellow"/>
                <w:rPrChange w:id="5434" w:author="MUKOLWE" w:date="2024-11-23T02:57:00Z">
                  <w:rPr>
                    <w:sz w:val="20"/>
                  </w:rPr>
                </w:rPrChange>
              </w:rPr>
              <w:pPrChange w:id="5435" w:author="MUKOLWE" w:date="2024-11-23T02:56:00Z">
                <w:pPr>
                  <w:pStyle w:val="TableParagraph"/>
                  <w:spacing w:line="276" w:lineRule="auto"/>
                  <w:jc w:val="both"/>
                </w:pPr>
              </w:pPrChange>
            </w:pPr>
            <w:ins w:id="5436" w:author="Windows User" w:date="2024-11-28T14:01:00Z">
              <w:r w:rsidRPr="0051235F">
                <w:rPr>
                  <w:spacing w:val="-2"/>
                  <w:sz w:val="24"/>
                  <w:highlight w:val="yellow"/>
                </w:rPr>
                <w:t>1,020,000</w:t>
              </w:r>
            </w:ins>
          </w:p>
        </w:tc>
        <w:tc>
          <w:tcPr>
            <w:tcW w:w="2207" w:type="dxa"/>
            <w:tcPrChange w:id="5437" w:author="MUKOLWE" w:date="2024-11-26T06:27:00Z">
              <w:tcPr>
                <w:tcW w:w="577" w:type="dxa"/>
              </w:tcPr>
            </w:tcPrChange>
          </w:tcPr>
          <w:p w14:paraId="1F4B893F" w14:textId="77777777" w:rsidR="00684006" w:rsidRPr="0009555C" w:rsidRDefault="00684006" w:rsidP="00684006">
            <w:pPr>
              <w:rPr>
                <w:sz w:val="20"/>
                <w:highlight w:val="yellow"/>
                <w:rPrChange w:id="5438" w:author="MUKOLWE" w:date="2024-11-23T02:57:00Z">
                  <w:rPr>
                    <w:sz w:val="20"/>
                  </w:rPr>
                </w:rPrChange>
              </w:rPr>
              <w:pPrChange w:id="5439" w:author="MUKOLWE" w:date="2024-11-23T02:55:00Z">
                <w:pPr>
                  <w:pStyle w:val="TableParagraph"/>
                  <w:spacing w:line="276" w:lineRule="auto"/>
                  <w:jc w:val="both"/>
                </w:pPr>
              </w:pPrChange>
            </w:pPr>
          </w:p>
        </w:tc>
      </w:tr>
      <w:tr w:rsidR="00684006" w14:paraId="36F25AE3" w14:textId="77777777" w:rsidTr="008574C7">
        <w:trPr>
          <w:trHeight w:val="638"/>
          <w:trPrChange w:id="5440" w:author="MUKOLWE" w:date="2024-11-26T06:27:00Z">
            <w:trPr>
              <w:trHeight w:val="638"/>
            </w:trPr>
          </w:trPrChange>
        </w:trPr>
        <w:tc>
          <w:tcPr>
            <w:tcW w:w="1076" w:type="dxa"/>
            <w:tcPrChange w:id="5441" w:author="MUKOLWE" w:date="2024-11-26T06:27:00Z">
              <w:tcPr>
                <w:tcW w:w="1076" w:type="dxa"/>
              </w:tcPr>
            </w:tcPrChange>
          </w:tcPr>
          <w:p w14:paraId="4A1C5902" w14:textId="77777777" w:rsidR="00684006" w:rsidRPr="0009555C" w:rsidRDefault="00684006" w:rsidP="00684006">
            <w:pPr>
              <w:rPr>
                <w:sz w:val="20"/>
                <w:highlight w:val="yellow"/>
                <w:rPrChange w:id="5442" w:author="MUKOLWE" w:date="2024-11-23T02:57:00Z">
                  <w:rPr>
                    <w:sz w:val="20"/>
                  </w:rPr>
                </w:rPrChange>
              </w:rPr>
              <w:pPrChange w:id="5443" w:author="MUKOLWE" w:date="2024-11-23T02:55:00Z">
                <w:pPr>
                  <w:pStyle w:val="TableParagraph"/>
                  <w:spacing w:line="276" w:lineRule="auto"/>
                  <w:jc w:val="both"/>
                </w:pPr>
              </w:pPrChange>
            </w:pPr>
          </w:p>
        </w:tc>
        <w:tc>
          <w:tcPr>
            <w:tcW w:w="1551" w:type="dxa"/>
            <w:tcPrChange w:id="5444" w:author="MUKOLWE" w:date="2024-11-26T06:27:00Z">
              <w:tcPr>
                <w:tcW w:w="1551" w:type="dxa"/>
              </w:tcPr>
            </w:tcPrChange>
          </w:tcPr>
          <w:p w14:paraId="3C8F7486" w14:textId="77777777" w:rsidR="00684006" w:rsidRPr="0009555C" w:rsidRDefault="00684006" w:rsidP="00684006">
            <w:pPr>
              <w:jc w:val="right"/>
              <w:rPr>
                <w:sz w:val="24"/>
                <w:highlight w:val="yellow"/>
                <w:rPrChange w:id="5445" w:author="MUKOLWE" w:date="2024-11-23T02:57:00Z">
                  <w:rPr>
                    <w:sz w:val="24"/>
                  </w:rPr>
                </w:rPrChange>
              </w:rPr>
              <w:pPrChange w:id="5446" w:author="MUKOLWE" w:date="2024-11-23T02:56:00Z">
                <w:pPr>
                  <w:pStyle w:val="TableParagraph"/>
                  <w:spacing w:line="276" w:lineRule="auto"/>
                  <w:ind w:left="153"/>
                  <w:jc w:val="both"/>
                </w:pPr>
              </w:pPrChange>
            </w:pPr>
            <w:r w:rsidRPr="0009555C">
              <w:rPr>
                <w:spacing w:val="-2"/>
                <w:sz w:val="24"/>
                <w:highlight w:val="yellow"/>
                <w:rPrChange w:id="5447" w:author="MUKOLWE" w:date="2024-11-23T02:57:00Z">
                  <w:rPr>
                    <w:spacing w:val="-2"/>
                    <w:sz w:val="24"/>
                  </w:rPr>
                </w:rPrChange>
              </w:rPr>
              <w:t>25.0244</w:t>
            </w:r>
          </w:p>
        </w:tc>
        <w:tc>
          <w:tcPr>
            <w:tcW w:w="2104" w:type="dxa"/>
            <w:tcPrChange w:id="5448" w:author="MUKOLWE" w:date="2024-11-26T06:27:00Z">
              <w:tcPr>
                <w:tcW w:w="2104" w:type="dxa"/>
              </w:tcPr>
            </w:tcPrChange>
          </w:tcPr>
          <w:p w14:paraId="66760781" w14:textId="77777777" w:rsidR="00684006" w:rsidRPr="0009555C" w:rsidDel="0009555C" w:rsidRDefault="00684006" w:rsidP="00684006">
            <w:pPr>
              <w:jc w:val="right"/>
              <w:rPr>
                <w:del w:id="5449" w:author="MUKOLWE" w:date="2024-11-23T02:57:00Z"/>
                <w:b/>
                <w:sz w:val="24"/>
                <w:highlight w:val="yellow"/>
                <w:rPrChange w:id="5450" w:author="MUKOLWE" w:date="2024-11-23T02:57:00Z">
                  <w:rPr>
                    <w:del w:id="5451" w:author="MUKOLWE" w:date="2024-11-23T02:57:00Z"/>
                    <w:b/>
                    <w:sz w:val="24"/>
                  </w:rPr>
                </w:rPrChange>
              </w:rPr>
              <w:pPrChange w:id="5452" w:author="MUKOLWE" w:date="2024-11-23T02:57:00Z">
                <w:pPr>
                  <w:pStyle w:val="TableParagraph"/>
                  <w:spacing w:line="276" w:lineRule="auto"/>
                  <w:jc w:val="both"/>
                </w:pPr>
              </w:pPrChange>
            </w:pPr>
          </w:p>
          <w:p w14:paraId="590ABCFF" w14:textId="77777777" w:rsidR="00684006" w:rsidRPr="0009555C" w:rsidRDefault="00684006" w:rsidP="00684006">
            <w:pPr>
              <w:jc w:val="right"/>
              <w:rPr>
                <w:sz w:val="24"/>
                <w:highlight w:val="yellow"/>
                <w:rPrChange w:id="5453" w:author="MUKOLWE" w:date="2024-11-23T02:57:00Z">
                  <w:rPr>
                    <w:sz w:val="24"/>
                  </w:rPr>
                </w:rPrChange>
              </w:rPr>
              <w:pPrChange w:id="5454" w:author="MUKOLWE" w:date="2024-11-23T02:57:00Z">
                <w:pPr>
                  <w:pStyle w:val="TableParagraph"/>
                  <w:spacing w:line="276" w:lineRule="auto"/>
                  <w:ind w:left="484"/>
                  <w:jc w:val="both"/>
                </w:pPr>
              </w:pPrChange>
            </w:pPr>
            <w:r w:rsidRPr="0009555C">
              <w:rPr>
                <w:spacing w:val="-2"/>
                <w:sz w:val="24"/>
                <w:highlight w:val="yellow"/>
                <w:rPrChange w:id="5455" w:author="MUKOLWE" w:date="2024-11-23T02:57:00Z">
                  <w:rPr>
                    <w:spacing w:val="-2"/>
                    <w:sz w:val="24"/>
                  </w:rPr>
                </w:rPrChange>
              </w:rPr>
              <w:t>24.0530</w:t>
            </w:r>
          </w:p>
        </w:tc>
        <w:tc>
          <w:tcPr>
            <w:tcW w:w="1734" w:type="dxa"/>
            <w:tcPrChange w:id="5456" w:author="MUKOLWE" w:date="2024-11-26T06:27:00Z">
              <w:tcPr>
                <w:tcW w:w="1734" w:type="dxa"/>
              </w:tcPr>
            </w:tcPrChange>
          </w:tcPr>
          <w:p w14:paraId="0C017A60" w14:textId="77777777" w:rsidR="00684006" w:rsidRPr="0009555C" w:rsidDel="0009555C" w:rsidRDefault="00684006" w:rsidP="00684006">
            <w:pPr>
              <w:jc w:val="right"/>
              <w:rPr>
                <w:del w:id="5457" w:author="MUKOLWE" w:date="2024-11-23T02:57:00Z"/>
                <w:b/>
                <w:sz w:val="24"/>
                <w:highlight w:val="yellow"/>
                <w:rPrChange w:id="5458" w:author="MUKOLWE" w:date="2024-11-23T02:57:00Z">
                  <w:rPr>
                    <w:del w:id="5459" w:author="MUKOLWE" w:date="2024-11-23T02:57:00Z"/>
                    <w:b/>
                    <w:sz w:val="24"/>
                  </w:rPr>
                </w:rPrChange>
              </w:rPr>
              <w:pPrChange w:id="5460" w:author="MUKOLWE" w:date="2024-11-23T02:57:00Z">
                <w:pPr>
                  <w:pStyle w:val="TableParagraph"/>
                  <w:spacing w:line="276" w:lineRule="auto"/>
                  <w:jc w:val="both"/>
                </w:pPr>
              </w:pPrChange>
            </w:pPr>
          </w:p>
          <w:p w14:paraId="2FC07264" w14:textId="77777777" w:rsidR="00684006" w:rsidRDefault="00684006" w:rsidP="00684006">
            <w:pPr>
              <w:jc w:val="right"/>
              <w:rPr>
                <w:sz w:val="24"/>
              </w:rPr>
              <w:pPrChange w:id="5461" w:author="MUKOLWE" w:date="2024-11-23T02:57:00Z">
                <w:pPr>
                  <w:pStyle w:val="TableParagraph"/>
                  <w:spacing w:line="276" w:lineRule="auto"/>
                  <w:ind w:left="809"/>
                  <w:jc w:val="both"/>
                </w:pPr>
              </w:pPrChange>
            </w:pPr>
            <w:r w:rsidRPr="0009555C">
              <w:rPr>
                <w:spacing w:val="-2"/>
                <w:sz w:val="24"/>
                <w:highlight w:val="yellow"/>
                <w:rPrChange w:id="5462" w:author="MUKOLWE" w:date="2024-11-23T02:57:00Z">
                  <w:rPr>
                    <w:spacing w:val="-2"/>
                    <w:sz w:val="24"/>
                  </w:rPr>
                </w:rPrChange>
              </w:rPr>
              <w:t>3.3542</w:t>
            </w:r>
            <w:r>
              <w:rPr>
                <w:rStyle w:val="CommentReference"/>
              </w:rPr>
              <w:commentReference w:id="5358"/>
            </w:r>
          </w:p>
        </w:tc>
        <w:tc>
          <w:tcPr>
            <w:tcW w:w="2207" w:type="dxa"/>
            <w:tcPrChange w:id="5463" w:author="MUKOLWE" w:date="2024-11-26T06:27:00Z">
              <w:tcPr>
                <w:tcW w:w="577" w:type="dxa"/>
              </w:tcPr>
            </w:tcPrChange>
          </w:tcPr>
          <w:p w14:paraId="04F1450B" w14:textId="77777777" w:rsidR="00684006" w:rsidRDefault="00684006" w:rsidP="00684006">
            <w:pPr>
              <w:rPr>
                <w:sz w:val="20"/>
              </w:rPr>
              <w:pPrChange w:id="5464" w:author="MUKOLWE" w:date="2024-11-23T02:55:00Z">
                <w:pPr>
                  <w:pStyle w:val="TableParagraph"/>
                  <w:spacing w:line="276" w:lineRule="auto"/>
                  <w:jc w:val="both"/>
                </w:pPr>
              </w:pPrChange>
            </w:pPr>
          </w:p>
        </w:tc>
      </w:tr>
    </w:tbl>
    <w:p w14:paraId="0A959088" w14:textId="77777777" w:rsidR="005468F9" w:rsidRDefault="005468F9">
      <w:pPr>
        <w:pPrChange w:id="5465" w:author="MUKOLWE" w:date="2024-11-23T02:55:00Z">
          <w:pPr>
            <w:spacing w:line="276" w:lineRule="auto"/>
            <w:jc w:val="both"/>
          </w:pPr>
        </w:pPrChange>
      </w:pPr>
    </w:p>
    <w:p w14:paraId="26D6719F" w14:textId="77777777" w:rsidR="003F2AF2" w:rsidRDefault="003F2AF2">
      <w:pPr>
        <w:rPr>
          <w:spacing w:val="-4"/>
        </w:rPr>
        <w:pPrChange w:id="5466" w:author="MUKOLWE" w:date="2024-11-23T02:55:00Z">
          <w:pPr>
            <w:spacing w:line="276" w:lineRule="auto"/>
            <w:jc w:val="both"/>
          </w:pPr>
        </w:pPrChange>
      </w:pPr>
      <w:r>
        <w:t>Sales</w:t>
      </w:r>
      <w:r>
        <w:rPr>
          <w:spacing w:val="-7"/>
        </w:rPr>
        <w:t xml:space="preserve"> </w:t>
      </w:r>
      <w:r>
        <w:t>Margin</w:t>
      </w:r>
      <w:r>
        <w:rPr>
          <w:spacing w:val="-7"/>
        </w:rPr>
        <w:t xml:space="preserve"> </w:t>
      </w:r>
      <w:r>
        <w:t>=</w:t>
      </w:r>
      <w:r>
        <w:rPr>
          <w:spacing w:val="-4"/>
        </w:rPr>
        <w:t xml:space="preserve"> </w:t>
      </w:r>
      <w:r>
        <w:t>Net</w:t>
      </w:r>
      <w:r>
        <w:rPr>
          <w:spacing w:val="2"/>
        </w:rPr>
        <w:t xml:space="preserve"> </w:t>
      </w:r>
      <w:r>
        <w:t>profit</w:t>
      </w:r>
      <w:r>
        <w:rPr>
          <w:spacing w:val="2"/>
        </w:rPr>
        <w:t xml:space="preserve"> </w:t>
      </w:r>
      <w:r>
        <w:rPr>
          <w:spacing w:val="-4"/>
        </w:rPr>
        <w:t>X</w:t>
      </w:r>
      <w:ins w:id="5467" w:author="MUKOLWE" w:date="2024-11-23T02:57:00Z">
        <w:r w:rsidR="0009555C">
          <w:rPr>
            <w:spacing w:val="-4"/>
          </w:rPr>
          <w:t xml:space="preserve"> </w:t>
        </w:r>
      </w:ins>
      <w:r>
        <w:rPr>
          <w:spacing w:val="-4"/>
        </w:rPr>
        <w:t>100</w:t>
      </w:r>
    </w:p>
    <w:p w14:paraId="0BD1ADCB" w14:textId="77777777" w:rsidR="003F2AF2" w:rsidRDefault="003F2AF2">
      <w:pPr>
        <w:rPr>
          <w:spacing w:val="-4"/>
        </w:rPr>
        <w:pPrChange w:id="5468" w:author="MUKOLWE" w:date="2024-11-23T02:55:00Z">
          <w:pPr>
            <w:spacing w:line="276" w:lineRule="auto"/>
            <w:jc w:val="both"/>
          </w:pPr>
        </w:pPrChange>
      </w:pPr>
    </w:p>
    <w:p w14:paraId="0604EDBC" w14:textId="53292381" w:rsidR="00C87D1D" w:rsidRDefault="00C87D1D">
      <w:pPr>
        <w:rPr>
          <w:ins w:id="5469" w:author="MUKOLWE" w:date="2024-11-26T07:10:00Z"/>
          <w:spacing w:val="-4"/>
        </w:rPr>
        <w:pPrChange w:id="5470" w:author="MUKOLWE" w:date="2024-11-23T02:55:00Z">
          <w:pPr>
            <w:spacing w:line="276" w:lineRule="auto"/>
            <w:jc w:val="both"/>
          </w:pPr>
        </w:pPrChange>
      </w:pPr>
    </w:p>
    <w:p w14:paraId="6C43E733" w14:textId="05EB4708" w:rsidR="00613BBA" w:rsidRDefault="00613BBA">
      <w:pPr>
        <w:rPr>
          <w:ins w:id="5471" w:author="MUKOLWE" w:date="2024-11-26T07:10:00Z"/>
          <w:spacing w:val="-4"/>
        </w:rPr>
        <w:pPrChange w:id="5472" w:author="MUKOLWE" w:date="2024-11-23T02:55:00Z">
          <w:pPr>
            <w:spacing w:line="276" w:lineRule="auto"/>
            <w:jc w:val="both"/>
          </w:pPr>
        </w:pPrChange>
      </w:pPr>
    </w:p>
    <w:p w14:paraId="2E10B368" w14:textId="7B69FB39" w:rsidR="00613BBA" w:rsidRDefault="00613BBA">
      <w:pPr>
        <w:rPr>
          <w:ins w:id="5473" w:author="MUKOLWE" w:date="2024-11-26T07:10:00Z"/>
          <w:spacing w:val="-4"/>
        </w:rPr>
        <w:pPrChange w:id="5474" w:author="MUKOLWE" w:date="2024-11-23T02:55:00Z">
          <w:pPr>
            <w:spacing w:line="276" w:lineRule="auto"/>
            <w:jc w:val="both"/>
          </w:pPr>
        </w:pPrChange>
      </w:pPr>
    </w:p>
    <w:p w14:paraId="59D3F108" w14:textId="77777777" w:rsidR="00613BBA" w:rsidRPr="007B5C9A" w:rsidRDefault="00613BBA">
      <w:pPr>
        <w:rPr>
          <w:ins w:id="5475" w:author="MUKOLWE" w:date="2024-11-26T07:17:00Z"/>
          <w:b/>
          <w:color w:val="F96A1B" w:themeColor="accent2"/>
          <w:spacing w:val="-4"/>
          <w:sz w:val="28"/>
          <w:highlight w:val="lightGray"/>
          <w:rPrChange w:id="5476" w:author="MUKOLWE" w:date="2024-11-26T07:20:00Z">
            <w:rPr>
              <w:ins w:id="5477" w:author="MUKOLWE" w:date="2024-11-26T07:17:00Z"/>
              <w:spacing w:val="-4"/>
            </w:rPr>
          </w:rPrChange>
        </w:rPr>
        <w:pPrChange w:id="5478" w:author="MUKOLWE" w:date="2024-11-23T02:55:00Z">
          <w:pPr>
            <w:spacing w:line="276" w:lineRule="auto"/>
            <w:jc w:val="both"/>
          </w:pPr>
        </w:pPrChange>
      </w:pPr>
      <w:ins w:id="5479" w:author="MUKOLWE" w:date="2024-11-26T07:15:00Z">
        <w:r w:rsidRPr="007B5C9A">
          <w:rPr>
            <w:b/>
            <w:color w:val="F96A1B" w:themeColor="accent2"/>
            <w:spacing w:val="-4"/>
            <w:sz w:val="28"/>
            <w:highlight w:val="lightGray"/>
            <w:rPrChange w:id="5480" w:author="MUKOLWE" w:date="2024-11-26T07:20:00Z">
              <w:rPr>
                <w:spacing w:val="-4"/>
              </w:rPr>
            </w:rPrChange>
          </w:rPr>
          <w:t xml:space="preserve">NB: </w:t>
        </w:r>
      </w:ins>
    </w:p>
    <w:p w14:paraId="2BD7A38B" w14:textId="5745B627" w:rsidR="00613BBA" w:rsidRPr="007B5C9A" w:rsidRDefault="00613BBA">
      <w:pPr>
        <w:ind w:left="426" w:hanging="426"/>
        <w:rPr>
          <w:ins w:id="5481" w:author="MUKOLWE" w:date="2024-11-26T07:10:00Z"/>
          <w:b/>
          <w:spacing w:val="-4"/>
          <w:sz w:val="28"/>
          <w:highlight w:val="lightGray"/>
          <w:rPrChange w:id="5482" w:author="MUKOLWE" w:date="2024-11-26T07:20:00Z">
            <w:rPr>
              <w:ins w:id="5483" w:author="MUKOLWE" w:date="2024-11-26T07:10:00Z"/>
              <w:spacing w:val="-4"/>
            </w:rPr>
          </w:rPrChange>
        </w:rPr>
        <w:pPrChange w:id="5484" w:author="MUKOLWE" w:date="2024-11-26T07:17:00Z">
          <w:pPr>
            <w:spacing w:line="276" w:lineRule="auto"/>
            <w:jc w:val="both"/>
          </w:pPr>
        </w:pPrChange>
      </w:pPr>
      <w:ins w:id="5485" w:author="MUKOLWE" w:date="2024-11-26T07:17:00Z">
        <w:r w:rsidRPr="007B5C9A">
          <w:rPr>
            <w:b/>
            <w:spacing w:val="-4"/>
            <w:sz w:val="28"/>
            <w:highlight w:val="lightGray"/>
            <w:rPrChange w:id="5486" w:author="MUKOLWE" w:date="2024-11-26T07:20:00Z">
              <w:rPr>
                <w:spacing w:val="-4"/>
              </w:rPr>
            </w:rPrChange>
          </w:rPr>
          <w:t>1</w:t>
        </w:r>
        <w:r w:rsidRPr="007B5C9A">
          <w:rPr>
            <w:b/>
            <w:spacing w:val="-4"/>
            <w:sz w:val="28"/>
            <w:highlight w:val="lightGray"/>
            <w:rPrChange w:id="5487" w:author="MUKOLWE" w:date="2024-11-26T07:20:00Z">
              <w:rPr>
                <w:spacing w:val="-4"/>
              </w:rPr>
            </w:rPrChange>
          </w:rPr>
          <w:tab/>
        </w:r>
      </w:ins>
      <w:ins w:id="5488" w:author="MUKOLWE" w:date="2024-11-26T07:15:00Z">
        <w:r w:rsidRPr="007B5C9A">
          <w:rPr>
            <w:b/>
            <w:spacing w:val="-4"/>
            <w:sz w:val="28"/>
            <w:highlight w:val="lightGray"/>
            <w:rPrChange w:id="5489" w:author="MUKOLWE" w:date="2024-11-26T07:20:00Z">
              <w:rPr>
                <w:spacing w:val="-4"/>
              </w:rPr>
            </w:rPrChange>
          </w:rPr>
          <w:t>CHAPTER FOUR IS STILL WEAK. PLEASE PAY ATTENTION TO THE COMMENTS</w:t>
        </w:r>
      </w:ins>
      <w:ins w:id="5490" w:author="MUKOLWE" w:date="2024-11-26T07:16:00Z">
        <w:r w:rsidRPr="007B5C9A">
          <w:rPr>
            <w:b/>
            <w:spacing w:val="-4"/>
            <w:sz w:val="28"/>
            <w:highlight w:val="lightGray"/>
            <w:rPrChange w:id="5491" w:author="MUKOLWE" w:date="2024-11-26T07:20:00Z">
              <w:rPr>
                <w:spacing w:val="-4"/>
              </w:rPr>
            </w:rPrChange>
          </w:rPr>
          <w:t xml:space="preserve">, </w:t>
        </w:r>
      </w:ins>
      <w:ins w:id="5492" w:author="MUKOLWE" w:date="2024-11-26T07:19:00Z">
        <w:r w:rsidR="007B5C9A" w:rsidRPr="007B5C9A">
          <w:rPr>
            <w:b/>
            <w:spacing w:val="-4"/>
            <w:sz w:val="28"/>
            <w:highlight w:val="lightGray"/>
            <w:rPrChange w:id="5493" w:author="MUKOLWE" w:date="2024-11-26T07:20:00Z">
              <w:rPr>
                <w:spacing w:val="-4"/>
                <w:sz w:val="28"/>
                <w:highlight w:val="lightGray"/>
              </w:rPr>
            </w:rPrChange>
          </w:rPr>
          <w:t xml:space="preserve">AND </w:t>
        </w:r>
      </w:ins>
      <w:ins w:id="5494" w:author="MUKOLWE" w:date="2024-11-26T07:16:00Z">
        <w:r w:rsidRPr="007B5C9A">
          <w:rPr>
            <w:b/>
            <w:spacing w:val="-4"/>
            <w:sz w:val="28"/>
            <w:highlight w:val="lightGray"/>
            <w:rPrChange w:id="5495" w:author="MUKOLWE" w:date="2024-11-26T07:20:00Z">
              <w:rPr>
                <w:spacing w:val="-4"/>
              </w:rPr>
            </w:rPrChange>
          </w:rPr>
          <w:t xml:space="preserve">SECTIONS IN </w:t>
        </w:r>
        <w:r w:rsidRPr="007B5C9A">
          <w:rPr>
            <w:b/>
            <w:color w:val="F96A1B" w:themeColor="accent2"/>
            <w:spacing w:val="-4"/>
            <w:sz w:val="28"/>
            <w:highlight w:val="lightGray"/>
            <w:rPrChange w:id="5496" w:author="MUKOLWE" w:date="2024-11-26T07:20:00Z">
              <w:rPr>
                <w:spacing w:val="-4"/>
              </w:rPr>
            </w:rPrChange>
          </w:rPr>
          <w:t>RED</w:t>
        </w:r>
        <w:r w:rsidRPr="007B5C9A">
          <w:rPr>
            <w:b/>
            <w:spacing w:val="-4"/>
            <w:sz w:val="28"/>
            <w:highlight w:val="lightGray"/>
            <w:rPrChange w:id="5497" w:author="MUKOLWE" w:date="2024-11-26T07:20:00Z">
              <w:rPr>
                <w:spacing w:val="-4"/>
              </w:rPr>
            </w:rPrChange>
          </w:rPr>
          <w:t xml:space="preserve"> AND </w:t>
        </w:r>
        <w:r w:rsidRPr="007B5C9A">
          <w:rPr>
            <w:b/>
            <w:color w:val="FFFF00"/>
            <w:spacing w:val="-4"/>
            <w:sz w:val="28"/>
            <w:highlight w:val="lightGray"/>
            <w:rPrChange w:id="5498" w:author="MUKOLWE" w:date="2024-11-26T07:20:00Z">
              <w:rPr>
                <w:spacing w:val="-4"/>
              </w:rPr>
            </w:rPrChange>
          </w:rPr>
          <w:t>YELLOW</w:t>
        </w:r>
        <w:r w:rsidRPr="007B5C9A">
          <w:rPr>
            <w:b/>
            <w:spacing w:val="-4"/>
            <w:sz w:val="28"/>
            <w:highlight w:val="lightGray"/>
            <w:rPrChange w:id="5499" w:author="MUKOLWE" w:date="2024-11-26T07:20:00Z">
              <w:rPr>
                <w:spacing w:val="-4"/>
              </w:rPr>
            </w:rPrChange>
          </w:rPr>
          <w:t xml:space="preserve">. </w:t>
        </w:r>
      </w:ins>
    </w:p>
    <w:p w14:paraId="50AD6A34" w14:textId="2FFC4A93" w:rsidR="00613BBA" w:rsidRPr="007B5C9A" w:rsidRDefault="00613BBA">
      <w:pPr>
        <w:rPr>
          <w:ins w:id="5500" w:author="MUKOLWE" w:date="2024-11-26T07:10:00Z"/>
          <w:b/>
          <w:spacing w:val="-4"/>
          <w:sz w:val="28"/>
          <w:highlight w:val="lightGray"/>
          <w:rPrChange w:id="5501" w:author="MUKOLWE" w:date="2024-11-26T07:20:00Z">
            <w:rPr>
              <w:ins w:id="5502" w:author="MUKOLWE" w:date="2024-11-26T07:10:00Z"/>
              <w:spacing w:val="-4"/>
            </w:rPr>
          </w:rPrChange>
        </w:rPr>
        <w:pPrChange w:id="5503" w:author="MUKOLWE" w:date="2024-11-23T02:55:00Z">
          <w:pPr>
            <w:spacing w:line="276" w:lineRule="auto"/>
            <w:jc w:val="both"/>
          </w:pPr>
        </w:pPrChange>
      </w:pPr>
    </w:p>
    <w:p w14:paraId="7CC5C57C" w14:textId="6B7678A6" w:rsidR="00613BBA" w:rsidRPr="007B5C9A" w:rsidRDefault="00613BBA">
      <w:pPr>
        <w:pStyle w:val="ListParagraph"/>
        <w:numPr>
          <w:ilvl w:val="0"/>
          <w:numId w:val="36"/>
        </w:numPr>
        <w:rPr>
          <w:ins w:id="5504" w:author="MUKOLWE" w:date="2024-11-26T07:10:00Z"/>
          <w:b/>
          <w:spacing w:val="-4"/>
          <w:sz w:val="28"/>
          <w:highlight w:val="lightGray"/>
          <w:rPrChange w:id="5505" w:author="MUKOLWE" w:date="2024-11-26T07:20:00Z">
            <w:rPr>
              <w:ins w:id="5506" w:author="MUKOLWE" w:date="2024-11-26T07:10:00Z"/>
            </w:rPr>
          </w:rPrChange>
        </w:rPr>
        <w:pPrChange w:id="5507" w:author="MUKOLWE" w:date="2024-11-26T07:18:00Z">
          <w:pPr>
            <w:spacing w:line="276" w:lineRule="auto"/>
            <w:jc w:val="both"/>
          </w:pPr>
        </w:pPrChange>
      </w:pPr>
      <w:ins w:id="5508" w:author="MUKOLWE" w:date="2024-11-26T07:17:00Z">
        <w:r w:rsidRPr="007B5C9A">
          <w:rPr>
            <w:b/>
            <w:spacing w:val="-4"/>
            <w:sz w:val="28"/>
            <w:highlight w:val="lightGray"/>
            <w:rPrChange w:id="5509" w:author="MUKOLWE" w:date="2024-11-26T07:20:00Z">
              <w:rPr/>
            </w:rPrChange>
          </w:rPr>
          <w:t>I HAVE ALSO IMPROVED ON SOME AREAS WHICH ARE IN TRACK MODE.</w:t>
        </w:r>
      </w:ins>
    </w:p>
    <w:p w14:paraId="0EDC7A59" w14:textId="3FF30369" w:rsidR="00613BBA" w:rsidRPr="007B5C9A" w:rsidRDefault="00613BBA">
      <w:pPr>
        <w:rPr>
          <w:ins w:id="5510" w:author="MUKOLWE" w:date="2024-11-26T07:19:00Z"/>
          <w:b/>
          <w:spacing w:val="-4"/>
          <w:rPrChange w:id="5511" w:author="MUKOLWE" w:date="2024-11-26T07:20:00Z">
            <w:rPr>
              <w:ins w:id="5512" w:author="MUKOLWE" w:date="2024-11-26T07:19:00Z"/>
              <w:spacing w:val="-4"/>
            </w:rPr>
          </w:rPrChange>
        </w:rPr>
        <w:pPrChange w:id="5513" w:author="MUKOLWE" w:date="2024-11-23T02:55:00Z">
          <w:pPr>
            <w:spacing w:line="276" w:lineRule="auto"/>
            <w:jc w:val="both"/>
          </w:pPr>
        </w:pPrChange>
      </w:pPr>
    </w:p>
    <w:p w14:paraId="68D6AD5B" w14:textId="44C42B27" w:rsidR="007B5C9A" w:rsidRPr="007B5C9A" w:rsidRDefault="007B5C9A">
      <w:pPr>
        <w:pStyle w:val="ListParagraph"/>
        <w:numPr>
          <w:ilvl w:val="0"/>
          <w:numId w:val="36"/>
        </w:numPr>
        <w:rPr>
          <w:ins w:id="5514" w:author="MUKOLWE" w:date="2024-11-26T07:10:00Z"/>
          <w:b/>
          <w:spacing w:val="-4"/>
          <w:sz w:val="28"/>
          <w:rPrChange w:id="5515" w:author="MUKOLWE" w:date="2024-11-26T07:20:00Z">
            <w:rPr>
              <w:ins w:id="5516" w:author="MUKOLWE" w:date="2024-11-26T07:10:00Z"/>
            </w:rPr>
          </w:rPrChange>
        </w:rPr>
        <w:pPrChange w:id="5517" w:author="MUKOLWE" w:date="2024-11-26T07:19:00Z">
          <w:pPr>
            <w:spacing w:line="276" w:lineRule="auto"/>
            <w:jc w:val="both"/>
          </w:pPr>
        </w:pPrChange>
      </w:pPr>
      <w:ins w:id="5518" w:author="MUKOLWE" w:date="2024-11-26T07:19:00Z">
        <w:r>
          <w:rPr>
            <w:b/>
            <w:spacing w:val="-4"/>
            <w:sz w:val="28"/>
          </w:rPr>
          <w:t>IT IS GETTING BETTER.</w:t>
        </w:r>
      </w:ins>
    </w:p>
    <w:p w14:paraId="522B5910" w14:textId="77777777" w:rsidR="00613BBA" w:rsidRPr="007B5C9A" w:rsidRDefault="00613BBA">
      <w:pPr>
        <w:rPr>
          <w:spacing w:val="-4"/>
          <w:sz w:val="28"/>
          <w:rPrChange w:id="5519" w:author="MUKOLWE" w:date="2024-11-26T07:20:00Z">
            <w:rPr>
              <w:spacing w:val="-4"/>
            </w:rPr>
          </w:rPrChange>
        </w:rPr>
        <w:pPrChange w:id="5520" w:author="MUKOLWE" w:date="2024-11-23T02:55:00Z">
          <w:pPr>
            <w:spacing w:line="276" w:lineRule="auto"/>
            <w:jc w:val="both"/>
          </w:pPr>
        </w:pPrChange>
      </w:pPr>
    </w:p>
    <w:p w14:paraId="0621067D" w14:textId="77777777" w:rsidR="000A7F93" w:rsidRDefault="000A7F93">
      <w:pPr>
        <w:rPr>
          <w:spacing w:val="-4"/>
        </w:rPr>
        <w:pPrChange w:id="5521" w:author="MUKOLWE" w:date="2024-11-23T02:55:00Z">
          <w:pPr>
            <w:widowControl/>
            <w:autoSpaceDE/>
            <w:autoSpaceDN/>
            <w:spacing w:after="160" w:line="259" w:lineRule="auto"/>
          </w:pPr>
        </w:pPrChange>
      </w:pPr>
      <w:r>
        <w:rPr>
          <w:spacing w:val="-4"/>
        </w:rPr>
        <w:br w:type="page"/>
      </w:r>
    </w:p>
    <w:p w14:paraId="3C029DEF" w14:textId="77777777" w:rsidR="00C87D1D" w:rsidRDefault="00C87D1D" w:rsidP="0062071D">
      <w:pPr>
        <w:spacing w:line="276" w:lineRule="auto"/>
        <w:jc w:val="both"/>
        <w:rPr>
          <w:spacing w:val="-4"/>
        </w:rPr>
      </w:pPr>
    </w:p>
    <w:p w14:paraId="4B71C053" w14:textId="77777777" w:rsidR="00C87D1D" w:rsidRDefault="00C87D1D" w:rsidP="00110CA6">
      <w:pPr>
        <w:spacing w:line="259" w:lineRule="auto"/>
      </w:pPr>
    </w:p>
    <w:p w14:paraId="65EC1C92" w14:textId="4981831F" w:rsidR="00B959C5" w:rsidRDefault="00C87D1D" w:rsidP="00110CA6">
      <w:pPr>
        <w:pStyle w:val="Heading2"/>
        <w:spacing w:line="259" w:lineRule="auto"/>
        <w:jc w:val="center"/>
        <w:rPr>
          <w:sz w:val="28"/>
          <w:szCs w:val="28"/>
        </w:rPr>
      </w:pPr>
      <w:bookmarkStart w:id="5522" w:name="_Toc178837855"/>
      <w:r w:rsidRPr="00110CA6">
        <w:rPr>
          <w:sz w:val="28"/>
          <w:szCs w:val="28"/>
        </w:rPr>
        <w:t>5.0</w:t>
      </w:r>
      <w:r w:rsidR="003F2AF2" w:rsidRPr="00110CA6">
        <w:rPr>
          <w:spacing w:val="4"/>
          <w:sz w:val="28"/>
          <w:szCs w:val="28"/>
        </w:rPr>
        <w:t xml:space="preserve"> </w:t>
      </w:r>
      <w:r w:rsidR="008574C7">
        <w:rPr>
          <w:spacing w:val="4"/>
          <w:sz w:val="28"/>
          <w:szCs w:val="28"/>
        </w:rPr>
        <w:tab/>
      </w:r>
      <w:r w:rsidR="00CF2582" w:rsidRPr="00110CA6">
        <w:rPr>
          <w:spacing w:val="4"/>
          <w:sz w:val="28"/>
          <w:szCs w:val="28"/>
        </w:rPr>
        <w:t xml:space="preserve">CHAPTER FIVE: </w:t>
      </w:r>
      <w:r w:rsidR="00B959C5" w:rsidRPr="00110CA6">
        <w:rPr>
          <w:sz w:val="28"/>
          <w:szCs w:val="28"/>
        </w:rPr>
        <w:t>CONCLUSION</w:t>
      </w:r>
      <w:bookmarkEnd w:id="5522"/>
    </w:p>
    <w:p w14:paraId="79B13361" w14:textId="77777777" w:rsidR="008574C7" w:rsidRPr="00110CA6" w:rsidRDefault="008574C7" w:rsidP="00110CA6">
      <w:pPr>
        <w:pStyle w:val="Heading2"/>
        <w:spacing w:line="259" w:lineRule="auto"/>
        <w:jc w:val="center"/>
        <w:rPr>
          <w:sz w:val="28"/>
          <w:szCs w:val="28"/>
        </w:rPr>
      </w:pPr>
    </w:p>
    <w:p w14:paraId="2E1106E0" w14:textId="3227E571" w:rsidR="00B959C5" w:rsidRDefault="00B959C5" w:rsidP="00110CA6">
      <w:pPr>
        <w:pStyle w:val="NormalWeb"/>
        <w:spacing w:before="0" w:beforeAutospacing="0" w:after="0" w:afterAutospacing="0" w:line="259" w:lineRule="auto"/>
        <w:jc w:val="both"/>
      </w:pPr>
      <w:r>
        <w:t>Rura</w:t>
      </w:r>
      <w:r w:rsidRPr="00110CA6">
        <w:t>l</w:t>
      </w:r>
      <w:r w:rsidR="00985706">
        <w:t>n</w:t>
      </w:r>
      <w:r>
        <w:t xml:space="preserve">et ICT Academy is poised to meet the growing demand for computational knowledge within the technological sector. With a clear value proposition, a well-defined market strategy, and a skilled management team, </w:t>
      </w:r>
      <w:r w:rsidR="00741A20">
        <w:t>it is</w:t>
      </w:r>
      <w:r>
        <w:t xml:space="preserve"> confident in </w:t>
      </w:r>
      <w:r w:rsidR="00741A20">
        <w:t>its</w:t>
      </w:r>
      <w:r>
        <w:t xml:space="preserve"> ability to achieve sustainable growth and profitability. </w:t>
      </w:r>
      <w:r w:rsidR="00741A20">
        <w:t>RICT Academy’s</w:t>
      </w:r>
      <w:r>
        <w:t xml:space="preserve"> thorough market research and strong operational plan provide the foundation for a successful launch, while </w:t>
      </w:r>
      <w:r w:rsidR="00741A20">
        <w:t>its</w:t>
      </w:r>
      <w:r>
        <w:t xml:space="preserve"> commitment to innovation and customer satisfaction ensures long-term success.</w:t>
      </w:r>
    </w:p>
    <w:p w14:paraId="5E418030" w14:textId="77777777" w:rsidR="00741A20" w:rsidRDefault="00741A20" w:rsidP="00110CA6">
      <w:pPr>
        <w:pStyle w:val="NormalWeb"/>
        <w:spacing w:before="0" w:beforeAutospacing="0" w:after="0" w:afterAutospacing="0" w:line="259" w:lineRule="auto"/>
        <w:jc w:val="both"/>
      </w:pPr>
    </w:p>
    <w:p w14:paraId="11DF8FDA" w14:textId="7BEF2983" w:rsidR="00741A20" w:rsidRDefault="00741A20" w:rsidP="00110CA6">
      <w:pPr>
        <w:pStyle w:val="NormalWeb"/>
        <w:spacing w:before="0" w:beforeAutospacing="0" w:after="0" w:afterAutospacing="0" w:line="259" w:lineRule="auto"/>
        <w:jc w:val="both"/>
      </w:pPr>
      <w:r>
        <w:t>RICT Academy is</w:t>
      </w:r>
      <w:r w:rsidR="00874A8B">
        <w:t xml:space="preserve"> viable and therefore</w:t>
      </w:r>
      <w:r>
        <w:t>,</w:t>
      </w:r>
      <w:r w:rsidR="00874A8B">
        <w:t xml:space="preserve"> can</w:t>
      </w:r>
      <w:r w:rsidR="00B959C5">
        <w:t xml:space="preserve"> drive </w:t>
      </w:r>
      <w:r>
        <w:t>its</w:t>
      </w:r>
      <w:r w:rsidR="00B959C5">
        <w:t xml:space="preserve"> next phase of growth, which will allow </w:t>
      </w:r>
      <w:r>
        <w:t>it</w:t>
      </w:r>
      <w:r w:rsidR="00B959C5">
        <w:t xml:space="preserve"> to expand </w:t>
      </w:r>
      <w:r>
        <w:t>its</w:t>
      </w:r>
      <w:r w:rsidR="00B959C5">
        <w:t xml:space="preserve"> market presence, enhance product development, and optimize operational efficiency. </w:t>
      </w:r>
    </w:p>
    <w:p w14:paraId="489E4C93" w14:textId="77777777" w:rsidR="00741A20" w:rsidRDefault="00741A20" w:rsidP="00110CA6">
      <w:pPr>
        <w:pStyle w:val="NormalWeb"/>
        <w:spacing w:before="0" w:beforeAutospacing="0" w:after="0" w:afterAutospacing="0" w:line="259" w:lineRule="auto"/>
        <w:jc w:val="both"/>
      </w:pPr>
    </w:p>
    <w:p w14:paraId="7BEC8DF2" w14:textId="4479712F" w:rsidR="00B959C5" w:rsidRDefault="00B959C5" w:rsidP="00110CA6">
      <w:pPr>
        <w:pStyle w:val="NormalWeb"/>
        <w:spacing w:before="0" w:beforeAutospacing="0" w:after="0" w:afterAutospacing="0" w:line="259" w:lineRule="auto"/>
        <w:jc w:val="both"/>
      </w:pPr>
      <w:r>
        <w:t>With this in</w:t>
      </w:r>
      <w:r w:rsidR="00030F50">
        <w:t xml:space="preserve">vestment, </w:t>
      </w:r>
      <w:r w:rsidR="00741A20">
        <w:t xml:space="preserve">RICT Academy </w:t>
      </w:r>
      <w:r w:rsidR="00030F50">
        <w:t>expect</w:t>
      </w:r>
      <w:r w:rsidR="00741A20">
        <w:t>s</w:t>
      </w:r>
      <w:r w:rsidR="00030F50">
        <w:t xml:space="preserve"> to achieve key milestones as outlined in the previo</w:t>
      </w:r>
      <w:r w:rsidR="00634562">
        <w:t xml:space="preserve">us </w:t>
      </w:r>
      <w:r w:rsidR="00741A20">
        <w:t>C</w:t>
      </w:r>
      <w:r w:rsidR="00634562">
        <w:t xml:space="preserve">hapters </w:t>
      </w:r>
      <w:r w:rsidR="00030F50">
        <w:t>over the new two years of financial growth.</w:t>
      </w:r>
    </w:p>
    <w:p w14:paraId="3D0E885B" w14:textId="77777777" w:rsidR="00741A20" w:rsidRDefault="00741A20" w:rsidP="00110CA6">
      <w:pPr>
        <w:pStyle w:val="NormalWeb"/>
        <w:spacing w:before="0" w:beforeAutospacing="0" w:after="0" w:afterAutospacing="0" w:line="259" w:lineRule="auto"/>
        <w:jc w:val="both"/>
      </w:pPr>
    </w:p>
    <w:p w14:paraId="7191E63E" w14:textId="5DDFE507" w:rsidR="00030F50" w:rsidRDefault="00030F50" w:rsidP="00110CA6">
      <w:pPr>
        <w:pStyle w:val="NormalWeb"/>
        <w:spacing w:before="0" w:beforeAutospacing="0" w:after="0" w:afterAutospacing="0" w:line="259" w:lineRule="auto"/>
        <w:jc w:val="both"/>
      </w:pPr>
      <w:r>
        <w:t>Th</w:t>
      </w:r>
      <w:r w:rsidR="00741A20">
        <w:t xml:space="preserve">e viability </w:t>
      </w:r>
      <w:r>
        <w:t xml:space="preserve">characteristic, will greatly </w:t>
      </w:r>
      <w:r w:rsidR="00634562">
        <w:t xml:space="preserve">help </w:t>
      </w:r>
      <w:r w:rsidR="00741A20">
        <w:t>RICT to</w:t>
      </w:r>
      <w:r w:rsidR="00634562">
        <w:t xml:space="preserve"> reach and achieve </w:t>
      </w:r>
      <w:r w:rsidR="00741A20">
        <w:t>its</w:t>
      </w:r>
      <w:r w:rsidR="00634562">
        <w:t xml:space="preserve"> dreams and objectives as well as mission and vision. </w:t>
      </w:r>
    </w:p>
    <w:p w14:paraId="053ADAE7" w14:textId="77777777" w:rsidR="00B959C5" w:rsidRDefault="00B959C5" w:rsidP="00110CA6">
      <w:pPr>
        <w:pStyle w:val="NormalWeb"/>
        <w:jc w:val="both"/>
      </w:pPr>
    </w:p>
    <w:p w14:paraId="35CA07BE" w14:textId="77777777" w:rsidR="00B959C5" w:rsidRDefault="00B959C5">
      <w:pPr>
        <w:widowControl/>
        <w:autoSpaceDE/>
        <w:autoSpaceDN/>
        <w:spacing w:after="160" w:line="259" w:lineRule="auto"/>
        <w:rPr>
          <w:b/>
          <w:spacing w:val="4"/>
          <w:sz w:val="28"/>
        </w:rPr>
      </w:pPr>
      <w:r>
        <w:rPr>
          <w:b/>
          <w:spacing w:val="4"/>
          <w:sz w:val="28"/>
        </w:rPr>
        <w:br w:type="page"/>
      </w:r>
    </w:p>
    <w:p w14:paraId="2297DD1E" w14:textId="77777777" w:rsidR="003F2AF2" w:rsidRPr="00C87D1D" w:rsidRDefault="003F2AF2">
      <w:pPr>
        <w:jc w:val="center"/>
        <w:rPr>
          <w:b/>
          <w:sz w:val="28"/>
        </w:rPr>
        <w:pPrChange w:id="5523" w:author="MUKOLWE" w:date="2024-11-26T06:46:00Z">
          <w:pPr/>
        </w:pPrChange>
      </w:pPr>
      <w:r w:rsidRPr="00C87D1D">
        <w:rPr>
          <w:b/>
          <w:spacing w:val="-2"/>
          <w:sz w:val="28"/>
        </w:rPr>
        <w:t>APPENDI</w:t>
      </w:r>
      <w:ins w:id="5524" w:author="MUKOLWE" w:date="2024-11-23T03:09:00Z">
        <w:r w:rsidR="00F846BE">
          <w:rPr>
            <w:b/>
            <w:spacing w:val="-2"/>
            <w:sz w:val="28"/>
          </w:rPr>
          <w:t>CES</w:t>
        </w:r>
      </w:ins>
      <w:del w:id="5525" w:author="MUKOLWE" w:date="2024-11-23T03:09:00Z">
        <w:r w:rsidRPr="00C87D1D" w:rsidDel="00F846BE">
          <w:rPr>
            <w:b/>
            <w:spacing w:val="-2"/>
            <w:sz w:val="28"/>
          </w:rPr>
          <w:delText>X</w:delText>
        </w:r>
      </w:del>
    </w:p>
    <w:p w14:paraId="370A7A40" w14:textId="77777777" w:rsidR="000A7F93" w:rsidRDefault="000A7F93" w:rsidP="0062071D">
      <w:pPr>
        <w:pStyle w:val="BodyText"/>
        <w:spacing w:line="276" w:lineRule="auto"/>
        <w:jc w:val="both"/>
        <w:rPr>
          <w:b/>
        </w:rPr>
      </w:pPr>
    </w:p>
    <w:p w14:paraId="2800C57D" w14:textId="50AFFDB1" w:rsidR="000A7F93" w:rsidRDefault="00F846BE" w:rsidP="0062071D">
      <w:pPr>
        <w:pStyle w:val="BodyText"/>
        <w:spacing w:line="276" w:lineRule="auto"/>
        <w:jc w:val="both"/>
        <w:rPr>
          <w:b/>
        </w:rPr>
      </w:pPr>
      <w:ins w:id="5526" w:author="MUKOLWE" w:date="2024-11-23T03:09:00Z">
        <w:r>
          <w:rPr>
            <w:b/>
          </w:rPr>
          <w:t xml:space="preserve">Appendix </w:t>
        </w:r>
      </w:ins>
      <w:ins w:id="5527" w:author="MUKOLWE" w:date="2024-11-26T06:45:00Z">
        <w:r w:rsidR="00ED62F0">
          <w:rPr>
            <w:b/>
          </w:rPr>
          <w:t>1: Certificates</w:t>
        </w:r>
      </w:ins>
    </w:p>
    <w:p w14:paraId="40A516E4" w14:textId="48A90E76" w:rsidR="003F2AF2" w:rsidDel="00ED62F0" w:rsidRDefault="003F2AF2" w:rsidP="000A7F93">
      <w:pPr>
        <w:pStyle w:val="Heading2"/>
        <w:tabs>
          <w:tab w:val="left" w:pos="769"/>
        </w:tabs>
        <w:spacing w:line="276" w:lineRule="auto"/>
        <w:ind w:left="769" w:firstLine="0"/>
        <w:jc w:val="both"/>
        <w:rPr>
          <w:del w:id="5528" w:author="MUKOLWE" w:date="2024-11-26T06:45:00Z"/>
        </w:rPr>
      </w:pPr>
      <w:bookmarkStart w:id="5529" w:name="_Toc178837856"/>
      <w:del w:id="5530" w:author="MUKOLWE" w:date="2024-11-26T06:45:00Z">
        <w:r w:rsidDel="00ED62F0">
          <w:rPr>
            <w:spacing w:val="-2"/>
          </w:rPr>
          <w:delText>Certificates</w:delText>
        </w:r>
        <w:bookmarkEnd w:id="5529"/>
      </w:del>
    </w:p>
    <w:p w14:paraId="186BF170" w14:textId="77777777" w:rsidR="003F2AF2" w:rsidRDefault="003F2AF2" w:rsidP="0062071D">
      <w:pPr>
        <w:pStyle w:val="BodyText"/>
        <w:spacing w:line="276" w:lineRule="auto"/>
        <w:jc w:val="both"/>
        <w:rPr>
          <w:b/>
          <w:sz w:val="20"/>
        </w:rPr>
      </w:pPr>
    </w:p>
    <w:p w14:paraId="001A098B" w14:textId="77777777" w:rsidR="003F2AF2" w:rsidRDefault="003F2AF2" w:rsidP="0062071D">
      <w:pPr>
        <w:pStyle w:val="BodyText"/>
        <w:spacing w:line="276" w:lineRule="auto"/>
        <w:jc w:val="both"/>
        <w:rPr>
          <w:b/>
          <w:sz w:val="20"/>
        </w:rPr>
      </w:pPr>
      <w:r>
        <w:rPr>
          <w:noProof/>
        </w:rPr>
        <mc:AlternateContent>
          <mc:Choice Requires="wpg">
            <w:drawing>
              <wp:anchor distT="0" distB="0" distL="0" distR="0" simplePos="0" relativeHeight="251672576" behindDoc="1" locked="0" layoutInCell="1" allowOverlap="1" wp14:anchorId="57528E37" wp14:editId="1526BC5C">
                <wp:simplePos x="0" y="0"/>
                <wp:positionH relativeFrom="page">
                  <wp:posOffset>1449705</wp:posOffset>
                </wp:positionH>
                <wp:positionV relativeFrom="paragraph">
                  <wp:posOffset>272415</wp:posOffset>
                </wp:positionV>
                <wp:extent cx="2334895" cy="3290570"/>
                <wp:effectExtent l="0" t="0" r="8255" b="508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4895" cy="3290570"/>
                          <a:chOff x="0" y="0"/>
                          <a:chExt cx="2334895" cy="3291204"/>
                        </a:xfrm>
                      </wpg:grpSpPr>
                      <wps:wsp>
                        <wps:cNvPr id="119" name="Graphic 118"/>
                        <wps:cNvSpPr/>
                        <wps:spPr>
                          <a:xfrm>
                            <a:off x="6350" y="6350"/>
                            <a:ext cx="2322195" cy="3278504"/>
                          </a:xfrm>
                          <a:custGeom>
                            <a:avLst/>
                            <a:gdLst/>
                            <a:ahLst/>
                            <a:cxnLst/>
                            <a:rect l="l" t="t" r="r" b="b"/>
                            <a:pathLst>
                              <a:path w="2322195" h="3278504">
                                <a:moveTo>
                                  <a:pt x="0" y="3278504"/>
                                </a:moveTo>
                                <a:lnTo>
                                  <a:pt x="2322195" y="3278504"/>
                                </a:lnTo>
                                <a:lnTo>
                                  <a:pt x="2322195" y="0"/>
                                </a:lnTo>
                                <a:lnTo>
                                  <a:pt x="0" y="0"/>
                                </a:lnTo>
                                <a:lnTo>
                                  <a:pt x="0" y="3278504"/>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0" name="Image 119"/>
                          <pic:cNvPicPr/>
                        </pic:nvPicPr>
                        <pic:blipFill>
                          <a:blip r:embed="rId29" cstate="print"/>
                          <a:stretch>
                            <a:fillRect/>
                          </a:stretch>
                        </pic:blipFill>
                        <pic:spPr>
                          <a:xfrm>
                            <a:off x="103123" y="145161"/>
                            <a:ext cx="2118353" cy="2994653"/>
                          </a:xfrm>
                          <a:prstGeom prst="rect">
                            <a:avLst/>
                          </a:prstGeom>
                        </pic:spPr>
                      </pic:pic>
                    </wpg:wgp>
                  </a:graphicData>
                </a:graphic>
              </wp:anchor>
            </w:drawing>
          </mc:Choice>
          <mc:Fallback xmlns:cx="http://schemas.microsoft.com/office/drawing/2014/chartex" xmlns:w16se="http://schemas.microsoft.com/office/word/2015/wordml/symex">
            <w:pict>
              <v:group w14:anchorId="264E9C92" id="Group 117" o:spid="_x0000_s1026" style="position:absolute;margin-left:114.15pt;margin-top:21.45pt;width:183.85pt;height:259.1pt;z-index:-251643904;mso-wrap-distance-left:0;mso-wrap-distance-right:0;mso-position-horizontal-relative:page" coordsize="23348,32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">
                <v:shape id="Graphic 118" o:spid="_x0000_s1027" style="position:absolute;left:63;top:63;width:23222;height:32785;visibility:visible;mso-wrap-style:square;v-text-anchor:top" coordsize="2322195,327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" path="m,3278504r2322195,l2322195,,,,,3278504xe" filled="f" strokeweight="1pt">
                  <v:path arrowok="t"/>
                </v:shape>
                <v:shape id="Image 119" o:spid="_x0000_s1028" type="#_x0000_t75" style="position:absolute;left:1031;top:1451;width:21183;height:29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">
                  <v:imagedata r:id="rId30" o:title=""/>
                </v:shape>
                <w10:wrap type="topAndBottom" anchorx="page"/>
              </v:group>
            </w:pict>
          </mc:Fallback>
        </mc:AlternateContent>
      </w:r>
      <w:r>
        <w:rPr>
          <w:noProof/>
        </w:rPr>
        <mc:AlternateContent>
          <mc:Choice Requires="wpg">
            <w:drawing>
              <wp:anchor distT="0" distB="0" distL="0" distR="0" simplePos="0" relativeHeight="251673600" behindDoc="1" locked="0" layoutInCell="1" allowOverlap="1" wp14:anchorId="0A14C9E0" wp14:editId="5A914F8B">
                <wp:simplePos x="0" y="0"/>
                <wp:positionH relativeFrom="page">
                  <wp:posOffset>4559300</wp:posOffset>
                </wp:positionH>
                <wp:positionV relativeFrom="paragraph">
                  <wp:posOffset>272599</wp:posOffset>
                </wp:positionV>
                <wp:extent cx="2343150" cy="330327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150" cy="3303270"/>
                          <a:chOff x="0" y="0"/>
                          <a:chExt cx="2343150" cy="3303270"/>
                        </a:xfrm>
                      </wpg:grpSpPr>
                      <wps:wsp>
                        <wps:cNvPr id="41" name="Graphic 121"/>
                        <wps:cNvSpPr/>
                        <wps:spPr>
                          <a:xfrm>
                            <a:off x="6350" y="6350"/>
                            <a:ext cx="2330450" cy="3290570"/>
                          </a:xfrm>
                          <a:custGeom>
                            <a:avLst/>
                            <a:gdLst/>
                            <a:ahLst/>
                            <a:cxnLst/>
                            <a:rect l="l" t="t" r="r" b="b"/>
                            <a:pathLst>
                              <a:path w="2330450" h="3290570">
                                <a:moveTo>
                                  <a:pt x="0" y="3290569"/>
                                </a:moveTo>
                                <a:lnTo>
                                  <a:pt x="2330450" y="3290569"/>
                                </a:lnTo>
                                <a:lnTo>
                                  <a:pt x="2330450" y="0"/>
                                </a:lnTo>
                                <a:lnTo>
                                  <a:pt x="0" y="0"/>
                                </a:lnTo>
                                <a:lnTo>
                                  <a:pt x="0" y="3290569"/>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2" name="Image 122"/>
                          <pic:cNvPicPr/>
                        </pic:nvPicPr>
                        <pic:blipFill>
                          <a:blip r:embed="rId31" cstate="print"/>
                          <a:stretch>
                            <a:fillRect/>
                          </a:stretch>
                        </pic:blipFill>
                        <pic:spPr>
                          <a:xfrm>
                            <a:off x="104139" y="151256"/>
                            <a:ext cx="2127497" cy="2999231"/>
                          </a:xfrm>
                          <a:prstGeom prst="rect">
                            <a:avLst/>
                          </a:prstGeom>
                        </pic:spPr>
                      </pic:pic>
                    </wpg:wgp>
                  </a:graphicData>
                </a:graphic>
              </wp:anchor>
            </w:drawing>
          </mc:Choice>
          <mc:Fallback xmlns:cx="http://schemas.microsoft.com/office/drawing/2014/chartex" xmlns:w16se="http://schemas.microsoft.com/office/word/2015/wordml/symex">
            <w:pict>
              <v:group w14:anchorId="3985ECE6" id="Group 11" o:spid="_x0000_s1026" style="position:absolute;margin-left:359pt;margin-top:21.45pt;width:184.5pt;height:260.1pt;z-index:-251642880;mso-wrap-distance-left:0;mso-wrap-distance-right:0;mso-position-horizontal-relative:page" coordsize="23431,3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">
                <v:shape id="Graphic 121" o:spid="_x0000_s1027" style="position:absolute;left:63;top:63;width:23305;height:32906;visibility:visible;mso-wrap-style:square;v-text-anchor:top" coordsize="2330450,329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" path="m,3290569r2330450,l2330450,,,,,3290569xe" filled="f" strokeweight="1pt">
                  <v:path arrowok="t"/>
                </v:shape>
                <v:shape id="Image 122" o:spid="_x0000_s1028" type="#_x0000_t75" style="position:absolute;left:1041;top:1512;width:21275;height:29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">
                  <v:imagedata r:id="rId32" o:title=""/>
                </v:shape>
                <w10:wrap type="topAndBottom" anchorx="page"/>
              </v:group>
            </w:pict>
          </mc:Fallback>
        </mc:AlternateContent>
      </w:r>
    </w:p>
    <w:p w14:paraId="01ECC14A" w14:textId="3C4BF267" w:rsidR="003F2AF2" w:rsidRDefault="003F2AF2" w:rsidP="0062071D">
      <w:pPr>
        <w:pStyle w:val="BodyText"/>
        <w:tabs>
          <w:tab w:val="left" w:pos="6767"/>
        </w:tabs>
        <w:spacing w:line="276" w:lineRule="auto"/>
        <w:ind w:left="2138"/>
        <w:jc w:val="both"/>
      </w:pPr>
      <w:r>
        <w:t>Fig</w:t>
      </w:r>
      <w:ins w:id="5531" w:author="MUKOLWE" w:date="2024-11-26T07:27:00Z">
        <w:r w:rsidR="00F24230">
          <w:t xml:space="preserve"> </w:t>
        </w:r>
      </w:ins>
      <w:r>
        <w:t>1:</w:t>
      </w:r>
      <w:r>
        <w:rPr>
          <w:spacing w:val="-2"/>
        </w:rPr>
        <w:t xml:space="preserve"> </w:t>
      </w:r>
      <w:r>
        <w:t>CSK</w:t>
      </w:r>
      <w:r>
        <w:rPr>
          <w:spacing w:val="-7"/>
        </w:rPr>
        <w:t xml:space="preserve"> </w:t>
      </w:r>
      <w:r>
        <w:rPr>
          <w:spacing w:val="-2"/>
        </w:rPr>
        <w:t>LETTER</w:t>
      </w:r>
      <w:r>
        <w:tab/>
        <w:t>Fig</w:t>
      </w:r>
      <w:r>
        <w:rPr>
          <w:spacing w:val="-3"/>
        </w:rPr>
        <w:t xml:space="preserve"> </w:t>
      </w:r>
      <w:r>
        <w:t>2: CSK</w:t>
      </w:r>
      <w:r>
        <w:rPr>
          <w:spacing w:val="-6"/>
        </w:rPr>
        <w:t xml:space="preserve"> </w:t>
      </w:r>
      <w:r>
        <w:rPr>
          <w:spacing w:val="-2"/>
        </w:rPr>
        <w:t>CERTIFICATE</w:t>
      </w:r>
    </w:p>
    <w:p w14:paraId="72BFD24D" w14:textId="77777777" w:rsidR="003F2AF2" w:rsidRDefault="003F2AF2" w:rsidP="0062071D">
      <w:pPr>
        <w:spacing w:line="276" w:lineRule="auto"/>
        <w:jc w:val="both"/>
        <w:sectPr w:rsidR="003F2AF2" w:rsidSect="00110CA6">
          <w:type w:val="continuous"/>
          <w:pgSz w:w="12240" w:h="15840"/>
          <w:pgMar w:top="1339" w:right="1750" w:bottom="274" w:left="1037" w:header="720" w:footer="720" w:gutter="0"/>
          <w:cols w:space="720"/>
        </w:sectPr>
      </w:pPr>
    </w:p>
    <w:p w14:paraId="43F3D8CF" w14:textId="77777777" w:rsidR="003F2AF2" w:rsidRDefault="00F846BE" w:rsidP="00694893">
      <w:pPr>
        <w:pStyle w:val="Heading2"/>
        <w:tabs>
          <w:tab w:val="left" w:pos="740"/>
        </w:tabs>
        <w:spacing w:line="276" w:lineRule="auto"/>
        <w:ind w:left="400" w:firstLine="0"/>
        <w:jc w:val="both"/>
      </w:pPr>
      <w:bookmarkStart w:id="5532" w:name="_Toc178837857"/>
      <w:ins w:id="5533" w:author="MUKOLWE" w:date="2024-11-23T03:10:00Z">
        <w:r>
          <w:t xml:space="preserve">Appendix 2. </w:t>
        </w:r>
      </w:ins>
      <w:r w:rsidR="003F2AF2">
        <w:t>Marketing</w:t>
      </w:r>
      <w:r w:rsidR="003F2AF2">
        <w:rPr>
          <w:spacing w:val="-4"/>
        </w:rPr>
        <w:t xml:space="preserve"> </w:t>
      </w:r>
      <w:r w:rsidR="003F2AF2">
        <w:rPr>
          <w:spacing w:val="-2"/>
        </w:rPr>
        <w:t>Samples</w:t>
      </w:r>
      <w:bookmarkEnd w:id="5532"/>
    </w:p>
    <w:p w14:paraId="7CD15922" w14:textId="77777777" w:rsidR="003F2AF2" w:rsidRDefault="003F2AF2" w:rsidP="0062071D">
      <w:pPr>
        <w:pStyle w:val="BodyText"/>
        <w:spacing w:line="276" w:lineRule="auto"/>
        <w:jc w:val="both"/>
        <w:rPr>
          <w:b/>
          <w:sz w:val="20"/>
        </w:rPr>
      </w:pPr>
      <w:r>
        <w:rPr>
          <w:noProof/>
        </w:rPr>
        <w:drawing>
          <wp:anchor distT="0" distB="0" distL="0" distR="0" simplePos="0" relativeHeight="251674624" behindDoc="1" locked="0" layoutInCell="1" allowOverlap="1" wp14:anchorId="13A5780B" wp14:editId="4DFAEABA">
            <wp:simplePos x="0" y="0"/>
            <wp:positionH relativeFrom="page">
              <wp:posOffset>1063625</wp:posOffset>
            </wp:positionH>
            <wp:positionV relativeFrom="paragraph">
              <wp:posOffset>229235</wp:posOffset>
            </wp:positionV>
            <wp:extent cx="4554220" cy="2757170"/>
            <wp:effectExtent l="0" t="0" r="0" b="5080"/>
            <wp:wrapTopAndBottom/>
            <wp:docPr id="123" name="Image 123" descr="C:\Users\RURALNET 2021\Desktop\Rural Docs\rural logo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descr="C:\Users\RURALNET 2021\Desktop\Rural Docs\rural logo 2.jpg"/>
                    <pic:cNvPicPr/>
                  </pic:nvPicPr>
                  <pic:blipFill>
                    <a:blip r:embed="rId33" cstate="print"/>
                    <a:stretch>
                      <a:fillRect/>
                    </a:stretch>
                  </pic:blipFill>
                  <pic:spPr>
                    <a:xfrm>
                      <a:off x="0" y="0"/>
                      <a:ext cx="4554220" cy="2757170"/>
                    </a:xfrm>
                    <a:prstGeom prst="rect">
                      <a:avLst/>
                    </a:prstGeom>
                  </pic:spPr>
                </pic:pic>
              </a:graphicData>
            </a:graphic>
          </wp:anchor>
        </w:drawing>
      </w:r>
    </w:p>
    <w:p w14:paraId="065568B0" w14:textId="77777777" w:rsidR="003F2AF2" w:rsidRDefault="003F2AF2" w:rsidP="0062071D">
      <w:pPr>
        <w:pStyle w:val="BodyText"/>
        <w:spacing w:line="276" w:lineRule="auto"/>
        <w:jc w:val="both"/>
        <w:rPr>
          <w:b/>
          <w:sz w:val="20"/>
        </w:rPr>
      </w:pPr>
    </w:p>
    <w:p w14:paraId="159DDAD1" w14:textId="62727856" w:rsidR="003F2AF2" w:rsidDel="00F24230" w:rsidRDefault="003F2AF2" w:rsidP="0062071D">
      <w:pPr>
        <w:pStyle w:val="BodyText"/>
        <w:spacing w:line="276" w:lineRule="auto"/>
        <w:jc w:val="both"/>
        <w:rPr>
          <w:del w:id="5534" w:author="MUKOLWE" w:date="2024-11-26T07:26:00Z"/>
          <w:b/>
          <w:sz w:val="20"/>
        </w:rPr>
      </w:pPr>
    </w:p>
    <w:p w14:paraId="63E04436" w14:textId="5847F3DC" w:rsidR="003F2AF2" w:rsidDel="00F24230" w:rsidRDefault="003F2AF2" w:rsidP="0062071D">
      <w:pPr>
        <w:spacing w:line="276" w:lineRule="auto"/>
        <w:jc w:val="both"/>
        <w:rPr>
          <w:del w:id="5535" w:author="MUKOLWE" w:date="2024-11-26T07:26:00Z"/>
          <w:sz w:val="24"/>
        </w:rPr>
        <w:sectPr w:rsidR="003F2AF2" w:rsidDel="00F24230" w:rsidSect="00D00FD4">
          <w:pgSz w:w="12240" w:h="15840"/>
          <w:pgMar w:top="1339" w:right="1022" w:bottom="274" w:left="1037" w:header="720" w:footer="720" w:gutter="0"/>
          <w:cols w:space="720"/>
        </w:sectPr>
      </w:pPr>
    </w:p>
    <w:p w14:paraId="2DA5C5FA" w14:textId="77777777" w:rsidR="003F2AF2" w:rsidRDefault="003F2AF2" w:rsidP="0062071D">
      <w:pPr>
        <w:spacing w:line="276" w:lineRule="auto"/>
        <w:jc w:val="both"/>
      </w:pPr>
    </w:p>
    <w:p w14:paraId="4BA8D30C" w14:textId="77777777" w:rsidR="003F2AF2" w:rsidRDefault="003F2AF2" w:rsidP="0062071D">
      <w:pPr>
        <w:pStyle w:val="BodyText"/>
        <w:spacing w:line="276" w:lineRule="auto"/>
        <w:ind w:left="221"/>
        <w:jc w:val="both"/>
      </w:pPr>
    </w:p>
    <w:p w14:paraId="26B55B49" w14:textId="30B9DC64" w:rsidR="003F2AF2" w:rsidRDefault="003F2AF2" w:rsidP="0062071D">
      <w:pPr>
        <w:pStyle w:val="BodyText"/>
        <w:spacing w:line="276" w:lineRule="auto"/>
        <w:ind w:left="221"/>
        <w:jc w:val="both"/>
      </w:pPr>
      <w:r>
        <w:rPr>
          <w:noProof/>
        </w:rPr>
        <w:drawing>
          <wp:anchor distT="0" distB="0" distL="0" distR="0" simplePos="0" relativeHeight="251676672" behindDoc="1" locked="0" layoutInCell="1" allowOverlap="1" wp14:anchorId="2E0BCC45" wp14:editId="15A83FB9">
            <wp:simplePos x="0" y="0"/>
            <wp:positionH relativeFrom="page">
              <wp:posOffset>1543050</wp:posOffset>
            </wp:positionH>
            <wp:positionV relativeFrom="paragraph">
              <wp:posOffset>317500</wp:posOffset>
            </wp:positionV>
            <wp:extent cx="4251235" cy="2225325"/>
            <wp:effectExtent l="0" t="0" r="0" b="0"/>
            <wp:wrapTopAndBottom/>
            <wp:docPr id="124" name="Image 124" descr="C:\Users\RURALNET 2021\Desktop\Rural Docs\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C:\Users\RURALNET 2021\Desktop\Rural Docs\001.jpg"/>
                    <pic:cNvPicPr/>
                  </pic:nvPicPr>
                  <pic:blipFill>
                    <a:blip r:embed="rId34" cstate="print"/>
                    <a:stretch>
                      <a:fillRect/>
                    </a:stretch>
                  </pic:blipFill>
                  <pic:spPr>
                    <a:xfrm>
                      <a:off x="0" y="0"/>
                      <a:ext cx="4251235" cy="2225325"/>
                    </a:xfrm>
                    <a:prstGeom prst="rect">
                      <a:avLst/>
                    </a:prstGeom>
                  </pic:spPr>
                </pic:pic>
              </a:graphicData>
            </a:graphic>
          </wp:anchor>
        </w:drawing>
      </w:r>
      <w:r>
        <w:t>Fig</w:t>
      </w:r>
      <w:r>
        <w:rPr>
          <w:spacing w:val="-1"/>
        </w:rPr>
        <w:t xml:space="preserve"> </w:t>
      </w:r>
      <w:r w:rsidR="000A7F93">
        <w:t>4</w:t>
      </w:r>
      <w:r>
        <w:t xml:space="preserve">: </w:t>
      </w:r>
      <w:r>
        <w:rPr>
          <w:spacing w:val="-2"/>
        </w:rPr>
        <w:t>C</w:t>
      </w:r>
      <w:r w:rsidR="000A7F93">
        <w:rPr>
          <w:spacing w:val="-2"/>
        </w:rPr>
        <w:t>lass</w:t>
      </w:r>
      <w:ins w:id="5536" w:author="MUKOLWE" w:date="2024-11-26T06:47:00Z">
        <w:r w:rsidR="00C32AB2">
          <w:rPr>
            <w:spacing w:val="-2"/>
          </w:rPr>
          <w:t xml:space="preserve"> in session</w:t>
        </w:r>
      </w:ins>
    </w:p>
    <w:p w14:paraId="167BD6E4" w14:textId="77777777" w:rsidR="003F2AF2" w:rsidRDefault="003F2AF2" w:rsidP="0062071D">
      <w:pPr>
        <w:spacing w:line="276" w:lineRule="auto"/>
        <w:jc w:val="both"/>
      </w:pPr>
    </w:p>
    <w:p w14:paraId="27EF945D" w14:textId="77777777" w:rsidR="003F2AF2" w:rsidRDefault="003F2AF2" w:rsidP="0062071D">
      <w:pPr>
        <w:pStyle w:val="BodyText"/>
        <w:spacing w:line="276" w:lineRule="auto"/>
        <w:ind w:left="221"/>
        <w:jc w:val="both"/>
      </w:pPr>
      <w:r>
        <w:rPr>
          <w:noProof/>
        </w:rPr>
        <w:drawing>
          <wp:anchor distT="0" distB="0" distL="0" distR="0" simplePos="0" relativeHeight="251678720" behindDoc="1" locked="0" layoutInCell="1" allowOverlap="1" wp14:anchorId="72A148B6" wp14:editId="306F6A46">
            <wp:simplePos x="0" y="0"/>
            <wp:positionH relativeFrom="page">
              <wp:posOffset>1619250</wp:posOffset>
            </wp:positionH>
            <wp:positionV relativeFrom="paragraph">
              <wp:posOffset>225425</wp:posOffset>
            </wp:positionV>
            <wp:extent cx="4181817" cy="1982343"/>
            <wp:effectExtent l="0" t="0" r="0" b="0"/>
            <wp:wrapTopAndBottom/>
            <wp:docPr id="125" name="Image 125" descr="C:\Users\RURALNET 2021\Desktop\Rural Docs\327294635_492296909532853_4523778840136583440_n.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descr="C:\Users\RURALNET 2021\Desktop\Rural Docs\327294635_492296909532853_4523778840136583440_n.jpg"/>
                    <pic:cNvPicPr/>
                  </pic:nvPicPr>
                  <pic:blipFill>
                    <a:blip r:embed="rId35" cstate="print"/>
                    <a:stretch>
                      <a:fillRect/>
                    </a:stretch>
                  </pic:blipFill>
                  <pic:spPr>
                    <a:xfrm>
                      <a:off x="0" y="0"/>
                      <a:ext cx="4181817" cy="1982343"/>
                    </a:xfrm>
                    <a:prstGeom prst="rect">
                      <a:avLst/>
                    </a:prstGeom>
                  </pic:spPr>
                </pic:pic>
              </a:graphicData>
            </a:graphic>
          </wp:anchor>
        </w:drawing>
      </w:r>
      <w:r>
        <w:t>Fig</w:t>
      </w:r>
      <w:r>
        <w:rPr>
          <w:spacing w:val="-1"/>
        </w:rPr>
        <w:t xml:space="preserve"> </w:t>
      </w:r>
      <w:r w:rsidR="000A7F93">
        <w:t>5</w:t>
      </w:r>
      <w:r>
        <w:t xml:space="preserve">: </w:t>
      </w:r>
      <w:r>
        <w:rPr>
          <w:spacing w:val="-2"/>
        </w:rPr>
        <w:t>Advertisement</w:t>
      </w:r>
    </w:p>
    <w:p w14:paraId="2D1B7BB8" w14:textId="72342252" w:rsidR="003F2AF2" w:rsidRDefault="003F2AF2" w:rsidP="0062071D">
      <w:pPr>
        <w:spacing w:line="276" w:lineRule="auto"/>
        <w:jc w:val="both"/>
        <w:rPr>
          <w:ins w:id="5537" w:author="MUKOLWE" w:date="2024-11-26T07:27:00Z"/>
        </w:rPr>
      </w:pPr>
    </w:p>
    <w:p w14:paraId="55158678" w14:textId="61967303" w:rsidR="00F24230" w:rsidRDefault="00F24230" w:rsidP="0062071D">
      <w:pPr>
        <w:spacing w:line="276" w:lineRule="auto"/>
        <w:jc w:val="both"/>
        <w:rPr>
          <w:ins w:id="5538" w:author="MUKOLWE" w:date="2024-11-26T07:27:00Z"/>
        </w:rPr>
      </w:pPr>
    </w:p>
    <w:p w14:paraId="27B9E1EA" w14:textId="77777777" w:rsidR="003E3FF8" w:rsidRDefault="003E3FF8" w:rsidP="0062071D">
      <w:pPr>
        <w:spacing w:line="276" w:lineRule="auto"/>
        <w:jc w:val="both"/>
        <w:rPr>
          <w:ins w:id="5539" w:author="MUKOLWE" w:date="2024-11-26T07:29:00Z"/>
        </w:rPr>
      </w:pPr>
    </w:p>
    <w:p w14:paraId="63C734BF" w14:textId="4D1E8AA6" w:rsidR="00F24230" w:rsidRPr="003E3FF8" w:rsidRDefault="00F24230" w:rsidP="0062071D">
      <w:pPr>
        <w:spacing w:line="276" w:lineRule="auto"/>
        <w:jc w:val="both"/>
        <w:rPr>
          <w:ins w:id="5540" w:author="MUKOLWE" w:date="2024-11-26T07:27:00Z"/>
          <w:b/>
          <w:color w:val="FF0000"/>
          <w:sz w:val="28"/>
          <w:rPrChange w:id="5541" w:author="MUKOLWE" w:date="2024-11-26T07:30:00Z">
            <w:rPr>
              <w:ins w:id="5542" w:author="MUKOLWE" w:date="2024-11-26T07:27:00Z"/>
            </w:rPr>
          </w:rPrChange>
        </w:rPr>
      </w:pPr>
      <w:ins w:id="5543" w:author="MUKOLWE" w:date="2024-11-26T07:28:00Z">
        <w:r w:rsidRPr="003E3FF8">
          <w:rPr>
            <w:b/>
            <w:color w:val="FF0000"/>
            <w:sz w:val="28"/>
            <w:rPrChange w:id="5544" w:author="MUKOLWE" w:date="2024-11-26T07:30:00Z">
              <w:rPr/>
            </w:rPrChange>
          </w:rPr>
          <w:t>PLEASE INCLUDE 1 OR 2 PHOTOS OF WHEN THE STUDENT(S) RECEIVED A CERTIFICATE AT THE END OF THE TRAINING</w:t>
        </w:r>
      </w:ins>
    </w:p>
    <w:p w14:paraId="13B4A019" w14:textId="77777777" w:rsidR="00F24230" w:rsidRPr="00E7388B" w:rsidRDefault="00F24230" w:rsidP="0062071D">
      <w:pPr>
        <w:spacing w:line="276" w:lineRule="auto"/>
        <w:jc w:val="both"/>
      </w:pPr>
    </w:p>
    <w:sectPr w:rsidR="00F24230" w:rsidRPr="00E7388B" w:rsidSect="00D00FD4">
      <w:pgSz w:w="12240" w:h="15840"/>
      <w:pgMar w:top="1339" w:right="1022" w:bottom="274" w:left="1037" w:header="706" w:footer="706"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MUKOLWE" w:date="2024-11-26T04:03:00Z" w:initials="M">
    <w:p w14:paraId="0FA45843" w14:textId="77777777" w:rsidR="00EC3812" w:rsidRDefault="00EC3812">
      <w:pPr>
        <w:pStyle w:val="CommentText"/>
      </w:pPr>
      <w:r>
        <w:rPr>
          <w:rStyle w:val="CommentReference"/>
        </w:rPr>
        <w:annotationRef/>
      </w:r>
      <w:r>
        <w:t>Review Table of Content</w:t>
      </w:r>
    </w:p>
  </w:comment>
  <w:comment w:id="5" w:author="MUKOLWE" w:date="2024-11-26T04:12:00Z" w:initials="M">
    <w:p w14:paraId="3FA52003" w14:textId="3CC9F146" w:rsidR="00EC3812" w:rsidRDefault="00EC3812">
      <w:pPr>
        <w:pStyle w:val="CommentText"/>
      </w:pPr>
      <w:r>
        <w:rPr>
          <w:rStyle w:val="CommentReference"/>
        </w:rPr>
        <w:annotationRef/>
      </w:r>
    </w:p>
  </w:comment>
  <w:comment w:id="6" w:author="MUKOLWE" w:date="2024-11-26T04:08:00Z" w:initials="M">
    <w:p w14:paraId="2EDAC181" w14:textId="77777777" w:rsidR="00EC3812" w:rsidRDefault="00EC3812">
      <w:pPr>
        <w:pStyle w:val="CommentText"/>
      </w:pPr>
      <w:r>
        <w:rPr>
          <w:rStyle w:val="CommentReference"/>
        </w:rPr>
        <w:annotationRef/>
      </w:r>
      <w:r>
        <w:t>Check CHAPTER FOUR: FINANCES.to improve on how sub-titles are numbered. For example, 4.5 is repeated to check and apply as in the text.</w:t>
      </w:r>
    </w:p>
  </w:comment>
  <w:comment w:id="7" w:author="MUKOLWE" w:date="2024-11-26T04:05:00Z" w:initials="M">
    <w:p w14:paraId="193E506D" w14:textId="409635B6" w:rsidR="00EC3812" w:rsidRDefault="00EC3812">
      <w:pPr>
        <w:pStyle w:val="CommentText"/>
      </w:pPr>
      <w:r>
        <w:rPr>
          <w:rStyle w:val="CommentReference"/>
        </w:rPr>
        <w:annotationRef/>
      </w:r>
      <w:r>
        <w:t>Review for example to be as CHAPTER ONE: INTRODUCTION; CHAPTER TWO: DESCRIPTION OF BUSINESS; CHAPTER THREE: MARKETING; CHAPTER FOUR: FINANCES; and CHAPTER FIVE: CONCLUSION</w:t>
      </w:r>
    </w:p>
  </w:comment>
  <w:comment w:id="279" w:author="MUKOLWE" w:date="2024-11-26T04:23:00Z" w:initials="M">
    <w:p w14:paraId="4A97E2CA" w14:textId="18AC091F" w:rsidR="00EC3812" w:rsidRDefault="00EC3812">
      <w:pPr>
        <w:pStyle w:val="CommentText"/>
      </w:pPr>
      <w:r>
        <w:rPr>
          <w:rStyle w:val="CommentReference"/>
        </w:rPr>
        <w:annotationRef/>
      </w:r>
      <w:r>
        <w:t>Do we adopt small n or capital N?</w:t>
      </w:r>
    </w:p>
  </w:comment>
  <w:comment w:id="285" w:author="MUKOLWE" w:date="2024-11-26T04:24:00Z" w:initials="M">
    <w:p w14:paraId="5A1500AA" w14:textId="240D14A8" w:rsidR="00EC3812" w:rsidRDefault="00EC3812">
      <w:pPr>
        <w:pStyle w:val="CommentText"/>
      </w:pPr>
      <w:r>
        <w:rPr>
          <w:rStyle w:val="CommentReference"/>
        </w:rPr>
        <w:annotationRef/>
      </w:r>
      <w:r>
        <w:t>We convert to Kenya Shillings (Ksh.)</w:t>
      </w:r>
    </w:p>
  </w:comment>
  <w:comment w:id="309" w:author="MUKOLWE" w:date="2024-11-26T04:26:00Z" w:initials="M">
    <w:p w14:paraId="54F4EB12" w14:textId="57739307" w:rsidR="00EC3812" w:rsidRDefault="00EC3812">
      <w:pPr>
        <w:pStyle w:val="CommentText"/>
      </w:pPr>
      <w:r>
        <w:rPr>
          <w:rStyle w:val="CommentReference"/>
        </w:rPr>
        <w:annotationRef/>
      </w:r>
      <w:r>
        <w:t>We add this her  but remember to convert to Kenya shillings for consistency</w:t>
      </w:r>
    </w:p>
  </w:comment>
  <w:comment w:id="331" w:author="MUKOLWE" w:date="2024-11-26T04:25:00Z" w:initials="M">
    <w:p w14:paraId="50A1A76E" w14:textId="6B8127CE" w:rsidR="00EC3812" w:rsidRDefault="00EC3812">
      <w:pPr>
        <w:pStyle w:val="CommentText"/>
      </w:pPr>
      <w:r>
        <w:rPr>
          <w:rStyle w:val="CommentReference"/>
        </w:rPr>
        <w:annotationRef/>
      </w:r>
      <w:r>
        <w:t>We convert to Kenya shillings - Ksh</w:t>
      </w:r>
    </w:p>
  </w:comment>
  <w:comment w:id="592" w:author="MUKOLWE" w:date="2024-11-26T04:58:00Z" w:initials="M">
    <w:p w14:paraId="673D8769" w14:textId="6DA91C0C" w:rsidR="00EC3812" w:rsidRDefault="00EC3812">
      <w:pPr>
        <w:pStyle w:val="CommentText"/>
      </w:pPr>
      <w:r>
        <w:rPr>
          <w:rStyle w:val="CommentReference"/>
        </w:rPr>
        <w:annotationRef/>
      </w:r>
      <w:r>
        <w:t>Consider using the word “trained” instead.</w:t>
      </w:r>
    </w:p>
  </w:comment>
  <w:comment w:id="753" w:author="MUKOLWE" w:date="2024-11-26T05:07:00Z" w:initials="M">
    <w:p w14:paraId="080E32F5" w14:textId="77777777" w:rsidR="00EC3812" w:rsidRDefault="00EC3812">
      <w:pPr>
        <w:pStyle w:val="CommentText"/>
      </w:pPr>
      <w:r>
        <w:rPr>
          <w:rStyle w:val="CommentReference"/>
        </w:rPr>
        <w:annotationRef/>
      </w:r>
      <w:r>
        <w:t>Check the TOTAL if it adds up.</w:t>
      </w:r>
    </w:p>
  </w:comment>
  <w:comment w:id="766" w:author="MUKOLWE" w:date="2024-11-26T06:51:00Z" w:initials="M">
    <w:p w14:paraId="784AC0D4" w14:textId="4B1EFBF0" w:rsidR="00EC3812" w:rsidRDefault="00EC3812">
      <w:pPr>
        <w:pStyle w:val="CommentText"/>
      </w:pPr>
      <w:r>
        <w:rPr>
          <w:rStyle w:val="CommentReference"/>
        </w:rPr>
        <w:annotationRef/>
      </w:r>
      <w:r>
        <w:t>Please check whether the Section in YELLOW is in the right place and allows for the follow of information and table. Improve as appropriate.</w:t>
      </w:r>
    </w:p>
  </w:comment>
  <w:comment w:id="784" w:author="MUKOLWE" w:date="2024-11-26T05:33:00Z" w:initials="M">
    <w:p w14:paraId="064B1713" w14:textId="59530906" w:rsidR="00EC3812" w:rsidRDefault="00EC3812">
      <w:pPr>
        <w:pStyle w:val="CommentText"/>
      </w:pPr>
      <w:r>
        <w:rPr>
          <w:rStyle w:val="CommentReference"/>
        </w:rPr>
        <w:annotationRef/>
      </w:r>
      <w:r>
        <w:t>There is no text about Assets and Liabilities. To check original or documents before this.</w:t>
      </w:r>
    </w:p>
  </w:comment>
  <w:comment w:id="1060" w:author="MUKOLWE" w:date="2024-11-26T05:35:00Z" w:initials="M">
    <w:p w14:paraId="1B29C1F6" w14:textId="0CB3CB30" w:rsidR="00EC3812" w:rsidRDefault="00EC3812">
      <w:pPr>
        <w:pStyle w:val="CommentText"/>
      </w:pPr>
      <w:r>
        <w:rPr>
          <w:rStyle w:val="CommentReference"/>
        </w:rPr>
        <w:annotationRef/>
      </w:r>
      <w:r>
        <w:t>Assets and Liabilities is Table 4.2, how about this one?</w:t>
      </w:r>
    </w:p>
  </w:comment>
  <w:comment w:id="1499" w:author="MUKOLWE" w:date="2024-11-26T05:57:00Z" w:initials="M">
    <w:p w14:paraId="6931B33D" w14:textId="1C546DDE" w:rsidR="00EC3812" w:rsidRDefault="00EC3812">
      <w:pPr>
        <w:pStyle w:val="CommentText"/>
      </w:pPr>
      <w:r>
        <w:rPr>
          <w:rStyle w:val="CommentReference"/>
        </w:rPr>
        <w:annotationRef/>
      </w:r>
      <w:r>
        <w:t>To check if something is missing within this yellow box</w:t>
      </w:r>
    </w:p>
  </w:comment>
  <w:comment w:id="4117" w:author="MUKOLWE" w:date="2024-11-26T06:57:00Z" w:initials="M">
    <w:p w14:paraId="44D4D9BD" w14:textId="77777777" w:rsidR="00EC3812" w:rsidRDefault="00EC3812">
      <w:pPr>
        <w:pStyle w:val="CommentText"/>
      </w:pPr>
      <w:r>
        <w:rPr>
          <w:rStyle w:val="CommentReference"/>
        </w:rPr>
        <w:annotationRef/>
      </w:r>
      <w:r>
        <w:t>Do you mean Deficit?</w:t>
      </w:r>
    </w:p>
  </w:comment>
  <w:comment w:id="5089" w:author="MUKOLWE" w:date="2024-11-26T07:10:00Z" w:initials="M">
    <w:p w14:paraId="2728FA02" w14:textId="19479704" w:rsidR="00EC3812" w:rsidRDefault="00EC3812">
      <w:pPr>
        <w:pStyle w:val="CommentText"/>
      </w:pPr>
      <w:r>
        <w:rPr>
          <w:rStyle w:val="CommentReference"/>
        </w:rPr>
        <w:annotationRef/>
      </w:r>
      <w:r>
        <w:t>It is worth mentioning where the data from Break Even Point if drawn from to strengthen the financial proposition.</w:t>
      </w:r>
    </w:p>
  </w:comment>
  <w:comment w:id="5358" w:author="MUKOLWE" w:date="2024-11-26T06:44:00Z" w:initials="M">
    <w:p w14:paraId="6EE26F52" w14:textId="588E4521" w:rsidR="00684006" w:rsidRDefault="00684006">
      <w:pPr>
        <w:pStyle w:val="CommentText"/>
      </w:pPr>
      <w:r>
        <w:rPr>
          <w:rStyle w:val="CommentReference"/>
        </w:rPr>
        <w:annotationRef/>
      </w:r>
      <w:r>
        <w:t>Table may be incomplete. Please check with original document or those immediately before this one. Give it some text and Table number.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FA45843" w15:done="0"/>
  <w15:commentEx w15:paraId="3FA52003" w15:done="0"/>
  <w15:commentEx w15:paraId="2EDAC181" w15:done="0"/>
  <w15:commentEx w15:paraId="193E506D" w15:done="0"/>
  <w15:commentEx w15:paraId="4A97E2CA" w15:done="0"/>
  <w15:commentEx w15:paraId="5A1500AA" w15:done="0"/>
  <w15:commentEx w15:paraId="54F4EB12" w15:done="0"/>
  <w15:commentEx w15:paraId="50A1A76E" w15:done="0"/>
  <w15:commentEx w15:paraId="673D8769" w15:done="0"/>
  <w15:commentEx w15:paraId="080E32F5" w15:done="0"/>
  <w15:commentEx w15:paraId="784AC0D4" w15:done="0"/>
  <w15:commentEx w15:paraId="064B1713" w15:done="0"/>
  <w15:commentEx w15:paraId="1B29C1F6" w15:done="0"/>
  <w15:commentEx w15:paraId="6931B33D" w15:done="0"/>
  <w15:commentEx w15:paraId="44D4D9BD" w15:done="0"/>
  <w15:commentEx w15:paraId="2728FA02" w15:done="0"/>
  <w15:commentEx w15:paraId="6EE26F5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33525F" w14:textId="77777777" w:rsidR="00A479C8" w:rsidRDefault="00A479C8" w:rsidP="009A2D73">
      <w:r>
        <w:separator/>
      </w:r>
    </w:p>
  </w:endnote>
  <w:endnote w:type="continuationSeparator" w:id="0">
    <w:p w14:paraId="1A24B8B7" w14:textId="77777777" w:rsidR="00A479C8" w:rsidRDefault="00A479C8" w:rsidP="009A2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5940739"/>
      <w:docPartObj>
        <w:docPartGallery w:val="Page Numbers (Bottom of Page)"/>
        <w:docPartUnique/>
      </w:docPartObj>
    </w:sdtPr>
    <w:sdtEndPr>
      <w:rPr>
        <w:noProof/>
      </w:rPr>
    </w:sdtEndPr>
    <w:sdtContent>
      <w:p w14:paraId="1D8F1B21" w14:textId="47FAC723" w:rsidR="00EC3812" w:rsidRDefault="00EC3812">
        <w:pPr>
          <w:pStyle w:val="Footer"/>
          <w:jc w:val="center"/>
        </w:pPr>
        <w:r>
          <w:fldChar w:fldCharType="begin"/>
        </w:r>
        <w:r>
          <w:instrText xml:space="preserve"> PAGE   \* MERGEFORMAT </w:instrText>
        </w:r>
        <w:r>
          <w:fldChar w:fldCharType="separate"/>
        </w:r>
        <w:r w:rsidR="00974CD9">
          <w:rPr>
            <w:noProof/>
          </w:rPr>
          <w:t>31</w:t>
        </w:r>
        <w:r>
          <w:rPr>
            <w:noProof/>
          </w:rPr>
          <w:fldChar w:fldCharType="end"/>
        </w:r>
      </w:p>
    </w:sdtContent>
  </w:sdt>
  <w:p w14:paraId="1610834D" w14:textId="77777777" w:rsidR="00EC3812" w:rsidRDefault="00EC38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924E12" w14:textId="77777777" w:rsidR="00A479C8" w:rsidRDefault="00A479C8" w:rsidP="009A2D73">
      <w:r>
        <w:separator/>
      </w:r>
    </w:p>
  </w:footnote>
  <w:footnote w:type="continuationSeparator" w:id="0">
    <w:p w14:paraId="39ECDEAB" w14:textId="77777777" w:rsidR="00A479C8" w:rsidRDefault="00A479C8" w:rsidP="009A2D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82558"/>
    <w:multiLevelType w:val="multilevel"/>
    <w:tmpl w:val="1D023294"/>
    <w:lvl w:ilvl="0">
      <w:start w:val="3"/>
      <w:numFmt w:val="decimal"/>
      <w:lvlText w:val="%1"/>
      <w:lvlJc w:val="left"/>
      <w:pPr>
        <w:ind w:left="491" w:hanging="360"/>
      </w:pPr>
      <w:rPr>
        <w:rFonts w:hint="default"/>
        <w:lang w:val="en-US" w:eastAsia="en-US" w:bidi="ar-SA"/>
      </w:rPr>
    </w:lvl>
    <w:lvl w:ilvl="1">
      <w:numFmt w:val="decimal"/>
      <w:lvlText w:val="%1.%2"/>
      <w:lvlJc w:val="left"/>
      <w:pPr>
        <w:ind w:left="491" w:hanging="360"/>
        <w:jc w:val="right"/>
      </w:pPr>
      <w:rPr>
        <w:rFonts w:ascii="Times New Roman" w:eastAsia="Times New Roman" w:hAnsi="Times New Roman" w:cs="Times New Roman" w:hint="default"/>
        <w:b/>
        <w:bCs/>
        <w:i w:val="0"/>
        <w:iCs w:val="0"/>
        <w:spacing w:val="0"/>
        <w:w w:val="100"/>
        <w:sz w:val="28"/>
        <w:szCs w:val="24"/>
        <w:lang w:val="en-US" w:eastAsia="en-US" w:bidi="ar-SA"/>
      </w:rPr>
    </w:lvl>
    <w:lvl w:ilvl="2">
      <w:numFmt w:val="bullet"/>
      <w:lvlText w:val="●"/>
      <w:lvlJc w:val="left"/>
      <w:pPr>
        <w:ind w:left="731" w:hanging="360"/>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2891"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5042" w:hanging="360"/>
      </w:pPr>
      <w:rPr>
        <w:rFonts w:hint="default"/>
        <w:lang w:val="en-US" w:eastAsia="en-US" w:bidi="ar-SA"/>
      </w:rPr>
    </w:lvl>
    <w:lvl w:ilvl="6">
      <w:numFmt w:val="bullet"/>
      <w:lvlText w:val="•"/>
      <w:lvlJc w:val="left"/>
      <w:pPr>
        <w:ind w:left="6117" w:hanging="360"/>
      </w:pPr>
      <w:rPr>
        <w:rFonts w:hint="default"/>
        <w:lang w:val="en-US" w:eastAsia="en-US" w:bidi="ar-SA"/>
      </w:rPr>
    </w:lvl>
    <w:lvl w:ilvl="7">
      <w:numFmt w:val="bullet"/>
      <w:lvlText w:val="•"/>
      <w:lvlJc w:val="left"/>
      <w:pPr>
        <w:ind w:left="7193" w:hanging="360"/>
      </w:pPr>
      <w:rPr>
        <w:rFonts w:hint="default"/>
        <w:lang w:val="en-US" w:eastAsia="en-US" w:bidi="ar-SA"/>
      </w:rPr>
    </w:lvl>
    <w:lvl w:ilvl="8">
      <w:numFmt w:val="bullet"/>
      <w:lvlText w:val="•"/>
      <w:lvlJc w:val="left"/>
      <w:pPr>
        <w:ind w:left="8268" w:hanging="360"/>
      </w:pPr>
      <w:rPr>
        <w:rFonts w:hint="default"/>
        <w:lang w:val="en-US" w:eastAsia="en-US" w:bidi="ar-SA"/>
      </w:rPr>
    </w:lvl>
  </w:abstractNum>
  <w:abstractNum w:abstractNumId="1" w15:restartNumberingAfterBreak="0">
    <w:nsid w:val="04EB5DDD"/>
    <w:multiLevelType w:val="multilevel"/>
    <w:tmpl w:val="A8240A8C"/>
    <w:lvl w:ilvl="0">
      <w:start w:val="5"/>
      <w:numFmt w:val="decimal"/>
      <w:lvlText w:val="%1"/>
      <w:lvlJc w:val="left"/>
      <w:pPr>
        <w:ind w:left="770" w:hanging="370"/>
      </w:pPr>
      <w:rPr>
        <w:rFonts w:hint="default"/>
        <w:lang w:val="en-US" w:eastAsia="en-US" w:bidi="ar-SA"/>
      </w:rPr>
    </w:lvl>
    <w:lvl w:ilvl="1">
      <w:start w:val="1"/>
      <w:numFmt w:val="decimal"/>
      <w:lvlText w:val="%1.%2"/>
      <w:lvlJc w:val="left"/>
      <w:pPr>
        <w:ind w:left="770" w:hanging="37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60" w:hanging="370"/>
      </w:pPr>
      <w:rPr>
        <w:rFonts w:hint="default"/>
        <w:lang w:val="en-US" w:eastAsia="en-US" w:bidi="ar-SA"/>
      </w:rPr>
    </w:lvl>
    <w:lvl w:ilvl="3">
      <w:numFmt w:val="bullet"/>
      <w:lvlText w:val="•"/>
      <w:lvlJc w:val="left"/>
      <w:pPr>
        <w:ind w:left="3600" w:hanging="370"/>
      </w:pPr>
      <w:rPr>
        <w:rFonts w:hint="default"/>
        <w:lang w:val="en-US" w:eastAsia="en-US" w:bidi="ar-SA"/>
      </w:rPr>
    </w:lvl>
    <w:lvl w:ilvl="4">
      <w:numFmt w:val="bullet"/>
      <w:lvlText w:val="•"/>
      <w:lvlJc w:val="left"/>
      <w:pPr>
        <w:ind w:left="4540" w:hanging="370"/>
      </w:pPr>
      <w:rPr>
        <w:rFonts w:hint="default"/>
        <w:lang w:val="en-US" w:eastAsia="en-US" w:bidi="ar-SA"/>
      </w:rPr>
    </w:lvl>
    <w:lvl w:ilvl="5">
      <w:numFmt w:val="bullet"/>
      <w:lvlText w:val="•"/>
      <w:lvlJc w:val="left"/>
      <w:pPr>
        <w:ind w:left="5480" w:hanging="370"/>
      </w:pPr>
      <w:rPr>
        <w:rFonts w:hint="default"/>
        <w:lang w:val="en-US" w:eastAsia="en-US" w:bidi="ar-SA"/>
      </w:rPr>
    </w:lvl>
    <w:lvl w:ilvl="6">
      <w:numFmt w:val="bullet"/>
      <w:lvlText w:val="•"/>
      <w:lvlJc w:val="left"/>
      <w:pPr>
        <w:ind w:left="6420" w:hanging="370"/>
      </w:pPr>
      <w:rPr>
        <w:rFonts w:hint="default"/>
        <w:lang w:val="en-US" w:eastAsia="en-US" w:bidi="ar-SA"/>
      </w:rPr>
    </w:lvl>
    <w:lvl w:ilvl="7">
      <w:numFmt w:val="bullet"/>
      <w:lvlText w:val="•"/>
      <w:lvlJc w:val="left"/>
      <w:pPr>
        <w:ind w:left="7360" w:hanging="370"/>
      </w:pPr>
      <w:rPr>
        <w:rFonts w:hint="default"/>
        <w:lang w:val="en-US" w:eastAsia="en-US" w:bidi="ar-SA"/>
      </w:rPr>
    </w:lvl>
    <w:lvl w:ilvl="8">
      <w:numFmt w:val="bullet"/>
      <w:lvlText w:val="•"/>
      <w:lvlJc w:val="left"/>
      <w:pPr>
        <w:ind w:left="8300" w:hanging="370"/>
      </w:pPr>
      <w:rPr>
        <w:rFonts w:hint="default"/>
        <w:lang w:val="en-US" w:eastAsia="en-US" w:bidi="ar-SA"/>
      </w:rPr>
    </w:lvl>
  </w:abstractNum>
  <w:abstractNum w:abstractNumId="2" w15:restartNumberingAfterBreak="0">
    <w:nsid w:val="0F9A475F"/>
    <w:multiLevelType w:val="hybridMultilevel"/>
    <w:tmpl w:val="B964A4BC"/>
    <w:lvl w:ilvl="0" w:tplc="541AC57E">
      <w:numFmt w:val="bullet"/>
      <w:lvlText w:val="●"/>
      <w:lvlJc w:val="left"/>
      <w:pPr>
        <w:ind w:left="1125" w:hanging="361"/>
      </w:pPr>
      <w:rPr>
        <w:rFonts w:ascii="Calibri" w:eastAsia="Calibri" w:hAnsi="Calibri" w:cs="Calibri" w:hint="default"/>
        <w:b w:val="0"/>
        <w:bCs w:val="0"/>
        <w:i w:val="0"/>
        <w:iCs w:val="0"/>
        <w:spacing w:val="0"/>
        <w:w w:val="100"/>
        <w:sz w:val="24"/>
        <w:szCs w:val="24"/>
        <w:lang w:val="en-US" w:eastAsia="en-US" w:bidi="ar-SA"/>
      </w:rPr>
    </w:lvl>
    <w:lvl w:ilvl="1" w:tplc="02BE6D7E">
      <w:numFmt w:val="bullet"/>
      <w:lvlText w:val="•"/>
      <w:lvlJc w:val="left"/>
      <w:pPr>
        <w:ind w:left="2050" w:hanging="361"/>
      </w:pPr>
      <w:rPr>
        <w:rFonts w:hint="default"/>
        <w:lang w:val="en-US" w:eastAsia="en-US" w:bidi="ar-SA"/>
      </w:rPr>
    </w:lvl>
    <w:lvl w:ilvl="2" w:tplc="085E42B2">
      <w:numFmt w:val="bullet"/>
      <w:lvlText w:val="•"/>
      <w:lvlJc w:val="left"/>
      <w:pPr>
        <w:ind w:left="2980" w:hanging="361"/>
      </w:pPr>
      <w:rPr>
        <w:rFonts w:hint="default"/>
        <w:lang w:val="en-US" w:eastAsia="en-US" w:bidi="ar-SA"/>
      </w:rPr>
    </w:lvl>
    <w:lvl w:ilvl="3" w:tplc="FC4C9BB4">
      <w:numFmt w:val="bullet"/>
      <w:lvlText w:val="•"/>
      <w:lvlJc w:val="left"/>
      <w:pPr>
        <w:ind w:left="3910" w:hanging="361"/>
      </w:pPr>
      <w:rPr>
        <w:rFonts w:hint="default"/>
        <w:lang w:val="en-US" w:eastAsia="en-US" w:bidi="ar-SA"/>
      </w:rPr>
    </w:lvl>
    <w:lvl w:ilvl="4" w:tplc="EEFCC5F8">
      <w:numFmt w:val="bullet"/>
      <w:lvlText w:val="•"/>
      <w:lvlJc w:val="left"/>
      <w:pPr>
        <w:ind w:left="4840" w:hanging="361"/>
      </w:pPr>
      <w:rPr>
        <w:rFonts w:hint="default"/>
        <w:lang w:val="en-US" w:eastAsia="en-US" w:bidi="ar-SA"/>
      </w:rPr>
    </w:lvl>
    <w:lvl w:ilvl="5" w:tplc="5608DC7E">
      <w:numFmt w:val="bullet"/>
      <w:lvlText w:val="•"/>
      <w:lvlJc w:val="left"/>
      <w:pPr>
        <w:ind w:left="5770" w:hanging="361"/>
      </w:pPr>
      <w:rPr>
        <w:rFonts w:hint="default"/>
        <w:lang w:val="en-US" w:eastAsia="en-US" w:bidi="ar-SA"/>
      </w:rPr>
    </w:lvl>
    <w:lvl w:ilvl="6" w:tplc="4FAE1898">
      <w:numFmt w:val="bullet"/>
      <w:lvlText w:val="•"/>
      <w:lvlJc w:val="left"/>
      <w:pPr>
        <w:ind w:left="6700" w:hanging="361"/>
      </w:pPr>
      <w:rPr>
        <w:rFonts w:hint="default"/>
        <w:lang w:val="en-US" w:eastAsia="en-US" w:bidi="ar-SA"/>
      </w:rPr>
    </w:lvl>
    <w:lvl w:ilvl="7" w:tplc="D39210F0">
      <w:numFmt w:val="bullet"/>
      <w:lvlText w:val="•"/>
      <w:lvlJc w:val="left"/>
      <w:pPr>
        <w:ind w:left="7630" w:hanging="361"/>
      </w:pPr>
      <w:rPr>
        <w:rFonts w:hint="default"/>
        <w:lang w:val="en-US" w:eastAsia="en-US" w:bidi="ar-SA"/>
      </w:rPr>
    </w:lvl>
    <w:lvl w:ilvl="8" w:tplc="29200F42">
      <w:numFmt w:val="bullet"/>
      <w:lvlText w:val="•"/>
      <w:lvlJc w:val="left"/>
      <w:pPr>
        <w:ind w:left="8560" w:hanging="361"/>
      </w:pPr>
      <w:rPr>
        <w:rFonts w:hint="default"/>
        <w:lang w:val="en-US" w:eastAsia="en-US" w:bidi="ar-SA"/>
      </w:rPr>
    </w:lvl>
  </w:abstractNum>
  <w:abstractNum w:abstractNumId="3" w15:restartNumberingAfterBreak="0">
    <w:nsid w:val="101533E6"/>
    <w:multiLevelType w:val="multilevel"/>
    <w:tmpl w:val="5F8E4700"/>
    <w:lvl w:ilvl="0">
      <w:start w:val="1"/>
      <w:numFmt w:val="decimal"/>
      <w:lvlText w:val="%1"/>
      <w:lvlJc w:val="left"/>
      <w:pPr>
        <w:ind w:left="480" w:hanging="480"/>
      </w:pPr>
      <w:rPr>
        <w:rFonts w:hint="default"/>
      </w:rPr>
    </w:lvl>
    <w:lvl w:ilvl="1">
      <w:start w:val="1"/>
      <w:numFmt w:val="decimal"/>
      <w:lvlText w:val="%1.%2"/>
      <w:lvlJc w:val="left"/>
      <w:pPr>
        <w:ind w:left="531" w:hanging="480"/>
      </w:pPr>
      <w:rPr>
        <w:rFonts w:hint="default"/>
      </w:rPr>
    </w:lvl>
    <w:lvl w:ilvl="2">
      <w:start w:val="2"/>
      <w:numFmt w:val="decimal"/>
      <w:lvlText w:val="%1.%2.%3"/>
      <w:lvlJc w:val="left"/>
      <w:pPr>
        <w:ind w:left="822" w:hanging="720"/>
      </w:pPr>
      <w:rPr>
        <w:rFonts w:hint="default"/>
      </w:rPr>
    </w:lvl>
    <w:lvl w:ilvl="3">
      <w:start w:val="1"/>
      <w:numFmt w:val="decimal"/>
      <w:lvlText w:val="%1.%2.%3.%4"/>
      <w:lvlJc w:val="left"/>
      <w:pPr>
        <w:ind w:left="873" w:hanging="720"/>
      </w:pPr>
      <w:rPr>
        <w:rFonts w:hint="default"/>
      </w:rPr>
    </w:lvl>
    <w:lvl w:ilvl="4">
      <w:start w:val="1"/>
      <w:numFmt w:val="decimal"/>
      <w:lvlText w:val="%1.%2.%3.%4.%5"/>
      <w:lvlJc w:val="left"/>
      <w:pPr>
        <w:ind w:left="1284" w:hanging="1080"/>
      </w:pPr>
      <w:rPr>
        <w:rFonts w:hint="default"/>
      </w:rPr>
    </w:lvl>
    <w:lvl w:ilvl="5">
      <w:start w:val="1"/>
      <w:numFmt w:val="decimal"/>
      <w:lvlText w:val="%1.%2.%3.%4.%5.%6"/>
      <w:lvlJc w:val="left"/>
      <w:pPr>
        <w:ind w:left="1335" w:hanging="1080"/>
      </w:pPr>
      <w:rPr>
        <w:rFonts w:hint="default"/>
      </w:rPr>
    </w:lvl>
    <w:lvl w:ilvl="6">
      <w:start w:val="1"/>
      <w:numFmt w:val="decimal"/>
      <w:lvlText w:val="%1.%2.%3.%4.%5.%6.%7"/>
      <w:lvlJc w:val="left"/>
      <w:pPr>
        <w:ind w:left="1746" w:hanging="1440"/>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2208" w:hanging="1800"/>
      </w:pPr>
      <w:rPr>
        <w:rFonts w:hint="default"/>
      </w:rPr>
    </w:lvl>
  </w:abstractNum>
  <w:abstractNum w:abstractNumId="4" w15:restartNumberingAfterBreak="0">
    <w:nsid w:val="116C15A2"/>
    <w:multiLevelType w:val="multilevel"/>
    <w:tmpl w:val="14AEB53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F50AFC"/>
    <w:multiLevelType w:val="multilevel"/>
    <w:tmpl w:val="F856B660"/>
    <w:lvl w:ilvl="0">
      <w:start w:val="2"/>
      <w:numFmt w:val="decimal"/>
      <w:lvlText w:val="%1"/>
      <w:lvlJc w:val="left"/>
      <w:pPr>
        <w:ind w:left="678" w:hanging="365"/>
      </w:pPr>
      <w:rPr>
        <w:rFonts w:hint="default"/>
        <w:lang w:val="en-US" w:eastAsia="en-US" w:bidi="ar-SA"/>
      </w:rPr>
    </w:lvl>
    <w:lvl w:ilvl="1">
      <w:start w:val="3"/>
      <w:numFmt w:val="decimal"/>
      <w:lvlText w:val="%1.%2"/>
      <w:lvlJc w:val="left"/>
      <w:pPr>
        <w:ind w:left="678"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56" w:hanging="542"/>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25" w:hanging="303"/>
      </w:pPr>
      <w:rPr>
        <w:rFonts w:ascii="Symbol" w:eastAsia="Symbol" w:hAnsi="Symbol" w:cs="Symbol" w:hint="default"/>
        <w:spacing w:val="0"/>
        <w:w w:val="100"/>
        <w:lang w:val="en-US" w:eastAsia="en-US" w:bidi="ar-SA"/>
      </w:rPr>
    </w:lvl>
    <w:lvl w:ilvl="4">
      <w:numFmt w:val="bullet"/>
      <w:lvlText w:val="•"/>
      <w:lvlJc w:val="left"/>
      <w:pPr>
        <w:ind w:left="2448" w:hanging="303"/>
      </w:pPr>
      <w:rPr>
        <w:rFonts w:hint="default"/>
        <w:lang w:val="en-US" w:eastAsia="en-US" w:bidi="ar-SA"/>
      </w:rPr>
    </w:lvl>
    <w:lvl w:ilvl="5">
      <w:numFmt w:val="bullet"/>
      <w:lvlText w:val="•"/>
      <w:lvlJc w:val="left"/>
      <w:pPr>
        <w:ind w:left="3777" w:hanging="303"/>
      </w:pPr>
      <w:rPr>
        <w:rFonts w:hint="default"/>
        <w:lang w:val="en-US" w:eastAsia="en-US" w:bidi="ar-SA"/>
      </w:rPr>
    </w:lvl>
    <w:lvl w:ilvl="6">
      <w:numFmt w:val="bullet"/>
      <w:lvlText w:val="•"/>
      <w:lvlJc w:val="left"/>
      <w:pPr>
        <w:ind w:left="5105" w:hanging="303"/>
      </w:pPr>
      <w:rPr>
        <w:rFonts w:hint="default"/>
        <w:lang w:val="en-US" w:eastAsia="en-US" w:bidi="ar-SA"/>
      </w:rPr>
    </w:lvl>
    <w:lvl w:ilvl="7">
      <w:numFmt w:val="bullet"/>
      <w:lvlText w:val="•"/>
      <w:lvlJc w:val="left"/>
      <w:pPr>
        <w:ind w:left="6434" w:hanging="303"/>
      </w:pPr>
      <w:rPr>
        <w:rFonts w:hint="default"/>
        <w:lang w:val="en-US" w:eastAsia="en-US" w:bidi="ar-SA"/>
      </w:rPr>
    </w:lvl>
    <w:lvl w:ilvl="8">
      <w:numFmt w:val="bullet"/>
      <w:lvlText w:val="•"/>
      <w:lvlJc w:val="left"/>
      <w:pPr>
        <w:ind w:left="7762" w:hanging="303"/>
      </w:pPr>
      <w:rPr>
        <w:rFonts w:hint="default"/>
        <w:lang w:val="en-US" w:eastAsia="en-US" w:bidi="ar-SA"/>
      </w:rPr>
    </w:lvl>
  </w:abstractNum>
  <w:abstractNum w:abstractNumId="6" w15:restartNumberingAfterBreak="0">
    <w:nsid w:val="1B540EC8"/>
    <w:multiLevelType w:val="multilevel"/>
    <w:tmpl w:val="E2C8AF7E"/>
    <w:lvl w:ilvl="0">
      <w:start w:val="2"/>
      <w:numFmt w:val="decimal"/>
      <w:lvlText w:val="%1"/>
      <w:lvlJc w:val="left"/>
      <w:pPr>
        <w:ind w:left="467" w:hanging="365"/>
      </w:pPr>
      <w:rPr>
        <w:rFonts w:hint="default"/>
        <w:lang w:val="en-US" w:eastAsia="en-US" w:bidi="ar-SA"/>
      </w:rPr>
    </w:lvl>
    <w:lvl w:ilvl="1">
      <w:start w:val="1"/>
      <w:numFmt w:val="decimal"/>
      <w:lvlText w:val="%1.%2"/>
      <w:lvlJc w:val="left"/>
      <w:pPr>
        <w:ind w:left="467"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86" w:hanging="361"/>
      </w:pPr>
      <w:rPr>
        <w:rFonts w:hint="default"/>
        <w:lang w:val="en-US" w:eastAsia="en-US" w:bidi="ar-SA"/>
      </w:rPr>
    </w:lvl>
    <w:lvl w:ilvl="4">
      <w:numFmt w:val="bullet"/>
      <w:lvlText w:val="•"/>
      <w:lvlJc w:val="left"/>
      <w:pPr>
        <w:ind w:left="4220" w:hanging="361"/>
      </w:pPr>
      <w:rPr>
        <w:rFonts w:hint="default"/>
        <w:lang w:val="en-US" w:eastAsia="en-US" w:bidi="ar-SA"/>
      </w:rPr>
    </w:lvl>
    <w:lvl w:ilvl="5">
      <w:numFmt w:val="bullet"/>
      <w:lvlText w:val="•"/>
      <w:lvlJc w:val="left"/>
      <w:pPr>
        <w:ind w:left="5253" w:hanging="361"/>
      </w:pPr>
      <w:rPr>
        <w:rFonts w:hint="default"/>
        <w:lang w:val="en-US" w:eastAsia="en-US" w:bidi="ar-SA"/>
      </w:rPr>
    </w:lvl>
    <w:lvl w:ilvl="6">
      <w:numFmt w:val="bullet"/>
      <w:lvlText w:val="•"/>
      <w:lvlJc w:val="left"/>
      <w:pPr>
        <w:ind w:left="6286"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53" w:hanging="361"/>
      </w:pPr>
      <w:rPr>
        <w:rFonts w:hint="default"/>
        <w:lang w:val="en-US" w:eastAsia="en-US" w:bidi="ar-SA"/>
      </w:rPr>
    </w:lvl>
  </w:abstractNum>
  <w:abstractNum w:abstractNumId="7" w15:restartNumberingAfterBreak="0">
    <w:nsid w:val="1E042880"/>
    <w:multiLevelType w:val="multilevel"/>
    <w:tmpl w:val="112ADC4E"/>
    <w:lvl w:ilvl="0">
      <w:start w:val="3"/>
      <w:numFmt w:val="decimal"/>
      <w:lvlText w:val="%1"/>
      <w:lvlJc w:val="left"/>
      <w:pPr>
        <w:ind w:left="1437" w:hanging="312"/>
      </w:pPr>
      <w:rPr>
        <w:rFonts w:hint="default"/>
        <w:lang w:val="en-US" w:eastAsia="en-US" w:bidi="ar-SA"/>
      </w:rPr>
    </w:lvl>
    <w:lvl w:ilvl="1">
      <w:start w:val="4"/>
      <w:numFmt w:val="decimal"/>
      <w:lvlText w:val="%1.%2"/>
      <w:lvlJc w:val="left"/>
      <w:pPr>
        <w:ind w:left="1437" w:hanging="31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36" w:hanging="312"/>
      </w:pPr>
      <w:rPr>
        <w:rFonts w:hint="default"/>
        <w:lang w:val="en-US" w:eastAsia="en-US" w:bidi="ar-SA"/>
      </w:rPr>
    </w:lvl>
    <w:lvl w:ilvl="3">
      <w:numFmt w:val="bullet"/>
      <w:lvlText w:val="•"/>
      <w:lvlJc w:val="left"/>
      <w:pPr>
        <w:ind w:left="4134" w:hanging="312"/>
      </w:pPr>
      <w:rPr>
        <w:rFonts w:hint="default"/>
        <w:lang w:val="en-US" w:eastAsia="en-US" w:bidi="ar-SA"/>
      </w:rPr>
    </w:lvl>
    <w:lvl w:ilvl="4">
      <w:numFmt w:val="bullet"/>
      <w:lvlText w:val="•"/>
      <w:lvlJc w:val="left"/>
      <w:pPr>
        <w:ind w:left="5032" w:hanging="312"/>
      </w:pPr>
      <w:rPr>
        <w:rFonts w:hint="default"/>
        <w:lang w:val="en-US" w:eastAsia="en-US" w:bidi="ar-SA"/>
      </w:rPr>
    </w:lvl>
    <w:lvl w:ilvl="5">
      <w:numFmt w:val="bullet"/>
      <w:lvlText w:val="•"/>
      <w:lvlJc w:val="left"/>
      <w:pPr>
        <w:ind w:left="5930" w:hanging="312"/>
      </w:pPr>
      <w:rPr>
        <w:rFonts w:hint="default"/>
        <w:lang w:val="en-US" w:eastAsia="en-US" w:bidi="ar-SA"/>
      </w:rPr>
    </w:lvl>
    <w:lvl w:ilvl="6">
      <w:numFmt w:val="bullet"/>
      <w:lvlText w:val="•"/>
      <w:lvlJc w:val="left"/>
      <w:pPr>
        <w:ind w:left="6828" w:hanging="312"/>
      </w:pPr>
      <w:rPr>
        <w:rFonts w:hint="default"/>
        <w:lang w:val="en-US" w:eastAsia="en-US" w:bidi="ar-SA"/>
      </w:rPr>
    </w:lvl>
    <w:lvl w:ilvl="7">
      <w:numFmt w:val="bullet"/>
      <w:lvlText w:val="•"/>
      <w:lvlJc w:val="left"/>
      <w:pPr>
        <w:ind w:left="7726" w:hanging="312"/>
      </w:pPr>
      <w:rPr>
        <w:rFonts w:hint="default"/>
        <w:lang w:val="en-US" w:eastAsia="en-US" w:bidi="ar-SA"/>
      </w:rPr>
    </w:lvl>
    <w:lvl w:ilvl="8">
      <w:numFmt w:val="bullet"/>
      <w:lvlText w:val="•"/>
      <w:lvlJc w:val="left"/>
      <w:pPr>
        <w:ind w:left="8624" w:hanging="312"/>
      </w:pPr>
      <w:rPr>
        <w:rFonts w:hint="default"/>
        <w:lang w:val="en-US" w:eastAsia="en-US" w:bidi="ar-SA"/>
      </w:rPr>
    </w:lvl>
  </w:abstractNum>
  <w:abstractNum w:abstractNumId="8" w15:restartNumberingAfterBreak="0">
    <w:nsid w:val="1F8908BD"/>
    <w:multiLevelType w:val="multilevel"/>
    <w:tmpl w:val="288E3D16"/>
    <w:lvl w:ilvl="0">
      <w:start w:val="2"/>
      <w:numFmt w:val="decimal"/>
      <w:lvlText w:val="%1"/>
      <w:lvlJc w:val="left"/>
      <w:pPr>
        <w:ind w:left="914" w:hanging="423"/>
      </w:pPr>
      <w:rPr>
        <w:rFonts w:hint="default"/>
        <w:lang w:val="en-US" w:eastAsia="en-US" w:bidi="ar-SA"/>
      </w:rPr>
    </w:lvl>
    <w:lvl w:ilvl="1">
      <w:numFmt w:val="decimal"/>
      <w:lvlText w:val="%1.%2."/>
      <w:lvlJc w:val="left"/>
      <w:pPr>
        <w:ind w:left="914" w:hanging="423"/>
      </w:pPr>
      <w:rPr>
        <w:rFonts w:hint="default"/>
        <w:spacing w:val="0"/>
        <w:w w:val="100"/>
        <w:lang w:val="en-US" w:eastAsia="en-US" w:bidi="ar-SA"/>
      </w:rPr>
    </w:lvl>
    <w:lvl w:ilvl="2">
      <w:numFmt w:val="bullet"/>
      <w:lvlText w:val="•"/>
      <w:lvlJc w:val="left"/>
      <w:pPr>
        <w:ind w:left="2820" w:hanging="423"/>
      </w:pPr>
      <w:rPr>
        <w:rFonts w:hint="default"/>
        <w:lang w:val="en-US" w:eastAsia="en-US" w:bidi="ar-SA"/>
      </w:rPr>
    </w:lvl>
    <w:lvl w:ilvl="3">
      <w:numFmt w:val="bullet"/>
      <w:lvlText w:val="•"/>
      <w:lvlJc w:val="left"/>
      <w:pPr>
        <w:ind w:left="3770" w:hanging="423"/>
      </w:pPr>
      <w:rPr>
        <w:rFonts w:hint="default"/>
        <w:lang w:val="en-US" w:eastAsia="en-US" w:bidi="ar-SA"/>
      </w:rPr>
    </w:lvl>
    <w:lvl w:ilvl="4">
      <w:numFmt w:val="bullet"/>
      <w:lvlText w:val="•"/>
      <w:lvlJc w:val="left"/>
      <w:pPr>
        <w:ind w:left="4720" w:hanging="423"/>
      </w:pPr>
      <w:rPr>
        <w:rFonts w:hint="default"/>
        <w:lang w:val="en-US" w:eastAsia="en-US" w:bidi="ar-SA"/>
      </w:rPr>
    </w:lvl>
    <w:lvl w:ilvl="5">
      <w:numFmt w:val="bullet"/>
      <w:lvlText w:val="•"/>
      <w:lvlJc w:val="left"/>
      <w:pPr>
        <w:ind w:left="5670" w:hanging="423"/>
      </w:pPr>
      <w:rPr>
        <w:rFonts w:hint="default"/>
        <w:lang w:val="en-US" w:eastAsia="en-US" w:bidi="ar-SA"/>
      </w:rPr>
    </w:lvl>
    <w:lvl w:ilvl="6">
      <w:numFmt w:val="bullet"/>
      <w:lvlText w:val="•"/>
      <w:lvlJc w:val="left"/>
      <w:pPr>
        <w:ind w:left="6620" w:hanging="423"/>
      </w:pPr>
      <w:rPr>
        <w:rFonts w:hint="default"/>
        <w:lang w:val="en-US" w:eastAsia="en-US" w:bidi="ar-SA"/>
      </w:rPr>
    </w:lvl>
    <w:lvl w:ilvl="7">
      <w:numFmt w:val="bullet"/>
      <w:lvlText w:val="•"/>
      <w:lvlJc w:val="left"/>
      <w:pPr>
        <w:ind w:left="7570" w:hanging="423"/>
      </w:pPr>
      <w:rPr>
        <w:rFonts w:hint="default"/>
        <w:lang w:val="en-US" w:eastAsia="en-US" w:bidi="ar-SA"/>
      </w:rPr>
    </w:lvl>
    <w:lvl w:ilvl="8">
      <w:numFmt w:val="bullet"/>
      <w:lvlText w:val="•"/>
      <w:lvlJc w:val="left"/>
      <w:pPr>
        <w:ind w:left="8520" w:hanging="423"/>
      </w:pPr>
      <w:rPr>
        <w:rFonts w:hint="default"/>
        <w:lang w:val="en-US" w:eastAsia="en-US" w:bidi="ar-SA"/>
      </w:rPr>
    </w:lvl>
  </w:abstractNum>
  <w:abstractNum w:abstractNumId="9" w15:restartNumberingAfterBreak="0">
    <w:nsid w:val="23F70095"/>
    <w:multiLevelType w:val="multilevel"/>
    <w:tmpl w:val="97C4E5A0"/>
    <w:lvl w:ilvl="0">
      <w:start w:val="4"/>
      <w:numFmt w:val="decimal"/>
      <w:lvlText w:val="%1"/>
      <w:lvlJc w:val="left"/>
      <w:pPr>
        <w:ind w:left="678" w:hanging="365"/>
      </w:pPr>
      <w:rPr>
        <w:rFonts w:hint="default"/>
        <w:lang w:val="en-US" w:eastAsia="en-US" w:bidi="ar-SA"/>
      </w:rPr>
    </w:lvl>
    <w:lvl w:ilvl="1">
      <w:start w:val="1"/>
      <w:numFmt w:val="decimal"/>
      <w:lvlText w:val="%1.%2"/>
      <w:lvlJc w:val="left"/>
      <w:pPr>
        <w:ind w:left="365" w:hanging="365"/>
        <w:jc w:val="right"/>
      </w:pPr>
      <w:rPr>
        <w:rFonts w:ascii="Times New Roman" w:eastAsia="Times New Roman" w:hAnsi="Times New Roman" w:cs="Times New Roman" w:hint="default"/>
        <w:b/>
        <w:bCs/>
        <w:i w:val="0"/>
        <w:iCs w:val="0"/>
        <w:color w:val="FF0000"/>
        <w:spacing w:val="0"/>
        <w:w w:val="100"/>
        <w:sz w:val="24"/>
        <w:szCs w:val="24"/>
        <w:lang w:val="en-US" w:eastAsia="en-US" w:bidi="ar-SA"/>
      </w:rPr>
    </w:lvl>
    <w:lvl w:ilvl="2">
      <w:numFmt w:val="bullet"/>
      <w:lvlText w:val="•"/>
      <w:lvlJc w:val="left"/>
      <w:pPr>
        <w:ind w:left="2628" w:hanging="365"/>
      </w:pPr>
      <w:rPr>
        <w:rFonts w:hint="default"/>
        <w:lang w:val="en-US" w:eastAsia="en-US" w:bidi="ar-SA"/>
      </w:rPr>
    </w:lvl>
    <w:lvl w:ilvl="3">
      <w:numFmt w:val="bullet"/>
      <w:lvlText w:val="•"/>
      <w:lvlJc w:val="left"/>
      <w:pPr>
        <w:ind w:left="3602" w:hanging="365"/>
      </w:pPr>
      <w:rPr>
        <w:rFonts w:hint="default"/>
        <w:lang w:val="en-US" w:eastAsia="en-US" w:bidi="ar-SA"/>
      </w:rPr>
    </w:lvl>
    <w:lvl w:ilvl="4">
      <w:numFmt w:val="bullet"/>
      <w:lvlText w:val="•"/>
      <w:lvlJc w:val="left"/>
      <w:pPr>
        <w:ind w:left="4576" w:hanging="365"/>
      </w:pPr>
      <w:rPr>
        <w:rFonts w:hint="default"/>
        <w:lang w:val="en-US" w:eastAsia="en-US" w:bidi="ar-SA"/>
      </w:rPr>
    </w:lvl>
    <w:lvl w:ilvl="5">
      <w:numFmt w:val="bullet"/>
      <w:lvlText w:val="•"/>
      <w:lvlJc w:val="left"/>
      <w:pPr>
        <w:ind w:left="5550" w:hanging="365"/>
      </w:pPr>
      <w:rPr>
        <w:rFonts w:hint="default"/>
        <w:lang w:val="en-US" w:eastAsia="en-US" w:bidi="ar-SA"/>
      </w:rPr>
    </w:lvl>
    <w:lvl w:ilvl="6">
      <w:numFmt w:val="bullet"/>
      <w:lvlText w:val="•"/>
      <w:lvlJc w:val="left"/>
      <w:pPr>
        <w:ind w:left="6524" w:hanging="365"/>
      </w:pPr>
      <w:rPr>
        <w:rFonts w:hint="default"/>
        <w:lang w:val="en-US" w:eastAsia="en-US" w:bidi="ar-SA"/>
      </w:rPr>
    </w:lvl>
    <w:lvl w:ilvl="7">
      <w:numFmt w:val="bullet"/>
      <w:lvlText w:val="•"/>
      <w:lvlJc w:val="left"/>
      <w:pPr>
        <w:ind w:left="7498" w:hanging="365"/>
      </w:pPr>
      <w:rPr>
        <w:rFonts w:hint="default"/>
        <w:lang w:val="en-US" w:eastAsia="en-US" w:bidi="ar-SA"/>
      </w:rPr>
    </w:lvl>
    <w:lvl w:ilvl="8">
      <w:numFmt w:val="bullet"/>
      <w:lvlText w:val="•"/>
      <w:lvlJc w:val="left"/>
      <w:pPr>
        <w:ind w:left="8472" w:hanging="365"/>
      </w:pPr>
      <w:rPr>
        <w:rFonts w:hint="default"/>
        <w:lang w:val="en-US" w:eastAsia="en-US" w:bidi="ar-SA"/>
      </w:rPr>
    </w:lvl>
  </w:abstractNum>
  <w:abstractNum w:abstractNumId="10" w15:restartNumberingAfterBreak="0">
    <w:nsid w:val="25753456"/>
    <w:multiLevelType w:val="multilevel"/>
    <w:tmpl w:val="CF30E8A2"/>
    <w:lvl w:ilvl="0">
      <w:start w:val="4"/>
      <w:numFmt w:val="decimal"/>
      <w:lvlText w:val="%1"/>
      <w:lvlJc w:val="left"/>
      <w:pPr>
        <w:ind w:left="678" w:hanging="365"/>
      </w:pPr>
      <w:rPr>
        <w:rFonts w:hint="default"/>
        <w:lang w:val="en-US" w:eastAsia="en-US" w:bidi="ar-SA"/>
      </w:rPr>
    </w:lvl>
    <w:lvl w:ilvl="1">
      <w:start w:val="1"/>
      <w:numFmt w:val="decimal"/>
      <w:lvlText w:val="%1.%2"/>
      <w:lvlJc w:val="left"/>
      <w:pPr>
        <w:ind w:left="365"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28" w:hanging="365"/>
      </w:pPr>
      <w:rPr>
        <w:rFonts w:hint="default"/>
        <w:lang w:val="en-US" w:eastAsia="en-US" w:bidi="ar-SA"/>
      </w:rPr>
    </w:lvl>
    <w:lvl w:ilvl="3">
      <w:numFmt w:val="bullet"/>
      <w:lvlText w:val="•"/>
      <w:lvlJc w:val="left"/>
      <w:pPr>
        <w:ind w:left="3602" w:hanging="365"/>
      </w:pPr>
      <w:rPr>
        <w:rFonts w:hint="default"/>
        <w:lang w:val="en-US" w:eastAsia="en-US" w:bidi="ar-SA"/>
      </w:rPr>
    </w:lvl>
    <w:lvl w:ilvl="4">
      <w:numFmt w:val="bullet"/>
      <w:lvlText w:val="•"/>
      <w:lvlJc w:val="left"/>
      <w:pPr>
        <w:ind w:left="4576" w:hanging="365"/>
      </w:pPr>
      <w:rPr>
        <w:rFonts w:hint="default"/>
        <w:lang w:val="en-US" w:eastAsia="en-US" w:bidi="ar-SA"/>
      </w:rPr>
    </w:lvl>
    <w:lvl w:ilvl="5">
      <w:numFmt w:val="bullet"/>
      <w:lvlText w:val="•"/>
      <w:lvlJc w:val="left"/>
      <w:pPr>
        <w:ind w:left="5550" w:hanging="365"/>
      </w:pPr>
      <w:rPr>
        <w:rFonts w:hint="default"/>
        <w:lang w:val="en-US" w:eastAsia="en-US" w:bidi="ar-SA"/>
      </w:rPr>
    </w:lvl>
    <w:lvl w:ilvl="6">
      <w:numFmt w:val="bullet"/>
      <w:lvlText w:val="•"/>
      <w:lvlJc w:val="left"/>
      <w:pPr>
        <w:ind w:left="6524" w:hanging="365"/>
      </w:pPr>
      <w:rPr>
        <w:rFonts w:hint="default"/>
        <w:lang w:val="en-US" w:eastAsia="en-US" w:bidi="ar-SA"/>
      </w:rPr>
    </w:lvl>
    <w:lvl w:ilvl="7">
      <w:numFmt w:val="bullet"/>
      <w:lvlText w:val="•"/>
      <w:lvlJc w:val="left"/>
      <w:pPr>
        <w:ind w:left="7498" w:hanging="365"/>
      </w:pPr>
      <w:rPr>
        <w:rFonts w:hint="default"/>
        <w:lang w:val="en-US" w:eastAsia="en-US" w:bidi="ar-SA"/>
      </w:rPr>
    </w:lvl>
    <w:lvl w:ilvl="8">
      <w:numFmt w:val="bullet"/>
      <w:lvlText w:val="•"/>
      <w:lvlJc w:val="left"/>
      <w:pPr>
        <w:ind w:left="8472" w:hanging="365"/>
      </w:pPr>
      <w:rPr>
        <w:rFonts w:hint="default"/>
        <w:lang w:val="en-US" w:eastAsia="en-US" w:bidi="ar-SA"/>
      </w:rPr>
    </w:lvl>
  </w:abstractNum>
  <w:abstractNum w:abstractNumId="11" w15:restartNumberingAfterBreak="0">
    <w:nsid w:val="2BDA0F9C"/>
    <w:multiLevelType w:val="multilevel"/>
    <w:tmpl w:val="4234343A"/>
    <w:lvl w:ilvl="0">
      <w:start w:val="1"/>
      <w:numFmt w:val="decimal"/>
      <w:lvlText w:val="%1"/>
      <w:lvlJc w:val="left"/>
      <w:pPr>
        <w:ind w:left="827" w:hanging="423"/>
      </w:pPr>
      <w:rPr>
        <w:rFonts w:hint="default"/>
        <w:lang w:val="en-US" w:eastAsia="en-US" w:bidi="ar-SA"/>
      </w:rPr>
    </w:lvl>
    <w:lvl w:ilvl="1">
      <w:start w:val="1"/>
      <w:numFmt w:val="decimal"/>
      <w:lvlText w:val="%1.%2."/>
      <w:lvlJc w:val="left"/>
      <w:pPr>
        <w:ind w:left="827" w:hanging="423"/>
      </w:pPr>
      <w:rPr>
        <w:rFonts w:ascii="Times New Roman" w:eastAsia="Times New Roman" w:hAnsi="Times New Roman" w:cs="Times New Roman" w:hint="default"/>
        <w:b/>
        <w:bCs/>
        <w:i w:val="0"/>
        <w:iCs w:val="0"/>
        <w:spacing w:val="0"/>
        <w:w w:val="94"/>
        <w:sz w:val="24"/>
        <w:szCs w:val="24"/>
        <w:lang w:val="en-US" w:eastAsia="en-US" w:bidi="ar-SA"/>
      </w:rPr>
    </w:lvl>
    <w:lvl w:ilvl="2">
      <w:numFmt w:val="bullet"/>
      <w:lvlText w:val="•"/>
      <w:lvlJc w:val="left"/>
      <w:pPr>
        <w:ind w:left="2740" w:hanging="423"/>
      </w:pPr>
      <w:rPr>
        <w:rFonts w:hint="default"/>
        <w:lang w:val="en-US" w:eastAsia="en-US" w:bidi="ar-SA"/>
      </w:rPr>
    </w:lvl>
    <w:lvl w:ilvl="3">
      <w:numFmt w:val="bullet"/>
      <w:lvlText w:val="•"/>
      <w:lvlJc w:val="left"/>
      <w:pPr>
        <w:ind w:left="3700" w:hanging="423"/>
      </w:pPr>
      <w:rPr>
        <w:rFonts w:hint="default"/>
        <w:lang w:val="en-US" w:eastAsia="en-US" w:bidi="ar-SA"/>
      </w:rPr>
    </w:lvl>
    <w:lvl w:ilvl="4">
      <w:numFmt w:val="bullet"/>
      <w:lvlText w:val="•"/>
      <w:lvlJc w:val="left"/>
      <w:pPr>
        <w:ind w:left="4660" w:hanging="423"/>
      </w:pPr>
      <w:rPr>
        <w:rFonts w:hint="default"/>
        <w:lang w:val="en-US" w:eastAsia="en-US" w:bidi="ar-SA"/>
      </w:rPr>
    </w:lvl>
    <w:lvl w:ilvl="5">
      <w:numFmt w:val="bullet"/>
      <w:lvlText w:val="•"/>
      <w:lvlJc w:val="left"/>
      <w:pPr>
        <w:ind w:left="5620" w:hanging="423"/>
      </w:pPr>
      <w:rPr>
        <w:rFonts w:hint="default"/>
        <w:lang w:val="en-US" w:eastAsia="en-US" w:bidi="ar-SA"/>
      </w:rPr>
    </w:lvl>
    <w:lvl w:ilvl="6">
      <w:numFmt w:val="bullet"/>
      <w:lvlText w:val="•"/>
      <w:lvlJc w:val="left"/>
      <w:pPr>
        <w:ind w:left="6580" w:hanging="423"/>
      </w:pPr>
      <w:rPr>
        <w:rFonts w:hint="default"/>
        <w:lang w:val="en-US" w:eastAsia="en-US" w:bidi="ar-SA"/>
      </w:rPr>
    </w:lvl>
    <w:lvl w:ilvl="7">
      <w:numFmt w:val="bullet"/>
      <w:lvlText w:val="•"/>
      <w:lvlJc w:val="left"/>
      <w:pPr>
        <w:ind w:left="7540" w:hanging="423"/>
      </w:pPr>
      <w:rPr>
        <w:rFonts w:hint="default"/>
        <w:lang w:val="en-US" w:eastAsia="en-US" w:bidi="ar-SA"/>
      </w:rPr>
    </w:lvl>
    <w:lvl w:ilvl="8">
      <w:numFmt w:val="bullet"/>
      <w:lvlText w:val="•"/>
      <w:lvlJc w:val="left"/>
      <w:pPr>
        <w:ind w:left="8500" w:hanging="423"/>
      </w:pPr>
      <w:rPr>
        <w:rFonts w:hint="default"/>
        <w:lang w:val="en-US" w:eastAsia="en-US" w:bidi="ar-SA"/>
      </w:rPr>
    </w:lvl>
  </w:abstractNum>
  <w:abstractNum w:abstractNumId="12" w15:restartNumberingAfterBreak="0">
    <w:nsid w:val="2F6A3CDE"/>
    <w:multiLevelType w:val="hybridMultilevel"/>
    <w:tmpl w:val="8C46EC3C"/>
    <w:lvl w:ilvl="0" w:tplc="58B22EC4">
      <w:numFmt w:val="bullet"/>
      <w:lvlText w:val="●"/>
      <w:lvlJc w:val="left"/>
      <w:pPr>
        <w:ind w:left="1452" w:hanging="360"/>
      </w:pPr>
      <w:rPr>
        <w:rFonts w:ascii="Calibri" w:eastAsia="Calibri" w:hAnsi="Calibri" w:cs="Calibri" w:hint="default"/>
        <w:b w:val="0"/>
        <w:bCs w:val="0"/>
        <w:i w:val="0"/>
        <w:iCs w:val="0"/>
        <w:color w:val="333C47"/>
        <w:spacing w:val="0"/>
        <w:w w:val="100"/>
        <w:sz w:val="24"/>
        <w:szCs w:val="24"/>
        <w:lang w:val="en-US" w:eastAsia="en-US" w:bidi="ar-SA"/>
      </w:rPr>
    </w:lvl>
    <w:lvl w:ilvl="1" w:tplc="65F86674">
      <w:numFmt w:val="bullet"/>
      <w:lvlText w:val="•"/>
      <w:lvlJc w:val="left"/>
      <w:pPr>
        <w:ind w:left="2356" w:hanging="360"/>
      </w:pPr>
      <w:rPr>
        <w:rFonts w:hint="default"/>
        <w:lang w:val="en-US" w:eastAsia="en-US" w:bidi="ar-SA"/>
      </w:rPr>
    </w:lvl>
    <w:lvl w:ilvl="2" w:tplc="CC6E51C6">
      <w:numFmt w:val="bullet"/>
      <w:lvlText w:val="•"/>
      <w:lvlJc w:val="left"/>
      <w:pPr>
        <w:ind w:left="3252" w:hanging="360"/>
      </w:pPr>
      <w:rPr>
        <w:rFonts w:hint="default"/>
        <w:lang w:val="en-US" w:eastAsia="en-US" w:bidi="ar-SA"/>
      </w:rPr>
    </w:lvl>
    <w:lvl w:ilvl="3" w:tplc="6AA246D2">
      <w:numFmt w:val="bullet"/>
      <w:lvlText w:val="•"/>
      <w:lvlJc w:val="left"/>
      <w:pPr>
        <w:ind w:left="4148" w:hanging="360"/>
      </w:pPr>
      <w:rPr>
        <w:rFonts w:hint="default"/>
        <w:lang w:val="en-US" w:eastAsia="en-US" w:bidi="ar-SA"/>
      </w:rPr>
    </w:lvl>
    <w:lvl w:ilvl="4" w:tplc="76E25D50">
      <w:numFmt w:val="bullet"/>
      <w:lvlText w:val="•"/>
      <w:lvlJc w:val="left"/>
      <w:pPr>
        <w:ind w:left="5044" w:hanging="360"/>
      </w:pPr>
      <w:rPr>
        <w:rFonts w:hint="default"/>
        <w:lang w:val="en-US" w:eastAsia="en-US" w:bidi="ar-SA"/>
      </w:rPr>
    </w:lvl>
    <w:lvl w:ilvl="5" w:tplc="3F42335E">
      <w:numFmt w:val="bullet"/>
      <w:lvlText w:val="•"/>
      <w:lvlJc w:val="left"/>
      <w:pPr>
        <w:ind w:left="5940" w:hanging="360"/>
      </w:pPr>
      <w:rPr>
        <w:rFonts w:hint="default"/>
        <w:lang w:val="en-US" w:eastAsia="en-US" w:bidi="ar-SA"/>
      </w:rPr>
    </w:lvl>
    <w:lvl w:ilvl="6" w:tplc="2CEA6220">
      <w:numFmt w:val="bullet"/>
      <w:lvlText w:val="•"/>
      <w:lvlJc w:val="left"/>
      <w:pPr>
        <w:ind w:left="6836" w:hanging="360"/>
      </w:pPr>
      <w:rPr>
        <w:rFonts w:hint="default"/>
        <w:lang w:val="en-US" w:eastAsia="en-US" w:bidi="ar-SA"/>
      </w:rPr>
    </w:lvl>
    <w:lvl w:ilvl="7" w:tplc="EBA6CAD4">
      <w:numFmt w:val="bullet"/>
      <w:lvlText w:val="•"/>
      <w:lvlJc w:val="left"/>
      <w:pPr>
        <w:ind w:left="7732" w:hanging="360"/>
      </w:pPr>
      <w:rPr>
        <w:rFonts w:hint="default"/>
        <w:lang w:val="en-US" w:eastAsia="en-US" w:bidi="ar-SA"/>
      </w:rPr>
    </w:lvl>
    <w:lvl w:ilvl="8" w:tplc="A0F0B160">
      <w:numFmt w:val="bullet"/>
      <w:lvlText w:val="•"/>
      <w:lvlJc w:val="left"/>
      <w:pPr>
        <w:ind w:left="8628" w:hanging="360"/>
      </w:pPr>
      <w:rPr>
        <w:rFonts w:hint="default"/>
        <w:lang w:val="en-US" w:eastAsia="en-US" w:bidi="ar-SA"/>
      </w:rPr>
    </w:lvl>
  </w:abstractNum>
  <w:abstractNum w:abstractNumId="13" w15:restartNumberingAfterBreak="0">
    <w:nsid w:val="352B7B10"/>
    <w:multiLevelType w:val="hybridMultilevel"/>
    <w:tmpl w:val="E55A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54846"/>
    <w:multiLevelType w:val="hybridMultilevel"/>
    <w:tmpl w:val="2A94CE30"/>
    <w:lvl w:ilvl="0" w:tplc="1E586BEC">
      <w:numFmt w:val="bullet"/>
      <w:lvlText w:val=""/>
      <w:lvlJc w:val="left"/>
      <w:pPr>
        <w:ind w:left="562"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15" w15:restartNumberingAfterBreak="0">
    <w:nsid w:val="3761475F"/>
    <w:multiLevelType w:val="multilevel"/>
    <w:tmpl w:val="824E4A86"/>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091"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6" w15:restartNumberingAfterBreak="0">
    <w:nsid w:val="37852A36"/>
    <w:multiLevelType w:val="hybridMultilevel"/>
    <w:tmpl w:val="4C387568"/>
    <w:lvl w:ilvl="0" w:tplc="AE9892B6">
      <w:start w:val="1"/>
      <w:numFmt w:val="decimal"/>
      <w:lvlText w:val="%1."/>
      <w:lvlJc w:val="left"/>
      <w:pPr>
        <w:ind w:left="1183"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tplc="E1C6140E">
      <w:numFmt w:val="bullet"/>
      <w:lvlText w:val="•"/>
      <w:lvlJc w:val="left"/>
      <w:pPr>
        <w:ind w:left="2104" w:hanging="303"/>
      </w:pPr>
      <w:rPr>
        <w:rFonts w:hint="default"/>
        <w:lang w:val="en-US" w:eastAsia="en-US" w:bidi="ar-SA"/>
      </w:rPr>
    </w:lvl>
    <w:lvl w:ilvl="2" w:tplc="BCB4D174">
      <w:numFmt w:val="bullet"/>
      <w:lvlText w:val="•"/>
      <w:lvlJc w:val="left"/>
      <w:pPr>
        <w:ind w:left="3028" w:hanging="303"/>
      </w:pPr>
      <w:rPr>
        <w:rFonts w:hint="default"/>
        <w:lang w:val="en-US" w:eastAsia="en-US" w:bidi="ar-SA"/>
      </w:rPr>
    </w:lvl>
    <w:lvl w:ilvl="3" w:tplc="0ABAC000">
      <w:numFmt w:val="bullet"/>
      <w:lvlText w:val="•"/>
      <w:lvlJc w:val="left"/>
      <w:pPr>
        <w:ind w:left="3952" w:hanging="303"/>
      </w:pPr>
      <w:rPr>
        <w:rFonts w:hint="default"/>
        <w:lang w:val="en-US" w:eastAsia="en-US" w:bidi="ar-SA"/>
      </w:rPr>
    </w:lvl>
    <w:lvl w:ilvl="4" w:tplc="34F87706">
      <w:numFmt w:val="bullet"/>
      <w:lvlText w:val="•"/>
      <w:lvlJc w:val="left"/>
      <w:pPr>
        <w:ind w:left="4876" w:hanging="303"/>
      </w:pPr>
      <w:rPr>
        <w:rFonts w:hint="default"/>
        <w:lang w:val="en-US" w:eastAsia="en-US" w:bidi="ar-SA"/>
      </w:rPr>
    </w:lvl>
    <w:lvl w:ilvl="5" w:tplc="9B2EADB2">
      <w:numFmt w:val="bullet"/>
      <w:lvlText w:val="•"/>
      <w:lvlJc w:val="left"/>
      <w:pPr>
        <w:ind w:left="5800" w:hanging="303"/>
      </w:pPr>
      <w:rPr>
        <w:rFonts w:hint="default"/>
        <w:lang w:val="en-US" w:eastAsia="en-US" w:bidi="ar-SA"/>
      </w:rPr>
    </w:lvl>
    <w:lvl w:ilvl="6" w:tplc="F244A44E">
      <w:numFmt w:val="bullet"/>
      <w:lvlText w:val="•"/>
      <w:lvlJc w:val="left"/>
      <w:pPr>
        <w:ind w:left="6724" w:hanging="303"/>
      </w:pPr>
      <w:rPr>
        <w:rFonts w:hint="default"/>
        <w:lang w:val="en-US" w:eastAsia="en-US" w:bidi="ar-SA"/>
      </w:rPr>
    </w:lvl>
    <w:lvl w:ilvl="7" w:tplc="D5CEFBCE">
      <w:numFmt w:val="bullet"/>
      <w:lvlText w:val="•"/>
      <w:lvlJc w:val="left"/>
      <w:pPr>
        <w:ind w:left="7648" w:hanging="303"/>
      </w:pPr>
      <w:rPr>
        <w:rFonts w:hint="default"/>
        <w:lang w:val="en-US" w:eastAsia="en-US" w:bidi="ar-SA"/>
      </w:rPr>
    </w:lvl>
    <w:lvl w:ilvl="8" w:tplc="BD9EDEB0">
      <w:numFmt w:val="bullet"/>
      <w:lvlText w:val="•"/>
      <w:lvlJc w:val="left"/>
      <w:pPr>
        <w:ind w:left="8572" w:hanging="303"/>
      </w:pPr>
      <w:rPr>
        <w:rFonts w:hint="default"/>
        <w:lang w:val="en-US" w:eastAsia="en-US" w:bidi="ar-SA"/>
      </w:rPr>
    </w:lvl>
  </w:abstractNum>
  <w:abstractNum w:abstractNumId="17" w15:restartNumberingAfterBreak="0">
    <w:nsid w:val="3C5C6053"/>
    <w:multiLevelType w:val="hybridMultilevel"/>
    <w:tmpl w:val="1A929D38"/>
    <w:lvl w:ilvl="0" w:tplc="1E586BEC">
      <w:numFmt w:val="bullet"/>
      <w:lvlText w:val=""/>
      <w:lvlJc w:val="left"/>
      <w:pPr>
        <w:ind w:left="1106" w:hanging="361"/>
      </w:pPr>
      <w:rPr>
        <w:rFonts w:ascii="Symbol" w:eastAsia="Symbol" w:hAnsi="Symbol" w:cs="Symbol" w:hint="default"/>
        <w:spacing w:val="0"/>
        <w:w w:val="100"/>
        <w:lang w:val="en-US" w:eastAsia="en-US" w:bidi="ar-SA"/>
      </w:rPr>
    </w:lvl>
    <w:lvl w:ilvl="1" w:tplc="AD704DAC">
      <w:numFmt w:val="bullet"/>
      <w:lvlText w:val="•"/>
      <w:lvlJc w:val="left"/>
      <w:pPr>
        <w:ind w:left="2032" w:hanging="361"/>
      </w:pPr>
      <w:rPr>
        <w:rFonts w:hint="default"/>
        <w:lang w:val="en-US" w:eastAsia="en-US" w:bidi="ar-SA"/>
      </w:rPr>
    </w:lvl>
    <w:lvl w:ilvl="2" w:tplc="1D7CA476">
      <w:numFmt w:val="bullet"/>
      <w:lvlText w:val="•"/>
      <w:lvlJc w:val="left"/>
      <w:pPr>
        <w:ind w:left="2964" w:hanging="361"/>
      </w:pPr>
      <w:rPr>
        <w:rFonts w:hint="default"/>
        <w:lang w:val="en-US" w:eastAsia="en-US" w:bidi="ar-SA"/>
      </w:rPr>
    </w:lvl>
    <w:lvl w:ilvl="3" w:tplc="D10AF158">
      <w:numFmt w:val="bullet"/>
      <w:lvlText w:val="•"/>
      <w:lvlJc w:val="left"/>
      <w:pPr>
        <w:ind w:left="3896" w:hanging="361"/>
      </w:pPr>
      <w:rPr>
        <w:rFonts w:hint="default"/>
        <w:lang w:val="en-US" w:eastAsia="en-US" w:bidi="ar-SA"/>
      </w:rPr>
    </w:lvl>
    <w:lvl w:ilvl="4" w:tplc="62408F64">
      <w:numFmt w:val="bullet"/>
      <w:lvlText w:val="•"/>
      <w:lvlJc w:val="left"/>
      <w:pPr>
        <w:ind w:left="4828" w:hanging="361"/>
      </w:pPr>
      <w:rPr>
        <w:rFonts w:hint="default"/>
        <w:lang w:val="en-US" w:eastAsia="en-US" w:bidi="ar-SA"/>
      </w:rPr>
    </w:lvl>
    <w:lvl w:ilvl="5" w:tplc="5164E44E">
      <w:numFmt w:val="bullet"/>
      <w:lvlText w:val="•"/>
      <w:lvlJc w:val="left"/>
      <w:pPr>
        <w:ind w:left="5760" w:hanging="361"/>
      </w:pPr>
      <w:rPr>
        <w:rFonts w:hint="default"/>
        <w:lang w:val="en-US" w:eastAsia="en-US" w:bidi="ar-SA"/>
      </w:rPr>
    </w:lvl>
    <w:lvl w:ilvl="6" w:tplc="2E7EEAD2">
      <w:numFmt w:val="bullet"/>
      <w:lvlText w:val="•"/>
      <w:lvlJc w:val="left"/>
      <w:pPr>
        <w:ind w:left="6692" w:hanging="361"/>
      </w:pPr>
      <w:rPr>
        <w:rFonts w:hint="default"/>
        <w:lang w:val="en-US" w:eastAsia="en-US" w:bidi="ar-SA"/>
      </w:rPr>
    </w:lvl>
    <w:lvl w:ilvl="7" w:tplc="30FC88E6">
      <w:numFmt w:val="bullet"/>
      <w:lvlText w:val="•"/>
      <w:lvlJc w:val="left"/>
      <w:pPr>
        <w:ind w:left="7624" w:hanging="361"/>
      </w:pPr>
      <w:rPr>
        <w:rFonts w:hint="default"/>
        <w:lang w:val="en-US" w:eastAsia="en-US" w:bidi="ar-SA"/>
      </w:rPr>
    </w:lvl>
    <w:lvl w:ilvl="8" w:tplc="6E120FF0">
      <w:numFmt w:val="bullet"/>
      <w:lvlText w:val="•"/>
      <w:lvlJc w:val="left"/>
      <w:pPr>
        <w:ind w:left="8556" w:hanging="361"/>
      </w:pPr>
      <w:rPr>
        <w:rFonts w:hint="default"/>
        <w:lang w:val="en-US" w:eastAsia="en-US" w:bidi="ar-SA"/>
      </w:rPr>
    </w:lvl>
  </w:abstractNum>
  <w:abstractNum w:abstractNumId="18" w15:restartNumberingAfterBreak="0">
    <w:nsid w:val="4089762E"/>
    <w:multiLevelType w:val="multilevel"/>
    <w:tmpl w:val="4D2E5B08"/>
    <w:lvl w:ilvl="0">
      <w:start w:val="1"/>
      <w:numFmt w:val="decimal"/>
      <w:lvlText w:val="%1."/>
      <w:lvlJc w:val="left"/>
      <w:pPr>
        <w:ind w:left="360" w:hanging="360"/>
      </w:pPr>
      <w:rPr>
        <w:rFonts w:hint="default"/>
      </w:rPr>
    </w:lvl>
    <w:lvl w:ilvl="1">
      <w:start w:val="3"/>
      <w:numFmt w:val="decimal"/>
      <w:lvlText w:val="%1.%2."/>
      <w:lvlJc w:val="left"/>
      <w:pPr>
        <w:ind w:left="462" w:hanging="360"/>
      </w:pPr>
      <w:rPr>
        <w:rFonts w:hint="default"/>
      </w:rPr>
    </w:lvl>
    <w:lvl w:ilvl="2">
      <w:numFmt w:val="bullet"/>
      <w:lvlText w:val=""/>
      <w:lvlJc w:val="left"/>
      <w:pPr>
        <w:ind w:left="924" w:hanging="720"/>
      </w:pPr>
      <w:rPr>
        <w:rFonts w:ascii="Symbol" w:eastAsia="Symbol" w:hAnsi="Symbol" w:cs="Symbol" w:hint="default"/>
        <w:b w:val="0"/>
        <w:bCs w:val="0"/>
        <w:i w:val="0"/>
        <w:iCs w:val="0"/>
        <w:spacing w:val="0"/>
        <w:w w:val="100"/>
        <w:sz w:val="24"/>
        <w:szCs w:val="24"/>
        <w:lang w:val="en-US" w:eastAsia="en-US" w:bidi="ar-SA"/>
      </w:rPr>
    </w:lvl>
    <w:lvl w:ilvl="3">
      <w:start w:val="1"/>
      <w:numFmt w:val="decimal"/>
      <w:lvlText w:val="%1.%2.%3.%4."/>
      <w:lvlJc w:val="left"/>
      <w:pPr>
        <w:ind w:left="1026" w:hanging="720"/>
      </w:pPr>
      <w:rPr>
        <w:rFonts w:hint="default"/>
      </w:rPr>
    </w:lvl>
    <w:lvl w:ilvl="4">
      <w:start w:val="1"/>
      <w:numFmt w:val="decimal"/>
      <w:lvlText w:val="%1.%2.%3.%4.%5."/>
      <w:lvlJc w:val="left"/>
      <w:pPr>
        <w:ind w:left="1488" w:hanging="1080"/>
      </w:pPr>
      <w:rPr>
        <w:rFonts w:hint="default"/>
      </w:rPr>
    </w:lvl>
    <w:lvl w:ilvl="5">
      <w:start w:val="1"/>
      <w:numFmt w:val="decimal"/>
      <w:lvlText w:val="%1.%2.%3.%4.%5.%6."/>
      <w:lvlJc w:val="left"/>
      <w:pPr>
        <w:ind w:left="1590" w:hanging="1080"/>
      </w:pPr>
      <w:rPr>
        <w:rFonts w:hint="default"/>
      </w:rPr>
    </w:lvl>
    <w:lvl w:ilvl="6">
      <w:start w:val="1"/>
      <w:numFmt w:val="decimal"/>
      <w:lvlText w:val="%1.%2.%3.%4.%5.%6.%7."/>
      <w:lvlJc w:val="left"/>
      <w:pPr>
        <w:ind w:left="2052" w:hanging="1440"/>
      </w:pPr>
      <w:rPr>
        <w:rFonts w:hint="default"/>
      </w:rPr>
    </w:lvl>
    <w:lvl w:ilvl="7">
      <w:start w:val="1"/>
      <w:numFmt w:val="decimal"/>
      <w:lvlText w:val="%1.%2.%3.%4.%5.%6.%7.%8."/>
      <w:lvlJc w:val="left"/>
      <w:pPr>
        <w:ind w:left="2154" w:hanging="1440"/>
      </w:pPr>
      <w:rPr>
        <w:rFonts w:hint="default"/>
      </w:rPr>
    </w:lvl>
    <w:lvl w:ilvl="8">
      <w:start w:val="1"/>
      <w:numFmt w:val="decimal"/>
      <w:lvlText w:val="%1.%2.%3.%4.%5.%6.%7.%8.%9."/>
      <w:lvlJc w:val="left"/>
      <w:pPr>
        <w:ind w:left="2616" w:hanging="1800"/>
      </w:pPr>
      <w:rPr>
        <w:rFonts w:hint="default"/>
      </w:rPr>
    </w:lvl>
  </w:abstractNum>
  <w:abstractNum w:abstractNumId="19" w15:restartNumberingAfterBreak="0">
    <w:nsid w:val="41E953E9"/>
    <w:multiLevelType w:val="multilevel"/>
    <w:tmpl w:val="081671D4"/>
    <w:lvl w:ilvl="0">
      <w:start w:val="2"/>
      <w:numFmt w:val="decimal"/>
      <w:lvlText w:val="%1"/>
      <w:lvlJc w:val="left"/>
      <w:pPr>
        <w:ind w:left="1730" w:hanging="605"/>
      </w:pPr>
      <w:rPr>
        <w:rFonts w:hint="default"/>
        <w:lang w:val="en-US" w:eastAsia="en-US" w:bidi="ar-SA"/>
      </w:rPr>
    </w:lvl>
    <w:lvl w:ilvl="1">
      <w:start w:val="1"/>
      <w:numFmt w:val="decimal"/>
      <w:lvlText w:val="%1.%2"/>
      <w:lvlJc w:val="left"/>
      <w:pPr>
        <w:ind w:left="1730" w:hanging="605"/>
      </w:pPr>
      <w:rPr>
        <w:rFonts w:hint="default"/>
        <w:lang w:val="en-US" w:eastAsia="en-US" w:bidi="ar-SA"/>
      </w:rPr>
    </w:lvl>
    <w:lvl w:ilvl="2">
      <w:start w:val="1"/>
      <w:numFmt w:val="decimal"/>
      <w:lvlText w:val="%1.%2.%3."/>
      <w:lvlJc w:val="left"/>
      <w:pPr>
        <w:ind w:left="1730" w:hanging="605"/>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4344" w:hanging="605"/>
      </w:pPr>
      <w:rPr>
        <w:rFonts w:hint="default"/>
        <w:lang w:val="en-US" w:eastAsia="en-US" w:bidi="ar-SA"/>
      </w:rPr>
    </w:lvl>
    <w:lvl w:ilvl="4">
      <w:numFmt w:val="bullet"/>
      <w:lvlText w:val="•"/>
      <w:lvlJc w:val="left"/>
      <w:pPr>
        <w:ind w:left="5212" w:hanging="605"/>
      </w:pPr>
      <w:rPr>
        <w:rFonts w:hint="default"/>
        <w:lang w:val="en-US" w:eastAsia="en-US" w:bidi="ar-SA"/>
      </w:rPr>
    </w:lvl>
    <w:lvl w:ilvl="5">
      <w:numFmt w:val="bullet"/>
      <w:lvlText w:val="•"/>
      <w:lvlJc w:val="left"/>
      <w:pPr>
        <w:ind w:left="6080" w:hanging="605"/>
      </w:pPr>
      <w:rPr>
        <w:rFonts w:hint="default"/>
        <w:lang w:val="en-US" w:eastAsia="en-US" w:bidi="ar-SA"/>
      </w:rPr>
    </w:lvl>
    <w:lvl w:ilvl="6">
      <w:numFmt w:val="bullet"/>
      <w:lvlText w:val="•"/>
      <w:lvlJc w:val="left"/>
      <w:pPr>
        <w:ind w:left="6948" w:hanging="605"/>
      </w:pPr>
      <w:rPr>
        <w:rFonts w:hint="default"/>
        <w:lang w:val="en-US" w:eastAsia="en-US" w:bidi="ar-SA"/>
      </w:rPr>
    </w:lvl>
    <w:lvl w:ilvl="7">
      <w:numFmt w:val="bullet"/>
      <w:lvlText w:val="•"/>
      <w:lvlJc w:val="left"/>
      <w:pPr>
        <w:ind w:left="7816" w:hanging="605"/>
      </w:pPr>
      <w:rPr>
        <w:rFonts w:hint="default"/>
        <w:lang w:val="en-US" w:eastAsia="en-US" w:bidi="ar-SA"/>
      </w:rPr>
    </w:lvl>
    <w:lvl w:ilvl="8">
      <w:numFmt w:val="bullet"/>
      <w:lvlText w:val="•"/>
      <w:lvlJc w:val="left"/>
      <w:pPr>
        <w:ind w:left="8684" w:hanging="605"/>
      </w:pPr>
      <w:rPr>
        <w:rFonts w:hint="default"/>
        <w:lang w:val="en-US" w:eastAsia="en-US" w:bidi="ar-SA"/>
      </w:rPr>
    </w:lvl>
  </w:abstractNum>
  <w:abstractNum w:abstractNumId="20" w15:restartNumberingAfterBreak="0">
    <w:nsid w:val="42FF7890"/>
    <w:multiLevelType w:val="multilevel"/>
    <w:tmpl w:val="04C697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5A19C1"/>
    <w:multiLevelType w:val="multilevel"/>
    <w:tmpl w:val="865ACC22"/>
    <w:lvl w:ilvl="0">
      <w:start w:val="1"/>
      <w:numFmt w:val="decimal"/>
      <w:lvlText w:val="%1."/>
      <w:lvlJc w:val="left"/>
      <w:pPr>
        <w:ind w:left="540" w:hanging="540"/>
      </w:pPr>
      <w:rPr>
        <w:rFonts w:hint="default"/>
      </w:rPr>
    </w:lvl>
    <w:lvl w:ilvl="1">
      <w:start w:va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162A6C"/>
    <w:multiLevelType w:val="hybridMultilevel"/>
    <w:tmpl w:val="4BC4EE00"/>
    <w:lvl w:ilvl="0" w:tplc="FF863F4C">
      <w:numFmt w:val="bullet"/>
      <w:lvlText w:val="●"/>
      <w:lvlJc w:val="left"/>
      <w:pPr>
        <w:ind w:left="1125" w:hanging="361"/>
      </w:pPr>
      <w:rPr>
        <w:rFonts w:ascii="Calibri" w:eastAsia="Calibri" w:hAnsi="Calibri" w:cs="Calibri" w:hint="default"/>
        <w:b w:val="0"/>
        <w:bCs w:val="0"/>
        <w:i w:val="0"/>
        <w:iCs w:val="0"/>
        <w:spacing w:val="0"/>
        <w:w w:val="100"/>
        <w:sz w:val="24"/>
        <w:szCs w:val="24"/>
        <w:lang w:val="en-US" w:eastAsia="en-US" w:bidi="ar-SA"/>
      </w:rPr>
    </w:lvl>
    <w:lvl w:ilvl="1" w:tplc="BE066428">
      <w:numFmt w:val="bullet"/>
      <w:lvlText w:val="•"/>
      <w:lvlJc w:val="left"/>
      <w:pPr>
        <w:ind w:left="2050" w:hanging="361"/>
      </w:pPr>
      <w:rPr>
        <w:rFonts w:hint="default"/>
        <w:lang w:val="en-US" w:eastAsia="en-US" w:bidi="ar-SA"/>
      </w:rPr>
    </w:lvl>
    <w:lvl w:ilvl="2" w:tplc="D9F4ED82">
      <w:numFmt w:val="bullet"/>
      <w:lvlText w:val="•"/>
      <w:lvlJc w:val="left"/>
      <w:pPr>
        <w:ind w:left="2980" w:hanging="361"/>
      </w:pPr>
      <w:rPr>
        <w:rFonts w:hint="default"/>
        <w:lang w:val="en-US" w:eastAsia="en-US" w:bidi="ar-SA"/>
      </w:rPr>
    </w:lvl>
    <w:lvl w:ilvl="3" w:tplc="5B2E6080">
      <w:numFmt w:val="bullet"/>
      <w:lvlText w:val="•"/>
      <w:lvlJc w:val="left"/>
      <w:pPr>
        <w:ind w:left="3910" w:hanging="361"/>
      </w:pPr>
      <w:rPr>
        <w:rFonts w:hint="default"/>
        <w:lang w:val="en-US" w:eastAsia="en-US" w:bidi="ar-SA"/>
      </w:rPr>
    </w:lvl>
    <w:lvl w:ilvl="4" w:tplc="A0F0C59C">
      <w:numFmt w:val="bullet"/>
      <w:lvlText w:val="•"/>
      <w:lvlJc w:val="left"/>
      <w:pPr>
        <w:ind w:left="4840" w:hanging="361"/>
      </w:pPr>
      <w:rPr>
        <w:rFonts w:hint="default"/>
        <w:lang w:val="en-US" w:eastAsia="en-US" w:bidi="ar-SA"/>
      </w:rPr>
    </w:lvl>
    <w:lvl w:ilvl="5" w:tplc="73EA3BD8">
      <w:numFmt w:val="bullet"/>
      <w:lvlText w:val="•"/>
      <w:lvlJc w:val="left"/>
      <w:pPr>
        <w:ind w:left="5770" w:hanging="361"/>
      </w:pPr>
      <w:rPr>
        <w:rFonts w:hint="default"/>
        <w:lang w:val="en-US" w:eastAsia="en-US" w:bidi="ar-SA"/>
      </w:rPr>
    </w:lvl>
    <w:lvl w:ilvl="6" w:tplc="22EC0EE6">
      <w:numFmt w:val="bullet"/>
      <w:lvlText w:val="•"/>
      <w:lvlJc w:val="left"/>
      <w:pPr>
        <w:ind w:left="6700" w:hanging="361"/>
      </w:pPr>
      <w:rPr>
        <w:rFonts w:hint="default"/>
        <w:lang w:val="en-US" w:eastAsia="en-US" w:bidi="ar-SA"/>
      </w:rPr>
    </w:lvl>
    <w:lvl w:ilvl="7" w:tplc="EFC03EC2">
      <w:numFmt w:val="bullet"/>
      <w:lvlText w:val="•"/>
      <w:lvlJc w:val="left"/>
      <w:pPr>
        <w:ind w:left="7630" w:hanging="361"/>
      </w:pPr>
      <w:rPr>
        <w:rFonts w:hint="default"/>
        <w:lang w:val="en-US" w:eastAsia="en-US" w:bidi="ar-SA"/>
      </w:rPr>
    </w:lvl>
    <w:lvl w:ilvl="8" w:tplc="F15040A6">
      <w:numFmt w:val="bullet"/>
      <w:lvlText w:val="•"/>
      <w:lvlJc w:val="left"/>
      <w:pPr>
        <w:ind w:left="8560" w:hanging="361"/>
      </w:pPr>
      <w:rPr>
        <w:rFonts w:hint="default"/>
        <w:lang w:val="en-US" w:eastAsia="en-US" w:bidi="ar-SA"/>
      </w:rPr>
    </w:lvl>
  </w:abstractNum>
  <w:abstractNum w:abstractNumId="23" w15:restartNumberingAfterBreak="0">
    <w:nsid w:val="4B471DB6"/>
    <w:multiLevelType w:val="multilevel"/>
    <w:tmpl w:val="ECC855A0"/>
    <w:lvl w:ilvl="0">
      <w:start w:val="1"/>
      <w:numFmt w:val="decimal"/>
      <w:lvlText w:val="%1"/>
      <w:lvlJc w:val="left"/>
      <w:pPr>
        <w:ind w:left="480" w:hanging="480"/>
      </w:pPr>
      <w:rPr>
        <w:rFonts w:hint="default"/>
      </w:rPr>
    </w:lvl>
    <w:lvl w:ilvl="1">
      <w:start w:val="2"/>
      <w:numFmt w:val="decimal"/>
      <w:lvlText w:val="%1.%2"/>
      <w:lvlJc w:val="left"/>
      <w:pPr>
        <w:ind w:left="581" w:hanging="480"/>
      </w:pPr>
      <w:rPr>
        <w:rFonts w:hint="default"/>
      </w:rPr>
    </w:lvl>
    <w:lvl w:ilvl="2">
      <w:start w:val="2"/>
      <w:numFmt w:val="decimal"/>
      <w:lvlText w:val="%1.%2.%3"/>
      <w:lvlJc w:val="left"/>
      <w:pPr>
        <w:ind w:left="922" w:hanging="720"/>
      </w:pPr>
      <w:rPr>
        <w:rFonts w:hint="default"/>
      </w:rPr>
    </w:lvl>
    <w:lvl w:ilvl="3">
      <w:start w:val="1"/>
      <w:numFmt w:val="decimal"/>
      <w:lvlText w:val="%1.%2.%3.%4"/>
      <w:lvlJc w:val="left"/>
      <w:pPr>
        <w:ind w:left="1023" w:hanging="720"/>
      </w:pPr>
      <w:rPr>
        <w:rFonts w:hint="default"/>
      </w:rPr>
    </w:lvl>
    <w:lvl w:ilvl="4">
      <w:start w:val="1"/>
      <w:numFmt w:val="decimal"/>
      <w:lvlText w:val="%1.%2.%3.%4.%5"/>
      <w:lvlJc w:val="left"/>
      <w:pPr>
        <w:ind w:left="1484" w:hanging="1080"/>
      </w:pPr>
      <w:rPr>
        <w:rFonts w:hint="default"/>
      </w:rPr>
    </w:lvl>
    <w:lvl w:ilvl="5">
      <w:start w:val="1"/>
      <w:numFmt w:val="decimal"/>
      <w:lvlText w:val="%1.%2.%3.%4.%5.%6"/>
      <w:lvlJc w:val="left"/>
      <w:pPr>
        <w:ind w:left="1585" w:hanging="1080"/>
      </w:pPr>
      <w:rPr>
        <w:rFonts w:hint="default"/>
      </w:rPr>
    </w:lvl>
    <w:lvl w:ilvl="6">
      <w:start w:val="1"/>
      <w:numFmt w:val="decimal"/>
      <w:lvlText w:val="%1.%2.%3.%4.%5.%6.%7"/>
      <w:lvlJc w:val="left"/>
      <w:pPr>
        <w:ind w:left="2046" w:hanging="1440"/>
      </w:pPr>
      <w:rPr>
        <w:rFonts w:hint="default"/>
      </w:rPr>
    </w:lvl>
    <w:lvl w:ilvl="7">
      <w:start w:val="1"/>
      <w:numFmt w:val="decimal"/>
      <w:lvlText w:val="%1.%2.%3.%4.%5.%6.%7.%8"/>
      <w:lvlJc w:val="left"/>
      <w:pPr>
        <w:ind w:left="2147" w:hanging="1440"/>
      </w:pPr>
      <w:rPr>
        <w:rFonts w:hint="default"/>
      </w:rPr>
    </w:lvl>
    <w:lvl w:ilvl="8">
      <w:start w:val="1"/>
      <w:numFmt w:val="decimal"/>
      <w:lvlText w:val="%1.%2.%3.%4.%5.%6.%7.%8.%9"/>
      <w:lvlJc w:val="left"/>
      <w:pPr>
        <w:ind w:left="2608" w:hanging="1800"/>
      </w:pPr>
      <w:rPr>
        <w:rFonts w:hint="default"/>
      </w:rPr>
    </w:lvl>
  </w:abstractNum>
  <w:abstractNum w:abstractNumId="24" w15:restartNumberingAfterBreak="0">
    <w:nsid w:val="4E6D01E8"/>
    <w:multiLevelType w:val="hybridMultilevel"/>
    <w:tmpl w:val="515C9DE6"/>
    <w:lvl w:ilvl="0" w:tplc="7A6E39A6">
      <w:numFmt w:val="bullet"/>
      <w:lvlText w:val=""/>
      <w:lvlJc w:val="left"/>
      <w:pPr>
        <w:ind w:left="822" w:hanging="360"/>
      </w:pPr>
      <w:rPr>
        <w:rFonts w:ascii="Symbol" w:eastAsia="Symbol" w:hAnsi="Symbol" w:cs="Symbol" w:hint="default"/>
        <w:b w:val="0"/>
        <w:bCs w:val="0"/>
        <w:i w:val="0"/>
        <w:iCs w:val="0"/>
        <w:spacing w:val="0"/>
        <w:w w:val="100"/>
        <w:sz w:val="24"/>
        <w:szCs w:val="24"/>
        <w:lang w:val="en-US" w:eastAsia="en-US" w:bidi="ar-SA"/>
      </w:rPr>
    </w:lvl>
    <w:lvl w:ilvl="1" w:tplc="06B6B7C8">
      <w:numFmt w:val="bullet"/>
      <w:lvlText w:val="•"/>
      <w:lvlJc w:val="left"/>
      <w:pPr>
        <w:ind w:left="1780" w:hanging="360"/>
      </w:pPr>
      <w:rPr>
        <w:rFonts w:hint="default"/>
        <w:lang w:val="en-US" w:eastAsia="en-US" w:bidi="ar-SA"/>
      </w:rPr>
    </w:lvl>
    <w:lvl w:ilvl="2" w:tplc="1556C328">
      <w:numFmt w:val="bullet"/>
      <w:lvlText w:val="•"/>
      <w:lvlJc w:val="left"/>
      <w:pPr>
        <w:ind w:left="2740" w:hanging="360"/>
      </w:pPr>
      <w:rPr>
        <w:rFonts w:hint="default"/>
        <w:lang w:val="en-US" w:eastAsia="en-US" w:bidi="ar-SA"/>
      </w:rPr>
    </w:lvl>
    <w:lvl w:ilvl="3" w:tplc="71F8D7AC">
      <w:numFmt w:val="bullet"/>
      <w:lvlText w:val="•"/>
      <w:lvlJc w:val="left"/>
      <w:pPr>
        <w:ind w:left="3700" w:hanging="360"/>
      </w:pPr>
      <w:rPr>
        <w:rFonts w:hint="default"/>
        <w:lang w:val="en-US" w:eastAsia="en-US" w:bidi="ar-SA"/>
      </w:rPr>
    </w:lvl>
    <w:lvl w:ilvl="4" w:tplc="669857AC">
      <w:numFmt w:val="bullet"/>
      <w:lvlText w:val="•"/>
      <w:lvlJc w:val="left"/>
      <w:pPr>
        <w:ind w:left="4660" w:hanging="360"/>
      </w:pPr>
      <w:rPr>
        <w:rFonts w:hint="default"/>
        <w:lang w:val="en-US" w:eastAsia="en-US" w:bidi="ar-SA"/>
      </w:rPr>
    </w:lvl>
    <w:lvl w:ilvl="5" w:tplc="F9BEAA90">
      <w:numFmt w:val="bullet"/>
      <w:lvlText w:val="•"/>
      <w:lvlJc w:val="left"/>
      <w:pPr>
        <w:ind w:left="5620" w:hanging="360"/>
      </w:pPr>
      <w:rPr>
        <w:rFonts w:hint="default"/>
        <w:lang w:val="en-US" w:eastAsia="en-US" w:bidi="ar-SA"/>
      </w:rPr>
    </w:lvl>
    <w:lvl w:ilvl="6" w:tplc="F0C8DF78">
      <w:numFmt w:val="bullet"/>
      <w:lvlText w:val="•"/>
      <w:lvlJc w:val="left"/>
      <w:pPr>
        <w:ind w:left="6580" w:hanging="360"/>
      </w:pPr>
      <w:rPr>
        <w:rFonts w:hint="default"/>
        <w:lang w:val="en-US" w:eastAsia="en-US" w:bidi="ar-SA"/>
      </w:rPr>
    </w:lvl>
    <w:lvl w:ilvl="7" w:tplc="AFDC2FD4">
      <w:numFmt w:val="bullet"/>
      <w:lvlText w:val="•"/>
      <w:lvlJc w:val="left"/>
      <w:pPr>
        <w:ind w:left="7540" w:hanging="360"/>
      </w:pPr>
      <w:rPr>
        <w:rFonts w:hint="default"/>
        <w:lang w:val="en-US" w:eastAsia="en-US" w:bidi="ar-SA"/>
      </w:rPr>
    </w:lvl>
    <w:lvl w:ilvl="8" w:tplc="2578B966">
      <w:numFmt w:val="bullet"/>
      <w:lvlText w:val="•"/>
      <w:lvlJc w:val="left"/>
      <w:pPr>
        <w:ind w:left="8500" w:hanging="360"/>
      </w:pPr>
      <w:rPr>
        <w:rFonts w:hint="default"/>
        <w:lang w:val="en-US" w:eastAsia="en-US" w:bidi="ar-SA"/>
      </w:rPr>
    </w:lvl>
  </w:abstractNum>
  <w:abstractNum w:abstractNumId="25" w15:restartNumberingAfterBreak="0">
    <w:nsid w:val="4FC458C6"/>
    <w:multiLevelType w:val="hybridMultilevel"/>
    <w:tmpl w:val="F0DE117C"/>
    <w:lvl w:ilvl="0" w:tplc="58B22EC4">
      <w:numFmt w:val="bullet"/>
      <w:lvlText w:val="●"/>
      <w:lvlJc w:val="left"/>
      <w:pPr>
        <w:ind w:left="720" w:hanging="360"/>
      </w:pPr>
      <w:rPr>
        <w:rFonts w:ascii="Calibri" w:eastAsia="Calibri" w:hAnsi="Calibri" w:cs="Calibri" w:hint="default"/>
        <w:b w:val="0"/>
        <w:bCs w:val="0"/>
        <w:i w:val="0"/>
        <w:iCs w:val="0"/>
        <w:color w:val="333C47"/>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3A2300"/>
    <w:multiLevelType w:val="hybridMultilevel"/>
    <w:tmpl w:val="1278D2E4"/>
    <w:lvl w:ilvl="0" w:tplc="B99A007E">
      <w:start w:val="1"/>
      <w:numFmt w:val="decimal"/>
      <w:lvlText w:val="%1."/>
      <w:lvlJc w:val="left"/>
      <w:pPr>
        <w:ind w:left="11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8925BFC">
      <w:numFmt w:val="bullet"/>
      <w:lvlText w:val=""/>
      <w:lvlJc w:val="left"/>
      <w:pPr>
        <w:ind w:left="1125" w:hanging="361"/>
      </w:pPr>
      <w:rPr>
        <w:rFonts w:ascii="Symbol" w:eastAsia="Symbol" w:hAnsi="Symbol" w:cs="Symbol" w:hint="default"/>
        <w:b w:val="0"/>
        <w:bCs w:val="0"/>
        <w:i w:val="0"/>
        <w:iCs w:val="0"/>
        <w:spacing w:val="0"/>
        <w:w w:val="100"/>
        <w:sz w:val="24"/>
        <w:szCs w:val="24"/>
        <w:lang w:val="en-US" w:eastAsia="en-US" w:bidi="ar-SA"/>
      </w:rPr>
    </w:lvl>
    <w:lvl w:ilvl="2" w:tplc="48B8159E">
      <w:numFmt w:val="bullet"/>
      <w:lvlText w:val="•"/>
      <w:lvlJc w:val="left"/>
      <w:pPr>
        <w:ind w:left="2980" w:hanging="361"/>
      </w:pPr>
      <w:rPr>
        <w:rFonts w:hint="default"/>
        <w:lang w:val="en-US" w:eastAsia="en-US" w:bidi="ar-SA"/>
      </w:rPr>
    </w:lvl>
    <w:lvl w:ilvl="3" w:tplc="B66253C4">
      <w:numFmt w:val="bullet"/>
      <w:lvlText w:val="•"/>
      <w:lvlJc w:val="left"/>
      <w:pPr>
        <w:ind w:left="3910" w:hanging="361"/>
      </w:pPr>
      <w:rPr>
        <w:rFonts w:hint="default"/>
        <w:lang w:val="en-US" w:eastAsia="en-US" w:bidi="ar-SA"/>
      </w:rPr>
    </w:lvl>
    <w:lvl w:ilvl="4" w:tplc="FC1A0B7C">
      <w:numFmt w:val="bullet"/>
      <w:lvlText w:val="•"/>
      <w:lvlJc w:val="left"/>
      <w:pPr>
        <w:ind w:left="4840" w:hanging="361"/>
      </w:pPr>
      <w:rPr>
        <w:rFonts w:hint="default"/>
        <w:lang w:val="en-US" w:eastAsia="en-US" w:bidi="ar-SA"/>
      </w:rPr>
    </w:lvl>
    <w:lvl w:ilvl="5" w:tplc="D4A67FA2">
      <w:numFmt w:val="bullet"/>
      <w:lvlText w:val="•"/>
      <w:lvlJc w:val="left"/>
      <w:pPr>
        <w:ind w:left="5770" w:hanging="361"/>
      </w:pPr>
      <w:rPr>
        <w:rFonts w:hint="default"/>
        <w:lang w:val="en-US" w:eastAsia="en-US" w:bidi="ar-SA"/>
      </w:rPr>
    </w:lvl>
    <w:lvl w:ilvl="6" w:tplc="CDD29948">
      <w:numFmt w:val="bullet"/>
      <w:lvlText w:val="•"/>
      <w:lvlJc w:val="left"/>
      <w:pPr>
        <w:ind w:left="6700" w:hanging="361"/>
      </w:pPr>
      <w:rPr>
        <w:rFonts w:hint="default"/>
        <w:lang w:val="en-US" w:eastAsia="en-US" w:bidi="ar-SA"/>
      </w:rPr>
    </w:lvl>
    <w:lvl w:ilvl="7" w:tplc="06F8D0F0">
      <w:numFmt w:val="bullet"/>
      <w:lvlText w:val="•"/>
      <w:lvlJc w:val="left"/>
      <w:pPr>
        <w:ind w:left="7630" w:hanging="361"/>
      </w:pPr>
      <w:rPr>
        <w:rFonts w:hint="default"/>
        <w:lang w:val="en-US" w:eastAsia="en-US" w:bidi="ar-SA"/>
      </w:rPr>
    </w:lvl>
    <w:lvl w:ilvl="8" w:tplc="438231CC">
      <w:numFmt w:val="bullet"/>
      <w:lvlText w:val="•"/>
      <w:lvlJc w:val="left"/>
      <w:pPr>
        <w:ind w:left="8560" w:hanging="361"/>
      </w:pPr>
      <w:rPr>
        <w:rFonts w:hint="default"/>
        <w:lang w:val="en-US" w:eastAsia="en-US" w:bidi="ar-SA"/>
      </w:rPr>
    </w:lvl>
  </w:abstractNum>
  <w:abstractNum w:abstractNumId="27" w15:restartNumberingAfterBreak="0">
    <w:nsid w:val="53F41028"/>
    <w:multiLevelType w:val="multilevel"/>
    <w:tmpl w:val="532C16C6"/>
    <w:lvl w:ilvl="0">
      <w:start w:val="3"/>
      <w:numFmt w:val="decimal"/>
      <w:lvlText w:val="%1"/>
      <w:lvlJc w:val="left"/>
      <w:pPr>
        <w:ind w:left="1548" w:hanging="423"/>
      </w:pPr>
      <w:rPr>
        <w:rFonts w:hint="default"/>
        <w:lang w:val="en-US" w:eastAsia="en-US" w:bidi="ar-SA"/>
      </w:rPr>
    </w:lvl>
    <w:lvl w:ilvl="1">
      <w:start w:val="1"/>
      <w:numFmt w:val="decimal"/>
      <w:lvlText w:val="%1.%2."/>
      <w:lvlJc w:val="left"/>
      <w:pPr>
        <w:ind w:left="1548"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6" w:hanging="423"/>
      </w:pPr>
      <w:rPr>
        <w:rFonts w:hint="default"/>
        <w:lang w:val="en-US" w:eastAsia="en-US" w:bidi="ar-SA"/>
      </w:rPr>
    </w:lvl>
    <w:lvl w:ilvl="3">
      <w:numFmt w:val="bullet"/>
      <w:lvlText w:val="•"/>
      <w:lvlJc w:val="left"/>
      <w:pPr>
        <w:ind w:left="4204" w:hanging="423"/>
      </w:pPr>
      <w:rPr>
        <w:rFonts w:hint="default"/>
        <w:lang w:val="en-US" w:eastAsia="en-US" w:bidi="ar-SA"/>
      </w:rPr>
    </w:lvl>
    <w:lvl w:ilvl="4">
      <w:numFmt w:val="bullet"/>
      <w:lvlText w:val="•"/>
      <w:lvlJc w:val="left"/>
      <w:pPr>
        <w:ind w:left="5092" w:hanging="423"/>
      </w:pPr>
      <w:rPr>
        <w:rFonts w:hint="default"/>
        <w:lang w:val="en-US" w:eastAsia="en-US" w:bidi="ar-SA"/>
      </w:rPr>
    </w:lvl>
    <w:lvl w:ilvl="5">
      <w:numFmt w:val="bullet"/>
      <w:lvlText w:val="•"/>
      <w:lvlJc w:val="left"/>
      <w:pPr>
        <w:ind w:left="5980" w:hanging="423"/>
      </w:pPr>
      <w:rPr>
        <w:rFonts w:hint="default"/>
        <w:lang w:val="en-US" w:eastAsia="en-US" w:bidi="ar-SA"/>
      </w:rPr>
    </w:lvl>
    <w:lvl w:ilvl="6">
      <w:numFmt w:val="bullet"/>
      <w:lvlText w:val="•"/>
      <w:lvlJc w:val="left"/>
      <w:pPr>
        <w:ind w:left="6868" w:hanging="423"/>
      </w:pPr>
      <w:rPr>
        <w:rFonts w:hint="default"/>
        <w:lang w:val="en-US" w:eastAsia="en-US" w:bidi="ar-SA"/>
      </w:rPr>
    </w:lvl>
    <w:lvl w:ilvl="7">
      <w:numFmt w:val="bullet"/>
      <w:lvlText w:val="•"/>
      <w:lvlJc w:val="left"/>
      <w:pPr>
        <w:ind w:left="7756" w:hanging="423"/>
      </w:pPr>
      <w:rPr>
        <w:rFonts w:hint="default"/>
        <w:lang w:val="en-US" w:eastAsia="en-US" w:bidi="ar-SA"/>
      </w:rPr>
    </w:lvl>
    <w:lvl w:ilvl="8">
      <w:numFmt w:val="bullet"/>
      <w:lvlText w:val="•"/>
      <w:lvlJc w:val="left"/>
      <w:pPr>
        <w:ind w:left="8644" w:hanging="423"/>
      </w:pPr>
      <w:rPr>
        <w:rFonts w:hint="default"/>
        <w:lang w:val="en-US" w:eastAsia="en-US" w:bidi="ar-SA"/>
      </w:rPr>
    </w:lvl>
  </w:abstractNum>
  <w:abstractNum w:abstractNumId="28" w15:restartNumberingAfterBreak="0">
    <w:nsid w:val="57470D09"/>
    <w:multiLevelType w:val="hybridMultilevel"/>
    <w:tmpl w:val="68840022"/>
    <w:lvl w:ilvl="0" w:tplc="8348D0CE">
      <w:numFmt w:val="bullet"/>
      <w:lvlText w:val="●"/>
      <w:lvlJc w:val="left"/>
      <w:pPr>
        <w:ind w:left="1125" w:hanging="361"/>
      </w:pPr>
      <w:rPr>
        <w:rFonts w:ascii="Calibri" w:eastAsia="Calibri" w:hAnsi="Calibri" w:cs="Calibri" w:hint="default"/>
        <w:b w:val="0"/>
        <w:bCs w:val="0"/>
        <w:i w:val="0"/>
        <w:iCs w:val="0"/>
        <w:spacing w:val="0"/>
        <w:w w:val="100"/>
        <w:sz w:val="24"/>
        <w:szCs w:val="24"/>
        <w:lang w:val="en-US" w:eastAsia="en-US" w:bidi="ar-SA"/>
      </w:rPr>
    </w:lvl>
    <w:lvl w:ilvl="1" w:tplc="22986D06">
      <w:numFmt w:val="bullet"/>
      <w:lvlText w:val="•"/>
      <w:lvlJc w:val="left"/>
      <w:pPr>
        <w:ind w:left="2050" w:hanging="361"/>
      </w:pPr>
      <w:rPr>
        <w:rFonts w:hint="default"/>
        <w:lang w:val="en-US" w:eastAsia="en-US" w:bidi="ar-SA"/>
      </w:rPr>
    </w:lvl>
    <w:lvl w:ilvl="2" w:tplc="EC32F1B6">
      <w:numFmt w:val="bullet"/>
      <w:lvlText w:val="•"/>
      <w:lvlJc w:val="left"/>
      <w:pPr>
        <w:ind w:left="2980" w:hanging="361"/>
      </w:pPr>
      <w:rPr>
        <w:rFonts w:hint="default"/>
        <w:lang w:val="en-US" w:eastAsia="en-US" w:bidi="ar-SA"/>
      </w:rPr>
    </w:lvl>
    <w:lvl w:ilvl="3" w:tplc="9D427AA0">
      <w:numFmt w:val="bullet"/>
      <w:lvlText w:val="•"/>
      <w:lvlJc w:val="left"/>
      <w:pPr>
        <w:ind w:left="3910" w:hanging="361"/>
      </w:pPr>
      <w:rPr>
        <w:rFonts w:hint="default"/>
        <w:lang w:val="en-US" w:eastAsia="en-US" w:bidi="ar-SA"/>
      </w:rPr>
    </w:lvl>
    <w:lvl w:ilvl="4" w:tplc="BC687BA6">
      <w:numFmt w:val="bullet"/>
      <w:lvlText w:val="•"/>
      <w:lvlJc w:val="left"/>
      <w:pPr>
        <w:ind w:left="4840" w:hanging="361"/>
      </w:pPr>
      <w:rPr>
        <w:rFonts w:hint="default"/>
        <w:lang w:val="en-US" w:eastAsia="en-US" w:bidi="ar-SA"/>
      </w:rPr>
    </w:lvl>
    <w:lvl w:ilvl="5" w:tplc="129E7A36">
      <w:numFmt w:val="bullet"/>
      <w:lvlText w:val="•"/>
      <w:lvlJc w:val="left"/>
      <w:pPr>
        <w:ind w:left="5770" w:hanging="361"/>
      </w:pPr>
      <w:rPr>
        <w:rFonts w:hint="default"/>
        <w:lang w:val="en-US" w:eastAsia="en-US" w:bidi="ar-SA"/>
      </w:rPr>
    </w:lvl>
    <w:lvl w:ilvl="6" w:tplc="FB04673E">
      <w:numFmt w:val="bullet"/>
      <w:lvlText w:val="•"/>
      <w:lvlJc w:val="left"/>
      <w:pPr>
        <w:ind w:left="6700" w:hanging="361"/>
      </w:pPr>
      <w:rPr>
        <w:rFonts w:hint="default"/>
        <w:lang w:val="en-US" w:eastAsia="en-US" w:bidi="ar-SA"/>
      </w:rPr>
    </w:lvl>
    <w:lvl w:ilvl="7" w:tplc="30CA0F8A">
      <w:numFmt w:val="bullet"/>
      <w:lvlText w:val="•"/>
      <w:lvlJc w:val="left"/>
      <w:pPr>
        <w:ind w:left="7630" w:hanging="361"/>
      </w:pPr>
      <w:rPr>
        <w:rFonts w:hint="default"/>
        <w:lang w:val="en-US" w:eastAsia="en-US" w:bidi="ar-SA"/>
      </w:rPr>
    </w:lvl>
    <w:lvl w:ilvl="8" w:tplc="95C63206">
      <w:numFmt w:val="bullet"/>
      <w:lvlText w:val="•"/>
      <w:lvlJc w:val="left"/>
      <w:pPr>
        <w:ind w:left="8560" w:hanging="361"/>
      </w:pPr>
      <w:rPr>
        <w:rFonts w:hint="default"/>
        <w:lang w:val="en-US" w:eastAsia="en-US" w:bidi="ar-SA"/>
      </w:rPr>
    </w:lvl>
  </w:abstractNum>
  <w:abstractNum w:abstractNumId="29" w15:restartNumberingAfterBreak="0">
    <w:nsid w:val="5B5101ED"/>
    <w:multiLevelType w:val="hybridMultilevel"/>
    <w:tmpl w:val="17E88C0C"/>
    <w:lvl w:ilvl="0" w:tplc="486842E8">
      <w:numFmt w:val="bullet"/>
      <w:lvlText w:val=""/>
      <w:lvlJc w:val="left"/>
      <w:pPr>
        <w:ind w:left="822" w:hanging="360"/>
      </w:pPr>
      <w:rPr>
        <w:rFonts w:ascii="Symbol" w:eastAsia="Symbol" w:hAnsi="Symbol" w:cs="Symbol" w:hint="default"/>
        <w:b w:val="0"/>
        <w:bCs w:val="0"/>
        <w:i w:val="0"/>
        <w:iCs w:val="0"/>
        <w:spacing w:val="0"/>
        <w:w w:val="100"/>
        <w:sz w:val="24"/>
        <w:szCs w:val="24"/>
        <w:lang w:val="en-US" w:eastAsia="en-US" w:bidi="ar-SA"/>
      </w:rPr>
    </w:lvl>
    <w:lvl w:ilvl="1" w:tplc="41581B28">
      <w:numFmt w:val="bullet"/>
      <w:lvlText w:val="•"/>
      <w:lvlJc w:val="left"/>
      <w:pPr>
        <w:ind w:left="1780" w:hanging="360"/>
      </w:pPr>
      <w:rPr>
        <w:rFonts w:hint="default"/>
        <w:lang w:val="en-US" w:eastAsia="en-US" w:bidi="ar-SA"/>
      </w:rPr>
    </w:lvl>
    <w:lvl w:ilvl="2" w:tplc="19F89AEC">
      <w:numFmt w:val="bullet"/>
      <w:lvlText w:val="•"/>
      <w:lvlJc w:val="left"/>
      <w:pPr>
        <w:ind w:left="2740" w:hanging="360"/>
      </w:pPr>
      <w:rPr>
        <w:rFonts w:hint="default"/>
        <w:lang w:val="en-US" w:eastAsia="en-US" w:bidi="ar-SA"/>
      </w:rPr>
    </w:lvl>
    <w:lvl w:ilvl="3" w:tplc="CA6076D6">
      <w:numFmt w:val="bullet"/>
      <w:lvlText w:val="•"/>
      <w:lvlJc w:val="left"/>
      <w:pPr>
        <w:ind w:left="3700" w:hanging="360"/>
      </w:pPr>
      <w:rPr>
        <w:rFonts w:hint="default"/>
        <w:lang w:val="en-US" w:eastAsia="en-US" w:bidi="ar-SA"/>
      </w:rPr>
    </w:lvl>
    <w:lvl w:ilvl="4" w:tplc="7F9276B6">
      <w:numFmt w:val="bullet"/>
      <w:lvlText w:val="•"/>
      <w:lvlJc w:val="left"/>
      <w:pPr>
        <w:ind w:left="4660" w:hanging="360"/>
      </w:pPr>
      <w:rPr>
        <w:rFonts w:hint="default"/>
        <w:lang w:val="en-US" w:eastAsia="en-US" w:bidi="ar-SA"/>
      </w:rPr>
    </w:lvl>
    <w:lvl w:ilvl="5" w:tplc="C8FE5644">
      <w:numFmt w:val="bullet"/>
      <w:lvlText w:val="•"/>
      <w:lvlJc w:val="left"/>
      <w:pPr>
        <w:ind w:left="5620" w:hanging="360"/>
      </w:pPr>
      <w:rPr>
        <w:rFonts w:hint="default"/>
        <w:lang w:val="en-US" w:eastAsia="en-US" w:bidi="ar-SA"/>
      </w:rPr>
    </w:lvl>
    <w:lvl w:ilvl="6" w:tplc="C294403E">
      <w:numFmt w:val="bullet"/>
      <w:lvlText w:val="•"/>
      <w:lvlJc w:val="left"/>
      <w:pPr>
        <w:ind w:left="6580" w:hanging="360"/>
      </w:pPr>
      <w:rPr>
        <w:rFonts w:hint="default"/>
        <w:lang w:val="en-US" w:eastAsia="en-US" w:bidi="ar-SA"/>
      </w:rPr>
    </w:lvl>
    <w:lvl w:ilvl="7" w:tplc="DDE6711C">
      <w:numFmt w:val="bullet"/>
      <w:lvlText w:val="•"/>
      <w:lvlJc w:val="left"/>
      <w:pPr>
        <w:ind w:left="7540" w:hanging="360"/>
      </w:pPr>
      <w:rPr>
        <w:rFonts w:hint="default"/>
        <w:lang w:val="en-US" w:eastAsia="en-US" w:bidi="ar-SA"/>
      </w:rPr>
    </w:lvl>
    <w:lvl w:ilvl="8" w:tplc="C61A89A0">
      <w:numFmt w:val="bullet"/>
      <w:lvlText w:val="•"/>
      <w:lvlJc w:val="left"/>
      <w:pPr>
        <w:ind w:left="8500" w:hanging="360"/>
      </w:pPr>
      <w:rPr>
        <w:rFonts w:hint="default"/>
        <w:lang w:val="en-US" w:eastAsia="en-US" w:bidi="ar-SA"/>
      </w:rPr>
    </w:lvl>
  </w:abstractNum>
  <w:abstractNum w:abstractNumId="30" w15:restartNumberingAfterBreak="0">
    <w:nsid w:val="5C3829B8"/>
    <w:multiLevelType w:val="multilevel"/>
    <w:tmpl w:val="59207974"/>
    <w:lvl w:ilvl="0">
      <w:start w:val="1"/>
      <w:numFmt w:val="decimal"/>
      <w:lvlText w:val="%1."/>
      <w:lvlJc w:val="left"/>
      <w:pPr>
        <w:ind w:left="360" w:hanging="360"/>
      </w:pPr>
      <w:rPr>
        <w:rFonts w:hint="default"/>
      </w:rPr>
    </w:lvl>
    <w:lvl w:ilvl="1">
      <w:start w:val="3"/>
      <w:numFmt w:val="decimal"/>
      <w:lvlText w:val="%1.%2."/>
      <w:lvlJc w:val="left"/>
      <w:pPr>
        <w:ind w:left="462" w:hanging="360"/>
      </w:pPr>
      <w:rPr>
        <w:rFonts w:hint="default"/>
      </w:rPr>
    </w:lvl>
    <w:lvl w:ilvl="2">
      <w:start w:val="1"/>
      <w:numFmt w:val="decimal"/>
      <w:lvlText w:val="%1.%2.%3."/>
      <w:lvlJc w:val="left"/>
      <w:pPr>
        <w:ind w:left="924" w:hanging="720"/>
      </w:pPr>
      <w:rPr>
        <w:rFonts w:hint="default"/>
      </w:rPr>
    </w:lvl>
    <w:lvl w:ilvl="3">
      <w:start w:val="1"/>
      <w:numFmt w:val="decimal"/>
      <w:lvlText w:val="%1.%2.%3.%4."/>
      <w:lvlJc w:val="left"/>
      <w:pPr>
        <w:ind w:left="1026" w:hanging="720"/>
      </w:pPr>
      <w:rPr>
        <w:rFonts w:hint="default"/>
      </w:rPr>
    </w:lvl>
    <w:lvl w:ilvl="4">
      <w:start w:val="1"/>
      <w:numFmt w:val="decimal"/>
      <w:lvlText w:val="%1.%2.%3.%4.%5."/>
      <w:lvlJc w:val="left"/>
      <w:pPr>
        <w:ind w:left="1488" w:hanging="1080"/>
      </w:pPr>
      <w:rPr>
        <w:rFonts w:hint="default"/>
      </w:rPr>
    </w:lvl>
    <w:lvl w:ilvl="5">
      <w:start w:val="1"/>
      <w:numFmt w:val="decimal"/>
      <w:lvlText w:val="%1.%2.%3.%4.%5.%6."/>
      <w:lvlJc w:val="left"/>
      <w:pPr>
        <w:ind w:left="1590" w:hanging="1080"/>
      </w:pPr>
      <w:rPr>
        <w:rFonts w:hint="default"/>
      </w:rPr>
    </w:lvl>
    <w:lvl w:ilvl="6">
      <w:start w:val="1"/>
      <w:numFmt w:val="decimal"/>
      <w:lvlText w:val="%1.%2.%3.%4.%5.%6.%7."/>
      <w:lvlJc w:val="left"/>
      <w:pPr>
        <w:ind w:left="2052" w:hanging="1440"/>
      </w:pPr>
      <w:rPr>
        <w:rFonts w:hint="default"/>
      </w:rPr>
    </w:lvl>
    <w:lvl w:ilvl="7">
      <w:start w:val="1"/>
      <w:numFmt w:val="decimal"/>
      <w:lvlText w:val="%1.%2.%3.%4.%5.%6.%7.%8."/>
      <w:lvlJc w:val="left"/>
      <w:pPr>
        <w:ind w:left="2154" w:hanging="1440"/>
      </w:pPr>
      <w:rPr>
        <w:rFonts w:hint="default"/>
      </w:rPr>
    </w:lvl>
    <w:lvl w:ilvl="8">
      <w:start w:val="1"/>
      <w:numFmt w:val="decimal"/>
      <w:lvlText w:val="%1.%2.%3.%4.%5.%6.%7.%8.%9."/>
      <w:lvlJc w:val="left"/>
      <w:pPr>
        <w:ind w:left="2616" w:hanging="1800"/>
      </w:pPr>
      <w:rPr>
        <w:rFonts w:hint="default"/>
      </w:rPr>
    </w:lvl>
  </w:abstractNum>
  <w:abstractNum w:abstractNumId="31" w15:restartNumberingAfterBreak="0">
    <w:nsid w:val="60E15A52"/>
    <w:multiLevelType w:val="multilevel"/>
    <w:tmpl w:val="E72AB60C"/>
    <w:lvl w:ilvl="0">
      <w:start w:val="2"/>
      <w:numFmt w:val="decimal"/>
      <w:lvlText w:val="%1"/>
      <w:lvlJc w:val="left"/>
      <w:pPr>
        <w:ind w:left="760" w:hanging="422"/>
      </w:pPr>
      <w:rPr>
        <w:rFonts w:hint="default"/>
        <w:lang w:val="en-US" w:eastAsia="en-US" w:bidi="ar-SA"/>
      </w:rPr>
    </w:lvl>
    <w:lvl w:ilvl="1">
      <w:start w:val="2"/>
      <w:numFmt w:val="decimal"/>
      <w:lvlText w:val="%1.%2."/>
      <w:lvlJc w:val="left"/>
      <w:pPr>
        <w:ind w:left="760" w:hanging="422"/>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92" w:hanging="422"/>
      </w:pPr>
      <w:rPr>
        <w:rFonts w:hint="default"/>
        <w:lang w:val="en-US" w:eastAsia="en-US" w:bidi="ar-SA"/>
      </w:rPr>
    </w:lvl>
    <w:lvl w:ilvl="3">
      <w:numFmt w:val="bullet"/>
      <w:lvlText w:val="•"/>
      <w:lvlJc w:val="left"/>
      <w:pPr>
        <w:ind w:left="3658" w:hanging="422"/>
      </w:pPr>
      <w:rPr>
        <w:rFonts w:hint="default"/>
        <w:lang w:val="en-US" w:eastAsia="en-US" w:bidi="ar-SA"/>
      </w:rPr>
    </w:lvl>
    <w:lvl w:ilvl="4">
      <w:numFmt w:val="bullet"/>
      <w:lvlText w:val="•"/>
      <w:lvlJc w:val="left"/>
      <w:pPr>
        <w:ind w:left="4624" w:hanging="422"/>
      </w:pPr>
      <w:rPr>
        <w:rFonts w:hint="default"/>
        <w:lang w:val="en-US" w:eastAsia="en-US" w:bidi="ar-SA"/>
      </w:rPr>
    </w:lvl>
    <w:lvl w:ilvl="5">
      <w:numFmt w:val="bullet"/>
      <w:lvlText w:val="•"/>
      <w:lvlJc w:val="left"/>
      <w:pPr>
        <w:ind w:left="5590" w:hanging="422"/>
      </w:pPr>
      <w:rPr>
        <w:rFonts w:hint="default"/>
        <w:lang w:val="en-US" w:eastAsia="en-US" w:bidi="ar-SA"/>
      </w:rPr>
    </w:lvl>
    <w:lvl w:ilvl="6">
      <w:numFmt w:val="bullet"/>
      <w:lvlText w:val="•"/>
      <w:lvlJc w:val="left"/>
      <w:pPr>
        <w:ind w:left="6556" w:hanging="422"/>
      </w:pPr>
      <w:rPr>
        <w:rFonts w:hint="default"/>
        <w:lang w:val="en-US" w:eastAsia="en-US" w:bidi="ar-SA"/>
      </w:rPr>
    </w:lvl>
    <w:lvl w:ilvl="7">
      <w:numFmt w:val="bullet"/>
      <w:lvlText w:val="•"/>
      <w:lvlJc w:val="left"/>
      <w:pPr>
        <w:ind w:left="7522" w:hanging="422"/>
      </w:pPr>
      <w:rPr>
        <w:rFonts w:hint="default"/>
        <w:lang w:val="en-US" w:eastAsia="en-US" w:bidi="ar-SA"/>
      </w:rPr>
    </w:lvl>
    <w:lvl w:ilvl="8">
      <w:numFmt w:val="bullet"/>
      <w:lvlText w:val="•"/>
      <w:lvlJc w:val="left"/>
      <w:pPr>
        <w:ind w:left="8488" w:hanging="422"/>
      </w:pPr>
      <w:rPr>
        <w:rFonts w:hint="default"/>
        <w:lang w:val="en-US" w:eastAsia="en-US" w:bidi="ar-SA"/>
      </w:rPr>
    </w:lvl>
  </w:abstractNum>
  <w:abstractNum w:abstractNumId="32" w15:restartNumberingAfterBreak="0">
    <w:nsid w:val="63852179"/>
    <w:multiLevelType w:val="multilevel"/>
    <w:tmpl w:val="B484DCE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924" w:hanging="720"/>
      </w:pPr>
      <w:rPr>
        <w:rFonts w:hint="default"/>
      </w:rPr>
    </w:lvl>
    <w:lvl w:ilvl="3">
      <w:start w:val="1"/>
      <w:numFmt w:val="decimal"/>
      <w:lvlText w:val="%1.%2.%3.%4."/>
      <w:lvlJc w:val="left"/>
      <w:pPr>
        <w:ind w:left="1026" w:hanging="720"/>
      </w:pPr>
      <w:rPr>
        <w:rFonts w:hint="default"/>
      </w:rPr>
    </w:lvl>
    <w:lvl w:ilvl="4">
      <w:start w:val="1"/>
      <w:numFmt w:val="decimal"/>
      <w:lvlText w:val="%1.%2.%3.%4.%5."/>
      <w:lvlJc w:val="left"/>
      <w:pPr>
        <w:ind w:left="1488" w:hanging="1080"/>
      </w:pPr>
      <w:rPr>
        <w:rFonts w:hint="default"/>
      </w:rPr>
    </w:lvl>
    <w:lvl w:ilvl="5">
      <w:start w:val="1"/>
      <w:numFmt w:val="decimal"/>
      <w:lvlText w:val="%1.%2.%3.%4.%5.%6."/>
      <w:lvlJc w:val="left"/>
      <w:pPr>
        <w:ind w:left="1590" w:hanging="1080"/>
      </w:pPr>
      <w:rPr>
        <w:rFonts w:hint="default"/>
      </w:rPr>
    </w:lvl>
    <w:lvl w:ilvl="6">
      <w:start w:val="1"/>
      <w:numFmt w:val="decimal"/>
      <w:lvlText w:val="%1.%2.%3.%4.%5.%6.%7."/>
      <w:lvlJc w:val="left"/>
      <w:pPr>
        <w:ind w:left="2052" w:hanging="1440"/>
      </w:pPr>
      <w:rPr>
        <w:rFonts w:hint="default"/>
      </w:rPr>
    </w:lvl>
    <w:lvl w:ilvl="7">
      <w:start w:val="1"/>
      <w:numFmt w:val="decimal"/>
      <w:lvlText w:val="%1.%2.%3.%4.%5.%6.%7.%8."/>
      <w:lvlJc w:val="left"/>
      <w:pPr>
        <w:ind w:left="2154" w:hanging="1440"/>
      </w:pPr>
      <w:rPr>
        <w:rFonts w:hint="default"/>
      </w:rPr>
    </w:lvl>
    <w:lvl w:ilvl="8">
      <w:start w:val="1"/>
      <w:numFmt w:val="decimal"/>
      <w:lvlText w:val="%1.%2.%3.%4.%5.%6.%7.%8.%9."/>
      <w:lvlJc w:val="left"/>
      <w:pPr>
        <w:ind w:left="2616" w:hanging="1800"/>
      </w:pPr>
      <w:rPr>
        <w:rFonts w:hint="default"/>
      </w:rPr>
    </w:lvl>
  </w:abstractNum>
  <w:abstractNum w:abstractNumId="33" w15:restartNumberingAfterBreak="0">
    <w:nsid w:val="63EE78FD"/>
    <w:multiLevelType w:val="hybridMultilevel"/>
    <w:tmpl w:val="7102B4B0"/>
    <w:lvl w:ilvl="0" w:tplc="87D697C8">
      <w:start w:val="1"/>
      <w:numFmt w:val="decimal"/>
      <w:lvlText w:val="%1."/>
      <w:lvlJc w:val="left"/>
      <w:pPr>
        <w:ind w:left="674" w:hanging="212"/>
        <w:jc w:val="right"/>
      </w:pPr>
      <w:rPr>
        <w:rFonts w:ascii="Times New Roman" w:eastAsia="Times New Roman" w:hAnsi="Times New Roman" w:cs="Times New Roman" w:hint="default"/>
        <w:b/>
        <w:bCs/>
        <w:i w:val="0"/>
        <w:iCs w:val="0"/>
        <w:spacing w:val="0"/>
        <w:w w:val="100"/>
        <w:sz w:val="24"/>
        <w:szCs w:val="24"/>
        <w:lang w:val="en-US" w:eastAsia="en-US" w:bidi="ar-SA"/>
      </w:rPr>
    </w:lvl>
    <w:lvl w:ilvl="1" w:tplc="4300BE62">
      <w:numFmt w:val="bullet"/>
      <w:lvlText w:val=""/>
      <w:lvlJc w:val="left"/>
      <w:pPr>
        <w:ind w:left="1485" w:hanging="360"/>
      </w:pPr>
      <w:rPr>
        <w:rFonts w:ascii="Symbol" w:eastAsia="Symbol" w:hAnsi="Symbol" w:cs="Symbol" w:hint="default"/>
        <w:spacing w:val="0"/>
        <w:w w:val="100"/>
        <w:lang w:val="en-US" w:eastAsia="en-US" w:bidi="ar-SA"/>
      </w:rPr>
    </w:lvl>
    <w:lvl w:ilvl="2" w:tplc="4C7A6F60">
      <w:numFmt w:val="bullet"/>
      <w:lvlText w:val="•"/>
      <w:lvlJc w:val="left"/>
      <w:pPr>
        <w:ind w:left="2473" w:hanging="360"/>
      </w:pPr>
      <w:rPr>
        <w:rFonts w:hint="default"/>
        <w:lang w:val="en-US" w:eastAsia="en-US" w:bidi="ar-SA"/>
      </w:rPr>
    </w:lvl>
    <w:lvl w:ilvl="3" w:tplc="1F963EAE">
      <w:numFmt w:val="bullet"/>
      <w:lvlText w:val="•"/>
      <w:lvlJc w:val="left"/>
      <w:pPr>
        <w:ind w:left="3466" w:hanging="360"/>
      </w:pPr>
      <w:rPr>
        <w:rFonts w:hint="default"/>
        <w:lang w:val="en-US" w:eastAsia="en-US" w:bidi="ar-SA"/>
      </w:rPr>
    </w:lvl>
    <w:lvl w:ilvl="4" w:tplc="FF2610D4">
      <w:numFmt w:val="bullet"/>
      <w:lvlText w:val="•"/>
      <w:lvlJc w:val="left"/>
      <w:pPr>
        <w:ind w:left="4460" w:hanging="360"/>
      </w:pPr>
      <w:rPr>
        <w:rFonts w:hint="default"/>
        <w:lang w:val="en-US" w:eastAsia="en-US" w:bidi="ar-SA"/>
      </w:rPr>
    </w:lvl>
    <w:lvl w:ilvl="5" w:tplc="01440792">
      <w:numFmt w:val="bullet"/>
      <w:lvlText w:val="•"/>
      <w:lvlJc w:val="left"/>
      <w:pPr>
        <w:ind w:left="5453" w:hanging="360"/>
      </w:pPr>
      <w:rPr>
        <w:rFonts w:hint="default"/>
        <w:lang w:val="en-US" w:eastAsia="en-US" w:bidi="ar-SA"/>
      </w:rPr>
    </w:lvl>
    <w:lvl w:ilvl="6" w:tplc="B29E0700">
      <w:numFmt w:val="bullet"/>
      <w:lvlText w:val="•"/>
      <w:lvlJc w:val="left"/>
      <w:pPr>
        <w:ind w:left="6446" w:hanging="360"/>
      </w:pPr>
      <w:rPr>
        <w:rFonts w:hint="default"/>
        <w:lang w:val="en-US" w:eastAsia="en-US" w:bidi="ar-SA"/>
      </w:rPr>
    </w:lvl>
    <w:lvl w:ilvl="7" w:tplc="EB525156">
      <w:numFmt w:val="bullet"/>
      <w:lvlText w:val="•"/>
      <w:lvlJc w:val="left"/>
      <w:pPr>
        <w:ind w:left="7440" w:hanging="360"/>
      </w:pPr>
      <w:rPr>
        <w:rFonts w:hint="default"/>
        <w:lang w:val="en-US" w:eastAsia="en-US" w:bidi="ar-SA"/>
      </w:rPr>
    </w:lvl>
    <w:lvl w:ilvl="8" w:tplc="AD7024BC">
      <w:numFmt w:val="bullet"/>
      <w:lvlText w:val="•"/>
      <w:lvlJc w:val="left"/>
      <w:pPr>
        <w:ind w:left="8433" w:hanging="360"/>
      </w:pPr>
      <w:rPr>
        <w:rFonts w:hint="default"/>
        <w:lang w:val="en-US" w:eastAsia="en-US" w:bidi="ar-SA"/>
      </w:rPr>
    </w:lvl>
  </w:abstractNum>
  <w:abstractNum w:abstractNumId="34" w15:restartNumberingAfterBreak="0">
    <w:nsid w:val="67D06F2A"/>
    <w:multiLevelType w:val="multilevel"/>
    <w:tmpl w:val="E80257E4"/>
    <w:lvl w:ilvl="0">
      <w:start w:val="1"/>
      <w:numFmt w:val="decimal"/>
      <w:lvlText w:val="%1"/>
      <w:lvlJc w:val="left"/>
      <w:pPr>
        <w:ind w:left="480" w:hanging="480"/>
      </w:pPr>
      <w:rPr>
        <w:rFonts w:hint="default"/>
      </w:rPr>
    </w:lvl>
    <w:lvl w:ilvl="1">
      <w:start w:val="2"/>
      <w:numFmt w:val="decimal"/>
      <w:lvlText w:val="%1.%2"/>
      <w:lvlJc w:val="left"/>
      <w:pPr>
        <w:ind w:left="581" w:hanging="480"/>
      </w:pPr>
      <w:rPr>
        <w:rFonts w:hint="default"/>
      </w:rPr>
    </w:lvl>
    <w:lvl w:ilvl="2">
      <w:numFmt w:val="bullet"/>
      <w:lvlText w:val=""/>
      <w:lvlJc w:val="left"/>
      <w:pPr>
        <w:ind w:left="922" w:hanging="720"/>
      </w:pPr>
      <w:rPr>
        <w:rFonts w:ascii="Symbol" w:eastAsia="Symbol" w:hAnsi="Symbol" w:cs="Symbol" w:hint="default"/>
        <w:spacing w:val="0"/>
        <w:w w:val="100"/>
        <w:lang w:val="en-US" w:eastAsia="en-US" w:bidi="ar-SA"/>
      </w:rPr>
    </w:lvl>
    <w:lvl w:ilvl="3">
      <w:start w:val="1"/>
      <w:numFmt w:val="decimal"/>
      <w:lvlText w:val="%1.%2.%3.%4"/>
      <w:lvlJc w:val="left"/>
      <w:pPr>
        <w:ind w:left="1023" w:hanging="720"/>
      </w:pPr>
      <w:rPr>
        <w:rFonts w:hint="default"/>
      </w:rPr>
    </w:lvl>
    <w:lvl w:ilvl="4">
      <w:start w:val="1"/>
      <w:numFmt w:val="decimal"/>
      <w:lvlText w:val="%1.%2.%3.%4.%5"/>
      <w:lvlJc w:val="left"/>
      <w:pPr>
        <w:ind w:left="1484" w:hanging="1080"/>
      </w:pPr>
      <w:rPr>
        <w:rFonts w:hint="default"/>
      </w:rPr>
    </w:lvl>
    <w:lvl w:ilvl="5">
      <w:start w:val="1"/>
      <w:numFmt w:val="decimal"/>
      <w:lvlText w:val="%1.%2.%3.%4.%5.%6"/>
      <w:lvlJc w:val="left"/>
      <w:pPr>
        <w:ind w:left="1585" w:hanging="1080"/>
      </w:pPr>
      <w:rPr>
        <w:rFonts w:hint="default"/>
      </w:rPr>
    </w:lvl>
    <w:lvl w:ilvl="6">
      <w:start w:val="1"/>
      <w:numFmt w:val="decimal"/>
      <w:lvlText w:val="%1.%2.%3.%4.%5.%6.%7"/>
      <w:lvlJc w:val="left"/>
      <w:pPr>
        <w:ind w:left="2046" w:hanging="1440"/>
      </w:pPr>
      <w:rPr>
        <w:rFonts w:hint="default"/>
      </w:rPr>
    </w:lvl>
    <w:lvl w:ilvl="7">
      <w:start w:val="1"/>
      <w:numFmt w:val="decimal"/>
      <w:lvlText w:val="%1.%2.%3.%4.%5.%6.%7.%8"/>
      <w:lvlJc w:val="left"/>
      <w:pPr>
        <w:ind w:left="2147" w:hanging="1440"/>
      </w:pPr>
      <w:rPr>
        <w:rFonts w:hint="default"/>
      </w:rPr>
    </w:lvl>
    <w:lvl w:ilvl="8">
      <w:start w:val="1"/>
      <w:numFmt w:val="decimal"/>
      <w:lvlText w:val="%1.%2.%3.%4.%5.%6.%7.%8.%9"/>
      <w:lvlJc w:val="left"/>
      <w:pPr>
        <w:ind w:left="2608" w:hanging="1800"/>
      </w:pPr>
      <w:rPr>
        <w:rFonts w:hint="default"/>
      </w:rPr>
    </w:lvl>
  </w:abstractNum>
  <w:abstractNum w:abstractNumId="35" w15:restartNumberingAfterBreak="0">
    <w:nsid w:val="6A47014E"/>
    <w:multiLevelType w:val="multilevel"/>
    <w:tmpl w:val="59BA9008"/>
    <w:lvl w:ilvl="0">
      <w:start w:val="3"/>
      <w:numFmt w:val="decimal"/>
      <w:lvlText w:val="%1"/>
      <w:lvlJc w:val="left"/>
      <w:pPr>
        <w:ind w:left="1063" w:hanging="572"/>
      </w:pPr>
      <w:rPr>
        <w:rFonts w:hint="default"/>
        <w:lang w:val="en-US" w:eastAsia="en-US" w:bidi="ar-SA"/>
      </w:rPr>
    </w:lvl>
    <w:lvl w:ilvl="1">
      <w:numFmt w:val="decimal"/>
      <w:lvlText w:val="%1.%2"/>
      <w:lvlJc w:val="left"/>
      <w:pPr>
        <w:ind w:left="1063" w:hanging="572"/>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32" w:hanging="572"/>
      </w:pPr>
      <w:rPr>
        <w:rFonts w:hint="default"/>
        <w:lang w:val="en-US" w:eastAsia="en-US" w:bidi="ar-SA"/>
      </w:rPr>
    </w:lvl>
    <w:lvl w:ilvl="3">
      <w:numFmt w:val="bullet"/>
      <w:lvlText w:val="•"/>
      <w:lvlJc w:val="left"/>
      <w:pPr>
        <w:ind w:left="3868" w:hanging="572"/>
      </w:pPr>
      <w:rPr>
        <w:rFonts w:hint="default"/>
        <w:lang w:val="en-US" w:eastAsia="en-US" w:bidi="ar-SA"/>
      </w:rPr>
    </w:lvl>
    <w:lvl w:ilvl="4">
      <w:numFmt w:val="bullet"/>
      <w:lvlText w:val="•"/>
      <w:lvlJc w:val="left"/>
      <w:pPr>
        <w:ind w:left="4804" w:hanging="572"/>
      </w:pPr>
      <w:rPr>
        <w:rFonts w:hint="default"/>
        <w:lang w:val="en-US" w:eastAsia="en-US" w:bidi="ar-SA"/>
      </w:rPr>
    </w:lvl>
    <w:lvl w:ilvl="5">
      <w:numFmt w:val="bullet"/>
      <w:lvlText w:val="•"/>
      <w:lvlJc w:val="left"/>
      <w:pPr>
        <w:ind w:left="5740" w:hanging="572"/>
      </w:pPr>
      <w:rPr>
        <w:rFonts w:hint="default"/>
        <w:lang w:val="en-US" w:eastAsia="en-US" w:bidi="ar-SA"/>
      </w:rPr>
    </w:lvl>
    <w:lvl w:ilvl="6">
      <w:numFmt w:val="bullet"/>
      <w:lvlText w:val="•"/>
      <w:lvlJc w:val="left"/>
      <w:pPr>
        <w:ind w:left="6676" w:hanging="572"/>
      </w:pPr>
      <w:rPr>
        <w:rFonts w:hint="default"/>
        <w:lang w:val="en-US" w:eastAsia="en-US" w:bidi="ar-SA"/>
      </w:rPr>
    </w:lvl>
    <w:lvl w:ilvl="7">
      <w:numFmt w:val="bullet"/>
      <w:lvlText w:val="•"/>
      <w:lvlJc w:val="left"/>
      <w:pPr>
        <w:ind w:left="7612" w:hanging="572"/>
      </w:pPr>
      <w:rPr>
        <w:rFonts w:hint="default"/>
        <w:lang w:val="en-US" w:eastAsia="en-US" w:bidi="ar-SA"/>
      </w:rPr>
    </w:lvl>
    <w:lvl w:ilvl="8">
      <w:numFmt w:val="bullet"/>
      <w:lvlText w:val="•"/>
      <w:lvlJc w:val="left"/>
      <w:pPr>
        <w:ind w:left="8548" w:hanging="572"/>
      </w:pPr>
      <w:rPr>
        <w:rFonts w:hint="default"/>
        <w:lang w:val="en-US" w:eastAsia="en-US" w:bidi="ar-SA"/>
      </w:rPr>
    </w:lvl>
  </w:abstractNum>
  <w:abstractNum w:abstractNumId="36" w15:restartNumberingAfterBreak="0">
    <w:nsid w:val="6A67517A"/>
    <w:multiLevelType w:val="multilevel"/>
    <w:tmpl w:val="FD86912C"/>
    <w:lvl w:ilvl="0">
      <w:start w:val="4"/>
      <w:numFmt w:val="decimal"/>
      <w:lvlText w:val="%1."/>
      <w:lvlJc w:val="left"/>
      <w:pPr>
        <w:ind w:left="360" w:hanging="360"/>
      </w:pPr>
      <w:rPr>
        <w:rFonts w:hint="default"/>
      </w:rPr>
    </w:lvl>
    <w:lvl w:ilvl="1">
      <w:start w:val="4"/>
      <w:numFmt w:val="decimal"/>
      <w:lvlText w:val="%1.%2."/>
      <w:lvlJc w:val="left"/>
      <w:pPr>
        <w:ind w:left="1854" w:hanging="360"/>
      </w:pPr>
      <w:rPr>
        <w:rFonts w:hint="default"/>
      </w:rPr>
    </w:lvl>
    <w:lvl w:ilvl="2">
      <w:start w:val="1"/>
      <w:numFmt w:val="decimal"/>
      <w:lvlText w:val="%1.%2.%3."/>
      <w:lvlJc w:val="left"/>
      <w:pPr>
        <w:ind w:left="3708" w:hanging="720"/>
      </w:pPr>
      <w:rPr>
        <w:rFonts w:hint="default"/>
      </w:rPr>
    </w:lvl>
    <w:lvl w:ilvl="3">
      <w:start w:val="1"/>
      <w:numFmt w:val="decimal"/>
      <w:lvlText w:val="%1.%2.%3.%4."/>
      <w:lvlJc w:val="left"/>
      <w:pPr>
        <w:ind w:left="5202" w:hanging="720"/>
      </w:pPr>
      <w:rPr>
        <w:rFonts w:hint="default"/>
      </w:rPr>
    </w:lvl>
    <w:lvl w:ilvl="4">
      <w:start w:val="1"/>
      <w:numFmt w:val="decimal"/>
      <w:lvlText w:val="%1.%2.%3.%4.%5."/>
      <w:lvlJc w:val="left"/>
      <w:pPr>
        <w:ind w:left="7056" w:hanging="1080"/>
      </w:pPr>
      <w:rPr>
        <w:rFonts w:hint="default"/>
      </w:rPr>
    </w:lvl>
    <w:lvl w:ilvl="5">
      <w:start w:val="1"/>
      <w:numFmt w:val="decimal"/>
      <w:lvlText w:val="%1.%2.%3.%4.%5.%6."/>
      <w:lvlJc w:val="left"/>
      <w:pPr>
        <w:ind w:left="8550" w:hanging="1080"/>
      </w:pPr>
      <w:rPr>
        <w:rFonts w:hint="default"/>
      </w:rPr>
    </w:lvl>
    <w:lvl w:ilvl="6">
      <w:start w:val="1"/>
      <w:numFmt w:val="decimal"/>
      <w:lvlText w:val="%1.%2.%3.%4.%5.%6.%7."/>
      <w:lvlJc w:val="left"/>
      <w:pPr>
        <w:ind w:left="10404" w:hanging="1440"/>
      </w:pPr>
      <w:rPr>
        <w:rFonts w:hint="default"/>
      </w:rPr>
    </w:lvl>
    <w:lvl w:ilvl="7">
      <w:start w:val="1"/>
      <w:numFmt w:val="decimal"/>
      <w:lvlText w:val="%1.%2.%3.%4.%5.%6.%7.%8."/>
      <w:lvlJc w:val="left"/>
      <w:pPr>
        <w:ind w:left="11898" w:hanging="1440"/>
      </w:pPr>
      <w:rPr>
        <w:rFonts w:hint="default"/>
      </w:rPr>
    </w:lvl>
    <w:lvl w:ilvl="8">
      <w:start w:val="1"/>
      <w:numFmt w:val="decimal"/>
      <w:lvlText w:val="%1.%2.%3.%4.%5.%6.%7.%8.%9."/>
      <w:lvlJc w:val="left"/>
      <w:pPr>
        <w:ind w:left="13752" w:hanging="1800"/>
      </w:pPr>
      <w:rPr>
        <w:rFonts w:hint="default"/>
      </w:rPr>
    </w:lvl>
  </w:abstractNum>
  <w:abstractNum w:abstractNumId="37" w15:restartNumberingAfterBreak="0">
    <w:nsid w:val="6E1E519E"/>
    <w:multiLevelType w:val="multilevel"/>
    <w:tmpl w:val="5D2CB7FC"/>
    <w:lvl w:ilvl="0">
      <w:start w:val="2"/>
      <w:numFmt w:val="decimal"/>
      <w:lvlText w:val="%1"/>
      <w:lvlJc w:val="left"/>
      <w:pPr>
        <w:ind w:left="524" w:hanging="422"/>
      </w:pPr>
      <w:rPr>
        <w:rFonts w:hint="default"/>
        <w:lang w:val="en-US" w:eastAsia="en-US" w:bidi="ar-SA"/>
      </w:rPr>
    </w:lvl>
    <w:lvl w:ilvl="1">
      <w:numFmt w:val="decimal"/>
      <w:lvlText w:val="%1.%2."/>
      <w:lvlJc w:val="left"/>
      <w:pPr>
        <w:ind w:left="524" w:hanging="422"/>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00" w:hanging="422"/>
      </w:pPr>
      <w:rPr>
        <w:rFonts w:hint="default"/>
        <w:lang w:val="en-US" w:eastAsia="en-US" w:bidi="ar-SA"/>
      </w:rPr>
    </w:lvl>
    <w:lvl w:ilvl="3">
      <w:numFmt w:val="bullet"/>
      <w:lvlText w:val="•"/>
      <w:lvlJc w:val="left"/>
      <w:pPr>
        <w:ind w:left="3490" w:hanging="422"/>
      </w:pPr>
      <w:rPr>
        <w:rFonts w:hint="default"/>
        <w:lang w:val="en-US" w:eastAsia="en-US" w:bidi="ar-SA"/>
      </w:rPr>
    </w:lvl>
    <w:lvl w:ilvl="4">
      <w:numFmt w:val="bullet"/>
      <w:lvlText w:val="•"/>
      <w:lvlJc w:val="left"/>
      <w:pPr>
        <w:ind w:left="4480" w:hanging="422"/>
      </w:pPr>
      <w:rPr>
        <w:rFonts w:hint="default"/>
        <w:lang w:val="en-US" w:eastAsia="en-US" w:bidi="ar-SA"/>
      </w:rPr>
    </w:lvl>
    <w:lvl w:ilvl="5">
      <w:numFmt w:val="bullet"/>
      <w:lvlText w:val="•"/>
      <w:lvlJc w:val="left"/>
      <w:pPr>
        <w:ind w:left="5470" w:hanging="422"/>
      </w:pPr>
      <w:rPr>
        <w:rFonts w:hint="default"/>
        <w:lang w:val="en-US" w:eastAsia="en-US" w:bidi="ar-SA"/>
      </w:rPr>
    </w:lvl>
    <w:lvl w:ilvl="6">
      <w:numFmt w:val="bullet"/>
      <w:lvlText w:val="•"/>
      <w:lvlJc w:val="left"/>
      <w:pPr>
        <w:ind w:left="6460" w:hanging="422"/>
      </w:pPr>
      <w:rPr>
        <w:rFonts w:hint="default"/>
        <w:lang w:val="en-US" w:eastAsia="en-US" w:bidi="ar-SA"/>
      </w:rPr>
    </w:lvl>
    <w:lvl w:ilvl="7">
      <w:numFmt w:val="bullet"/>
      <w:lvlText w:val="•"/>
      <w:lvlJc w:val="left"/>
      <w:pPr>
        <w:ind w:left="7450" w:hanging="422"/>
      </w:pPr>
      <w:rPr>
        <w:rFonts w:hint="default"/>
        <w:lang w:val="en-US" w:eastAsia="en-US" w:bidi="ar-SA"/>
      </w:rPr>
    </w:lvl>
    <w:lvl w:ilvl="8">
      <w:numFmt w:val="bullet"/>
      <w:lvlText w:val="•"/>
      <w:lvlJc w:val="left"/>
      <w:pPr>
        <w:ind w:left="8440" w:hanging="422"/>
      </w:pPr>
      <w:rPr>
        <w:rFonts w:hint="default"/>
        <w:lang w:val="en-US" w:eastAsia="en-US" w:bidi="ar-SA"/>
      </w:rPr>
    </w:lvl>
  </w:abstractNum>
  <w:abstractNum w:abstractNumId="38" w15:restartNumberingAfterBreak="0">
    <w:nsid w:val="6EDA7E3F"/>
    <w:multiLevelType w:val="hybridMultilevel"/>
    <w:tmpl w:val="3A065056"/>
    <w:lvl w:ilvl="0" w:tplc="4B546A56">
      <w:start w:val="1"/>
      <w:numFmt w:val="decimal"/>
      <w:lvlText w:val="%1."/>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28B31C">
      <w:numFmt w:val="bullet"/>
      <w:lvlText w:val="•"/>
      <w:lvlJc w:val="left"/>
      <w:pPr>
        <w:ind w:left="1456" w:hanging="360"/>
      </w:pPr>
      <w:rPr>
        <w:rFonts w:hint="default"/>
        <w:lang w:val="en-US" w:eastAsia="en-US" w:bidi="ar-SA"/>
      </w:rPr>
    </w:lvl>
    <w:lvl w:ilvl="2" w:tplc="D6982ED0">
      <w:numFmt w:val="bullet"/>
      <w:lvlText w:val="•"/>
      <w:lvlJc w:val="left"/>
      <w:pPr>
        <w:ind w:left="2452" w:hanging="360"/>
      </w:pPr>
      <w:rPr>
        <w:rFonts w:hint="default"/>
        <w:lang w:val="en-US" w:eastAsia="en-US" w:bidi="ar-SA"/>
      </w:rPr>
    </w:lvl>
    <w:lvl w:ilvl="3" w:tplc="4F6AF94A">
      <w:numFmt w:val="bullet"/>
      <w:lvlText w:val="•"/>
      <w:lvlJc w:val="left"/>
      <w:pPr>
        <w:ind w:left="3448" w:hanging="360"/>
      </w:pPr>
      <w:rPr>
        <w:rFonts w:hint="default"/>
        <w:lang w:val="en-US" w:eastAsia="en-US" w:bidi="ar-SA"/>
      </w:rPr>
    </w:lvl>
    <w:lvl w:ilvl="4" w:tplc="2C0E6E40">
      <w:numFmt w:val="bullet"/>
      <w:lvlText w:val="•"/>
      <w:lvlJc w:val="left"/>
      <w:pPr>
        <w:ind w:left="4444" w:hanging="360"/>
      </w:pPr>
      <w:rPr>
        <w:rFonts w:hint="default"/>
        <w:lang w:val="en-US" w:eastAsia="en-US" w:bidi="ar-SA"/>
      </w:rPr>
    </w:lvl>
    <w:lvl w:ilvl="5" w:tplc="222A253C">
      <w:numFmt w:val="bullet"/>
      <w:lvlText w:val="•"/>
      <w:lvlJc w:val="left"/>
      <w:pPr>
        <w:ind w:left="5440" w:hanging="360"/>
      </w:pPr>
      <w:rPr>
        <w:rFonts w:hint="default"/>
        <w:lang w:val="en-US" w:eastAsia="en-US" w:bidi="ar-SA"/>
      </w:rPr>
    </w:lvl>
    <w:lvl w:ilvl="6" w:tplc="D684079E">
      <w:numFmt w:val="bullet"/>
      <w:lvlText w:val="•"/>
      <w:lvlJc w:val="left"/>
      <w:pPr>
        <w:ind w:left="6436" w:hanging="360"/>
      </w:pPr>
      <w:rPr>
        <w:rFonts w:hint="default"/>
        <w:lang w:val="en-US" w:eastAsia="en-US" w:bidi="ar-SA"/>
      </w:rPr>
    </w:lvl>
    <w:lvl w:ilvl="7" w:tplc="810C0EF6">
      <w:numFmt w:val="bullet"/>
      <w:lvlText w:val="•"/>
      <w:lvlJc w:val="left"/>
      <w:pPr>
        <w:ind w:left="7432" w:hanging="360"/>
      </w:pPr>
      <w:rPr>
        <w:rFonts w:hint="default"/>
        <w:lang w:val="en-US" w:eastAsia="en-US" w:bidi="ar-SA"/>
      </w:rPr>
    </w:lvl>
    <w:lvl w:ilvl="8" w:tplc="656AF6B2">
      <w:numFmt w:val="bullet"/>
      <w:lvlText w:val="•"/>
      <w:lvlJc w:val="left"/>
      <w:pPr>
        <w:ind w:left="8428" w:hanging="360"/>
      </w:pPr>
      <w:rPr>
        <w:rFonts w:hint="default"/>
        <w:lang w:val="en-US" w:eastAsia="en-US" w:bidi="ar-SA"/>
      </w:rPr>
    </w:lvl>
  </w:abstractNum>
  <w:abstractNum w:abstractNumId="39" w15:restartNumberingAfterBreak="0">
    <w:nsid w:val="71B614F4"/>
    <w:multiLevelType w:val="multilevel"/>
    <w:tmpl w:val="F418EEAA"/>
    <w:lvl w:ilvl="0">
      <w:start w:val="4"/>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0" w15:restartNumberingAfterBreak="0">
    <w:nsid w:val="75F7542B"/>
    <w:multiLevelType w:val="hybridMultilevel"/>
    <w:tmpl w:val="5AE8D25A"/>
    <w:lvl w:ilvl="0" w:tplc="79787AC6">
      <w:start w:val="1"/>
      <w:numFmt w:val="decimal"/>
      <w:lvlText w:val="%1."/>
      <w:lvlJc w:val="left"/>
      <w:pPr>
        <w:ind w:left="11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3ACE2F4">
      <w:numFmt w:val="bullet"/>
      <w:lvlText w:val="•"/>
      <w:lvlJc w:val="left"/>
      <w:pPr>
        <w:ind w:left="2050" w:hanging="361"/>
      </w:pPr>
      <w:rPr>
        <w:rFonts w:hint="default"/>
        <w:lang w:val="en-US" w:eastAsia="en-US" w:bidi="ar-SA"/>
      </w:rPr>
    </w:lvl>
    <w:lvl w:ilvl="2" w:tplc="56347562">
      <w:numFmt w:val="bullet"/>
      <w:lvlText w:val="•"/>
      <w:lvlJc w:val="left"/>
      <w:pPr>
        <w:ind w:left="2980" w:hanging="361"/>
      </w:pPr>
      <w:rPr>
        <w:rFonts w:hint="default"/>
        <w:lang w:val="en-US" w:eastAsia="en-US" w:bidi="ar-SA"/>
      </w:rPr>
    </w:lvl>
    <w:lvl w:ilvl="3" w:tplc="CA6C4CD6">
      <w:numFmt w:val="bullet"/>
      <w:lvlText w:val="•"/>
      <w:lvlJc w:val="left"/>
      <w:pPr>
        <w:ind w:left="3910" w:hanging="361"/>
      </w:pPr>
      <w:rPr>
        <w:rFonts w:hint="default"/>
        <w:lang w:val="en-US" w:eastAsia="en-US" w:bidi="ar-SA"/>
      </w:rPr>
    </w:lvl>
    <w:lvl w:ilvl="4" w:tplc="0108F7BC">
      <w:numFmt w:val="bullet"/>
      <w:lvlText w:val="•"/>
      <w:lvlJc w:val="left"/>
      <w:pPr>
        <w:ind w:left="4840" w:hanging="361"/>
      </w:pPr>
      <w:rPr>
        <w:rFonts w:hint="default"/>
        <w:lang w:val="en-US" w:eastAsia="en-US" w:bidi="ar-SA"/>
      </w:rPr>
    </w:lvl>
    <w:lvl w:ilvl="5" w:tplc="812E2A4A">
      <w:numFmt w:val="bullet"/>
      <w:lvlText w:val="•"/>
      <w:lvlJc w:val="left"/>
      <w:pPr>
        <w:ind w:left="5770" w:hanging="361"/>
      </w:pPr>
      <w:rPr>
        <w:rFonts w:hint="default"/>
        <w:lang w:val="en-US" w:eastAsia="en-US" w:bidi="ar-SA"/>
      </w:rPr>
    </w:lvl>
    <w:lvl w:ilvl="6" w:tplc="DA9049A8">
      <w:numFmt w:val="bullet"/>
      <w:lvlText w:val="•"/>
      <w:lvlJc w:val="left"/>
      <w:pPr>
        <w:ind w:left="6700" w:hanging="361"/>
      </w:pPr>
      <w:rPr>
        <w:rFonts w:hint="default"/>
        <w:lang w:val="en-US" w:eastAsia="en-US" w:bidi="ar-SA"/>
      </w:rPr>
    </w:lvl>
    <w:lvl w:ilvl="7" w:tplc="32AA01D0">
      <w:numFmt w:val="bullet"/>
      <w:lvlText w:val="•"/>
      <w:lvlJc w:val="left"/>
      <w:pPr>
        <w:ind w:left="7630" w:hanging="361"/>
      </w:pPr>
      <w:rPr>
        <w:rFonts w:hint="default"/>
        <w:lang w:val="en-US" w:eastAsia="en-US" w:bidi="ar-SA"/>
      </w:rPr>
    </w:lvl>
    <w:lvl w:ilvl="8" w:tplc="F5CC29AE">
      <w:numFmt w:val="bullet"/>
      <w:lvlText w:val="•"/>
      <w:lvlJc w:val="left"/>
      <w:pPr>
        <w:ind w:left="8560" w:hanging="361"/>
      </w:pPr>
      <w:rPr>
        <w:rFonts w:hint="default"/>
        <w:lang w:val="en-US" w:eastAsia="en-US" w:bidi="ar-SA"/>
      </w:rPr>
    </w:lvl>
  </w:abstractNum>
  <w:abstractNum w:abstractNumId="41" w15:restartNumberingAfterBreak="0">
    <w:nsid w:val="7661473B"/>
    <w:multiLevelType w:val="multilevel"/>
    <w:tmpl w:val="B5C6255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8077A95"/>
    <w:multiLevelType w:val="multilevel"/>
    <w:tmpl w:val="F856B660"/>
    <w:lvl w:ilvl="0">
      <w:start w:val="2"/>
      <w:numFmt w:val="decimal"/>
      <w:lvlText w:val="%1"/>
      <w:lvlJc w:val="left"/>
      <w:pPr>
        <w:ind w:left="678" w:hanging="365"/>
      </w:pPr>
      <w:rPr>
        <w:rFonts w:hint="default"/>
        <w:lang w:val="en-US" w:eastAsia="en-US" w:bidi="ar-SA"/>
      </w:rPr>
    </w:lvl>
    <w:lvl w:ilvl="1">
      <w:start w:val="3"/>
      <w:numFmt w:val="decimal"/>
      <w:lvlText w:val="%1.%2"/>
      <w:lvlJc w:val="left"/>
      <w:pPr>
        <w:ind w:left="365"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2" w:hanging="542"/>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25" w:hanging="303"/>
      </w:pPr>
      <w:rPr>
        <w:rFonts w:ascii="Symbol" w:eastAsia="Symbol" w:hAnsi="Symbol" w:cs="Symbol" w:hint="default"/>
        <w:spacing w:val="0"/>
        <w:w w:val="100"/>
        <w:lang w:val="en-US" w:eastAsia="en-US" w:bidi="ar-SA"/>
      </w:rPr>
    </w:lvl>
    <w:lvl w:ilvl="4">
      <w:numFmt w:val="bullet"/>
      <w:lvlText w:val="•"/>
      <w:lvlJc w:val="left"/>
      <w:pPr>
        <w:ind w:left="2448" w:hanging="303"/>
      </w:pPr>
      <w:rPr>
        <w:rFonts w:hint="default"/>
        <w:lang w:val="en-US" w:eastAsia="en-US" w:bidi="ar-SA"/>
      </w:rPr>
    </w:lvl>
    <w:lvl w:ilvl="5">
      <w:numFmt w:val="bullet"/>
      <w:lvlText w:val="•"/>
      <w:lvlJc w:val="left"/>
      <w:pPr>
        <w:ind w:left="3777" w:hanging="303"/>
      </w:pPr>
      <w:rPr>
        <w:rFonts w:hint="default"/>
        <w:lang w:val="en-US" w:eastAsia="en-US" w:bidi="ar-SA"/>
      </w:rPr>
    </w:lvl>
    <w:lvl w:ilvl="6">
      <w:numFmt w:val="bullet"/>
      <w:lvlText w:val="•"/>
      <w:lvlJc w:val="left"/>
      <w:pPr>
        <w:ind w:left="5105" w:hanging="303"/>
      </w:pPr>
      <w:rPr>
        <w:rFonts w:hint="default"/>
        <w:lang w:val="en-US" w:eastAsia="en-US" w:bidi="ar-SA"/>
      </w:rPr>
    </w:lvl>
    <w:lvl w:ilvl="7">
      <w:numFmt w:val="bullet"/>
      <w:lvlText w:val="•"/>
      <w:lvlJc w:val="left"/>
      <w:pPr>
        <w:ind w:left="6434" w:hanging="303"/>
      </w:pPr>
      <w:rPr>
        <w:rFonts w:hint="default"/>
        <w:lang w:val="en-US" w:eastAsia="en-US" w:bidi="ar-SA"/>
      </w:rPr>
    </w:lvl>
    <w:lvl w:ilvl="8">
      <w:numFmt w:val="bullet"/>
      <w:lvlText w:val="•"/>
      <w:lvlJc w:val="left"/>
      <w:pPr>
        <w:ind w:left="7762" w:hanging="303"/>
      </w:pPr>
      <w:rPr>
        <w:rFonts w:hint="default"/>
        <w:lang w:val="en-US" w:eastAsia="en-US" w:bidi="ar-SA"/>
      </w:rPr>
    </w:lvl>
  </w:abstractNum>
  <w:abstractNum w:abstractNumId="43" w15:restartNumberingAfterBreak="0">
    <w:nsid w:val="7D33505A"/>
    <w:multiLevelType w:val="hybridMultilevel"/>
    <w:tmpl w:val="FF0AB2CA"/>
    <w:lvl w:ilvl="0" w:tplc="486842E8">
      <w:numFmt w:val="bullet"/>
      <w:lvlText w:val=""/>
      <w:lvlJc w:val="left"/>
      <w:pPr>
        <w:ind w:left="562"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44" w15:restartNumberingAfterBreak="0">
    <w:nsid w:val="7F8B4C27"/>
    <w:multiLevelType w:val="hybridMultilevel"/>
    <w:tmpl w:val="66703BFC"/>
    <w:lvl w:ilvl="0" w:tplc="4300BE62">
      <w:numFmt w:val="bullet"/>
      <w:lvlText w:val=""/>
      <w:lvlJc w:val="left"/>
      <w:pPr>
        <w:ind w:left="731"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num w:numId="1">
    <w:abstractNumId w:val="7"/>
  </w:num>
  <w:num w:numId="2">
    <w:abstractNumId w:val="27"/>
  </w:num>
  <w:num w:numId="3">
    <w:abstractNumId w:val="35"/>
  </w:num>
  <w:num w:numId="4">
    <w:abstractNumId w:val="19"/>
  </w:num>
  <w:num w:numId="5">
    <w:abstractNumId w:val="8"/>
  </w:num>
  <w:num w:numId="6">
    <w:abstractNumId w:val="11"/>
  </w:num>
  <w:num w:numId="7">
    <w:abstractNumId w:val="29"/>
  </w:num>
  <w:num w:numId="8">
    <w:abstractNumId w:val="15"/>
  </w:num>
  <w:num w:numId="9">
    <w:abstractNumId w:val="3"/>
  </w:num>
  <w:num w:numId="10">
    <w:abstractNumId w:val="38"/>
  </w:num>
  <w:num w:numId="11">
    <w:abstractNumId w:val="23"/>
  </w:num>
  <w:num w:numId="12">
    <w:abstractNumId w:val="6"/>
  </w:num>
  <w:num w:numId="13">
    <w:abstractNumId w:val="37"/>
  </w:num>
  <w:num w:numId="14">
    <w:abstractNumId w:val="28"/>
  </w:num>
  <w:num w:numId="15">
    <w:abstractNumId w:val="42"/>
  </w:num>
  <w:num w:numId="16">
    <w:abstractNumId w:val="31"/>
  </w:num>
  <w:num w:numId="17">
    <w:abstractNumId w:val="22"/>
  </w:num>
  <w:num w:numId="18">
    <w:abstractNumId w:val="17"/>
  </w:num>
  <w:num w:numId="19">
    <w:abstractNumId w:val="26"/>
  </w:num>
  <w:num w:numId="20">
    <w:abstractNumId w:val="24"/>
  </w:num>
  <w:num w:numId="21">
    <w:abstractNumId w:val="40"/>
  </w:num>
  <w:num w:numId="22">
    <w:abstractNumId w:val="16"/>
  </w:num>
  <w:num w:numId="23">
    <w:abstractNumId w:val="33"/>
  </w:num>
  <w:num w:numId="24">
    <w:abstractNumId w:val="2"/>
  </w:num>
  <w:num w:numId="25">
    <w:abstractNumId w:val="12"/>
  </w:num>
  <w:num w:numId="26">
    <w:abstractNumId w:val="5"/>
  </w:num>
  <w:num w:numId="27">
    <w:abstractNumId w:val="0"/>
  </w:num>
  <w:num w:numId="28">
    <w:abstractNumId w:val="25"/>
  </w:num>
  <w:num w:numId="29">
    <w:abstractNumId w:val="10"/>
  </w:num>
  <w:num w:numId="30">
    <w:abstractNumId w:val="9"/>
  </w:num>
  <w:num w:numId="31">
    <w:abstractNumId w:val="1"/>
  </w:num>
  <w:num w:numId="32">
    <w:abstractNumId w:val="21"/>
  </w:num>
  <w:num w:numId="33">
    <w:abstractNumId w:val="34"/>
  </w:num>
  <w:num w:numId="34">
    <w:abstractNumId w:val="43"/>
  </w:num>
  <w:num w:numId="35">
    <w:abstractNumId w:val="30"/>
  </w:num>
  <w:num w:numId="36">
    <w:abstractNumId w:val="18"/>
  </w:num>
  <w:num w:numId="37">
    <w:abstractNumId w:val="14"/>
  </w:num>
  <w:num w:numId="38">
    <w:abstractNumId w:val="44"/>
  </w:num>
  <w:num w:numId="39">
    <w:abstractNumId w:val="32"/>
  </w:num>
  <w:num w:numId="40">
    <w:abstractNumId w:val="39"/>
  </w:num>
  <w:num w:numId="41">
    <w:abstractNumId w:val="36"/>
  </w:num>
  <w:num w:numId="42">
    <w:abstractNumId w:val="13"/>
  </w:num>
  <w:num w:numId="43">
    <w:abstractNumId w:val="20"/>
  </w:num>
  <w:num w:numId="44">
    <w:abstractNumId w:val="41"/>
  </w:num>
  <w:num w:numId="45">
    <w:abstractNumId w:val="4"/>
  </w:num>
  <w:numIdMacAtCleanup w:val="4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ndows User">
    <w15:presenceInfo w15:providerId="None" w15:userId="Windows User"/>
  </w15:person>
  <w15:person w15:author="MUKOLWE">
    <w15:presenceInfo w15:providerId="None" w15:userId="MUKOLW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29E"/>
    <w:rsid w:val="00007AB0"/>
    <w:rsid w:val="0002141B"/>
    <w:rsid w:val="00030F50"/>
    <w:rsid w:val="000327A9"/>
    <w:rsid w:val="000330E4"/>
    <w:rsid w:val="00035F5A"/>
    <w:rsid w:val="00061B95"/>
    <w:rsid w:val="00064BCB"/>
    <w:rsid w:val="00065F5A"/>
    <w:rsid w:val="00066614"/>
    <w:rsid w:val="0007050A"/>
    <w:rsid w:val="000731FF"/>
    <w:rsid w:val="00076F98"/>
    <w:rsid w:val="000776A9"/>
    <w:rsid w:val="0008246F"/>
    <w:rsid w:val="00083AE5"/>
    <w:rsid w:val="000903F1"/>
    <w:rsid w:val="0009555C"/>
    <w:rsid w:val="000A7F93"/>
    <w:rsid w:val="000B4B10"/>
    <w:rsid w:val="000B7DD5"/>
    <w:rsid w:val="000C41DD"/>
    <w:rsid w:val="000C539A"/>
    <w:rsid w:val="000D2B10"/>
    <w:rsid w:val="000D57D5"/>
    <w:rsid w:val="000E5E22"/>
    <w:rsid w:val="000F1B3A"/>
    <w:rsid w:val="0010022D"/>
    <w:rsid w:val="00110CA6"/>
    <w:rsid w:val="001142A3"/>
    <w:rsid w:val="00122539"/>
    <w:rsid w:val="0012529E"/>
    <w:rsid w:val="0013091A"/>
    <w:rsid w:val="00144F63"/>
    <w:rsid w:val="00160DCC"/>
    <w:rsid w:val="00161351"/>
    <w:rsid w:val="00176A6D"/>
    <w:rsid w:val="001803DE"/>
    <w:rsid w:val="00182AF9"/>
    <w:rsid w:val="00184F6B"/>
    <w:rsid w:val="00187806"/>
    <w:rsid w:val="001908D3"/>
    <w:rsid w:val="00194675"/>
    <w:rsid w:val="001A3771"/>
    <w:rsid w:val="001B3BE6"/>
    <w:rsid w:val="001B793B"/>
    <w:rsid w:val="001C2BF2"/>
    <w:rsid w:val="001D63C5"/>
    <w:rsid w:val="001D75A1"/>
    <w:rsid w:val="001E736C"/>
    <w:rsid w:val="001F17FF"/>
    <w:rsid w:val="001F670D"/>
    <w:rsid w:val="0020642D"/>
    <w:rsid w:val="0022282F"/>
    <w:rsid w:val="00223F41"/>
    <w:rsid w:val="0023138E"/>
    <w:rsid w:val="00242084"/>
    <w:rsid w:val="0025460B"/>
    <w:rsid w:val="00256B6C"/>
    <w:rsid w:val="002614E1"/>
    <w:rsid w:val="00266A54"/>
    <w:rsid w:val="002829F8"/>
    <w:rsid w:val="00285136"/>
    <w:rsid w:val="002954F8"/>
    <w:rsid w:val="002A2BFA"/>
    <w:rsid w:val="002A6620"/>
    <w:rsid w:val="002B0FD0"/>
    <w:rsid w:val="002B261A"/>
    <w:rsid w:val="002B3D8C"/>
    <w:rsid w:val="002C1221"/>
    <w:rsid w:val="002F2037"/>
    <w:rsid w:val="002F5FFC"/>
    <w:rsid w:val="0031137D"/>
    <w:rsid w:val="0031175E"/>
    <w:rsid w:val="003208A3"/>
    <w:rsid w:val="00323F9A"/>
    <w:rsid w:val="00325DE7"/>
    <w:rsid w:val="00333429"/>
    <w:rsid w:val="003376A1"/>
    <w:rsid w:val="00346282"/>
    <w:rsid w:val="00354B51"/>
    <w:rsid w:val="00356D9B"/>
    <w:rsid w:val="003642E0"/>
    <w:rsid w:val="00364614"/>
    <w:rsid w:val="00364946"/>
    <w:rsid w:val="00391ADE"/>
    <w:rsid w:val="003B2FA4"/>
    <w:rsid w:val="003C1A4E"/>
    <w:rsid w:val="003D0352"/>
    <w:rsid w:val="003E3FF8"/>
    <w:rsid w:val="003E431A"/>
    <w:rsid w:val="003F0EC7"/>
    <w:rsid w:val="003F2AF2"/>
    <w:rsid w:val="003F6E92"/>
    <w:rsid w:val="00405382"/>
    <w:rsid w:val="00414D85"/>
    <w:rsid w:val="00421D2B"/>
    <w:rsid w:val="0042577A"/>
    <w:rsid w:val="004306C2"/>
    <w:rsid w:val="00433EDA"/>
    <w:rsid w:val="0044315C"/>
    <w:rsid w:val="00454762"/>
    <w:rsid w:val="00465834"/>
    <w:rsid w:val="00467813"/>
    <w:rsid w:val="004817D2"/>
    <w:rsid w:val="004845D2"/>
    <w:rsid w:val="0048712C"/>
    <w:rsid w:val="004A1535"/>
    <w:rsid w:val="004A3C77"/>
    <w:rsid w:val="004C466C"/>
    <w:rsid w:val="004C5196"/>
    <w:rsid w:val="004D6A66"/>
    <w:rsid w:val="004E3202"/>
    <w:rsid w:val="004E7BD1"/>
    <w:rsid w:val="004E7D04"/>
    <w:rsid w:val="004F11C9"/>
    <w:rsid w:val="004F16BA"/>
    <w:rsid w:val="004F21A8"/>
    <w:rsid w:val="004F4EAF"/>
    <w:rsid w:val="004F7BBB"/>
    <w:rsid w:val="005064E8"/>
    <w:rsid w:val="00531A67"/>
    <w:rsid w:val="00540900"/>
    <w:rsid w:val="005410A6"/>
    <w:rsid w:val="00543B87"/>
    <w:rsid w:val="005468F9"/>
    <w:rsid w:val="00560975"/>
    <w:rsid w:val="0056113B"/>
    <w:rsid w:val="00564DB2"/>
    <w:rsid w:val="0056593D"/>
    <w:rsid w:val="005708CF"/>
    <w:rsid w:val="005730CB"/>
    <w:rsid w:val="0059510C"/>
    <w:rsid w:val="00595BE2"/>
    <w:rsid w:val="005A3EC3"/>
    <w:rsid w:val="005A408E"/>
    <w:rsid w:val="005B0168"/>
    <w:rsid w:val="005B1DE7"/>
    <w:rsid w:val="005B2C51"/>
    <w:rsid w:val="005B3BA2"/>
    <w:rsid w:val="005B784D"/>
    <w:rsid w:val="005C35FE"/>
    <w:rsid w:val="005C5846"/>
    <w:rsid w:val="005D1DE5"/>
    <w:rsid w:val="005D2DF9"/>
    <w:rsid w:val="005D566A"/>
    <w:rsid w:val="005F2DD4"/>
    <w:rsid w:val="005F4888"/>
    <w:rsid w:val="005F6FAB"/>
    <w:rsid w:val="00602799"/>
    <w:rsid w:val="00613BBA"/>
    <w:rsid w:val="0062071D"/>
    <w:rsid w:val="00626C23"/>
    <w:rsid w:val="006307E0"/>
    <w:rsid w:val="0063120E"/>
    <w:rsid w:val="00632365"/>
    <w:rsid w:val="00633534"/>
    <w:rsid w:val="006339A1"/>
    <w:rsid w:val="00634562"/>
    <w:rsid w:val="00634F5E"/>
    <w:rsid w:val="00653245"/>
    <w:rsid w:val="0066161C"/>
    <w:rsid w:val="0066394A"/>
    <w:rsid w:val="00675B17"/>
    <w:rsid w:val="00684006"/>
    <w:rsid w:val="00684CA7"/>
    <w:rsid w:val="00691795"/>
    <w:rsid w:val="00694893"/>
    <w:rsid w:val="006A161B"/>
    <w:rsid w:val="006A2F5D"/>
    <w:rsid w:val="006B6BB6"/>
    <w:rsid w:val="006C1DB1"/>
    <w:rsid w:val="006C497B"/>
    <w:rsid w:val="006C4BC4"/>
    <w:rsid w:val="006C55D3"/>
    <w:rsid w:val="006D206A"/>
    <w:rsid w:val="006D6481"/>
    <w:rsid w:val="007170BB"/>
    <w:rsid w:val="007177BA"/>
    <w:rsid w:val="00741A20"/>
    <w:rsid w:val="0077173E"/>
    <w:rsid w:val="00781E60"/>
    <w:rsid w:val="0078253D"/>
    <w:rsid w:val="007831A3"/>
    <w:rsid w:val="00784D38"/>
    <w:rsid w:val="00797F1D"/>
    <w:rsid w:val="007A00FE"/>
    <w:rsid w:val="007A056F"/>
    <w:rsid w:val="007A5C1C"/>
    <w:rsid w:val="007B06A9"/>
    <w:rsid w:val="007B5C9A"/>
    <w:rsid w:val="007C4679"/>
    <w:rsid w:val="007D53C3"/>
    <w:rsid w:val="007D54E5"/>
    <w:rsid w:val="007F7A25"/>
    <w:rsid w:val="00803B3E"/>
    <w:rsid w:val="008041BD"/>
    <w:rsid w:val="00807D35"/>
    <w:rsid w:val="00814C1A"/>
    <w:rsid w:val="00815D14"/>
    <w:rsid w:val="00815E7C"/>
    <w:rsid w:val="00833ADF"/>
    <w:rsid w:val="0084123B"/>
    <w:rsid w:val="00844D53"/>
    <w:rsid w:val="008516A8"/>
    <w:rsid w:val="00856585"/>
    <w:rsid w:val="00856B02"/>
    <w:rsid w:val="008574C7"/>
    <w:rsid w:val="00857DB2"/>
    <w:rsid w:val="008620A4"/>
    <w:rsid w:val="00862329"/>
    <w:rsid w:val="00866F96"/>
    <w:rsid w:val="00873EED"/>
    <w:rsid w:val="00874A8B"/>
    <w:rsid w:val="00876391"/>
    <w:rsid w:val="00877096"/>
    <w:rsid w:val="0088016F"/>
    <w:rsid w:val="00885313"/>
    <w:rsid w:val="00887000"/>
    <w:rsid w:val="008908E1"/>
    <w:rsid w:val="008A2B63"/>
    <w:rsid w:val="008B3F50"/>
    <w:rsid w:val="008C04F9"/>
    <w:rsid w:val="008C1ACE"/>
    <w:rsid w:val="008C4D25"/>
    <w:rsid w:val="008F3586"/>
    <w:rsid w:val="00904939"/>
    <w:rsid w:val="00904EAC"/>
    <w:rsid w:val="00911CCB"/>
    <w:rsid w:val="00912BFC"/>
    <w:rsid w:val="00931A5F"/>
    <w:rsid w:val="00932ACC"/>
    <w:rsid w:val="009344F1"/>
    <w:rsid w:val="00935CCE"/>
    <w:rsid w:val="009422A3"/>
    <w:rsid w:val="00943160"/>
    <w:rsid w:val="00943816"/>
    <w:rsid w:val="00944A93"/>
    <w:rsid w:val="0095096F"/>
    <w:rsid w:val="009670FE"/>
    <w:rsid w:val="00974316"/>
    <w:rsid w:val="00974CD9"/>
    <w:rsid w:val="00975E76"/>
    <w:rsid w:val="00976156"/>
    <w:rsid w:val="0098043B"/>
    <w:rsid w:val="00985706"/>
    <w:rsid w:val="00987AD6"/>
    <w:rsid w:val="00993803"/>
    <w:rsid w:val="009947DF"/>
    <w:rsid w:val="00997460"/>
    <w:rsid w:val="009A2D73"/>
    <w:rsid w:val="009A3829"/>
    <w:rsid w:val="009A4CC0"/>
    <w:rsid w:val="009A63BE"/>
    <w:rsid w:val="009C514A"/>
    <w:rsid w:val="009D23B9"/>
    <w:rsid w:val="009F6352"/>
    <w:rsid w:val="00A003E5"/>
    <w:rsid w:val="00A01F98"/>
    <w:rsid w:val="00A10292"/>
    <w:rsid w:val="00A200E7"/>
    <w:rsid w:val="00A2564F"/>
    <w:rsid w:val="00A26321"/>
    <w:rsid w:val="00A32A19"/>
    <w:rsid w:val="00A444DF"/>
    <w:rsid w:val="00A4473A"/>
    <w:rsid w:val="00A479C8"/>
    <w:rsid w:val="00A509D5"/>
    <w:rsid w:val="00A563F4"/>
    <w:rsid w:val="00A6250A"/>
    <w:rsid w:val="00A65F32"/>
    <w:rsid w:val="00A7704B"/>
    <w:rsid w:val="00A816BA"/>
    <w:rsid w:val="00A94199"/>
    <w:rsid w:val="00A97D6C"/>
    <w:rsid w:val="00AA7F14"/>
    <w:rsid w:val="00AB2B13"/>
    <w:rsid w:val="00AC102A"/>
    <w:rsid w:val="00AC14F5"/>
    <w:rsid w:val="00AC3DDB"/>
    <w:rsid w:val="00AC4CA5"/>
    <w:rsid w:val="00AD3298"/>
    <w:rsid w:val="00AE0274"/>
    <w:rsid w:val="00AF6E22"/>
    <w:rsid w:val="00B03E09"/>
    <w:rsid w:val="00B047E8"/>
    <w:rsid w:val="00B04C58"/>
    <w:rsid w:val="00B119D4"/>
    <w:rsid w:val="00B12B66"/>
    <w:rsid w:val="00B14601"/>
    <w:rsid w:val="00B14D34"/>
    <w:rsid w:val="00B16853"/>
    <w:rsid w:val="00B20185"/>
    <w:rsid w:val="00B22325"/>
    <w:rsid w:val="00B34A69"/>
    <w:rsid w:val="00B377CF"/>
    <w:rsid w:val="00B400B5"/>
    <w:rsid w:val="00B449FE"/>
    <w:rsid w:val="00B536DF"/>
    <w:rsid w:val="00B57803"/>
    <w:rsid w:val="00B57CCE"/>
    <w:rsid w:val="00B640A2"/>
    <w:rsid w:val="00B6469B"/>
    <w:rsid w:val="00B66F58"/>
    <w:rsid w:val="00B67F74"/>
    <w:rsid w:val="00B71044"/>
    <w:rsid w:val="00B737ED"/>
    <w:rsid w:val="00B93867"/>
    <w:rsid w:val="00B959C5"/>
    <w:rsid w:val="00BA1DAB"/>
    <w:rsid w:val="00BA6B97"/>
    <w:rsid w:val="00BA77E8"/>
    <w:rsid w:val="00BA7DB7"/>
    <w:rsid w:val="00BD269C"/>
    <w:rsid w:val="00BD6A73"/>
    <w:rsid w:val="00BE14BD"/>
    <w:rsid w:val="00BE709E"/>
    <w:rsid w:val="00BF70C2"/>
    <w:rsid w:val="00C021F5"/>
    <w:rsid w:val="00C05DC4"/>
    <w:rsid w:val="00C11732"/>
    <w:rsid w:val="00C21366"/>
    <w:rsid w:val="00C22997"/>
    <w:rsid w:val="00C23F3A"/>
    <w:rsid w:val="00C32AB2"/>
    <w:rsid w:val="00C37B1C"/>
    <w:rsid w:val="00C53EF0"/>
    <w:rsid w:val="00C75201"/>
    <w:rsid w:val="00C87D1D"/>
    <w:rsid w:val="00C95308"/>
    <w:rsid w:val="00C97F46"/>
    <w:rsid w:val="00CA7446"/>
    <w:rsid w:val="00CD7A95"/>
    <w:rsid w:val="00CE1B64"/>
    <w:rsid w:val="00CE2633"/>
    <w:rsid w:val="00CE47EC"/>
    <w:rsid w:val="00CF2503"/>
    <w:rsid w:val="00CF2582"/>
    <w:rsid w:val="00CF3BBD"/>
    <w:rsid w:val="00D00FD4"/>
    <w:rsid w:val="00D136C6"/>
    <w:rsid w:val="00D13725"/>
    <w:rsid w:val="00D201BB"/>
    <w:rsid w:val="00D21047"/>
    <w:rsid w:val="00D21566"/>
    <w:rsid w:val="00D3472D"/>
    <w:rsid w:val="00D37853"/>
    <w:rsid w:val="00D40E90"/>
    <w:rsid w:val="00D62BC2"/>
    <w:rsid w:val="00D637BC"/>
    <w:rsid w:val="00D71B65"/>
    <w:rsid w:val="00D82FEE"/>
    <w:rsid w:val="00D923E7"/>
    <w:rsid w:val="00D92E31"/>
    <w:rsid w:val="00DA0885"/>
    <w:rsid w:val="00DA5EBB"/>
    <w:rsid w:val="00DB2E1C"/>
    <w:rsid w:val="00DC7635"/>
    <w:rsid w:val="00DD1D88"/>
    <w:rsid w:val="00DD5841"/>
    <w:rsid w:val="00DD636C"/>
    <w:rsid w:val="00DD7980"/>
    <w:rsid w:val="00DE50A3"/>
    <w:rsid w:val="00DF09EF"/>
    <w:rsid w:val="00E066EC"/>
    <w:rsid w:val="00E14B75"/>
    <w:rsid w:val="00E3681D"/>
    <w:rsid w:val="00E372E9"/>
    <w:rsid w:val="00E62852"/>
    <w:rsid w:val="00E6473A"/>
    <w:rsid w:val="00E71101"/>
    <w:rsid w:val="00E7339F"/>
    <w:rsid w:val="00E7388B"/>
    <w:rsid w:val="00EA3E5D"/>
    <w:rsid w:val="00EA4CA0"/>
    <w:rsid w:val="00EB45BC"/>
    <w:rsid w:val="00EC0835"/>
    <w:rsid w:val="00EC3812"/>
    <w:rsid w:val="00EC7B6F"/>
    <w:rsid w:val="00ED62F0"/>
    <w:rsid w:val="00EE4220"/>
    <w:rsid w:val="00EF515D"/>
    <w:rsid w:val="00F044CF"/>
    <w:rsid w:val="00F07B64"/>
    <w:rsid w:val="00F100B8"/>
    <w:rsid w:val="00F12CEE"/>
    <w:rsid w:val="00F13390"/>
    <w:rsid w:val="00F214F0"/>
    <w:rsid w:val="00F220F9"/>
    <w:rsid w:val="00F24230"/>
    <w:rsid w:val="00F2428B"/>
    <w:rsid w:val="00F31BCF"/>
    <w:rsid w:val="00F40FA7"/>
    <w:rsid w:val="00F51AD9"/>
    <w:rsid w:val="00F54740"/>
    <w:rsid w:val="00F56515"/>
    <w:rsid w:val="00F6747E"/>
    <w:rsid w:val="00F67AAD"/>
    <w:rsid w:val="00F7205B"/>
    <w:rsid w:val="00F722BA"/>
    <w:rsid w:val="00F7611F"/>
    <w:rsid w:val="00F8142D"/>
    <w:rsid w:val="00F846BE"/>
    <w:rsid w:val="00F91760"/>
    <w:rsid w:val="00F93CEA"/>
    <w:rsid w:val="00FB43E8"/>
    <w:rsid w:val="00FC2315"/>
    <w:rsid w:val="00FD32D0"/>
    <w:rsid w:val="00FD4D6C"/>
    <w:rsid w:val="00FD626E"/>
    <w:rsid w:val="00FE2E4E"/>
    <w:rsid w:val="00FF5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64D77"/>
  <w15:docId w15:val="{53790119-E480-4183-AC2F-FF087DAF4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2529E"/>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E7388B"/>
    <w:pPr>
      <w:keepNext/>
      <w:keepLines/>
      <w:spacing w:before="240"/>
      <w:outlineLvl w:val="0"/>
    </w:pPr>
    <w:rPr>
      <w:rFonts w:asciiTheme="majorHAnsi" w:eastAsiaTheme="majorEastAsia" w:hAnsiTheme="majorHAnsi" w:cstheme="majorBidi"/>
      <w:color w:val="5A5C5E" w:themeColor="accent1" w:themeShade="BF"/>
      <w:sz w:val="32"/>
      <w:szCs w:val="32"/>
    </w:rPr>
  </w:style>
  <w:style w:type="paragraph" w:styleId="Heading2">
    <w:name w:val="heading 2"/>
    <w:basedOn w:val="Normal"/>
    <w:link w:val="Heading2Char"/>
    <w:uiPriority w:val="1"/>
    <w:qFormat/>
    <w:rsid w:val="00E7388B"/>
    <w:pPr>
      <w:ind w:left="466" w:hanging="364"/>
      <w:outlineLvl w:val="1"/>
    </w:pPr>
    <w:rPr>
      <w:b/>
      <w:bCs/>
      <w:sz w:val="24"/>
      <w:szCs w:val="24"/>
    </w:rPr>
  </w:style>
  <w:style w:type="paragraph" w:styleId="Heading3">
    <w:name w:val="heading 3"/>
    <w:basedOn w:val="Normal"/>
    <w:next w:val="Normal"/>
    <w:link w:val="Heading3Char"/>
    <w:uiPriority w:val="9"/>
    <w:unhideWhenUsed/>
    <w:qFormat/>
    <w:rsid w:val="00E7388B"/>
    <w:pPr>
      <w:keepNext/>
      <w:keepLines/>
      <w:spacing w:before="40"/>
      <w:outlineLvl w:val="2"/>
    </w:pPr>
    <w:rPr>
      <w:rFonts w:asciiTheme="majorHAnsi" w:eastAsiaTheme="majorEastAsia" w:hAnsiTheme="majorHAnsi" w:cstheme="majorBidi"/>
      <w:color w:val="3C3D3E"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2529E"/>
    <w:rPr>
      <w:sz w:val="24"/>
      <w:szCs w:val="24"/>
    </w:rPr>
  </w:style>
  <w:style w:type="character" w:customStyle="1" w:styleId="BodyTextChar">
    <w:name w:val="Body Text Char"/>
    <w:basedOn w:val="DefaultParagraphFont"/>
    <w:link w:val="BodyText"/>
    <w:uiPriority w:val="1"/>
    <w:rsid w:val="0012529E"/>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2529E"/>
  </w:style>
  <w:style w:type="paragraph" w:styleId="TOC1">
    <w:name w:val="toc 1"/>
    <w:basedOn w:val="Normal"/>
    <w:uiPriority w:val="39"/>
    <w:qFormat/>
    <w:rsid w:val="0012529E"/>
    <w:pPr>
      <w:spacing w:before="579"/>
      <w:ind w:left="400" w:hanging="422"/>
    </w:pPr>
    <w:rPr>
      <w:b/>
      <w:bCs/>
      <w:sz w:val="24"/>
      <w:szCs w:val="24"/>
    </w:rPr>
  </w:style>
  <w:style w:type="paragraph" w:styleId="TOC2">
    <w:name w:val="toc 2"/>
    <w:basedOn w:val="Normal"/>
    <w:uiPriority w:val="39"/>
    <w:qFormat/>
    <w:rsid w:val="0012529E"/>
    <w:pPr>
      <w:spacing w:before="41"/>
      <w:ind w:left="764" w:hanging="359"/>
    </w:pPr>
    <w:rPr>
      <w:sz w:val="24"/>
      <w:szCs w:val="24"/>
    </w:rPr>
  </w:style>
  <w:style w:type="paragraph" w:styleId="TOC3">
    <w:name w:val="toc 3"/>
    <w:basedOn w:val="Normal"/>
    <w:uiPriority w:val="1"/>
    <w:qFormat/>
    <w:rsid w:val="0012529E"/>
    <w:pPr>
      <w:spacing w:before="574"/>
      <w:ind w:left="491" w:hanging="572"/>
    </w:pPr>
    <w:rPr>
      <w:b/>
      <w:bCs/>
      <w:sz w:val="24"/>
      <w:szCs w:val="24"/>
    </w:rPr>
  </w:style>
  <w:style w:type="paragraph" w:styleId="TOC4">
    <w:name w:val="toc 4"/>
    <w:basedOn w:val="Normal"/>
    <w:uiPriority w:val="1"/>
    <w:qFormat/>
    <w:rsid w:val="0012529E"/>
    <w:pPr>
      <w:spacing w:before="137"/>
      <w:ind w:left="913" w:hanging="422"/>
    </w:pPr>
    <w:rPr>
      <w:sz w:val="24"/>
      <w:szCs w:val="24"/>
    </w:rPr>
  </w:style>
  <w:style w:type="paragraph" w:styleId="TOC5">
    <w:name w:val="toc 5"/>
    <w:basedOn w:val="Normal"/>
    <w:uiPriority w:val="1"/>
    <w:qFormat/>
    <w:rsid w:val="0012529E"/>
    <w:pPr>
      <w:spacing w:before="137"/>
      <w:ind w:left="1729" w:hanging="604"/>
    </w:pPr>
    <w:rPr>
      <w:sz w:val="24"/>
      <w:szCs w:val="24"/>
    </w:rPr>
  </w:style>
  <w:style w:type="character" w:customStyle="1" w:styleId="Heading2Char">
    <w:name w:val="Heading 2 Char"/>
    <w:basedOn w:val="DefaultParagraphFont"/>
    <w:link w:val="Heading2"/>
    <w:uiPriority w:val="1"/>
    <w:rsid w:val="00E7388B"/>
    <w:rPr>
      <w:rFonts w:ascii="Times New Roman" w:eastAsia="Times New Roman" w:hAnsi="Times New Roman" w:cs="Times New Roman"/>
      <w:b/>
      <w:bCs/>
      <w:sz w:val="24"/>
      <w:szCs w:val="24"/>
    </w:rPr>
  </w:style>
  <w:style w:type="paragraph" w:styleId="ListParagraph">
    <w:name w:val="List Paragraph"/>
    <w:basedOn w:val="Normal"/>
    <w:uiPriority w:val="1"/>
    <w:qFormat/>
    <w:rsid w:val="00E7388B"/>
    <w:pPr>
      <w:ind w:left="1125" w:hanging="360"/>
    </w:pPr>
  </w:style>
  <w:style w:type="character" w:customStyle="1" w:styleId="Heading3Char">
    <w:name w:val="Heading 3 Char"/>
    <w:basedOn w:val="DefaultParagraphFont"/>
    <w:link w:val="Heading3"/>
    <w:uiPriority w:val="9"/>
    <w:rsid w:val="00E7388B"/>
    <w:rPr>
      <w:rFonts w:asciiTheme="majorHAnsi" w:eastAsiaTheme="majorEastAsia" w:hAnsiTheme="majorHAnsi" w:cstheme="majorBidi"/>
      <w:color w:val="3C3D3E" w:themeColor="accent1" w:themeShade="7F"/>
      <w:sz w:val="24"/>
      <w:szCs w:val="24"/>
    </w:rPr>
  </w:style>
  <w:style w:type="character" w:customStyle="1" w:styleId="Heading1Char">
    <w:name w:val="Heading 1 Char"/>
    <w:basedOn w:val="DefaultParagraphFont"/>
    <w:link w:val="Heading1"/>
    <w:uiPriority w:val="9"/>
    <w:rsid w:val="00E7388B"/>
    <w:rPr>
      <w:rFonts w:asciiTheme="majorHAnsi" w:eastAsiaTheme="majorEastAsia" w:hAnsiTheme="majorHAnsi" w:cstheme="majorBidi"/>
      <w:color w:val="5A5C5E" w:themeColor="accent1" w:themeShade="BF"/>
      <w:sz w:val="32"/>
      <w:szCs w:val="32"/>
    </w:rPr>
  </w:style>
  <w:style w:type="paragraph" w:styleId="BalloonText">
    <w:name w:val="Balloon Text"/>
    <w:basedOn w:val="Normal"/>
    <w:link w:val="BalloonTextChar"/>
    <w:uiPriority w:val="99"/>
    <w:semiHidden/>
    <w:unhideWhenUsed/>
    <w:rsid w:val="004F21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21A8"/>
    <w:rPr>
      <w:rFonts w:ascii="Segoe UI" w:eastAsia="Times New Roman" w:hAnsi="Segoe UI" w:cs="Segoe UI"/>
      <w:sz w:val="18"/>
      <w:szCs w:val="18"/>
    </w:rPr>
  </w:style>
  <w:style w:type="paragraph" w:styleId="Header">
    <w:name w:val="header"/>
    <w:basedOn w:val="Normal"/>
    <w:link w:val="HeaderChar"/>
    <w:uiPriority w:val="99"/>
    <w:unhideWhenUsed/>
    <w:rsid w:val="009A2D73"/>
    <w:pPr>
      <w:tabs>
        <w:tab w:val="center" w:pos="4680"/>
        <w:tab w:val="right" w:pos="9360"/>
      </w:tabs>
    </w:pPr>
  </w:style>
  <w:style w:type="character" w:customStyle="1" w:styleId="HeaderChar">
    <w:name w:val="Header Char"/>
    <w:basedOn w:val="DefaultParagraphFont"/>
    <w:link w:val="Header"/>
    <w:uiPriority w:val="99"/>
    <w:rsid w:val="009A2D73"/>
    <w:rPr>
      <w:rFonts w:ascii="Times New Roman" w:eastAsia="Times New Roman" w:hAnsi="Times New Roman" w:cs="Times New Roman"/>
    </w:rPr>
  </w:style>
  <w:style w:type="paragraph" w:styleId="Footer">
    <w:name w:val="footer"/>
    <w:basedOn w:val="Normal"/>
    <w:link w:val="FooterChar"/>
    <w:uiPriority w:val="99"/>
    <w:unhideWhenUsed/>
    <w:rsid w:val="009A2D73"/>
    <w:pPr>
      <w:tabs>
        <w:tab w:val="center" w:pos="4680"/>
        <w:tab w:val="right" w:pos="9360"/>
      </w:tabs>
    </w:pPr>
  </w:style>
  <w:style w:type="character" w:customStyle="1" w:styleId="FooterChar">
    <w:name w:val="Footer Char"/>
    <w:basedOn w:val="DefaultParagraphFont"/>
    <w:link w:val="Footer"/>
    <w:uiPriority w:val="99"/>
    <w:rsid w:val="009A2D73"/>
    <w:rPr>
      <w:rFonts w:ascii="Times New Roman" w:eastAsia="Times New Roman" w:hAnsi="Times New Roman" w:cs="Times New Roman"/>
    </w:rPr>
  </w:style>
  <w:style w:type="paragraph" w:styleId="NoSpacing">
    <w:name w:val="No Spacing"/>
    <w:link w:val="NoSpacingChar"/>
    <w:uiPriority w:val="1"/>
    <w:qFormat/>
    <w:rsid w:val="007C467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7C4679"/>
    <w:rPr>
      <w:rFonts w:eastAsiaTheme="minorEastAsia"/>
      <w:lang w:eastAsia="ja-JP"/>
    </w:rPr>
  </w:style>
  <w:style w:type="character" w:styleId="Strong">
    <w:name w:val="Strong"/>
    <w:basedOn w:val="DefaultParagraphFont"/>
    <w:uiPriority w:val="22"/>
    <w:qFormat/>
    <w:rsid w:val="00F214F0"/>
    <w:rPr>
      <w:b/>
      <w:bCs/>
    </w:rPr>
  </w:style>
  <w:style w:type="paragraph" w:styleId="Revision">
    <w:name w:val="Revision"/>
    <w:hidden/>
    <w:uiPriority w:val="99"/>
    <w:semiHidden/>
    <w:rsid w:val="009F6352"/>
    <w:pPr>
      <w:spacing w:after="0"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D21047"/>
    <w:pPr>
      <w:widowControl/>
      <w:autoSpaceDE/>
      <w:autoSpaceDN/>
      <w:spacing w:before="100" w:beforeAutospacing="1" w:after="100" w:afterAutospacing="1"/>
    </w:pPr>
    <w:rPr>
      <w:sz w:val="24"/>
      <w:szCs w:val="24"/>
    </w:rPr>
  </w:style>
  <w:style w:type="table" w:styleId="TableGrid">
    <w:name w:val="Table Grid"/>
    <w:basedOn w:val="TableNormal"/>
    <w:uiPriority w:val="39"/>
    <w:rsid w:val="00CF2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30CB"/>
    <w:rPr>
      <w:color w:val="5F5F5F" w:themeColor="hyperlink"/>
      <w:u w:val="single"/>
    </w:rPr>
  </w:style>
  <w:style w:type="character" w:styleId="CommentReference">
    <w:name w:val="annotation reference"/>
    <w:basedOn w:val="DefaultParagraphFont"/>
    <w:uiPriority w:val="99"/>
    <w:semiHidden/>
    <w:unhideWhenUsed/>
    <w:rsid w:val="00A10292"/>
    <w:rPr>
      <w:sz w:val="16"/>
      <w:szCs w:val="16"/>
    </w:rPr>
  </w:style>
  <w:style w:type="paragraph" w:styleId="CommentText">
    <w:name w:val="annotation text"/>
    <w:basedOn w:val="Normal"/>
    <w:link w:val="CommentTextChar"/>
    <w:uiPriority w:val="99"/>
    <w:semiHidden/>
    <w:unhideWhenUsed/>
    <w:rsid w:val="00A10292"/>
    <w:rPr>
      <w:sz w:val="20"/>
      <w:szCs w:val="20"/>
    </w:rPr>
  </w:style>
  <w:style w:type="character" w:customStyle="1" w:styleId="CommentTextChar">
    <w:name w:val="Comment Text Char"/>
    <w:basedOn w:val="DefaultParagraphFont"/>
    <w:link w:val="CommentText"/>
    <w:uiPriority w:val="99"/>
    <w:semiHidden/>
    <w:rsid w:val="00A1029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0292"/>
    <w:rPr>
      <w:b/>
      <w:bCs/>
    </w:rPr>
  </w:style>
  <w:style w:type="character" w:customStyle="1" w:styleId="CommentSubjectChar">
    <w:name w:val="Comment Subject Char"/>
    <w:basedOn w:val="CommentTextChar"/>
    <w:link w:val="CommentSubject"/>
    <w:uiPriority w:val="99"/>
    <w:semiHidden/>
    <w:rsid w:val="00A1029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44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earth.google.com/web/search/RURALNET%2BUGUNJA/%400.1795474%2C34.2980928%2C1258.88976945a%2C1056.53652078d%2C35y%2C0h%2C0t%2C0r/data%3DCigiJgokCbF8OiyAj8o_EYagUp3_Usc_GVvoxe_mKEFAIe9Dhd9oI0FA"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jpeg"/></Relationships>
</file>

<file path=word/theme/_rels/theme1.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jpeg"/></Relationships>
</file>

<file path=word/theme/theme1.xml><?xml version="1.0" encoding="utf-8"?>
<a:theme xmlns:a="http://schemas.openxmlformats.org/drawingml/2006/main" name="Angles">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ngle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20400000"/>
            </a:lightRig>
          </a:scene3d>
          <a:sp3d contourW="6350">
            <a:bevelT w="41275" h="19050" prst="angle"/>
            <a:contourClr>
              <a:schemeClr val="phClr">
                <a:shade val="25000"/>
                <a:satMod val="150000"/>
              </a:schemeClr>
            </a:contourClr>
          </a:sp3d>
        </a:effectStyle>
      </a:effectStyleLst>
      <a:bgFillStyleLst>
        <a:solidFill>
          <a:schemeClr val="phClr"/>
        </a:solidFill>
        <a:blipFill rotWithShape="1">
          <a:blip xmlns:r="http://schemas.openxmlformats.org/officeDocument/2006/relationships" r:embed="rId1">
            <a:duotone>
              <a:schemeClr val="phClr">
                <a:tint val="90000"/>
                <a:shade val="85000"/>
              </a:schemeClr>
              <a:schemeClr val="phClr">
                <a:tint val="95000"/>
                <a:shade val="99000"/>
              </a:schemeClr>
            </a:duotone>
          </a:blip>
          <a:tile tx="0" ty="0" sx="100000" sy="100000" flip="none" algn="tl"/>
        </a:blipFill>
        <a:blipFill rotWithShape="1">
          <a:blip xmlns:r="http://schemas.openxmlformats.org/officeDocument/2006/relationships" r:embed="rId2">
            <a:duotone>
              <a:schemeClr val="phClr">
                <a:tint val="93000"/>
                <a:shade val="85000"/>
              </a:schemeClr>
              <a:schemeClr val="phClr">
                <a:tint val="96000"/>
                <a:shade val="99000"/>
              </a:schemeClr>
            </a:duotone>
          </a:blip>
          <a:tile tx="0" ty="0" sx="90000" sy="9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F30E4-C1AC-478A-820E-7AA68CA55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38</Pages>
  <Words>8952</Words>
  <Characters>51033</Characters>
  <Application>Microsoft Office Word</Application>
  <DocSecurity>0</DocSecurity>
  <Lines>425</Lines>
  <Paragraphs>119</Paragraphs>
  <ScaleCrop>false</ScaleCrop>
  <HeadingPairs>
    <vt:vector size="4" baseType="variant">
      <vt:variant>
        <vt:lpstr>Title</vt:lpstr>
      </vt:variant>
      <vt:variant>
        <vt:i4>1</vt:i4>
      </vt:variant>
      <vt:variant>
        <vt:lpstr>Headings</vt:lpstr>
      </vt:variant>
      <vt:variant>
        <vt:i4>73</vt:i4>
      </vt:variant>
    </vt:vector>
  </HeadingPairs>
  <TitlesOfParts>
    <vt:vector size="74" baseType="lpstr">
      <vt:lpstr/>
      <vt:lpstr>    EXECUTIVE SUMMARY</vt:lpstr>
      <vt:lpstr>    Table of contents  </vt:lpstr>
      <vt:lpstr>    1.0 	CHAPTER ONE: INTRODUCTION</vt:lpstr>
      <vt:lpstr>    1.1 Background</vt:lpstr>
      <vt:lpstr>    1.1.1 Vision </vt:lpstr>
      <vt:lpstr>    1.1. 2 Mission statement </vt:lpstr>
      <vt:lpstr>    </vt:lpstr>
      <vt:lpstr>    1.2 Objectives</vt:lpstr>
      <vt:lpstr>    1.2.1 	Short-term objectives</vt:lpstr>
      <vt:lpstr>    1.2.2 Long-term objectives</vt:lpstr>
      <vt:lpstr>    1.2.3 Other objectives</vt:lpstr>
      <vt:lpstr>    1.3 Keys to Success</vt:lpstr>
      <vt:lpstr>    </vt:lpstr>
      <vt:lpstr>    </vt:lpstr>
      <vt:lpstr>    </vt:lpstr>
      <vt:lpstr>    2.0 CHAPTER TWO: DESCRIPTION OF BUSINESS</vt:lpstr>
      <vt:lpstr>    2.1 History and Evolution</vt:lpstr>
      <vt:lpstr>    </vt:lpstr>
      <vt:lpstr>    </vt:lpstr>
      <vt:lpstr>    Location</vt:lpstr>
      <vt:lpstr>    Organizational Structure</vt:lpstr>
      <vt:lpstr>    2.3.1 Top Management</vt:lpstr>
      <vt:lpstr>    2.3.2 Middle Level of Management</vt:lpstr>
      <vt:lpstr>    2.3.3 Operational Level of Management</vt:lpstr>
      <vt:lpstr>    2.3.3.1 Core Activities</vt:lpstr>
      <vt:lpstr>    2.4 The Problems to Address</vt:lpstr>
      <vt:lpstr>    2.4.1 Our Solution</vt:lpstr>
      <vt:lpstr>    2.5 Strategy and Operational Goals</vt:lpstr>
      <vt:lpstr>    2.5.1 Target Market Strategy</vt:lpstr>
      <vt:lpstr>    The following are for fee marketing methods:</vt:lpstr>
      <vt:lpstr>    2.5.3 Sustainable power strategy</vt:lpstr>
      <vt:lpstr>    2.5.5 Sustainable Broadband strategy </vt:lpstr>
      <vt:lpstr>    2.5.6 Sustainable Building</vt:lpstr>
      <vt:lpstr>    2.6 Management</vt:lpstr>
      <vt:lpstr>    Duties/Responsibilities:</vt:lpstr>
      <vt:lpstr>    Director</vt:lpstr>
      <vt:lpstr>    </vt:lpstr>
      <vt:lpstr>    Academy Manager</vt:lpstr>
      <vt:lpstr>    </vt:lpstr>
      <vt:lpstr>    ICT instructors</vt:lpstr>
      <vt:lpstr>    Administrator</vt:lpstr>
      <vt:lpstr>    Financial Management (Financial Manager)</vt:lpstr>
      <vt:lpstr>    RICT Academy course roadmap</vt:lpstr>
      <vt:lpstr>    CHAPTER THREE: MARKETING</vt:lpstr>
      <vt:lpstr>    </vt:lpstr>
      <vt:lpstr>    </vt:lpstr>
      <vt:lpstr>    </vt:lpstr>
      <vt:lpstr>    </vt:lpstr>
      <vt:lpstr>    Introduction</vt:lpstr>
      <vt:lpstr>    3.2. Market Share and Segment</vt:lpstr>
      <vt:lpstr>    Pricing Strategy</vt:lpstr>
      <vt:lpstr>    Promotion Strategy</vt:lpstr>
      <vt:lpstr>    Advertisement</vt:lpstr>
      <vt:lpstr>    Efficiency in Work</vt:lpstr>
      <vt:lpstr>    Good Public Relation</vt:lpstr>
      <vt:lpstr>    Distribution Strategy</vt:lpstr>
      <vt:lpstr>    Sales Tactics</vt:lpstr>
      <vt:lpstr>    4.0		CHAPTER FOUR: FINANCES</vt:lpstr>
      <vt:lpstr>    </vt:lpstr>
      <vt:lpstr>    </vt:lpstr>
      <vt:lpstr>    4.1. Introduction</vt:lpstr>
      <vt:lpstr>    4.2. Start-Up Expenses</vt:lpstr>
      <vt:lpstr>    </vt:lpstr>
      <vt:lpstr>    </vt:lpstr>
      <vt:lpstr>    4.4	 Start-up Capital</vt:lpstr>
      <vt:lpstr>    4.5	 Determining Start-Up Capital </vt:lpstr>
      <vt:lpstr>    4.5	Cash Flow</vt:lpstr>
      <vt:lpstr>    4.7	Profit and Loss statement </vt:lpstr>
      <vt:lpstr>    </vt:lpstr>
      <vt:lpstr>    Valuable Costs</vt:lpstr>
      <vt:lpstr>    5.0 	CHAPTER FIVE: CONCLUSION</vt:lpstr>
      <vt:lpstr>    </vt:lpstr>
      <vt:lpstr>    Appendix 2. Marketing Samples</vt:lpstr>
    </vt:vector>
  </TitlesOfParts>
  <Company/>
  <LinksUpToDate>false</LinksUpToDate>
  <CharactersWithSpaces>59866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51</cp:revision>
  <dcterms:created xsi:type="dcterms:W3CDTF">2024-11-23T08:31:00Z</dcterms:created>
  <dcterms:modified xsi:type="dcterms:W3CDTF">2024-11-28T12:40:00Z</dcterms:modified>
</cp:coreProperties>
</file>